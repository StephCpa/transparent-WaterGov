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7F966">
      <w:pPr>
        <w:pStyle w:val="3"/>
        <w:ind w:firstLine="0"/>
      </w:pPr>
      <w:r>
        <w:t>第</w:t>
      </w:r>
      <w:r>
        <w:rPr>
          <w:rFonts w:ascii="Times New Roman" w:hAnsi="Times New Roman"/>
        </w:rPr>
        <w:t>1</w:t>
      </w:r>
      <w:r>
        <w:t>章　绪论</w:t>
      </w:r>
    </w:p>
    <w:p w14:paraId="425A477A">
      <w:pPr>
        <w:pStyle w:val="4"/>
      </w:pPr>
      <w:r>
        <w:rPr>
          <w:rFonts w:ascii="Times New Roman" w:hAnsi="Times New Roman"/>
        </w:rPr>
        <w:t xml:space="preserve">1.1 </w:t>
      </w:r>
      <w:r>
        <w:t>研究背景与意义</w:t>
      </w:r>
    </w:p>
    <w:p w14:paraId="6582FEB6">
      <w:pPr>
        <w:spacing w:after="0" w:line="360" w:lineRule="auto"/>
        <w:rPr>
          <w:lang w:eastAsia="zh-CN"/>
        </w:rPr>
      </w:pPr>
      <w:r>
        <w:rPr>
          <w:rFonts w:ascii="Times New Roman" w:hAnsi="Times New Roman" w:cs="Times New Roman"/>
          <w:lang w:eastAsia="zh-CN"/>
        </w:rPr>
        <w:t>堤防是沿江、河、湖、海岸边或行洪区、水库周边修建的挡水建筑物，是防洪工程体系中分布最广、保护对象最多、失事后果最严重的一类工程。我国是世界上洪涝灾害最为频繁、受威胁人口最多的国家之一，截至2024年底，全国已建成水库9.5万座、大中型灌区6924处、堤防31.8万km，形成了世界上规模最大、功能最全、惠及人口最多的水利基础设施体系，其中堤防保护人口达6.6亿</w:t>
      </w:r>
      <w:r>
        <w:rPr>
          <w:rFonts w:ascii="Times New Roman" w:hAnsi="Times New Roman" w:cs="Times New Roman"/>
          <w:vertAlign w:val="superscript"/>
          <w:lang w:eastAsia="zh-CN"/>
        </w:rPr>
        <w:t>[1]</w:t>
      </w:r>
      <w:r>
        <w:rPr>
          <w:rFonts w:ascii="Times New Roman" w:hAnsi="Times New Roman" w:cs="Times New Roman"/>
          <w:lang w:eastAsia="zh-CN"/>
        </w:rPr>
        <w:t>。进入21世纪以来，受全球气候变化与高强度人类活动叠加影响，我国极端暴雨洪水事件呈现出趋多、趋频、趋强、趋广的演变态势，江河干支流长时间高水位运行逐步常态化，堤防工程承受的水力荷载与渗流作用显著增强，其安全运行面临的压力较历史上任何时期都更为突出</w:t>
      </w:r>
      <w:r>
        <w:rPr>
          <w:rFonts w:ascii="Times New Roman" w:hAnsi="Times New Roman" w:cs="Times New Roman"/>
          <w:vertAlign w:val="superscript"/>
          <w:lang w:eastAsia="zh-CN"/>
        </w:rPr>
        <w:t>[2-3]</w:t>
      </w:r>
      <w:r>
        <w:rPr>
          <w:rFonts w:ascii="Times New Roman" w:hAnsi="Times New Roman" w:cs="Times New Roman"/>
          <w:lang w:eastAsia="zh-CN"/>
        </w:rPr>
        <w:t>。与此同时，堤防保护范围内人口、城镇、产业与基础设施持续集聚，一旦失事，造成的生命财产损失与社会影响呈数量级放大，渗漏侵蚀引发的溃堤事件在世界范围内亦屡见不鲜</w:t>
      </w:r>
      <w:r>
        <w:rPr>
          <w:rFonts w:ascii="Times New Roman" w:hAnsi="Times New Roman" w:cs="Times New Roman"/>
          <w:vertAlign w:val="superscript"/>
          <w:lang w:eastAsia="zh-CN"/>
        </w:rPr>
        <w:t>[3-4]</w:t>
      </w:r>
      <w:r>
        <w:rPr>
          <w:rFonts w:ascii="Times New Roman" w:hAnsi="Times New Roman" w:cs="Times New Roman"/>
          <w:lang w:eastAsia="zh-CN"/>
        </w:rPr>
        <w:t>。</w:t>
      </w:r>
    </w:p>
    <w:p w14:paraId="2A496678">
      <w:pPr>
        <w:spacing w:after="0" w:line="360" w:lineRule="auto"/>
        <w:rPr>
          <w:lang w:eastAsia="zh-CN"/>
        </w:rPr>
      </w:pPr>
      <w:r>
        <w:rPr>
          <w:rFonts w:ascii="Times New Roman" w:hAnsi="Times New Roman" w:cs="Times New Roman"/>
          <w:lang w:eastAsia="zh-CN"/>
        </w:rPr>
        <w:t>在渗透破坏的各类表现形式中，管涌因其隐蔽性强、发展速度快、突发性高而最难防控。高水位持续作用下，堤身与堤基内部形成复杂渗流场，当局部水力梯度超过土体抗渗临界值或渗流通道中细颗粒被持续带出时，将依次演化为散浸、渗水、流土、管涌与接触冲刷，最终导致堤身塌陷、堤坡失稳乃至溃决</w:t>
      </w:r>
      <w:r>
        <w:rPr>
          <w:rFonts w:ascii="Times New Roman" w:hAnsi="Times New Roman" w:cs="Times New Roman"/>
          <w:vertAlign w:val="superscript"/>
          <w:lang w:eastAsia="zh-CN"/>
        </w:rPr>
        <w:t>[2,5]</w:t>
      </w:r>
      <w:r>
        <w:rPr>
          <w:rFonts w:ascii="Times New Roman" w:hAnsi="Times New Roman" w:cs="Times New Roman"/>
          <w:lang w:eastAsia="zh-CN"/>
        </w:rPr>
        <w:t>；从破坏机理上看，渗透变形可划分为流土、管涌、接触冲刷与接触流土四种基本型式，其共同判据是局部水力坡降是否超过土体的抗渗强度，而抗渗强度随土体级配、密实度、应力状态与渗流方向的改变而变化，这使得堤防渗流安全评价天然地具有空间非均质与时间动态的双重属性</w:t>
      </w:r>
      <w:r>
        <w:rPr>
          <w:rFonts w:ascii="Times New Roman" w:hAnsi="Times New Roman" w:cs="Times New Roman"/>
          <w:vertAlign w:val="superscript"/>
          <w:lang w:eastAsia="zh-CN"/>
        </w:rPr>
        <w:t>[5-6]</w:t>
      </w:r>
      <w:r>
        <w:rPr>
          <w:rFonts w:ascii="Times New Roman" w:hAnsi="Times New Roman" w:cs="Times New Roman"/>
          <w:lang w:eastAsia="zh-CN"/>
        </w:rPr>
        <w:t>。国内外此类教训十分深刻：1998年长江流域特大洪水期间，长江中下游及洞庭湖、鄱阳湖地区共溃垸1075个，九江大堤等多处堤防因管涌和基础渗漏发生溃决；2016年7月，湖南一处堤防因渗漏未被及时发现而溃决，导致逾2.36万人紧急撤离；2020年12月，意大利Panaro河堤防发生突然溃决，淹没面积约15 km²，事后分析表明该溃决同样由渗漏侵蚀引发；2024年7月，湖南省岳阳市华容县团洲垸洞庭湖一线堤防因管涌处置不当发生溃堤226 m，淹没面积达47 km²。以洞庭湖区为代表的水网密集区域，堤防多为历史民垸加培而成的土质结构，堤基广泛分布淤泥质土、粉细砂与砂砾石层，构成典型的</w:t>
      </w:r>
      <w:r>
        <w:rPr>
          <w:rFonts w:hint="eastAsia" w:ascii="Times New Roman" w:hAnsi="Times New Roman" w:cs="Times New Roman"/>
          <w:lang w:eastAsia="zh-CN"/>
        </w:rPr>
        <w:t>“</w:t>
      </w:r>
      <w:r>
        <w:rPr>
          <w:rFonts w:ascii="Times New Roman" w:hAnsi="Times New Roman" w:cs="Times New Roman"/>
          <w:lang w:eastAsia="zh-CN"/>
        </w:rPr>
        <w:t>砂基软基</w:t>
      </w:r>
      <w:r>
        <w:rPr>
          <w:rFonts w:hint="eastAsia" w:ascii="Times New Roman" w:hAnsi="Times New Roman" w:cs="Times New Roman"/>
          <w:lang w:eastAsia="zh-CN"/>
        </w:rPr>
        <w:t>”</w:t>
      </w:r>
      <w:r>
        <w:rPr>
          <w:rFonts w:ascii="Times New Roman" w:hAnsi="Times New Roman" w:cs="Times New Roman"/>
          <w:lang w:eastAsia="zh-CN"/>
        </w:rPr>
        <w:t>或</w:t>
      </w:r>
      <w:r>
        <w:rPr>
          <w:rFonts w:hint="eastAsia" w:ascii="Times New Roman" w:hAnsi="Times New Roman" w:cs="Times New Roman"/>
          <w:lang w:eastAsia="zh-CN"/>
        </w:rPr>
        <w:t>“</w:t>
      </w:r>
      <w:r>
        <w:rPr>
          <w:rFonts w:ascii="Times New Roman" w:hAnsi="Times New Roman" w:cs="Times New Roman"/>
          <w:lang w:eastAsia="zh-CN"/>
        </w:rPr>
        <w:t>上黏下砂</w:t>
      </w:r>
      <w:r>
        <w:rPr>
          <w:rFonts w:hint="eastAsia" w:ascii="Times New Roman" w:hAnsi="Times New Roman" w:cs="Times New Roman"/>
          <w:lang w:eastAsia="zh-CN"/>
        </w:rPr>
        <w:t>”</w:t>
      </w:r>
      <w:r>
        <w:rPr>
          <w:rFonts w:ascii="Times New Roman" w:hAnsi="Times New Roman" w:cs="Times New Roman"/>
          <w:lang w:eastAsia="zh-CN"/>
        </w:rPr>
        <w:t>二元地质结构，在高水位长期作用下极易形成承压水力联系并产生集中渗漏</w:t>
      </w:r>
      <w:r>
        <w:rPr>
          <w:rFonts w:ascii="Times New Roman" w:hAnsi="Times New Roman" w:cs="Times New Roman"/>
          <w:vertAlign w:val="superscript"/>
          <w:lang w:eastAsia="zh-CN"/>
        </w:rPr>
        <w:t>[7]</w:t>
      </w:r>
      <w:r>
        <w:rPr>
          <w:rFonts w:ascii="Times New Roman" w:hAnsi="Times New Roman" w:cs="Times New Roman"/>
          <w:lang w:eastAsia="zh-CN"/>
        </w:rPr>
        <w:t>。然而堤基地层结构具有极强的隐蔽性与空间非均质性，常规勘察受钻孔间距与布孔方式限制，难以精确刻画渗透薄弱层的平面展布与厚度变化，致使后续渗流分析所依赖的地层概化与实际情况存在系统性偏差</w:t>
      </w:r>
      <w:r>
        <w:rPr>
          <w:rFonts w:ascii="Times New Roman" w:hAnsi="Times New Roman" w:cs="Times New Roman"/>
          <w:vertAlign w:val="superscript"/>
          <w:lang w:eastAsia="zh-CN"/>
        </w:rPr>
        <w:t>[8-10]</w:t>
      </w:r>
      <w:r>
        <w:rPr>
          <w:rFonts w:ascii="Times New Roman" w:hAnsi="Times New Roman" w:cs="Times New Roman"/>
          <w:lang w:eastAsia="zh-CN"/>
        </w:rPr>
        <w:t>。</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4535"/>
      </w:tblGrid>
      <w:tr w14:paraId="46604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11" w:type="dxa"/>
          </w:tcPr>
          <w:p w14:paraId="6B38B36D">
            <w:pPr>
              <w:spacing w:after="0" w:line="360" w:lineRule="auto"/>
              <w:ind w:left="0" w:right="0" w:firstLine="0"/>
              <w:jc w:val="center"/>
              <w:rPr>
                <w:rFonts w:ascii="Times New Roman" w:hAnsi="Times New Roman"/>
              </w:rPr>
            </w:pPr>
            <w:r>
              <w:rPr>
                <w:lang w:eastAsia="zh-CN"/>
              </w:rPr>
              <w:drawing>
                <wp:inline distT="0" distB="0" distL="0" distR="0">
                  <wp:extent cx="2465705" cy="1663065"/>
                  <wp:effectExtent l="0" t="0" r="0" b="0"/>
                  <wp:docPr id="1" name="图片 73" descr="20年前的那场洪水，你还记得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3" descr="20年前的那场洪水，你还记得吗？"/>
                          <pic:cNvPicPr preferRelativeResize="0">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466000" cy="1663200"/>
                          </a:xfrm>
                          <a:prstGeom prst="rect">
                            <a:avLst/>
                          </a:prstGeom>
                          <a:noFill/>
                          <a:ln>
                            <a:noFill/>
                          </a:ln>
                        </pic:spPr>
                      </pic:pic>
                    </a:graphicData>
                  </a:graphic>
                </wp:inline>
              </w:drawing>
            </w:r>
          </w:p>
          <w:p w14:paraId="532BD013">
            <w:pPr>
              <w:spacing w:after="0" w:line="36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（a）1998 年九江长江大堤溃口</w:t>
            </w:r>
          </w:p>
        </w:tc>
        <w:tc>
          <w:tcPr>
            <w:tcW w:w="4811" w:type="dxa"/>
          </w:tcPr>
          <w:p w14:paraId="75561C87">
            <w:pPr>
              <w:spacing w:after="0" w:line="360" w:lineRule="auto"/>
              <w:ind w:left="0" w:right="0" w:firstLine="0"/>
              <w:jc w:val="center"/>
              <w:rPr>
                <w:rFonts w:ascii="Times New Roman" w:hAnsi="Times New Roman"/>
              </w:rPr>
            </w:pPr>
            <w:r>
              <w:rPr>
                <w:lang w:eastAsia="zh-CN"/>
              </w:rPr>
              <w:drawing>
                <wp:inline distT="0" distB="0" distL="0" distR="0">
                  <wp:extent cx="2469515" cy="1663065"/>
                  <wp:effectExtent l="0" t="0" r="6985" b="0"/>
                  <wp:docPr id="2" name="图片 9" descr="https://himg2.huanqiucdn.cn/attachment2010/2016/0711/08/25/20160711082546862.jpg?imageView2%2F2%2Fw%2F1170=&amp;xtimestamp=1791184905&amp;rand=e3WGm6t6VSIp5tSY&amp;sign=8666f5264571470dcbff0778c9bdd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https://himg2.huanqiucdn.cn/attachment2010/2016/0711/08/25/20160711082546862.jpg?imageView2%2F2%2Fw%2F1170=&amp;xtimestamp=1791184905&amp;rand=e3WGm6t6VSIp5tSY&amp;sign=8666f5264571470dcbff0778c9bdd9f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469600" cy="1663170"/>
                          </a:xfrm>
                          <a:prstGeom prst="rect">
                            <a:avLst/>
                          </a:prstGeom>
                          <a:noFill/>
                          <a:ln>
                            <a:noFill/>
                          </a:ln>
                        </pic:spPr>
                      </pic:pic>
                    </a:graphicData>
                  </a:graphic>
                </wp:inline>
              </w:drawing>
            </w:r>
          </w:p>
          <w:p w14:paraId="3B313D59">
            <w:pPr>
              <w:spacing w:after="0" w:line="360" w:lineRule="auto"/>
              <w:ind w:left="0" w:right="0" w:firstLine="0"/>
              <w:jc w:val="center"/>
              <w:rPr>
                <w:rFonts w:ascii="Times New Roman" w:hAnsi="Times New Roman"/>
                <w:sz w:val="21"/>
                <w:szCs w:val="21"/>
                <w:lang w:eastAsia="zh-CN"/>
              </w:rPr>
            </w:pP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a</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2016</w:t>
            </w:r>
            <w:r>
              <w:rPr>
                <w:rFonts w:hint="eastAsia" w:ascii="Times New Roman" w:hAnsi="Times New Roman" w:cs="Times New Roman"/>
                <w:sz w:val="21"/>
                <w:szCs w:val="21"/>
                <w:lang w:eastAsia="zh-CN"/>
              </w:rPr>
              <w:t>年洞庭湖区</w:t>
            </w:r>
            <w:r>
              <w:rPr>
                <w:rFonts w:hint="eastAsia"/>
                <w:sz w:val="21"/>
                <w:szCs w:val="21"/>
                <w:lang w:eastAsia="zh-CN"/>
              </w:rPr>
              <w:t>域华容新华垸溃堤</w:t>
            </w:r>
          </w:p>
        </w:tc>
      </w:tr>
      <w:tr w14:paraId="74281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1" w:type="dxa"/>
          </w:tcPr>
          <w:p w14:paraId="2DED3B7E">
            <w:pPr>
              <w:spacing w:after="0" w:line="360" w:lineRule="auto"/>
              <w:ind w:left="0" w:right="0" w:firstLine="0"/>
              <w:jc w:val="center"/>
              <w:rPr>
                <w:rFonts w:ascii="Times New Roman" w:hAnsi="Times New Roman"/>
              </w:rPr>
            </w:pPr>
            <w:r>
              <w:rPr>
                <w:lang w:eastAsia="zh-CN"/>
              </w:rPr>
              <w:drawing>
                <wp:inline distT="0" distB="0" distL="0" distR="0">
                  <wp:extent cx="2469515" cy="1663065"/>
                  <wp:effectExtent l="0" t="0" r="6985" b="0"/>
                  <wp:docPr id="3" name="图片 11" descr="http://www.people.com.cn/mediafile/pic/BIG/20210731/33/7857344882488013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http://www.people.com.cn/mediafile/pic/BIG/20210731/33/7857344882488013269.jpg"/>
                          <pic:cNvPicPr preferRelativeResize="0">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469600" cy="1663200"/>
                          </a:xfrm>
                          <a:prstGeom prst="rect">
                            <a:avLst/>
                          </a:prstGeom>
                          <a:noFill/>
                          <a:ln>
                            <a:noFill/>
                          </a:ln>
                        </pic:spPr>
                      </pic:pic>
                    </a:graphicData>
                  </a:graphic>
                </wp:inline>
              </w:drawing>
            </w:r>
          </w:p>
          <w:p w14:paraId="5A31554D">
            <w:pPr>
              <w:spacing w:after="0" w:line="360" w:lineRule="auto"/>
              <w:ind w:left="0" w:right="0" w:firstLine="0"/>
              <w:jc w:val="center"/>
              <w:rPr>
                <w:rFonts w:ascii="Times New Roman" w:hAnsi="Times New Roman"/>
                <w:lang w:eastAsia="zh-CN"/>
              </w:rPr>
            </w:pP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c</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 xml:space="preserve">2021 </w:t>
            </w:r>
            <w:r>
              <w:rPr>
                <w:rFonts w:hint="eastAsia" w:ascii="Times New Roman" w:hAnsi="Times New Roman" w:cs="Times New Roman"/>
                <w:sz w:val="21"/>
                <w:szCs w:val="21"/>
                <w:lang w:eastAsia="zh-CN"/>
              </w:rPr>
              <w:t>年河南卫河浚县段决口</w:t>
            </w:r>
          </w:p>
        </w:tc>
        <w:tc>
          <w:tcPr>
            <w:tcW w:w="4811" w:type="dxa"/>
          </w:tcPr>
          <w:p w14:paraId="747504FF">
            <w:pPr>
              <w:spacing w:after="0" w:line="360" w:lineRule="auto"/>
              <w:ind w:left="0" w:right="0" w:firstLine="0"/>
              <w:jc w:val="center"/>
              <w:rPr>
                <w:rFonts w:ascii="Times New Roman" w:hAnsi="Times New Roman"/>
              </w:rPr>
            </w:pPr>
            <w:r>
              <w:rPr>
                <w:rFonts w:ascii="Times New Roman" w:hAnsi="Times New Roman"/>
                <w:sz w:val="21"/>
                <w:lang w:eastAsia="zh-CN"/>
              </w:rPr>
              <w:drawing>
                <wp:inline distT="0" distB="0" distL="0" distR="0">
                  <wp:extent cx="2469515" cy="1663065"/>
                  <wp:effectExtent l="0" t="0" r="6985" b="0"/>
                  <wp:docPr id="4" name="图片 7" descr="C:\Users\Administrator\AppData\Local\Microsoft\Windows\INetCache\Content.Wor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C:\Users\Administrator\AppData\Local\Microsoft\Windows\INetCache\Content.Word\4.jpg"/>
                          <pic:cNvPicPr preferRelativeResize="0">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469600" cy="1663200"/>
                          </a:xfrm>
                          <a:prstGeom prst="rect">
                            <a:avLst/>
                          </a:prstGeom>
                          <a:noFill/>
                          <a:ln>
                            <a:noFill/>
                          </a:ln>
                        </pic:spPr>
                      </pic:pic>
                    </a:graphicData>
                  </a:graphic>
                </wp:inline>
              </w:drawing>
            </w:r>
          </w:p>
          <w:p w14:paraId="0A278FEA">
            <w:pPr>
              <w:spacing w:after="0" w:line="360" w:lineRule="auto"/>
              <w:ind w:left="0" w:right="0" w:firstLine="0"/>
              <w:jc w:val="center"/>
              <w:rPr>
                <w:rFonts w:ascii="Times New Roman" w:hAnsi="Times New Roman"/>
                <w:lang w:eastAsia="zh-CN"/>
              </w:rPr>
            </w:pPr>
            <w:bookmarkStart w:id="0" w:name="OLE_LINK1"/>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d</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2024</w:t>
            </w:r>
            <w:r>
              <w:rPr>
                <w:rFonts w:hint="eastAsia" w:ascii="Times New Roman" w:hAnsi="Times New Roman" w:cs="Times New Roman"/>
                <w:sz w:val="21"/>
                <w:szCs w:val="21"/>
                <w:lang w:eastAsia="zh-CN"/>
              </w:rPr>
              <w:t>年洞庭湖区</w:t>
            </w:r>
            <w:r>
              <w:rPr>
                <w:rFonts w:hint="eastAsia"/>
                <w:sz w:val="21"/>
                <w:szCs w:val="21"/>
                <w:lang w:eastAsia="zh-CN"/>
              </w:rPr>
              <w:t>域</w:t>
            </w:r>
            <w:r>
              <w:rPr>
                <w:rFonts w:hint="eastAsia" w:ascii="Times New Roman" w:hAnsi="Times New Roman" w:cs="Times New Roman"/>
                <w:sz w:val="21"/>
                <w:szCs w:val="21"/>
                <w:lang w:eastAsia="zh-CN"/>
              </w:rPr>
              <w:t>华容团洲垸溃堤</w:t>
            </w:r>
            <w:bookmarkEnd w:id="0"/>
          </w:p>
        </w:tc>
      </w:tr>
    </w:tbl>
    <w:p w14:paraId="6E76D7F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图1-1　国内外典型堤防渗漏破坏与溃决案例</w:t>
      </w:r>
    </w:p>
    <w:p w14:paraId="68430DB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1-1 Typical cases of seepage-induced levee failures and breaches in China and abroad</w:t>
      </w:r>
    </w:p>
    <w:p w14:paraId="2BCDE97C">
      <w:pPr>
        <w:spacing w:after="0" w:line="360" w:lineRule="auto"/>
        <w:rPr>
          <w:lang w:eastAsia="zh-CN"/>
        </w:rPr>
      </w:pPr>
      <w:r>
        <w:rPr>
          <w:rFonts w:ascii="Times New Roman" w:hAnsi="Times New Roman" w:cs="Times New Roman"/>
          <w:lang w:eastAsia="zh-CN"/>
        </w:rPr>
        <w:t>近年来，水利部相继出台《</w:t>
      </w:r>
      <w:r>
        <w:rPr>
          <w:rFonts w:hint="eastAsia" w:ascii="Times New Roman" w:hAnsi="Times New Roman" w:cs="Times New Roman"/>
          <w:lang w:eastAsia="zh-CN"/>
        </w:rPr>
        <w:t>“</w:t>
      </w:r>
      <w:r>
        <w:rPr>
          <w:rFonts w:ascii="Times New Roman" w:hAnsi="Times New Roman" w:cs="Times New Roman"/>
          <w:lang w:eastAsia="zh-CN"/>
        </w:rPr>
        <w:t>十四五</w:t>
      </w:r>
      <w:r>
        <w:rPr>
          <w:rFonts w:hint="eastAsia" w:ascii="Times New Roman" w:hAnsi="Times New Roman" w:cs="Times New Roman"/>
          <w:lang w:eastAsia="zh-CN"/>
        </w:rPr>
        <w:t>”</w:t>
      </w:r>
      <w:r>
        <w:rPr>
          <w:rFonts w:ascii="Times New Roman" w:hAnsi="Times New Roman" w:cs="Times New Roman"/>
          <w:lang w:eastAsia="zh-CN"/>
        </w:rPr>
        <w:t>智慧水利建设规划》《数字孪生流域建设技术大纲（试行）》《数字孪生水利工程建设技术导则（试行）》等顶层设计文件，确立了</w:t>
      </w:r>
      <w:r>
        <w:rPr>
          <w:rFonts w:hint="eastAsia" w:ascii="Times New Roman" w:hAnsi="Times New Roman" w:cs="Times New Roman"/>
          <w:lang w:eastAsia="zh-CN"/>
        </w:rPr>
        <w:t>“</w:t>
      </w:r>
      <w:r>
        <w:rPr>
          <w:rFonts w:ascii="Times New Roman" w:hAnsi="Times New Roman" w:cs="Times New Roman"/>
          <w:lang w:eastAsia="zh-CN"/>
        </w:rPr>
        <w:t>需求牵引、应用至上、数字赋能、提升能力</w:t>
      </w:r>
      <w:r>
        <w:rPr>
          <w:rFonts w:hint="eastAsia" w:ascii="Times New Roman" w:hAnsi="Times New Roman" w:cs="Times New Roman"/>
          <w:lang w:eastAsia="zh-CN"/>
        </w:rPr>
        <w:t>”</w:t>
      </w:r>
      <w:r>
        <w:rPr>
          <w:rFonts w:ascii="Times New Roman" w:hAnsi="Times New Roman" w:cs="Times New Roman"/>
          <w:lang w:eastAsia="zh-CN"/>
        </w:rPr>
        <w:t>的总要求，提出统筹推进数字孪生流域、数字孪生水网、数字孪生水利工程建设，构建具备</w:t>
      </w:r>
      <w:r>
        <w:rPr>
          <w:rFonts w:hint="eastAsia" w:ascii="Times New Roman" w:hAnsi="Times New Roman" w:cs="Times New Roman"/>
          <w:lang w:eastAsia="zh-CN"/>
        </w:rPr>
        <w:t>“</w:t>
      </w:r>
      <w:r>
        <w:rPr>
          <w:rFonts w:ascii="Times New Roman" w:hAnsi="Times New Roman" w:cs="Times New Roman"/>
          <w:lang w:eastAsia="zh-CN"/>
        </w:rPr>
        <w:t>预报、预警、预演、预案</w:t>
      </w:r>
      <w:r>
        <w:rPr>
          <w:rFonts w:hint="eastAsia" w:ascii="Times New Roman" w:hAnsi="Times New Roman" w:cs="Times New Roman"/>
          <w:lang w:eastAsia="zh-CN"/>
        </w:rPr>
        <w:t>”</w:t>
      </w:r>
      <w:r>
        <w:rPr>
          <w:rFonts w:ascii="Times New Roman" w:hAnsi="Times New Roman" w:cs="Times New Roman"/>
          <w:lang w:eastAsia="zh-CN"/>
        </w:rPr>
        <w:t>能力的数字孪生水利体系</w:t>
      </w:r>
      <w:r>
        <w:rPr>
          <w:rFonts w:ascii="Times New Roman" w:hAnsi="Times New Roman" w:cs="Times New Roman"/>
          <w:vertAlign w:val="superscript"/>
          <w:lang w:eastAsia="zh-CN"/>
        </w:rPr>
        <w:t>[11-13]</w:t>
      </w:r>
      <w:r>
        <w:rPr>
          <w:rFonts w:ascii="Times New Roman" w:hAnsi="Times New Roman" w:cs="Times New Roman"/>
          <w:lang w:eastAsia="zh-CN"/>
        </w:rPr>
        <w:t>；《关于推进水利工程建设数字孪生的指导意见》《关于推进水库、水闸、蓄滞洪区运行管理数字孪生的指导意见》则分别从建设期与运行期两端，对</w:t>
      </w:r>
      <w:r>
        <w:rPr>
          <w:rFonts w:hint="eastAsia" w:ascii="Times New Roman" w:hAnsi="Times New Roman" w:cs="Times New Roman"/>
          <w:lang w:eastAsia="zh-CN"/>
        </w:rPr>
        <w:t>“</w:t>
      </w:r>
      <w:r>
        <w:rPr>
          <w:rFonts w:ascii="Times New Roman" w:hAnsi="Times New Roman" w:cs="Times New Roman"/>
          <w:lang w:eastAsia="zh-CN"/>
        </w:rPr>
        <w:t>天空地水工</w:t>
      </w:r>
      <w:r>
        <w:rPr>
          <w:rFonts w:hint="eastAsia" w:ascii="Times New Roman" w:hAnsi="Times New Roman" w:cs="Times New Roman"/>
          <w:lang w:eastAsia="zh-CN"/>
        </w:rPr>
        <w:t>”</w:t>
      </w:r>
      <w:r>
        <w:rPr>
          <w:rFonts w:ascii="Times New Roman" w:hAnsi="Times New Roman" w:cs="Times New Roman"/>
          <w:lang w:eastAsia="zh-CN"/>
        </w:rPr>
        <w:t>一体化全要素动态感知、数据底板、模型库与知识库建设提出了系统性部署</w:t>
      </w:r>
      <w:r>
        <w:rPr>
          <w:rFonts w:ascii="Times New Roman" w:hAnsi="Times New Roman" w:cs="Times New Roman"/>
          <w:vertAlign w:val="superscript"/>
          <w:lang w:eastAsia="zh-CN"/>
        </w:rPr>
        <w:t>[14-15]</w:t>
      </w:r>
      <w:r>
        <w:rPr>
          <w:rFonts w:ascii="Times New Roman" w:hAnsi="Times New Roman" w:cs="Times New Roman"/>
          <w:lang w:eastAsia="zh-CN"/>
        </w:rPr>
        <w:t>，2025年又将先行先试经验固化为行业标准SL/T 853/854/855—2025，标志着数字孪生水利体系框架基本形成</w:t>
      </w:r>
      <w:r>
        <w:rPr>
          <w:rFonts w:ascii="Times New Roman" w:hAnsi="Times New Roman" w:cs="Times New Roman"/>
          <w:vertAlign w:val="superscript"/>
          <w:lang w:eastAsia="zh-CN"/>
        </w:rPr>
        <w:t>[16]</w:t>
      </w:r>
      <w:r>
        <w:rPr>
          <w:rFonts w:ascii="Times New Roman" w:hAnsi="Times New Roman" w:cs="Times New Roman"/>
          <w:lang w:eastAsia="zh-CN"/>
        </w:rPr>
        <w:t>。从政策演进脉络看，国家对水利工程数字化的要求已由早期的</w:t>
      </w:r>
      <w:r>
        <w:rPr>
          <w:rFonts w:hint="eastAsia" w:ascii="Times New Roman" w:hAnsi="Times New Roman" w:cs="Times New Roman"/>
          <w:lang w:eastAsia="zh-CN"/>
        </w:rPr>
        <w:t>“</w:t>
      </w:r>
      <w:r>
        <w:rPr>
          <w:rFonts w:ascii="Times New Roman" w:hAnsi="Times New Roman" w:cs="Times New Roman"/>
          <w:lang w:eastAsia="zh-CN"/>
        </w:rPr>
        <w:t>数据采集与可视化展示</w:t>
      </w:r>
      <w:r>
        <w:rPr>
          <w:rFonts w:hint="eastAsia" w:ascii="Times New Roman" w:hAnsi="Times New Roman" w:cs="Times New Roman"/>
          <w:lang w:eastAsia="zh-CN"/>
        </w:rPr>
        <w:t>”</w:t>
      </w:r>
      <w:r>
        <w:rPr>
          <w:rFonts w:ascii="Times New Roman" w:hAnsi="Times New Roman" w:cs="Times New Roman"/>
          <w:lang w:eastAsia="zh-CN"/>
        </w:rPr>
        <w:t>上升为</w:t>
      </w:r>
      <w:r>
        <w:rPr>
          <w:rFonts w:hint="eastAsia" w:ascii="Times New Roman" w:hAnsi="Times New Roman" w:cs="Times New Roman"/>
          <w:lang w:eastAsia="zh-CN"/>
        </w:rPr>
        <w:t>“</w:t>
      </w:r>
      <w:r>
        <w:rPr>
          <w:rFonts w:ascii="Times New Roman" w:hAnsi="Times New Roman" w:cs="Times New Roman"/>
          <w:lang w:eastAsia="zh-CN"/>
        </w:rPr>
        <w:t>全要素数字化映射、全过程仿真推演、全业务智能决策</w:t>
      </w:r>
      <w:r>
        <w:rPr>
          <w:rFonts w:hint="eastAsia" w:ascii="Times New Roman" w:hAnsi="Times New Roman" w:cs="Times New Roman"/>
          <w:vertAlign w:val="superscript"/>
          <w:lang w:eastAsia="zh-CN"/>
        </w:rPr>
        <w:t>”</w:t>
      </w:r>
      <w:r>
        <w:rPr>
          <w:rFonts w:ascii="Times New Roman" w:hAnsi="Times New Roman" w:cs="Times New Roman"/>
          <w:vertAlign w:val="superscript"/>
          <w:lang w:eastAsia="zh-CN"/>
        </w:rPr>
        <w:t>[17-18]</w:t>
      </w:r>
      <w:r>
        <w:rPr>
          <w:rFonts w:ascii="Times New Roman" w:hAnsi="Times New Roman" w:cs="Times New Roman"/>
          <w:lang w:eastAsia="zh-CN"/>
        </w:rPr>
        <w:t>。堤防既不同于坝体相对集中的水库工程，也不同于边界明确的闸站建筑物，其几何形态呈线性延展、地质条件沿程突变、运行工况随水位动态变化、隐患发育具有强隐蔽性，是最难被数字化表达的水利工程类型之一</w:t>
      </w:r>
      <w:r>
        <w:rPr>
          <w:rFonts w:ascii="Times New Roman" w:hAnsi="Times New Roman" w:cs="Times New Roman"/>
          <w:vertAlign w:val="superscript"/>
          <w:lang w:eastAsia="zh-CN"/>
        </w:rPr>
        <w:t>[13,19-20]</w:t>
      </w:r>
      <w:r>
        <w:rPr>
          <w:rFonts w:ascii="Times New Roman" w:hAnsi="Times New Roman" w:cs="Times New Roman"/>
          <w:lang w:eastAsia="zh-CN"/>
        </w:rPr>
        <w:t>。</w:t>
      </w:r>
    </w:p>
    <w:p w14:paraId="26D95F5F">
      <w:pPr>
        <w:spacing w:after="0" w:line="360" w:lineRule="auto"/>
        <w:rPr>
          <w:lang w:eastAsia="zh-CN"/>
        </w:rPr>
      </w:pPr>
      <w:r>
        <w:rPr>
          <w:rFonts w:ascii="Times New Roman" w:hAnsi="Times New Roman" w:cs="Times New Roman"/>
          <w:lang w:eastAsia="zh-CN"/>
        </w:rPr>
        <w:t>实现上述目标，需要地质认知、定量计算、实景感知与风险研判等环节协同支撑。近年来，三维地质建模、渗流数值分析、无人机智能巡检与安全评价等单项技术均取得长足进展，并在水利工程中得到不同程度应用</w:t>
      </w:r>
      <w:r>
        <w:rPr>
          <w:rFonts w:ascii="Times New Roman" w:hAnsi="Times New Roman" w:cs="Times New Roman"/>
          <w:vertAlign w:val="superscript"/>
          <w:lang w:eastAsia="zh-CN"/>
        </w:rPr>
        <w:t>[21-24]</w:t>
      </w:r>
      <w:r>
        <w:rPr>
          <w:rFonts w:ascii="Times New Roman" w:hAnsi="Times New Roman" w:cs="Times New Roman"/>
          <w:lang w:eastAsia="zh-CN"/>
        </w:rPr>
        <w:t>。堤防渗流安全管控是由多个环节构成的完整过程，任一环节薄弱都会制约整体成效，而已有研究多针对单一环节展开，对环节之间的衔接考虑不足。就现有研究看，这一技术链条在以下四个方面仍存在明显不足：其一，地质结构</w:t>
      </w:r>
      <w:r>
        <w:rPr>
          <w:rFonts w:hint="eastAsia" w:ascii="Times New Roman" w:hAnsi="Times New Roman" w:cs="Times New Roman"/>
          <w:lang w:eastAsia="zh-CN"/>
        </w:rPr>
        <w:t>“</w:t>
      </w:r>
      <w:r>
        <w:rPr>
          <w:rFonts w:ascii="Times New Roman" w:hAnsi="Times New Roman" w:cs="Times New Roman"/>
          <w:lang w:eastAsia="zh-CN"/>
        </w:rPr>
        <w:t>不可见</w:t>
      </w:r>
      <w:r>
        <w:rPr>
          <w:rFonts w:hint="eastAsia" w:ascii="Times New Roman" w:hAnsi="Times New Roman" w:cs="Times New Roman"/>
          <w:lang w:eastAsia="zh-CN"/>
        </w:rPr>
        <w:t>”</w:t>
      </w:r>
      <w:r>
        <w:rPr>
          <w:rFonts w:ascii="Times New Roman" w:hAnsi="Times New Roman" w:cs="Times New Roman"/>
          <w:lang w:eastAsia="zh-CN"/>
        </w:rPr>
        <w:t>，堤防勘察钻孔沿堤线稀疏、线性布设，地层尖灭、透镜体、薄夹层等控制渗流路径的关键结构在建模中易于丢失，地质认知的模糊性沿链条向后续环节传递</w:t>
      </w:r>
      <w:r>
        <w:rPr>
          <w:rFonts w:ascii="Times New Roman" w:hAnsi="Times New Roman" w:cs="Times New Roman"/>
          <w:vertAlign w:val="superscript"/>
          <w:lang w:eastAsia="zh-CN"/>
        </w:rPr>
        <w:t>[9-10,25]</w:t>
      </w:r>
      <w:r>
        <w:rPr>
          <w:rFonts w:ascii="Times New Roman" w:hAnsi="Times New Roman" w:cs="Times New Roman"/>
          <w:lang w:eastAsia="zh-CN"/>
        </w:rPr>
        <w:t>；其二，地质模型与渗流计算模型</w:t>
      </w:r>
      <w:r>
        <w:rPr>
          <w:rFonts w:hint="eastAsia" w:ascii="Times New Roman" w:hAnsi="Times New Roman" w:cs="Times New Roman"/>
          <w:lang w:eastAsia="zh-CN"/>
        </w:rPr>
        <w:t>“</w:t>
      </w:r>
      <w:r>
        <w:rPr>
          <w:rFonts w:ascii="Times New Roman" w:hAnsi="Times New Roman" w:cs="Times New Roman"/>
          <w:lang w:eastAsia="zh-CN"/>
        </w:rPr>
        <w:t>不贯通</w:t>
      </w:r>
      <w:r>
        <w:rPr>
          <w:rFonts w:hint="eastAsia" w:ascii="Times New Roman" w:hAnsi="Times New Roman" w:cs="Times New Roman"/>
          <w:lang w:eastAsia="zh-CN"/>
        </w:rPr>
        <w:t>”</w:t>
      </w:r>
      <w:r>
        <w:rPr>
          <w:rFonts w:ascii="Times New Roman" w:hAnsi="Times New Roman" w:cs="Times New Roman"/>
          <w:lang w:eastAsia="zh-CN"/>
        </w:rPr>
        <w:t>，现有工作流中地质建模与渗流计算分属两套独立软件体系，地层属性向计算网格的映射高度依赖人工转换与经验赋值，既存在网格映射信息丢失，又难以保证模型构建的重复性与可追溯性</w:t>
      </w:r>
      <w:r>
        <w:rPr>
          <w:rFonts w:ascii="Times New Roman" w:hAnsi="Times New Roman" w:cs="Times New Roman"/>
          <w:vertAlign w:val="superscript"/>
          <w:lang w:eastAsia="zh-CN"/>
        </w:rPr>
        <w:t>[21,26-27]</w:t>
      </w:r>
      <w:r>
        <w:rPr>
          <w:rFonts w:ascii="Times New Roman" w:hAnsi="Times New Roman" w:cs="Times New Roman"/>
          <w:lang w:eastAsia="zh-CN"/>
        </w:rPr>
        <w:t>；其三，现场病害信息与机理计算</w:t>
      </w:r>
      <w:r>
        <w:rPr>
          <w:rFonts w:hint="eastAsia" w:ascii="Times New Roman" w:hAnsi="Times New Roman" w:cs="Times New Roman"/>
          <w:lang w:eastAsia="zh-CN"/>
        </w:rPr>
        <w:t>“</w:t>
      </w:r>
      <w:r>
        <w:rPr>
          <w:rFonts w:ascii="Times New Roman" w:hAnsi="Times New Roman" w:cs="Times New Roman"/>
          <w:lang w:eastAsia="zh-CN"/>
        </w:rPr>
        <w:t>不融合</w:t>
      </w:r>
      <w:r>
        <w:rPr>
          <w:rFonts w:hint="eastAsia" w:ascii="Times New Roman" w:hAnsi="Times New Roman" w:cs="Times New Roman"/>
          <w:lang w:eastAsia="zh-CN"/>
        </w:rPr>
        <w:t>”</w:t>
      </w:r>
      <w:r>
        <w:rPr>
          <w:rFonts w:ascii="Times New Roman" w:hAnsi="Times New Roman" w:cs="Times New Roman"/>
          <w:lang w:eastAsia="zh-CN"/>
        </w:rPr>
        <w:t>，无人机巡检能够快速捕捉渗漏异常，但识别结果多以图像标注或离散点位形式呈现，缺少与三维地质体、渗流计算场的空间配准与定量关联，无法转化为可参与风险计算的结构化证据</w:t>
      </w:r>
      <w:r>
        <w:rPr>
          <w:rFonts w:ascii="Times New Roman" w:hAnsi="Times New Roman" w:cs="Times New Roman"/>
          <w:vertAlign w:val="superscript"/>
          <w:lang w:eastAsia="zh-CN"/>
        </w:rPr>
        <w:t>[23,28-29]</w:t>
      </w:r>
      <w:r>
        <w:rPr>
          <w:rFonts w:ascii="Times New Roman" w:hAnsi="Times New Roman" w:cs="Times New Roman"/>
          <w:lang w:eastAsia="zh-CN"/>
        </w:rPr>
        <w:t>；其四，平台层面</w:t>
      </w:r>
      <w:r>
        <w:rPr>
          <w:rFonts w:hint="eastAsia" w:ascii="Times New Roman" w:hAnsi="Times New Roman" w:cs="Times New Roman"/>
          <w:lang w:eastAsia="zh-CN"/>
        </w:rPr>
        <w:t>“</w:t>
      </w:r>
      <w:r>
        <w:rPr>
          <w:rFonts w:ascii="Times New Roman" w:hAnsi="Times New Roman" w:cs="Times New Roman"/>
          <w:lang w:eastAsia="zh-CN"/>
        </w:rPr>
        <w:t>不闭环</w:t>
      </w:r>
      <w:r>
        <w:rPr>
          <w:rFonts w:hint="eastAsia" w:ascii="Times New Roman" w:hAnsi="Times New Roman" w:cs="Times New Roman"/>
          <w:lang w:eastAsia="zh-CN"/>
        </w:rPr>
        <w:t>”</w:t>
      </w:r>
      <w:r>
        <w:rPr>
          <w:rFonts w:ascii="Times New Roman" w:hAnsi="Times New Roman" w:cs="Times New Roman"/>
          <w:lang w:eastAsia="zh-CN"/>
        </w:rPr>
        <w:t>，多数堤防信息化系统停留在</w:t>
      </w:r>
      <w:r>
        <w:rPr>
          <w:rFonts w:hint="eastAsia" w:ascii="Times New Roman" w:hAnsi="Times New Roman" w:cs="Times New Roman"/>
          <w:lang w:eastAsia="zh-CN"/>
        </w:rPr>
        <w:t>“</w:t>
      </w:r>
      <w:r>
        <w:rPr>
          <w:rFonts w:ascii="Times New Roman" w:hAnsi="Times New Roman" w:cs="Times New Roman"/>
          <w:lang w:eastAsia="zh-CN"/>
        </w:rPr>
        <w:t>数据汇聚+三维展示+阈值预警</w:t>
      </w:r>
      <w:r>
        <w:rPr>
          <w:rFonts w:hint="eastAsia" w:ascii="Times New Roman" w:hAnsi="Times New Roman" w:cs="Times New Roman"/>
          <w:lang w:eastAsia="zh-CN"/>
        </w:rPr>
        <w:t>”</w:t>
      </w:r>
      <w:r>
        <w:rPr>
          <w:rFonts w:ascii="Times New Roman" w:hAnsi="Times New Roman" w:cs="Times New Roman"/>
          <w:lang w:eastAsia="zh-CN"/>
        </w:rPr>
        <w:t>阶段，监测数据未与专业计算模型深度耦合，计算结果不能实时回传三维场景，尚未形成建模、计算、研判、展示与反馈前后贯通的完整工作链条</w:t>
      </w:r>
      <w:r>
        <w:rPr>
          <w:rFonts w:ascii="Times New Roman" w:hAnsi="Times New Roman" w:cs="Times New Roman"/>
          <w:vertAlign w:val="superscript"/>
          <w:lang w:eastAsia="zh-CN"/>
        </w:rPr>
        <w:t>[13,20,30-31]</w:t>
      </w:r>
      <w:r>
        <w:rPr>
          <w:rFonts w:ascii="Times New Roman" w:hAnsi="Times New Roman" w:cs="Times New Roman"/>
          <w:lang w:eastAsia="zh-CN"/>
        </w:rPr>
        <w:t>。</w:t>
      </w:r>
    </w:p>
    <w:p w14:paraId="152B87BD">
      <w:pPr>
        <w:spacing w:after="0" w:line="360" w:lineRule="auto"/>
        <w:rPr>
          <w:lang w:eastAsia="zh-CN"/>
        </w:rPr>
      </w:pPr>
      <w:r>
        <w:rPr>
          <w:rFonts w:ascii="Times New Roman" w:hAnsi="Times New Roman" w:cs="Times New Roman"/>
          <w:lang w:eastAsia="zh-CN"/>
        </w:rPr>
        <w:t>上述四个方面问题虽表现形式不同，但根源一致：堤防渗流安全的分析过程中存在若干难以直接观测与定量描述的环节，具体表现为内部地质结构看不见、渗流演化过程算不清、现场病害信息查不明、安全状态结论评不准、推演结果展不出。针对这一根源，本文提出由透明地质、透明计算、透明巡检、透明评价与透明平台共同构成的堤防渗流安全</w:t>
      </w:r>
      <w:r>
        <w:rPr>
          <w:rFonts w:hint="eastAsia" w:ascii="Times New Roman" w:hAnsi="Times New Roman" w:cs="Times New Roman"/>
          <w:lang w:eastAsia="zh-CN"/>
        </w:rPr>
        <w:t>“</w:t>
      </w:r>
      <w:r>
        <w:rPr>
          <w:rFonts w:ascii="Times New Roman" w:hAnsi="Times New Roman" w:cs="Times New Roman"/>
          <w:lang w:eastAsia="zh-CN"/>
        </w:rPr>
        <w:t>五透明</w:t>
      </w:r>
      <w:r>
        <w:rPr>
          <w:rFonts w:hint="eastAsia" w:ascii="Times New Roman" w:hAnsi="Times New Roman" w:cs="Times New Roman"/>
          <w:lang w:eastAsia="zh-CN"/>
        </w:rPr>
        <w:t>”</w:t>
      </w:r>
      <w:r>
        <w:rPr>
          <w:rFonts w:ascii="Times New Roman" w:hAnsi="Times New Roman" w:cs="Times New Roman"/>
          <w:lang w:eastAsia="zh-CN"/>
        </w:rPr>
        <w:t>全链条方法体系，其总体框架如图1-2所示。其中，透明地质以改进型隐式建模实现地质结构的精准表征、自由切片与计算属性自动映射，解决</w:t>
      </w:r>
      <w:r>
        <w:rPr>
          <w:rFonts w:hint="eastAsia" w:ascii="Times New Roman" w:hAnsi="Times New Roman" w:cs="Times New Roman"/>
          <w:lang w:eastAsia="zh-CN"/>
        </w:rPr>
        <w:t>“</w:t>
      </w:r>
      <w:r>
        <w:rPr>
          <w:rFonts w:ascii="Times New Roman" w:hAnsi="Times New Roman" w:cs="Times New Roman"/>
          <w:lang w:eastAsia="zh-CN"/>
        </w:rPr>
        <w:t>地下看不见</w:t>
      </w:r>
      <w:r>
        <w:rPr>
          <w:rFonts w:hint="eastAsia" w:ascii="Times New Roman" w:hAnsi="Times New Roman" w:cs="Times New Roman"/>
          <w:lang w:eastAsia="zh-CN"/>
        </w:rPr>
        <w:t>”</w:t>
      </w:r>
      <w:r>
        <w:rPr>
          <w:rFonts w:ascii="Times New Roman" w:hAnsi="Times New Roman" w:cs="Times New Roman"/>
          <w:lang w:eastAsia="zh-CN"/>
        </w:rPr>
        <w:t>的问题；透明计算打通地质模型到渗流计算网格的自动化映射与动态求解，解决</w:t>
      </w:r>
      <w:r>
        <w:rPr>
          <w:rFonts w:hint="eastAsia" w:ascii="Times New Roman" w:hAnsi="Times New Roman" w:cs="Times New Roman"/>
          <w:lang w:eastAsia="zh-CN"/>
        </w:rPr>
        <w:t>“</w:t>
      </w:r>
      <w:r>
        <w:rPr>
          <w:rFonts w:ascii="Times New Roman" w:hAnsi="Times New Roman" w:cs="Times New Roman"/>
          <w:lang w:eastAsia="zh-CN"/>
        </w:rPr>
        <w:t>算不准、算不快</w:t>
      </w:r>
      <w:r>
        <w:rPr>
          <w:rFonts w:hint="eastAsia" w:ascii="Times New Roman" w:hAnsi="Times New Roman" w:cs="Times New Roman"/>
          <w:lang w:eastAsia="zh-CN"/>
        </w:rPr>
        <w:t>”</w:t>
      </w:r>
      <w:r>
        <w:rPr>
          <w:rFonts w:ascii="Times New Roman" w:hAnsi="Times New Roman" w:cs="Times New Roman"/>
          <w:lang w:eastAsia="zh-CN"/>
        </w:rPr>
        <w:t>的问题；透明巡检利用无人机多源载荷与深度学习实现渗流隐患的快速识别与量化，解决</w:t>
      </w:r>
      <w:r>
        <w:rPr>
          <w:rFonts w:hint="eastAsia" w:ascii="Times New Roman" w:hAnsi="Times New Roman" w:cs="Times New Roman"/>
          <w:lang w:eastAsia="zh-CN"/>
        </w:rPr>
        <w:t>“</w:t>
      </w:r>
      <w:r>
        <w:rPr>
          <w:rFonts w:ascii="Times New Roman" w:hAnsi="Times New Roman" w:cs="Times New Roman"/>
          <w:lang w:eastAsia="zh-CN"/>
        </w:rPr>
        <w:t>查不全、判不明</w:t>
      </w:r>
      <w:r>
        <w:rPr>
          <w:rFonts w:hint="eastAsia" w:ascii="Times New Roman" w:hAnsi="Times New Roman" w:cs="Times New Roman"/>
          <w:lang w:eastAsia="zh-CN"/>
        </w:rPr>
        <w:t>”</w:t>
      </w:r>
      <w:r>
        <w:rPr>
          <w:rFonts w:ascii="Times New Roman" w:hAnsi="Times New Roman" w:cs="Times New Roman"/>
          <w:lang w:eastAsia="zh-CN"/>
        </w:rPr>
        <w:t>的问题；透明评价融合巡检动态观测与渗流计算结果构建多源驱动的综合评价模型，解决</w:t>
      </w:r>
      <w:r>
        <w:rPr>
          <w:rFonts w:hint="eastAsia" w:ascii="Times New Roman" w:hAnsi="Times New Roman" w:cs="Times New Roman"/>
          <w:lang w:eastAsia="zh-CN"/>
        </w:rPr>
        <w:t>“</w:t>
      </w:r>
      <w:r>
        <w:rPr>
          <w:rFonts w:ascii="Times New Roman" w:hAnsi="Times New Roman" w:cs="Times New Roman"/>
          <w:lang w:eastAsia="zh-CN"/>
        </w:rPr>
        <w:t>评不实、不联动</w:t>
      </w:r>
      <w:r>
        <w:rPr>
          <w:rFonts w:hint="eastAsia" w:ascii="Times New Roman" w:hAnsi="Times New Roman" w:cs="Times New Roman"/>
          <w:lang w:eastAsia="zh-CN"/>
        </w:rPr>
        <w:t>”</w:t>
      </w:r>
      <w:r>
        <w:rPr>
          <w:rFonts w:ascii="Times New Roman" w:hAnsi="Times New Roman" w:cs="Times New Roman"/>
          <w:lang w:eastAsia="zh-CN"/>
        </w:rPr>
        <w:t>的问题；透明平台以视算一体化方式将上述四个环节集成起来，形成可支撑</w:t>
      </w:r>
      <w:r>
        <w:rPr>
          <w:rFonts w:hint="eastAsia" w:ascii="Times New Roman" w:hAnsi="Times New Roman" w:cs="Times New Roman"/>
          <w:lang w:eastAsia="zh-CN"/>
        </w:rPr>
        <w:t>“</w:t>
      </w:r>
      <w:r>
        <w:rPr>
          <w:rFonts w:ascii="Times New Roman" w:hAnsi="Times New Roman" w:cs="Times New Roman"/>
          <w:lang w:eastAsia="zh-CN"/>
        </w:rPr>
        <w:t>四预</w:t>
      </w:r>
      <w:r>
        <w:rPr>
          <w:rFonts w:hint="eastAsia" w:ascii="Times New Roman" w:hAnsi="Times New Roman" w:cs="Times New Roman"/>
          <w:lang w:eastAsia="zh-CN"/>
        </w:rPr>
        <w:t>”</w:t>
      </w:r>
      <w:r>
        <w:rPr>
          <w:rFonts w:ascii="Times New Roman" w:hAnsi="Times New Roman" w:cs="Times New Roman"/>
          <w:lang w:eastAsia="zh-CN"/>
        </w:rPr>
        <w:t>的管控中枢，解决</w:t>
      </w:r>
      <w:r>
        <w:rPr>
          <w:rFonts w:hint="eastAsia" w:ascii="Times New Roman" w:hAnsi="Times New Roman" w:cs="Times New Roman"/>
          <w:lang w:eastAsia="zh-CN"/>
        </w:rPr>
        <w:t>“</w:t>
      </w:r>
      <w:r>
        <w:rPr>
          <w:rFonts w:ascii="Times New Roman" w:hAnsi="Times New Roman" w:cs="Times New Roman"/>
          <w:lang w:eastAsia="zh-CN"/>
        </w:rPr>
        <w:t>用不起来</w:t>
      </w:r>
      <w:r>
        <w:rPr>
          <w:rFonts w:hint="eastAsia" w:ascii="Times New Roman" w:hAnsi="Times New Roman" w:cs="Times New Roman"/>
          <w:lang w:eastAsia="zh-CN"/>
        </w:rPr>
        <w:t>”</w:t>
      </w:r>
      <w:r>
        <w:rPr>
          <w:rFonts w:ascii="Times New Roman" w:hAnsi="Times New Roman" w:cs="Times New Roman"/>
          <w:lang w:eastAsia="zh-CN"/>
        </w:rPr>
        <w:t>的问题。需要说明的是，透明巡检定位为安全评价的实景感知输入模块，与透明地质、透明计算、透明评价并非同一机理层级；五个环节按数据输入、模型构建、方法研究、系统集成与工程验证的顺序依次衔接、互为前提。</w:t>
      </w:r>
    </w:p>
    <w:p w14:paraId="064915BE">
      <w:pPr>
        <w:spacing w:before="120" w:after="0" w:line="240" w:lineRule="auto"/>
        <w:ind w:firstLine="0"/>
        <w:jc w:val="center"/>
        <w:rPr>
          <w:rFonts w:ascii="Times New Roman" w:hAnsi="Times New Roman" w:cs="Times New Roman"/>
        </w:rPr>
      </w:pPr>
      <w:r>
        <w:rPr>
          <w:lang w:eastAsia="zh-CN"/>
        </w:rPr>
        <w:drawing>
          <wp:inline distT="0" distB="0" distL="0" distR="0">
            <wp:extent cx="5759450" cy="2413000"/>
            <wp:effectExtent l="0" t="0" r="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2"/>
                    <a:stretch>
                      <a:fillRect/>
                    </a:stretch>
                  </pic:blipFill>
                  <pic:spPr>
                    <a:xfrm>
                      <a:off x="0" y="0"/>
                      <a:ext cx="5759450" cy="2413000"/>
                    </a:xfrm>
                    <a:prstGeom prst="rect">
                      <a:avLst/>
                    </a:prstGeom>
                  </pic:spPr>
                </pic:pic>
              </a:graphicData>
            </a:graphic>
          </wp:inline>
        </w:drawing>
      </w:r>
    </w:p>
    <w:p w14:paraId="4AEB696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图1-2　堤防渗流安全</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五透明</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全链条方法体系框架</w:t>
      </w:r>
    </w:p>
    <w:p w14:paraId="07AC360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1-2 Framework of the "five-transparency" full-chain methodology for levee seepage safety</w:t>
      </w:r>
    </w:p>
    <w:p w14:paraId="726F5ABD">
      <w:pPr>
        <w:spacing w:after="0" w:line="360" w:lineRule="auto"/>
        <w:rPr>
          <w:lang w:eastAsia="zh-CN"/>
        </w:rPr>
      </w:pPr>
      <w:r>
        <w:rPr>
          <w:rFonts w:ascii="Times New Roman" w:hAnsi="Times New Roman" w:cs="Times New Roman"/>
          <w:lang w:eastAsia="zh-CN"/>
        </w:rPr>
        <w:t>因此，本研究从保障堤防渗流安全的实际需求出发，针对现有技术在地质认知、模型贯通、信息融合与平台闭环四个方面的瓶颈问题，拟开展堤防渗流安全全链条透明化方法及其数字孪生技术研究，将</w:t>
      </w:r>
      <w:r>
        <w:rPr>
          <w:rFonts w:hint="eastAsia" w:ascii="Times New Roman" w:hAnsi="Times New Roman" w:cs="Times New Roman"/>
          <w:lang w:eastAsia="zh-CN"/>
        </w:rPr>
        <w:t>“</w:t>
      </w:r>
      <w:r>
        <w:rPr>
          <w:rFonts w:ascii="Times New Roman" w:hAnsi="Times New Roman" w:cs="Times New Roman"/>
          <w:lang w:eastAsia="zh-CN"/>
        </w:rPr>
        <w:t>透明化</w:t>
      </w:r>
      <w:r>
        <w:rPr>
          <w:rFonts w:hint="eastAsia" w:ascii="Times New Roman" w:hAnsi="Times New Roman" w:cs="Times New Roman"/>
          <w:lang w:eastAsia="zh-CN"/>
        </w:rPr>
        <w:t>”</w:t>
      </w:r>
      <w:r>
        <w:rPr>
          <w:rFonts w:ascii="Times New Roman" w:hAnsi="Times New Roman" w:cs="Times New Roman"/>
          <w:lang w:eastAsia="zh-CN"/>
        </w:rPr>
        <w:t>由单一环节的地质可视化概念拓展为覆盖渗流安全分析全流程的方法论体系，明确透明地质、透明计算、透明巡检、透明评价与透明平台各自的内涵边界、功能定位与层级关系，建立地质建模、渗流计算、病害巡检与安全评价四个环节之间的数据流转逻辑，改变上述环节各自封闭发展的传统模式，并把无人机巡检获取的实景病害作为观测证据引入渗流安全评价，形成机理推演与现场证据相互印证的风险研判思路，为线性水工岩土体灾害的全过程可追溯分析提供可借鉴的分析方法。同时，本研究以洞庭湖长春垸堤防加固工程典型堤段为对象，串联起从地勘数据到三维地质模型、由地质模型自动映射生成渗流可计算模型、融合巡检病害信息开展动态安全评价，直至在数字孪生平台上完成集成验证的完整技术过程，能够显著提高渗流隐患识别的精细化程度与风险研判的时效性，为隐患排查、加固设计与汛期调度提供定量依据</w:t>
      </w:r>
      <w:r>
        <w:rPr>
          <w:rFonts w:ascii="Times New Roman" w:hAnsi="Times New Roman" w:cs="Times New Roman"/>
          <w:vertAlign w:val="superscript"/>
          <w:lang w:eastAsia="zh-CN"/>
        </w:rPr>
        <w:t>[7,15,32]</w:t>
      </w:r>
      <w:r>
        <w:rPr>
          <w:rFonts w:ascii="Times New Roman" w:hAnsi="Times New Roman" w:cs="Times New Roman"/>
          <w:lang w:eastAsia="zh-CN"/>
        </w:rPr>
        <w:t>。</w:t>
      </w:r>
      <w:r>
        <w:rPr>
          <w:rFonts w:hint="eastAsia" w:cs="Times New Roman"/>
          <w:lang w:val="en-US" w:eastAsia="zh-CN"/>
        </w:rPr>
        <w:t>本研究</w:t>
      </w:r>
      <w:r>
        <w:rPr>
          <w:rFonts w:ascii="Times New Roman" w:hAnsi="Times New Roman" w:cs="Times New Roman"/>
          <w:lang w:eastAsia="zh-CN"/>
        </w:rPr>
        <w:t>采用的技术路线基于开源框架并</w:t>
      </w:r>
      <w:r>
        <w:rPr>
          <w:rFonts w:hint="eastAsia" w:cs="Times New Roman"/>
          <w:lang w:val="en-US" w:eastAsia="zh-CN"/>
        </w:rPr>
        <w:t>结合</w:t>
      </w:r>
      <w:r>
        <w:rPr>
          <w:rFonts w:ascii="Times New Roman" w:hAnsi="Times New Roman" w:cs="Times New Roman"/>
          <w:lang w:eastAsia="zh-CN"/>
        </w:rPr>
        <w:t>模块化设计，全过程可追溯、结果可复现且便于跨平台移植，对长江、黄河等流域类似线状水利工程的智能化分析与运维管控也具有推广价值</w:t>
      </w:r>
      <w:r>
        <w:rPr>
          <w:rFonts w:ascii="Times New Roman" w:hAnsi="Times New Roman" w:cs="Times New Roman"/>
          <w:vertAlign w:val="superscript"/>
          <w:lang w:eastAsia="zh-CN"/>
        </w:rPr>
        <w:t>[21,33-34]</w:t>
      </w:r>
      <w:r>
        <w:rPr>
          <w:rFonts w:ascii="Times New Roman" w:hAnsi="Times New Roman" w:cs="Times New Roman"/>
          <w:lang w:eastAsia="zh-CN"/>
        </w:rPr>
        <w:t>。</w:t>
      </w:r>
    </w:p>
    <w:p w14:paraId="22F9568B">
      <w:pPr>
        <w:pStyle w:val="4"/>
      </w:pPr>
      <w:r>
        <w:rPr>
          <w:rFonts w:ascii="Times New Roman" w:hAnsi="Times New Roman"/>
        </w:rPr>
        <w:t xml:space="preserve">1.2 </w:t>
      </w:r>
      <w:r>
        <w:t>国内外研究现状</w:t>
      </w:r>
    </w:p>
    <w:p w14:paraId="6CAEC726">
      <w:pPr>
        <w:pStyle w:val="5"/>
      </w:pPr>
      <w:r>
        <w:rPr>
          <w:rFonts w:ascii="Times New Roman" w:hAnsi="Times New Roman"/>
        </w:rPr>
        <w:t xml:space="preserve">1.2.1 </w:t>
      </w:r>
      <w:r>
        <w:t>三维地质建模方法研究进展</w:t>
      </w:r>
    </w:p>
    <w:p w14:paraId="01FF7536">
      <w:pPr>
        <w:spacing w:after="0" w:line="360" w:lineRule="auto"/>
        <w:rPr>
          <w:lang w:eastAsia="zh-CN"/>
        </w:rPr>
      </w:pPr>
      <w:r>
        <w:rPr>
          <w:rFonts w:ascii="Times New Roman" w:hAnsi="Times New Roman" w:cs="Times New Roman"/>
          <w:lang w:eastAsia="zh-CN"/>
        </w:rPr>
        <w:t>三维地质建模的概念最早由Houlding（1994）</w:t>
      </w:r>
      <w:r>
        <w:rPr>
          <w:rFonts w:ascii="Times New Roman" w:hAnsi="Times New Roman" w:cs="Times New Roman"/>
          <w:vertAlign w:val="superscript"/>
          <w:lang w:eastAsia="zh-CN"/>
        </w:rPr>
        <w:t>[35]</w:t>
      </w:r>
      <w:r>
        <w:rPr>
          <w:rFonts w:ascii="Times New Roman" w:hAnsi="Times New Roman" w:cs="Times New Roman"/>
          <w:lang w:eastAsia="zh-CN"/>
        </w:rPr>
        <w:t>系统提出，其核心思想是运用计算机技术将空间信息管理、地质解译、地学统计、空间分析与图形可视化等工具加以集成，用于地质体的三维表征与定量分析。经过三十余年的发展，该技术已成为地质学、岩土工程与计算机科学深度交叉的研究方向。吴强等</w:t>
      </w:r>
      <w:r>
        <w:rPr>
          <w:rFonts w:ascii="Times New Roman" w:hAnsi="Times New Roman" w:cs="Times New Roman"/>
          <w:vertAlign w:val="superscript"/>
          <w:lang w:eastAsia="zh-CN"/>
        </w:rPr>
        <w:t>[36]</w:t>
      </w:r>
      <w:r>
        <w:rPr>
          <w:rFonts w:ascii="Times New Roman" w:hAnsi="Times New Roman" w:cs="Times New Roman"/>
          <w:lang w:eastAsia="zh-CN"/>
        </w:rPr>
        <w:t>较早对三维地质建模与可视化的理论体系进行了系统阐述，指出相对于传统二维平面地质图，三维模型在表达地质要素空间拓扑关系、支持三维空间分析与工程量计算方面具有不可替代的优势。从建模机理划分，现有方法可归纳为显式建模、隐式建模与混合建模三类</w:t>
      </w:r>
      <w:r>
        <w:rPr>
          <w:rFonts w:ascii="Times New Roman" w:hAnsi="Times New Roman" w:cs="Times New Roman"/>
          <w:vertAlign w:val="superscript"/>
          <w:lang w:eastAsia="zh-CN"/>
        </w:rPr>
        <w:t>[37-39]</w:t>
      </w:r>
      <w:r>
        <w:rPr>
          <w:rFonts w:ascii="Times New Roman" w:hAnsi="Times New Roman" w:cs="Times New Roman"/>
          <w:lang w:eastAsia="zh-CN"/>
        </w:rPr>
        <w:t>：显式建模以钻孔分层点、地质露头点与剖面解释线为约束，借助约束Delaunay三角剖分构建地质界面不规则三角网，再经求交、裁剪与缝合等布尔运算生成具有明确拓扑关系的三维实体，其对地质体几何形态的表达较为精确，但对岩性、渗透率等内部属性的刻画能力有限，且建模过程高度依赖人工解释与反复编辑，新增数据后往往需要整体重建，难以对模型自身的不确定性进行量化评价</w:t>
      </w:r>
      <w:r>
        <w:rPr>
          <w:rFonts w:ascii="Times New Roman" w:hAnsi="Times New Roman" w:cs="Times New Roman"/>
          <w:vertAlign w:val="superscript"/>
          <w:lang w:eastAsia="zh-CN"/>
        </w:rPr>
        <w:t>[40-41]</w:t>
      </w:r>
      <w:r>
        <w:rPr>
          <w:rFonts w:ascii="Times New Roman" w:hAnsi="Times New Roman" w:cs="Times New Roman"/>
          <w:lang w:eastAsia="zh-CN"/>
        </w:rPr>
        <w:t>；隐式建模则并不直接描述界面几何，而是将地质界面定义为连续三维标量场的等值面，以钻孔揭示的界面点提供等值约束、以产状数据提供梯度约束，从而把界面重建转化为带约束的空间插值问题，具有自动化程度高、数据结构统一、模型更新便捷、可自然外推稀疏区域等突出优点，近年来逐步成为主流技术路线</w:t>
      </w:r>
      <w:r>
        <w:rPr>
          <w:rFonts w:ascii="Times New Roman" w:hAnsi="Times New Roman" w:cs="Times New Roman"/>
          <w:vertAlign w:val="superscript"/>
          <w:lang w:eastAsia="zh-CN"/>
        </w:rPr>
        <w:t>[9,42-43]</w:t>
      </w:r>
      <w:r>
        <w:rPr>
          <w:rFonts w:ascii="Times New Roman" w:hAnsi="Times New Roman" w:cs="Times New Roman"/>
          <w:lang w:eastAsia="zh-CN"/>
        </w:rPr>
        <w:t>。</w:t>
      </w:r>
    </w:p>
    <w:p w14:paraId="503A0568">
      <w:pPr>
        <w:spacing w:after="0" w:line="360" w:lineRule="auto"/>
        <w:rPr>
          <w:lang w:eastAsia="zh-CN"/>
        </w:rPr>
      </w:pPr>
      <w:r>
        <w:rPr>
          <w:rFonts w:ascii="Times New Roman" w:hAnsi="Times New Roman" w:cs="Times New Roman"/>
          <w:lang w:eastAsia="zh-CN"/>
        </w:rPr>
        <w:t>隐式建模的数学内核是空间插值。经典地质统计学以Krige（1951）</w:t>
      </w:r>
      <w:r>
        <w:rPr>
          <w:rFonts w:ascii="Times New Roman" w:hAnsi="Times New Roman" w:cs="Times New Roman"/>
          <w:vertAlign w:val="superscript"/>
          <w:lang w:eastAsia="zh-CN"/>
        </w:rPr>
        <w:t>[44]</w:t>
      </w:r>
      <w:r>
        <w:rPr>
          <w:rFonts w:ascii="Times New Roman" w:hAnsi="Times New Roman" w:cs="Times New Roman"/>
          <w:lang w:eastAsia="zh-CN"/>
        </w:rPr>
        <w:t>提出的矿体估值方法与</w:t>
      </w:r>
      <w:r>
        <w:rPr>
          <w:rFonts w:ascii="Times New Roman" w:hAnsi="Times New Roman" w:cs="Times New Roman"/>
          <w:vertAlign w:val="baseline"/>
          <w:lang w:eastAsia="zh-CN"/>
        </w:rPr>
        <w:t>Matheron</w:t>
      </w:r>
      <w:r>
        <w:rPr>
          <w:rFonts w:ascii="Times New Roman" w:hAnsi="Times New Roman" w:cs="Times New Roman"/>
          <w:vertAlign w:val="superscript"/>
          <w:lang w:eastAsia="zh-CN"/>
        </w:rPr>
        <w:t>[45-46]</w:t>
      </w:r>
      <w:r>
        <w:rPr>
          <w:rFonts w:ascii="Times New Roman" w:hAnsi="Times New Roman" w:cs="Times New Roman"/>
          <w:lang w:eastAsia="zh-CN"/>
        </w:rPr>
        <w:t>建立的区域化变量理论为基石，为克里金类插值提供了严格的统计学基础；工程实践中，反距离加权插值、径向基函数插值、样条插值与离散光滑插值等方法被广泛采用并持续改进，相关研究围绕插值精度、计算效率与边界适应性不断深化</w:t>
      </w:r>
      <w:r>
        <w:rPr>
          <w:rFonts w:ascii="Times New Roman" w:hAnsi="Times New Roman" w:cs="Times New Roman"/>
          <w:vertAlign w:val="superscript"/>
          <w:lang w:eastAsia="zh-CN"/>
        </w:rPr>
        <w:t>[47-50]</w:t>
      </w:r>
      <w:r>
        <w:rPr>
          <w:rFonts w:ascii="Times New Roman" w:hAnsi="Times New Roman" w:cs="Times New Roman"/>
          <w:lang w:eastAsia="zh-CN"/>
        </w:rPr>
        <w:t>。Hillier等（2014）</w:t>
      </w:r>
      <w:r>
        <w:rPr>
          <w:rFonts w:ascii="Times New Roman" w:hAnsi="Times New Roman" w:cs="Times New Roman"/>
          <w:vertAlign w:val="superscript"/>
          <w:lang w:eastAsia="zh-CN"/>
        </w:rPr>
        <w:t>[51]</w:t>
      </w:r>
      <w:r>
        <w:rPr>
          <w:rFonts w:ascii="Times New Roman" w:hAnsi="Times New Roman" w:cs="Times New Roman"/>
          <w:lang w:eastAsia="zh-CN"/>
        </w:rPr>
        <w:t>提出的广义径向基函数插值框架进一步将界面点、产状极性、不等式约束与褶轴等多源信息统一纳入同一线性系统，钟德云等</w:t>
      </w:r>
      <w:r>
        <w:rPr>
          <w:rFonts w:ascii="Times New Roman" w:hAnsi="Times New Roman" w:cs="Times New Roman"/>
          <w:vertAlign w:val="superscript"/>
          <w:lang w:eastAsia="zh-CN"/>
        </w:rPr>
        <w:t>[52]</w:t>
      </w:r>
      <w:r>
        <w:rPr>
          <w:rFonts w:ascii="Times New Roman" w:hAnsi="Times New Roman" w:cs="Times New Roman"/>
          <w:lang w:eastAsia="zh-CN"/>
        </w:rPr>
        <w:t>则在广义径向基函数插值基础上发展了地质体隐式自动建模方法，显著提升了复杂地质体的自动化建模能力。在众多隐式建模方法中，基于势场理论的一类方法因其地质合理性突出而受到特别关注：Lajaunie等（1997）</w:t>
      </w:r>
      <w:r>
        <w:rPr>
          <w:rFonts w:ascii="Times New Roman" w:hAnsi="Times New Roman" w:cs="Times New Roman"/>
          <w:vertAlign w:val="superscript"/>
          <w:lang w:eastAsia="zh-CN"/>
        </w:rPr>
        <w:t>[42]</w:t>
      </w:r>
      <w:r>
        <w:rPr>
          <w:rFonts w:ascii="Times New Roman" w:hAnsi="Times New Roman" w:cs="Times New Roman"/>
          <w:lang w:eastAsia="zh-CN"/>
        </w:rPr>
        <w:t>提出以势场插值实现叶理场三维制图，将地质界面表达为三维标量场的等值面；Calcagno等（2008）</w:t>
      </w:r>
      <w:r>
        <w:rPr>
          <w:rFonts w:ascii="Times New Roman" w:hAnsi="Times New Roman" w:cs="Times New Roman"/>
          <w:vertAlign w:val="superscript"/>
          <w:lang w:eastAsia="zh-CN"/>
        </w:rPr>
        <w:t>[43]</w:t>
      </w:r>
      <w:r>
        <w:rPr>
          <w:rFonts w:ascii="Times New Roman" w:hAnsi="Times New Roman" w:cs="Times New Roman"/>
          <w:lang w:eastAsia="zh-CN"/>
        </w:rPr>
        <w:t>进一步将三维势场插值与地质规则相耦合，使建模过程可同时受地层接触点、产状数据与地层年代序次关系约束，这一理论路线构成了当前主流隐式建模软件的算法基础。针对勘察数据稀疏条件下的建模精度问题，机器学习与深度学习被逐步引入该领域，He等（2025）</w:t>
      </w:r>
      <w:r>
        <w:rPr>
          <w:rFonts w:ascii="Times New Roman" w:hAnsi="Times New Roman" w:cs="Times New Roman"/>
          <w:vertAlign w:val="superscript"/>
          <w:lang w:eastAsia="zh-CN"/>
        </w:rPr>
        <w:t>[25]</w:t>
      </w:r>
      <w:r>
        <w:rPr>
          <w:rFonts w:ascii="Times New Roman" w:hAnsi="Times New Roman" w:cs="Times New Roman"/>
          <w:lang w:eastAsia="zh-CN"/>
        </w:rPr>
        <w:t>提出基于稀疏钻孔采样数据的深度学习驱动三维地质建模方法，郭杨</w:t>
      </w:r>
      <w:r>
        <w:rPr>
          <w:rFonts w:ascii="Times New Roman" w:hAnsi="Times New Roman" w:cs="Times New Roman"/>
          <w:vertAlign w:val="superscript"/>
          <w:lang w:eastAsia="zh-CN"/>
        </w:rPr>
        <w:t>[53]</w:t>
      </w:r>
      <w:r>
        <w:rPr>
          <w:rFonts w:ascii="Times New Roman" w:hAnsi="Times New Roman" w:cs="Times New Roman"/>
          <w:lang w:eastAsia="zh-CN"/>
        </w:rPr>
        <w:t>系统研究了基于机器学习的复杂三维地质体模型构建方法，周顺平等</w:t>
      </w:r>
      <w:r>
        <w:rPr>
          <w:rFonts w:ascii="Times New Roman" w:hAnsi="Times New Roman" w:cs="Times New Roman"/>
          <w:vertAlign w:val="superscript"/>
          <w:lang w:eastAsia="zh-CN"/>
        </w:rPr>
        <w:t>[54]</w:t>
      </w:r>
      <w:r>
        <w:rPr>
          <w:rFonts w:ascii="Times New Roman" w:hAnsi="Times New Roman" w:cs="Times New Roman"/>
          <w:lang w:eastAsia="zh-CN"/>
        </w:rPr>
        <w:t>融合半监督深度学习与多点地质统计建立了三维地质建模及不确定性评估框架，马朝帅</w:t>
      </w:r>
      <w:r>
        <w:rPr>
          <w:rFonts w:ascii="Times New Roman" w:hAnsi="Times New Roman" w:cs="Times New Roman"/>
          <w:vertAlign w:val="superscript"/>
          <w:lang w:eastAsia="zh-CN"/>
        </w:rPr>
        <w:t>[55]</w:t>
      </w:r>
      <w:r>
        <w:rPr>
          <w:rFonts w:ascii="Times New Roman" w:hAnsi="Times New Roman" w:cs="Times New Roman"/>
          <w:lang w:eastAsia="zh-CN"/>
        </w:rPr>
        <w:t>将多源数据融合与时空克里金插值相结合用于地形动态建模，田君涵等</w:t>
      </w:r>
      <w:r>
        <w:rPr>
          <w:rFonts w:ascii="Times New Roman" w:hAnsi="Times New Roman" w:cs="Times New Roman"/>
          <w:vertAlign w:val="superscript"/>
          <w:lang w:eastAsia="zh-CN"/>
        </w:rPr>
        <w:t>[10]</w:t>
      </w:r>
      <w:r>
        <w:rPr>
          <w:rFonts w:ascii="Times New Roman" w:hAnsi="Times New Roman" w:cs="Times New Roman"/>
          <w:lang w:eastAsia="zh-CN"/>
        </w:rPr>
        <w:t>则针对堤防钻孔稀疏问题提出基于改进WGAN-GP网络生成虚拟钻孔、再以分层混合插值构建堤防三维地质模型的方法。上述研究</w:t>
      </w:r>
      <w:r>
        <w:rPr>
          <w:rFonts w:hint="eastAsia" w:cs="Times New Roman"/>
          <w:highlight w:val="none"/>
          <w:lang w:val="en-US" w:eastAsia="zh-CN"/>
        </w:rPr>
        <w:t>均是为了实现</w:t>
      </w:r>
      <w:r>
        <w:rPr>
          <w:rFonts w:ascii="Times New Roman" w:hAnsi="Times New Roman" w:cs="Times New Roman"/>
          <w:lang w:eastAsia="zh-CN"/>
        </w:rPr>
        <w:t>在有限数据条件下提高模型分辨率与地质合理性这一目标，但相关方法在水利工程线状堤防场景下的适用性仍缺乏系统检验。</w:t>
      </w:r>
    </w:p>
    <w:p w14:paraId="577CB3D0">
      <w:pPr>
        <w:spacing w:after="0" w:line="360" w:lineRule="auto"/>
        <w:rPr>
          <w:lang w:eastAsia="zh-CN"/>
        </w:rPr>
      </w:pPr>
      <w:r>
        <w:rPr>
          <w:rFonts w:ascii="Times New Roman" w:hAnsi="Times New Roman" w:cs="Times New Roman"/>
          <w:lang w:eastAsia="zh-CN"/>
        </w:rPr>
        <w:t>在软件平台方面，GOCAD、Leapfrog、3D Mine、Rhino等商业软件在矿产资源勘查、油气储层建模与城市地下空间开发中形成了规模化应用</w:t>
      </w:r>
      <w:r>
        <w:rPr>
          <w:rFonts w:ascii="Times New Roman" w:hAnsi="Times New Roman" w:cs="Times New Roman"/>
          <w:vertAlign w:val="superscript"/>
          <w:lang w:eastAsia="zh-CN"/>
        </w:rPr>
        <w:t>[56-59]</w:t>
      </w:r>
      <w:r>
        <w:rPr>
          <w:rFonts w:ascii="Times New Roman" w:hAnsi="Times New Roman" w:cs="Times New Roman"/>
          <w:lang w:eastAsia="zh-CN"/>
        </w:rPr>
        <w:t>，但其源码封闭、算法过程不可审查、二次开发与跨框架集成受限等问题，难以支撑科学研究对</w:t>
      </w:r>
      <w:r>
        <w:rPr>
          <w:rFonts w:hint="eastAsia" w:ascii="Times New Roman" w:hAnsi="Times New Roman" w:cs="Times New Roman"/>
          <w:lang w:eastAsia="zh-CN"/>
        </w:rPr>
        <w:t>“</w:t>
      </w:r>
      <w:r>
        <w:rPr>
          <w:rFonts w:ascii="Times New Roman" w:hAnsi="Times New Roman" w:cs="Times New Roman"/>
          <w:lang w:eastAsia="zh-CN"/>
        </w:rPr>
        <w:t>可追溯、可验证、可解释</w:t>
      </w:r>
      <w:r>
        <w:rPr>
          <w:rFonts w:hint="eastAsia" w:ascii="Times New Roman" w:hAnsi="Times New Roman" w:cs="Times New Roman"/>
          <w:lang w:eastAsia="zh-CN"/>
        </w:rPr>
        <w:t>”</w:t>
      </w:r>
      <w:r>
        <w:rPr>
          <w:rFonts w:ascii="Times New Roman" w:hAnsi="Times New Roman" w:cs="Times New Roman"/>
          <w:lang w:eastAsia="zh-CN"/>
        </w:rPr>
        <w:t>的要求</w:t>
      </w:r>
      <w:r>
        <w:rPr>
          <w:rFonts w:ascii="Times New Roman" w:hAnsi="Times New Roman" w:cs="Times New Roman"/>
          <w:vertAlign w:val="superscript"/>
          <w:lang w:eastAsia="zh-CN"/>
        </w:rPr>
        <w:t>[60]</w:t>
      </w:r>
      <w:r>
        <w:rPr>
          <w:rFonts w:ascii="Times New Roman" w:hAnsi="Times New Roman" w:cs="Times New Roman"/>
          <w:lang w:eastAsia="zh-CN"/>
        </w:rPr>
        <w:t>。在此背景下，de la Varga等（2019）</w:t>
      </w:r>
      <w:r>
        <w:rPr>
          <w:rFonts w:ascii="Times New Roman" w:hAnsi="Times New Roman" w:cs="Times New Roman"/>
          <w:vertAlign w:val="superscript"/>
          <w:lang w:eastAsia="zh-CN"/>
        </w:rPr>
        <w:t>[21]</w:t>
      </w:r>
      <w:r>
        <w:rPr>
          <w:rFonts w:ascii="Times New Roman" w:hAnsi="Times New Roman" w:cs="Times New Roman"/>
          <w:lang w:eastAsia="zh-CN"/>
        </w:rPr>
        <w:t>发布了开源隐式建模框架GemPy：该框架基于势场插值理论，采用通用协同克里金算法构建三维标量场，支持地层序列、断层网络、不整合面与褶皱等复杂构造建模，并通过与概率编程框架耦合实现随机地质建模与贝叶斯反演，其设计目标从一开始就定位于不确定性量化与算法可扩展。此后Schaaf等（2021）</w:t>
      </w:r>
      <w:r>
        <w:rPr>
          <w:rFonts w:ascii="Times New Roman" w:hAnsi="Times New Roman" w:cs="Times New Roman"/>
          <w:vertAlign w:val="superscript"/>
          <w:lang w:eastAsia="zh-CN"/>
        </w:rPr>
        <w:t>[61]</w:t>
      </w:r>
      <w:r>
        <w:rPr>
          <w:rFonts w:ascii="Times New Roman" w:hAnsi="Times New Roman" w:cs="Times New Roman"/>
          <w:lang w:eastAsia="zh-CN"/>
        </w:rPr>
        <w:t>在GemPy 2.1中引入近似贝叶斯计算，将拓扑信息作为约束融入随机地质模型，Jüstel等（2023）</w:t>
      </w:r>
      <w:r>
        <w:rPr>
          <w:rFonts w:ascii="Times New Roman" w:hAnsi="Times New Roman" w:cs="Times New Roman"/>
          <w:vertAlign w:val="superscript"/>
          <w:lang w:eastAsia="zh-CN"/>
        </w:rPr>
        <w:t>[62]</w:t>
      </w:r>
      <w:r>
        <w:rPr>
          <w:rFonts w:ascii="Times New Roman" w:hAnsi="Times New Roman" w:cs="Times New Roman"/>
          <w:lang w:eastAsia="zh-CN"/>
        </w:rPr>
        <w:t>配套开发了从地质图到模型的完整教程体系，GemPy 3.0进一步重构计算后端并强化了与地球物理工具的生态互联</w:t>
      </w:r>
      <w:r>
        <w:rPr>
          <w:rFonts w:ascii="Times New Roman" w:hAnsi="Times New Roman" w:cs="Times New Roman"/>
          <w:vertAlign w:val="superscript"/>
          <w:lang w:eastAsia="zh-CN"/>
        </w:rPr>
        <w:t>[63]</w:t>
      </w:r>
      <w:r>
        <w:rPr>
          <w:rFonts w:ascii="Times New Roman" w:hAnsi="Times New Roman" w:cs="Times New Roman"/>
          <w:lang w:eastAsia="zh-CN"/>
        </w:rPr>
        <w:t>。由于具备开源、模块化与可嵌入机器学习工作流等特性，GemPy在水文地质与工程地质领域的应用迅速扩展，Trevisani和Teatini（2010）</w:t>
      </w:r>
      <w:r>
        <w:rPr>
          <w:rFonts w:ascii="Times New Roman" w:hAnsi="Times New Roman" w:cs="Times New Roman"/>
          <w:vertAlign w:val="superscript"/>
          <w:lang w:eastAsia="zh-CN"/>
        </w:rPr>
        <w:t>[64]</w:t>
      </w:r>
      <w:r>
        <w:rPr>
          <w:rFonts w:ascii="Times New Roman" w:hAnsi="Times New Roman" w:cs="Times New Roman"/>
          <w:lang w:eastAsia="zh-CN"/>
        </w:rPr>
        <w:t>将其用于威尼斯潟湖周边非均质场地的地统计建模，Haehnel等（2023）</w:t>
      </w:r>
      <w:r>
        <w:rPr>
          <w:rFonts w:ascii="Times New Roman" w:hAnsi="Times New Roman" w:cs="Times New Roman"/>
          <w:vertAlign w:val="superscript"/>
          <w:lang w:eastAsia="zh-CN"/>
        </w:rPr>
        <w:t>[65]</w:t>
      </w:r>
      <w:r>
        <w:rPr>
          <w:rFonts w:ascii="Times New Roman" w:hAnsi="Times New Roman" w:cs="Times New Roman"/>
          <w:lang w:eastAsia="zh-CN"/>
        </w:rPr>
        <w:t>建立了德国Norderney岛三维水文地质框架模型，Mekonen等（2024）</w:t>
      </w:r>
      <w:r>
        <w:rPr>
          <w:rFonts w:ascii="Times New Roman" w:hAnsi="Times New Roman" w:cs="Times New Roman"/>
          <w:vertAlign w:val="superscript"/>
          <w:lang w:eastAsia="zh-CN"/>
        </w:rPr>
        <w:t>[66]</w:t>
      </w:r>
      <w:r>
        <w:rPr>
          <w:rFonts w:ascii="Times New Roman" w:hAnsi="Times New Roman" w:cs="Times New Roman"/>
          <w:lang w:eastAsia="zh-CN"/>
        </w:rPr>
        <w:t>在稀疏数据条件下建立了Kobo谷水文地质结构模型，国内学者邓俊杰等</w:t>
      </w:r>
      <w:r>
        <w:rPr>
          <w:rFonts w:ascii="Times New Roman" w:hAnsi="Times New Roman" w:cs="Times New Roman"/>
          <w:vertAlign w:val="superscript"/>
          <w:lang w:eastAsia="zh-CN"/>
        </w:rPr>
        <w:t>[67]</w:t>
      </w:r>
      <w:r>
        <w:rPr>
          <w:rFonts w:ascii="Times New Roman" w:hAnsi="Times New Roman" w:cs="Times New Roman"/>
          <w:lang w:eastAsia="zh-CN"/>
        </w:rPr>
        <w:t>亦开展了基于地质图件与GemPy的三维地质模型构建方法研究。地质认知本身具有不确定性，如何量化并表达这种不确定性成为近年研究热点，Madsen等（2022）</w:t>
      </w:r>
      <w:r>
        <w:rPr>
          <w:rFonts w:ascii="Times New Roman" w:hAnsi="Times New Roman" w:cs="Times New Roman"/>
          <w:vertAlign w:val="superscript"/>
          <w:lang w:eastAsia="zh-CN"/>
        </w:rPr>
        <w:t>[68]</w:t>
      </w:r>
      <w:r>
        <w:rPr>
          <w:rFonts w:ascii="Times New Roman" w:hAnsi="Times New Roman" w:cs="Times New Roman"/>
          <w:lang w:eastAsia="zh-CN"/>
        </w:rPr>
        <w:t>提出</w:t>
      </w:r>
      <w:r>
        <w:rPr>
          <w:rFonts w:hint="eastAsia" w:ascii="Times New Roman" w:hAnsi="Times New Roman" w:cs="Times New Roman"/>
          <w:lang w:eastAsia="zh-CN"/>
        </w:rPr>
        <w:t>“</w:t>
      </w:r>
      <w:r>
        <w:rPr>
          <w:rFonts w:ascii="Times New Roman" w:hAnsi="Times New Roman" w:cs="Times New Roman"/>
          <w:lang w:eastAsia="zh-CN"/>
        </w:rPr>
        <w:t>地质驱动建模</w:t>
      </w:r>
      <w:r>
        <w:rPr>
          <w:rFonts w:hint="eastAsia" w:ascii="Times New Roman" w:hAnsi="Times New Roman" w:cs="Times New Roman"/>
          <w:lang w:eastAsia="zh-CN"/>
        </w:rPr>
        <w:t>”</w:t>
      </w:r>
      <w:r>
        <w:rPr>
          <w:rFonts w:ascii="Times New Roman" w:hAnsi="Times New Roman" w:cs="Times New Roman"/>
          <w:lang w:eastAsia="zh-CN"/>
        </w:rPr>
        <w:t>的概率化方法，Wellmann和Caumon（2018）</w:t>
      </w:r>
      <w:r>
        <w:rPr>
          <w:rFonts w:ascii="Times New Roman" w:hAnsi="Times New Roman" w:cs="Times New Roman"/>
          <w:vertAlign w:val="superscript"/>
          <w:lang w:eastAsia="zh-CN"/>
        </w:rPr>
        <w:t>[40]</w:t>
      </w:r>
      <w:r>
        <w:rPr>
          <w:rFonts w:ascii="Times New Roman" w:hAnsi="Times New Roman" w:cs="Times New Roman"/>
          <w:lang w:eastAsia="zh-CN"/>
        </w:rPr>
        <w:t>系统综述了三维结构地质建模的不确定性来源与量化框架，Zhang和Zhu（2018）</w:t>
      </w:r>
      <w:r>
        <w:rPr>
          <w:rFonts w:ascii="Times New Roman" w:hAnsi="Times New Roman" w:cs="Times New Roman"/>
          <w:vertAlign w:val="superscript"/>
          <w:lang w:eastAsia="zh-CN"/>
        </w:rPr>
        <w:t>[69]</w:t>
      </w:r>
      <w:r>
        <w:rPr>
          <w:rFonts w:ascii="Times New Roman" w:hAnsi="Times New Roman" w:cs="Times New Roman"/>
          <w:lang w:eastAsia="zh-CN"/>
        </w:rPr>
        <w:t>从多源数据标准角度研究了协同三维地质建模分析方法。</w:t>
      </w:r>
    </w:p>
    <w:p w14:paraId="5CC0F1C3">
      <w:pPr>
        <w:spacing w:after="0" w:line="360" w:lineRule="auto"/>
        <w:rPr>
          <w:lang w:eastAsia="zh-CN"/>
        </w:rPr>
      </w:pPr>
      <w:r>
        <w:rPr>
          <w:rFonts w:ascii="Times New Roman" w:hAnsi="Times New Roman" w:cs="Times New Roman"/>
          <w:lang w:eastAsia="zh-CN"/>
        </w:rPr>
        <w:t>上述三类建模方法的建模对象、基本原理、主要优势与适用场景对比如表1-1所示。</w:t>
      </w:r>
    </w:p>
    <w:p w14:paraId="3F2E5C66">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表1-1　三维地质建模主要方法对比</w:t>
      </w:r>
    </w:p>
    <w:p w14:paraId="2892BFEA">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1-1 Comparison of the main three-dimensional geological modeling methods</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594"/>
        <w:gridCol w:w="2736"/>
        <w:gridCol w:w="1435"/>
        <w:gridCol w:w="1435"/>
        <w:gridCol w:w="1435"/>
        <w:gridCol w:w="1435"/>
      </w:tblGrid>
      <w:tr w14:paraId="15EA0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594" w:type="dxa"/>
            <w:tcBorders>
              <w:top w:val="single" w:color="000000" w:sz="12" w:space="0"/>
              <w:left w:val="nil"/>
              <w:bottom w:val="single" w:color="000000" w:sz="6" w:space="0"/>
              <w:right w:val="nil"/>
            </w:tcBorders>
            <w:vAlign w:val="center"/>
          </w:tcPr>
          <w:p w14:paraId="1E601BC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建模方法</w:t>
            </w:r>
          </w:p>
        </w:tc>
        <w:tc>
          <w:tcPr>
            <w:tcW w:w="2736" w:type="dxa"/>
            <w:tcBorders>
              <w:top w:val="single" w:color="000000" w:sz="12" w:space="0"/>
              <w:left w:val="nil"/>
              <w:bottom w:val="single" w:color="000000" w:sz="6" w:space="0"/>
              <w:right w:val="nil"/>
            </w:tcBorders>
            <w:vAlign w:val="center"/>
          </w:tcPr>
          <w:p w14:paraId="4E8F05B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435" w:type="dxa"/>
            <w:tcBorders>
              <w:top w:val="single" w:color="000000" w:sz="12" w:space="0"/>
              <w:left w:val="nil"/>
              <w:bottom w:val="single" w:color="000000" w:sz="6" w:space="0"/>
              <w:right w:val="nil"/>
            </w:tcBorders>
            <w:vAlign w:val="center"/>
          </w:tcPr>
          <w:p w14:paraId="5E7FBF7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435" w:type="dxa"/>
            <w:tcBorders>
              <w:top w:val="single" w:color="000000" w:sz="12" w:space="0"/>
              <w:left w:val="nil"/>
              <w:bottom w:val="single" w:color="000000" w:sz="6" w:space="0"/>
              <w:right w:val="nil"/>
            </w:tcBorders>
            <w:vAlign w:val="center"/>
          </w:tcPr>
          <w:p w14:paraId="02ED922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主要优势</w:t>
            </w:r>
          </w:p>
        </w:tc>
        <w:tc>
          <w:tcPr>
            <w:tcW w:w="1435" w:type="dxa"/>
            <w:tcBorders>
              <w:top w:val="single" w:color="000000" w:sz="12" w:space="0"/>
              <w:left w:val="nil"/>
              <w:bottom w:val="single" w:color="000000" w:sz="6" w:space="0"/>
              <w:right w:val="nil"/>
            </w:tcBorders>
            <w:vAlign w:val="center"/>
          </w:tcPr>
          <w:p w14:paraId="79A2CC3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主要局限</w:t>
            </w:r>
          </w:p>
        </w:tc>
        <w:tc>
          <w:tcPr>
            <w:tcW w:w="1435" w:type="dxa"/>
            <w:tcBorders>
              <w:top w:val="single" w:color="000000" w:sz="12" w:space="0"/>
              <w:left w:val="nil"/>
              <w:bottom w:val="single" w:color="000000" w:sz="6" w:space="0"/>
              <w:right w:val="nil"/>
            </w:tcBorders>
            <w:vAlign w:val="center"/>
          </w:tcPr>
          <w:p w14:paraId="1D5D800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适用场景</w:t>
            </w:r>
          </w:p>
        </w:tc>
      </w:tr>
      <w:tr w14:paraId="1612C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594" w:type="dxa"/>
            <w:tcBorders>
              <w:top w:val="nil"/>
              <w:left w:val="nil"/>
              <w:bottom w:val="nil"/>
              <w:right w:val="nil"/>
            </w:tcBorders>
            <w:vAlign w:val="center"/>
          </w:tcPr>
          <w:p w14:paraId="2EC332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显式建模</w:t>
            </w:r>
          </w:p>
        </w:tc>
        <w:tc>
          <w:tcPr>
            <w:tcW w:w="2736" w:type="dxa"/>
            <w:tcBorders>
              <w:top w:val="nil"/>
              <w:left w:val="nil"/>
              <w:bottom w:val="nil"/>
              <w:right w:val="nil"/>
            </w:tcBorders>
            <w:vAlign w:val="center"/>
          </w:tcPr>
          <w:p w14:paraId="59C8AC1B">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王靖</w:t>
            </w:r>
            <w:r>
              <w:rPr>
                <w:rFonts w:ascii="Times New Roman" w:hAnsi="Times New Roman"/>
                <w:sz w:val="21"/>
                <w:szCs w:val="21"/>
                <w:vertAlign w:val="superscript"/>
              </w:rPr>
              <w:t>[37]</w:t>
            </w:r>
            <w:r>
              <w:rPr>
                <w:rFonts w:hint="eastAsia" w:ascii="Times New Roman" w:hAnsi="Times New Roman"/>
                <w:sz w:val="21"/>
                <w:szCs w:val="21"/>
              </w:rPr>
              <w:t>、</w:t>
            </w:r>
            <w:r>
              <w:rPr>
                <w:rFonts w:ascii="Times New Roman" w:hAnsi="Times New Roman"/>
                <w:sz w:val="21"/>
                <w:szCs w:val="21"/>
              </w:rPr>
              <w:t>WELLMANN</w:t>
            </w:r>
            <w:r>
              <w:rPr>
                <w:rFonts w:hint="eastAsia" w:ascii="Times New Roman" w:hAnsi="Times New Roman"/>
                <w:sz w:val="21"/>
                <w:szCs w:val="21"/>
              </w:rPr>
              <w:t>等</w:t>
            </w:r>
            <w:r>
              <w:rPr>
                <w:rFonts w:ascii="Times New Roman" w:hAnsi="Times New Roman"/>
                <w:sz w:val="21"/>
                <w:szCs w:val="21"/>
                <w:vertAlign w:val="superscript"/>
              </w:rPr>
              <w:t>[40]</w:t>
            </w:r>
            <w:r>
              <w:rPr>
                <w:rFonts w:hint="eastAsia" w:ascii="Times New Roman" w:hAnsi="Times New Roman"/>
                <w:sz w:val="21"/>
                <w:szCs w:val="21"/>
              </w:rPr>
              <w:t>、张泽人</w:t>
            </w:r>
            <w:r>
              <w:rPr>
                <w:rFonts w:ascii="Times New Roman" w:hAnsi="Times New Roman"/>
                <w:sz w:val="21"/>
                <w:szCs w:val="21"/>
                <w:vertAlign w:val="superscript"/>
              </w:rPr>
              <w:t>[41]</w:t>
            </w:r>
          </w:p>
        </w:tc>
        <w:tc>
          <w:tcPr>
            <w:tcW w:w="1435" w:type="dxa"/>
            <w:tcBorders>
              <w:top w:val="nil"/>
              <w:left w:val="nil"/>
              <w:bottom w:val="nil"/>
              <w:right w:val="nil"/>
            </w:tcBorders>
            <w:vAlign w:val="center"/>
          </w:tcPr>
          <w:p w14:paraId="7AD9548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以钻孔分层点、露头点与剖面解释线为约束，经约束Delaunay三角剖分与布尔运算生成三维实体</w:t>
            </w:r>
          </w:p>
        </w:tc>
        <w:tc>
          <w:tcPr>
            <w:tcW w:w="1435" w:type="dxa"/>
            <w:tcBorders>
              <w:top w:val="nil"/>
              <w:left w:val="nil"/>
              <w:bottom w:val="nil"/>
              <w:right w:val="nil"/>
            </w:tcBorders>
            <w:vAlign w:val="center"/>
          </w:tcPr>
          <w:p w14:paraId="4FA44CF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界面几何表达精确，拓扑关系明确，便于人工校核</w:t>
            </w:r>
          </w:p>
        </w:tc>
        <w:tc>
          <w:tcPr>
            <w:tcW w:w="1435" w:type="dxa"/>
            <w:tcBorders>
              <w:top w:val="nil"/>
              <w:left w:val="nil"/>
              <w:bottom w:val="nil"/>
              <w:right w:val="nil"/>
            </w:tcBorders>
            <w:vAlign w:val="center"/>
          </w:tcPr>
          <w:p w14:paraId="132D398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内部属性刻画有限，依赖人工解释，新增数据常需整体重建</w:t>
            </w:r>
          </w:p>
        </w:tc>
        <w:tc>
          <w:tcPr>
            <w:tcW w:w="1435" w:type="dxa"/>
            <w:tcBorders>
              <w:top w:val="nil"/>
              <w:left w:val="nil"/>
              <w:bottom w:val="nil"/>
              <w:right w:val="nil"/>
            </w:tcBorders>
            <w:vAlign w:val="center"/>
          </w:tcPr>
          <w:p w14:paraId="28E7485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构造简单、勘察数据密集的矿区与城市地下空间</w:t>
            </w:r>
          </w:p>
        </w:tc>
      </w:tr>
      <w:tr w14:paraId="3552C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594" w:type="dxa"/>
            <w:tcBorders>
              <w:top w:val="nil"/>
              <w:left w:val="nil"/>
              <w:bottom w:val="nil"/>
              <w:right w:val="nil"/>
            </w:tcBorders>
            <w:vAlign w:val="center"/>
          </w:tcPr>
          <w:p w14:paraId="60E9AA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隐式建模</w:t>
            </w:r>
          </w:p>
        </w:tc>
        <w:tc>
          <w:tcPr>
            <w:tcW w:w="2736" w:type="dxa"/>
            <w:tcBorders>
              <w:top w:val="nil"/>
              <w:left w:val="nil"/>
              <w:bottom w:val="nil"/>
              <w:right w:val="nil"/>
            </w:tcBorders>
            <w:vAlign w:val="center"/>
          </w:tcPr>
          <w:p w14:paraId="2CB906F5">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LAJAUNIE</w:t>
            </w:r>
            <w:r>
              <w:rPr>
                <w:rFonts w:hint="eastAsia" w:ascii="Times New Roman" w:hAnsi="Times New Roman"/>
                <w:sz w:val="21"/>
                <w:szCs w:val="21"/>
              </w:rPr>
              <w:t>等</w:t>
            </w:r>
            <w:r>
              <w:rPr>
                <w:rFonts w:ascii="Times New Roman" w:hAnsi="Times New Roman"/>
                <w:sz w:val="21"/>
                <w:szCs w:val="21"/>
                <w:vertAlign w:val="superscript"/>
              </w:rPr>
              <w:t>[42]</w:t>
            </w:r>
            <w:r>
              <w:rPr>
                <w:rFonts w:hint="eastAsia" w:ascii="Times New Roman" w:hAnsi="Times New Roman"/>
                <w:sz w:val="21"/>
                <w:szCs w:val="21"/>
              </w:rPr>
              <w:t>、</w:t>
            </w:r>
            <w:r>
              <w:rPr>
                <w:rFonts w:ascii="Times New Roman" w:hAnsi="Times New Roman"/>
                <w:sz w:val="21"/>
                <w:szCs w:val="21"/>
              </w:rPr>
              <w:t>CALCAGNO</w:t>
            </w:r>
            <w:r>
              <w:rPr>
                <w:rFonts w:hint="eastAsia" w:ascii="Times New Roman" w:hAnsi="Times New Roman"/>
                <w:sz w:val="21"/>
                <w:szCs w:val="21"/>
              </w:rPr>
              <w:t>等</w:t>
            </w:r>
            <w:r>
              <w:rPr>
                <w:rFonts w:ascii="Times New Roman" w:hAnsi="Times New Roman"/>
                <w:sz w:val="21"/>
                <w:szCs w:val="21"/>
                <w:vertAlign w:val="superscript"/>
              </w:rPr>
              <w:t>[43]</w:t>
            </w:r>
            <w:r>
              <w:rPr>
                <w:rFonts w:hint="eastAsia" w:ascii="Times New Roman" w:hAnsi="Times New Roman"/>
                <w:sz w:val="21"/>
                <w:szCs w:val="21"/>
              </w:rPr>
              <w:t>、</w:t>
            </w:r>
            <w:r>
              <w:rPr>
                <w:rFonts w:ascii="Times New Roman" w:hAnsi="Times New Roman"/>
                <w:sz w:val="21"/>
                <w:szCs w:val="21"/>
              </w:rPr>
              <w:t>HILLIER</w:t>
            </w:r>
            <w:r>
              <w:rPr>
                <w:rFonts w:hint="eastAsia" w:ascii="Times New Roman" w:hAnsi="Times New Roman"/>
                <w:sz w:val="21"/>
                <w:szCs w:val="21"/>
              </w:rPr>
              <w:t>等</w:t>
            </w:r>
            <w:r>
              <w:rPr>
                <w:rFonts w:ascii="Times New Roman" w:hAnsi="Times New Roman"/>
                <w:sz w:val="21"/>
                <w:szCs w:val="21"/>
                <w:vertAlign w:val="superscript"/>
              </w:rPr>
              <w:t>[51]</w:t>
            </w:r>
          </w:p>
        </w:tc>
        <w:tc>
          <w:tcPr>
            <w:tcW w:w="1435" w:type="dxa"/>
            <w:tcBorders>
              <w:top w:val="nil"/>
              <w:left w:val="nil"/>
              <w:bottom w:val="nil"/>
              <w:right w:val="nil"/>
            </w:tcBorders>
            <w:vAlign w:val="center"/>
          </w:tcPr>
          <w:p w14:paraId="49F96BE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将地质界面定义为连续三维标量场的等值面，转化为带约束空间插值问题</w:t>
            </w:r>
          </w:p>
        </w:tc>
        <w:tc>
          <w:tcPr>
            <w:tcW w:w="1435" w:type="dxa"/>
            <w:tcBorders>
              <w:top w:val="nil"/>
              <w:left w:val="nil"/>
              <w:bottom w:val="nil"/>
              <w:right w:val="nil"/>
            </w:tcBorders>
            <w:vAlign w:val="center"/>
          </w:tcPr>
          <w:p w14:paraId="5C242CD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自动化程度高，模型更新便捷，可自然外推稀疏区域</w:t>
            </w:r>
          </w:p>
        </w:tc>
        <w:tc>
          <w:tcPr>
            <w:tcW w:w="1435" w:type="dxa"/>
            <w:tcBorders>
              <w:top w:val="nil"/>
              <w:left w:val="nil"/>
              <w:bottom w:val="nil"/>
              <w:right w:val="nil"/>
            </w:tcBorders>
            <w:vAlign w:val="center"/>
          </w:tcPr>
          <w:p w14:paraId="45DAC2D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对地层序列设定敏感，局部细节受约束密度制约</w:t>
            </w:r>
          </w:p>
        </w:tc>
        <w:tc>
          <w:tcPr>
            <w:tcW w:w="1435" w:type="dxa"/>
            <w:tcBorders>
              <w:top w:val="nil"/>
              <w:left w:val="nil"/>
              <w:bottom w:val="nil"/>
              <w:right w:val="nil"/>
            </w:tcBorders>
            <w:vAlign w:val="center"/>
          </w:tcPr>
          <w:p w14:paraId="02DB78D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钻孔稀疏、需快速更新与不确定性量化的工程场地</w:t>
            </w:r>
          </w:p>
        </w:tc>
      </w:tr>
      <w:tr w14:paraId="1FD77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594" w:type="dxa"/>
            <w:tcBorders>
              <w:top w:val="nil"/>
              <w:left w:val="nil"/>
              <w:bottom w:val="single" w:color="000000" w:sz="12" w:space="0"/>
              <w:right w:val="nil"/>
            </w:tcBorders>
            <w:vAlign w:val="center"/>
          </w:tcPr>
          <w:p w14:paraId="737DA8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混合建模</w:t>
            </w:r>
          </w:p>
        </w:tc>
        <w:tc>
          <w:tcPr>
            <w:tcW w:w="2736" w:type="dxa"/>
            <w:tcBorders>
              <w:top w:val="nil"/>
              <w:left w:val="nil"/>
              <w:bottom w:val="single" w:color="000000" w:sz="12" w:space="0"/>
              <w:right w:val="nil"/>
            </w:tcBorders>
            <w:vAlign w:val="center"/>
          </w:tcPr>
          <w:p w14:paraId="0DEB5741">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刘智勇</w:t>
            </w:r>
            <w:r>
              <w:rPr>
                <w:rFonts w:ascii="Times New Roman" w:hAnsi="Times New Roman"/>
                <w:sz w:val="21"/>
                <w:szCs w:val="21"/>
                <w:vertAlign w:val="superscript"/>
                <w:lang w:eastAsia="zh-CN"/>
              </w:rPr>
              <w:t>[38]</w:t>
            </w:r>
            <w:r>
              <w:rPr>
                <w:rFonts w:hint="eastAsia" w:ascii="Times New Roman" w:hAnsi="Times New Roman"/>
                <w:sz w:val="21"/>
                <w:szCs w:val="21"/>
                <w:lang w:eastAsia="zh-CN"/>
              </w:rPr>
              <w:t>、</w:t>
            </w:r>
            <w:r>
              <w:rPr>
                <w:rFonts w:ascii="Times New Roman" w:hAnsi="Times New Roman"/>
                <w:sz w:val="21"/>
                <w:szCs w:val="21"/>
                <w:lang w:eastAsia="zh-CN"/>
              </w:rPr>
              <w:t>GUO</w:t>
            </w:r>
            <w:r>
              <w:rPr>
                <w:rFonts w:hint="eastAsia" w:ascii="Times New Roman" w:hAnsi="Times New Roman"/>
                <w:sz w:val="21"/>
                <w:szCs w:val="21"/>
                <w:lang w:eastAsia="zh-CN"/>
              </w:rPr>
              <w:t>等</w:t>
            </w:r>
            <w:r>
              <w:rPr>
                <w:rFonts w:ascii="Times New Roman" w:hAnsi="Times New Roman"/>
                <w:sz w:val="21"/>
                <w:szCs w:val="21"/>
                <w:vertAlign w:val="superscript"/>
                <w:lang w:eastAsia="zh-CN"/>
              </w:rPr>
              <w:t>[39]</w:t>
            </w:r>
            <w:r>
              <w:rPr>
                <w:rFonts w:hint="eastAsia" w:ascii="Times New Roman" w:hAnsi="Times New Roman"/>
                <w:sz w:val="21"/>
                <w:szCs w:val="21"/>
                <w:lang w:eastAsia="zh-CN"/>
              </w:rPr>
              <w:t>、钟德云等</w:t>
            </w:r>
            <w:r>
              <w:rPr>
                <w:rFonts w:ascii="Times New Roman" w:hAnsi="Times New Roman"/>
                <w:sz w:val="21"/>
                <w:szCs w:val="21"/>
                <w:vertAlign w:val="superscript"/>
                <w:lang w:eastAsia="zh-CN"/>
              </w:rPr>
              <w:t>[52]</w:t>
            </w:r>
          </w:p>
        </w:tc>
        <w:tc>
          <w:tcPr>
            <w:tcW w:w="1435" w:type="dxa"/>
            <w:tcBorders>
              <w:top w:val="nil"/>
              <w:left w:val="nil"/>
              <w:bottom w:val="single" w:color="000000" w:sz="12" w:space="0"/>
              <w:right w:val="nil"/>
            </w:tcBorders>
            <w:vAlign w:val="center"/>
          </w:tcPr>
          <w:p w14:paraId="09581BA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以隐式标量场构建主体格架，局部嵌入显式解释界面</w:t>
            </w:r>
          </w:p>
        </w:tc>
        <w:tc>
          <w:tcPr>
            <w:tcW w:w="1435" w:type="dxa"/>
            <w:tcBorders>
              <w:top w:val="nil"/>
              <w:left w:val="nil"/>
              <w:bottom w:val="single" w:color="000000" w:sz="12" w:space="0"/>
              <w:right w:val="nil"/>
            </w:tcBorders>
            <w:vAlign w:val="center"/>
          </w:tcPr>
          <w:p w14:paraId="08FB70F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兼顾自动化效率与地质合理性</w:t>
            </w:r>
          </w:p>
        </w:tc>
        <w:tc>
          <w:tcPr>
            <w:tcW w:w="1435" w:type="dxa"/>
            <w:tcBorders>
              <w:top w:val="nil"/>
              <w:left w:val="nil"/>
              <w:bottom w:val="single" w:color="000000" w:sz="12" w:space="0"/>
              <w:right w:val="nil"/>
            </w:tcBorders>
            <w:vAlign w:val="center"/>
          </w:tcPr>
          <w:p w14:paraId="5088BA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两类数据结构融合复杂，实现门槛较高</w:t>
            </w:r>
          </w:p>
        </w:tc>
        <w:tc>
          <w:tcPr>
            <w:tcW w:w="1435" w:type="dxa"/>
            <w:tcBorders>
              <w:top w:val="nil"/>
              <w:left w:val="nil"/>
              <w:bottom w:val="single" w:color="000000" w:sz="12" w:space="0"/>
              <w:right w:val="nil"/>
            </w:tcBorders>
            <w:vAlign w:val="center"/>
          </w:tcPr>
          <w:p w14:paraId="3157E62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构造复杂、局部需人工干预的地质体</w:t>
            </w:r>
          </w:p>
        </w:tc>
      </w:tr>
    </w:tbl>
    <w:p w14:paraId="238268BE">
      <w:pPr>
        <w:spacing w:after="0" w:line="360" w:lineRule="auto"/>
        <w:rPr>
          <w:lang w:eastAsia="zh-CN"/>
        </w:rPr>
      </w:pPr>
      <w:r>
        <w:rPr>
          <w:rFonts w:ascii="Times New Roman" w:hAnsi="Times New Roman" w:cs="Times New Roman"/>
          <w:lang w:eastAsia="zh-CN"/>
        </w:rPr>
        <w:t>由表1-1可见，隐式建模在自动化程度、模型更新效率与不确定性表达方面较显式建模具有明显优势，更适合钻孔稀疏且需随勘察进展动态更新的堤防场景，但其在局部细节刻画上仍受插值方法与约束数据密度的制约。就地质模型向数值计算模型的转化而言，已有研究主要沿格式转换、网格重剖分与属性映射三条技术路线推进。Watson等（2015）</w:t>
      </w:r>
      <w:r>
        <w:rPr>
          <w:rFonts w:ascii="Times New Roman" w:hAnsi="Times New Roman" w:cs="Times New Roman"/>
          <w:vertAlign w:val="superscript"/>
          <w:lang w:eastAsia="zh-CN"/>
        </w:rPr>
        <w:t>[26]</w:t>
      </w:r>
      <w:r>
        <w:rPr>
          <w:rFonts w:ascii="Times New Roman" w:hAnsi="Times New Roman" w:cs="Times New Roman"/>
          <w:lang w:eastAsia="zh-CN"/>
        </w:rPr>
        <w:t>提出由不规则三角网向参数化三维体网格的转换工具，改善了地质框架模型向过程模型传递结构信息的能力，但层内非均质性表达依然有限；Yang和Huang（2026）</w:t>
      </w:r>
      <w:r>
        <w:rPr>
          <w:rFonts w:ascii="Times New Roman" w:hAnsi="Times New Roman" w:cs="Times New Roman"/>
          <w:vertAlign w:val="superscript"/>
          <w:lang w:eastAsia="zh-CN"/>
        </w:rPr>
        <w:t>[70]</w:t>
      </w:r>
      <w:r>
        <w:rPr>
          <w:rFonts w:ascii="Times New Roman" w:hAnsi="Times New Roman" w:cs="Times New Roman"/>
          <w:lang w:eastAsia="zh-CN"/>
        </w:rPr>
        <w:t>将GemPy与MODFLOW-CFPv2耦合用于岩溶区地下水交换量评估，姚翔川等</w:t>
      </w:r>
      <w:r>
        <w:rPr>
          <w:rFonts w:ascii="Times New Roman" w:hAnsi="Times New Roman" w:cs="Times New Roman"/>
          <w:vertAlign w:val="superscript"/>
          <w:lang w:eastAsia="zh-CN"/>
        </w:rPr>
        <w:t>[27]</w:t>
      </w:r>
      <w:r>
        <w:rPr>
          <w:rFonts w:ascii="Times New Roman" w:hAnsi="Times New Roman" w:cs="Times New Roman"/>
          <w:lang w:eastAsia="zh-CN"/>
        </w:rPr>
        <w:t>基于Revit与Dynamo实现了工程模型向数值计算文件的自动转化，李运兴</w:t>
      </w:r>
      <w:r>
        <w:rPr>
          <w:rFonts w:ascii="Times New Roman" w:hAnsi="Times New Roman" w:cs="Times New Roman"/>
          <w:vertAlign w:val="superscript"/>
          <w:lang w:eastAsia="zh-CN"/>
        </w:rPr>
        <w:t>[71]</w:t>
      </w:r>
      <w:r>
        <w:rPr>
          <w:rFonts w:ascii="Times New Roman" w:hAnsi="Times New Roman" w:cs="Times New Roman"/>
          <w:lang w:eastAsia="zh-CN"/>
        </w:rPr>
        <w:t>、杨丽娟</w:t>
      </w:r>
      <w:r>
        <w:rPr>
          <w:rFonts w:ascii="Times New Roman" w:hAnsi="Times New Roman" w:cs="Times New Roman"/>
          <w:vertAlign w:val="superscript"/>
          <w:lang w:eastAsia="zh-CN"/>
        </w:rPr>
        <w:t>[72]</w:t>
      </w:r>
      <w:r>
        <w:rPr>
          <w:rFonts w:ascii="Times New Roman" w:hAnsi="Times New Roman" w:cs="Times New Roman"/>
          <w:lang w:eastAsia="zh-CN"/>
        </w:rPr>
        <w:t>分别就分布式空间索引算法与海量三维点云空间索引开展了深入研究，为大规模属性无损映射提供了算法基础。综合来看，该方向仍存在以下三方面不足：一是堤防钻孔沿堤线稀疏且呈线性布设，地层连续性约束严重不足，现有方法对地层尖灭、透镜体与薄夹层等控制渗流路径的局部结构刻画精度有限</w:t>
      </w:r>
      <w:r>
        <w:rPr>
          <w:rFonts w:ascii="Times New Roman" w:hAnsi="Times New Roman" w:cs="Times New Roman"/>
          <w:vertAlign w:val="superscript"/>
          <w:lang w:eastAsia="zh-CN"/>
        </w:rPr>
        <w:t>[9,25]</w:t>
      </w:r>
      <w:r>
        <w:rPr>
          <w:rFonts w:ascii="Times New Roman" w:hAnsi="Times New Roman" w:cs="Times New Roman"/>
          <w:lang w:eastAsia="zh-CN"/>
        </w:rPr>
        <w:t>；二是地质模型与渗流数值模型之间缺少自动化、无损的属性到网格映射通道，现有工作流依赖人工格式转换与经验赋值，易产生映射丢失与参数失真，建模与计算过程割裂且不可追溯</w:t>
      </w:r>
      <w:r>
        <w:rPr>
          <w:rFonts w:ascii="Times New Roman" w:hAnsi="Times New Roman" w:cs="Times New Roman"/>
          <w:vertAlign w:val="superscript"/>
          <w:lang w:eastAsia="zh-CN"/>
        </w:rPr>
        <w:t>[21,69]</w:t>
      </w:r>
      <w:r>
        <w:rPr>
          <w:rFonts w:ascii="Times New Roman" w:hAnsi="Times New Roman" w:cs="Times New Roman"/>
          <w:lang w:eastAsia="zh-CN"/>
        </w:rPr>
        <w:t>；三是建模成果多用于静态展示，渗透系数、给水度等水力属性多按地层单元均一赋值，无法刻画堤身填土与堤基的非均质性与各向异性，地质模型的工程计算价值未被充分释放</w:t>
      </w:r>
      <w:r>
        <w:rPr>
          <w:rFonts w:ascii="Times New Roman" w:hAnsi="Times New Roman" w:cs="Times New Roman"/>
          <w:vertAlign w:val="superscript"/>
          <w:lang w:eastAsia="zh-CN"/>
        </w:rPr>
        <w:t>[26,68,73]</w:t>
      </w:r>
      <w:r>
        <w:rPr>
          <w:rFonts w:ascii="Times New Roman" w:hAnsi="Times New Roman" w:cs="Times New Roman"/>
          <w:lang w:eastAsia="zh-CN"/>
        </w:rPr>
        <w:t>。</w:t>
      </w:r>
    </w:p>
    <w:p w14:paraId="2C96A8D6">
      <w:pPr>
        <w:pStyle w:val="5"/>
      </w:pPr>
      <w:r>
        <w:rPr>
          <w:rFonts w:ascii="Times New Roman" w:hAnsi="Times New Roman"/>
        </w:rPr>
        <w:t xml:space="preserve">1.2.2 </w:t>
      </w:r>
      <w:r>
        <w:t>堤防渗流数值模拟方法研究进展</w:t>
      </w:r>
    </w:p>
    <w:p w14:paraId="50FE7376">
      <w:pPr>
        <w:spacing w:after="0" w:line="360" w:lineRule="auto"/>
        <w:rPr>
          <w:lang w:eastAsia="zh-CN"/>
        </w:rPr>
      </w:pPr>
      <w:r>
        <w:rPr>
          <w:rFonts w:ascii="Times New Roman" w:hAnsi="Times New Roman" w:cs="Times New Roman"/>
          <w:lang w:eastAsia="zh-CN"/>
        </w:rPr>
        <w:t>渗流研究经历了由物理试验模拟向数值模拟的转变，现已形成以有限差分法、有限单元法、有限体积法与边界元法为主体的数值方法体系。有限差分法通过差分网格离散渗流区域，以节点变量差商近似导数，格式直观、实现简便；有限单元法基于变分原理将连续域的无限自由度问题转化为有限自由度问题，单元方程独立、网格划分灵活，尤其适合处理不规则边界、多材料分区与复杂渗流场，已成为水工渗流分析的主流方法</w:t>
      </w:r>
      <w:r>
        <w:rPr>
          <w:rFonts w:ascii="Times New Roman" w:hAnsi="Times New Roman" w:cs="Times New Roman"/>
          <w:vertAlign w:val="superscript"/>
          <w:lang w:eastAsia="zh-CN"/>
        </w:rPr>
        <w:t>[22,74]</w:t>
      </w:r>
      <w:r>
        <w:rPr>
          <w:rFonts w:ascii="Times New Roman" w:hAnsi="Times New Roman" w:cs="Times New Roman"/>
          <w:lang w:eastAsia="zh-CN"/>
        </w:rPr>
        <w:t>。按介质饱和度，渗流计算可分为饱和与非饱和两类，后者需以土水特征曲线与水力传导函数闭合Richards方程</w:t>
      </w:r>
      <w:r>
        <w:rPr>
          <w:rFonts w:ascii="Times New Roman" w:hAnsi="Times New Roman" w:cs="Times New Roman"/>
          <w:vertAlign w:val="superscript"/>
          <w:lang w:eastAsia="zh-CN"/>
        </w:rPr>
        <w:t>[75]</w:t>
      </w:r>
      <w:r>
        <w:rPr>
          <w:rFonts w:ascii="Times New Roman" w:hAnsi="Times New Roman" w:cs="Times New Roman"/>
          <w:lang w:eastAsia="zh-CN"/>
        </w:rPr>
        <w:t>，Brooks和Corey（1964）</w:t>
      </w:r>
      <w:r>
        <w:rPr>
          <w:rFonts w:ascii="Times New Roman" w:hAnsi="Times New Roman" w:cs="Times New Roman"/>
          <w:vertAlign w:val="superscript"/>
          <w:lang w:eastAsia="zh-CN"/>
        </w:rPr>
        <w:t>[76]</w:t>
      </w:r>
      <w:r>
        <w:rPr>
          <w:rFonts w:ascii="Times New Roman" w:hAnsi="Times New Roman" w:cs="Times New Roman"/>
          <w:lang w:eastAsia="zh-CN"/>
        </w:rPr>
        <w:t>基于孔隙尺寸分布假设提出幂函数形式的土水特征曲线模型，van Genuchten（1980）</w:t>
      </w:r>
      <w:r>
        <w:rPr>
          <w:rFonts w:ascii="Times New Roman" w:hAnsi="Times New Roman" w:cs="Times New Roman"/>
          <w:vertAlign w:val="superscript"/>
          <w:lang w:eastAsia="zh-CN"/>
        </w:rPr>
        <w:t>[77]</w:t>
      </w:r>
      <w:r>
        <w:rPr>
          <w:rFonts w:ascii="Times New Roman" w:hAnsi="Times New Roman" w:cs="Times New Roman"/>
          <w:lang w:eastAsia="zh-CN"/>
        </w:rPr>
        <w:t>提出的闭式解析模型则以参数统一描述含水率与渗透系数随基质吸力的非线性关系而成为当前主流本构，陈佩佩等</w:t>
      </w:r>
      <w:r>
        <w:rPr>
          <w:rFonts w:ascii="Times New Roman" w:hAnsi="Times New Roman" w:cs="Times New Roman"/>
          <w:vertAlign w:val="superscript"/>
          <w:lang w:eastAsia="zh-CN"/>
        </w:rPr>
        <w:t>[78]</w:t>
      </w:r>
      <w:r>
        <w:rPr>
          <w:rFonts w:ascii="Times New Roman" w:hAnsi="Times New Roman" w:cs="Times New Roman"/>
          <w:lang w:eastAsia="zh-CN"/>
        </w:rPr>
        <w:t>针对复杂入渗边界条件下的非饱和渗流过程给出了解析计算方法，韩娜等</w:t>
      </w:r>
      <w:r>
        <w:rPr>
          <w:rFonts w:ascii="Times New Roman" w:hAnsi="Times New Roman" w:cs="Times New Roman"/>
          <w:vertAlign w:val="superscript"/>
          <w:lang w:eastAsia="zh-CN"/>
        </w:rPr>
        <w:t>[79]</w:t>
      </w:r>
      <w:r>
        <w:rPr>
          <w:rFonts w:ascii="Times New Roman" w:hAnsi="Times New Roman" w:cs="Times New Roman"/>
          <w:lang w:eastAsia="zh-CN"/>
        </w:rPr>
        <w:t>建立了考虑水力边界转换的黄土非饱和渗流计算模型并进行了验证。按时态特征，可分为稳定渗流与非稳定渗流，后者需考虑土体储水效应，适用于库水位骤变、暴雨入渗等动态工况，舒缘</w:t>
      </w:r>
      <w:r>
        <w:rPr>
          <w:rFonts w:ascii="Times New Roman" w:hAnsi="Times New Roman" w:cs="Times New Roman"/>
          <w:vertAlign w:val="superscript"/>
          <w:lang w:eastAsia="zh-CN"/>
        </w:rPr>
        <w:t>[80]</w:t>
      </w:r>
      <w:r>
        <w:rPr>
          <w:rFonts w:ascii="Times New Roman" w:hAnsi="Times New Roman" w:cs="Times New Roman"/>
          <w:lang w:eastAsia="zh-CN"/>
        </w:rPr>
        <w:t>、杨相如</w:t>
      </w:r>
      <w:r>
        <w:rPr>
          <w:rFonts w:ascii="Times New Roman" w:hAnsi="Times New Roman" w:cs="Times New Roman"/>
          <w:vertAlign w:val="superscript"/>
          <w:lang w:eastAsia="zh-CN"/>
        </w:rPr>
        <w:t>[81]</w:t>
      </w:r>
      <w:r>
        <w:rPr>
          <w:rFonts w:ascii="Times New Roman" w:hAnsi="Times New Roman" w:cs="Times New Roman"/>
          <w:lang w:eastAsia="zh-CN"/>
        </w:rPr>
        <w:t>分别就库水位骤变与坡前水位骤变条件下的渗流响应开展了研究，Ali等（2025）</w:t>
      </w:r>
      <w:r>
        <w:rPr>
          <w:rFonts w:ascii="Times New Roman" w:hAnsi="Times New Roman" w:cs="Times New Roman"/>
          <w:vertAlign w:val="superscript"/>
          <w:lang w:eastAsia="zh-CN"/>
        </w:rPr>
        <w:t>[82]</w:t>
      </w:r>
      <w:r>
        <w:rPr>
          <w:rFonts w:ascii="Times New Roman" w:hAnsi="Times New Roman" w:cs="Times New Roman"/>
          <w:lang w:eastAsia="zh-CN"/>
        </w:rPr>
        <w:t>将Richards方程与极限平衡法耦合，复现了不同渗透性对比工况下堤防的失稳过程并发现高渗透性对比条件下存在毛细屏障效应。按空间维度，二维计算适用于地质条件相对简单的断面分析，三维计算则能更真实地反映复杂地质条件下的空间渗流分布特征，肖阳等</w:t>
      </w:r>
      <w:r>
        <w:rPr>
          <w:rFonts w:ascii="Times New Roman" w:hAnsi="Times New Roman" w:cs="Times New Roman"/>
          <w:vertAlign w:val="superscript"/>
          <w:lang w:eastAsia="zh-CN"/>
        </w:rPr>
        <w:t>[83]</w:t>
      </w:r>
      <w:r>
        <w:rPr>
          <w:rFonts w:ascii="Times New Roman" w:hAnsi="Times New Roman" w:cs="Times New Roman"/>
          <w:lang w:eastAsia="zh-CN"/>
        </w:rPr>
        <w:t>、张建</w:t>
      </w:r>
      <w:r>
        <w:rPr>
          <w:rFonts w:ascii="Times New Roman" w:hAnsi="Times New Roman" w:cs="Times New Roman"/>
          <w:vertAlign w:val="superscript"/>
          <w:lang w:eastAsia="zh-CN"/>
        </w:rPr>
        <w:t>[84]</w:t>
      </w:r>
      <w:r>
        <w:rPr>
          <w:rFonts w:ascii="Times New Roman" w:hAnsi="Times New Roman" w:cs="Times New Roman"/>
          <w:lang w:eastAsia="zh-CN"/>
        </w:rPr>
        <w:t>分别将三维渗流计算应用于尾矿库与面板堆石坝工程，Huang等（2026）</w:t>
      </w:r>
      <w:r>
        <w:rPr>
          <w:rFonts w:ascii="Times New Roman" w:hAnsi="Times New Roman" w:cs="Times New Roman"/>
          <w:vertAlign w:val="superscript"/>
          <w:lang w:eastAsia="zh-CN"/>
        </w:rPr>
        <w:t>[85]</w:t>
      </w:r>
      <w:r>
        <w:rPr>
          <w:rFonts w:ascii="Times New Roman" w:hAnsi="Times New Roman" w:cs="Times New Roman"/>
          <w:lang w:eastAsia="zh-CN"/>
        </w:rPr>
        <w:t>提出缩放边界有限元结合修正Picard迭代的半解析降维方法，在三维非饱和瞬态渗流中大幅减少自由度并能捕捉非均质介质中的流动折射现象。</w:t>
      </w:r>
    </w:p>
    <w:p w14:paraId="0717EA8E">
      <w:pPr>
        <w:spacing w:after="0" w:line="360" w:lineRule="auto"/>
        <w:rPr>
          <w:lang w:eastAsia="zh-CN"/>
        </w:rPr>
      </w:pPr>
      <w:r>
        <w:rPr>
          <w:rFonts w:ascii="Times New Roman" w:hAnsi="Times New Roman" w:cs="Times New Roman"/>
          <w:lang w:eastAsia="zh-CN"/>
        </w:rPr>
        <w:t>无压渗流自由面（浸润线）的求解是堤防渗流分析的核心难点，其关键在于自由面位置事前未知而需迭代确定。早期移动网格法需依据前次迭代结果重新剖分网格，反复剖分易致单元畸形、收敛困难，此后固定网格法成为主流并分化为两条路线：一是</w:t>
      </w:r>
      <w:r>
        <w:rPr>
          <w:rFonts w:hint="eastAsia" w:ascii="Times New Roman" w:hAnsi="Times New Roman" w:cs="Times New Roman"/>
          <w:lang w:eastAsia="zh-CN"/>
        </w:rPr>
        <w:t>“</w:t>
      </w:r>
      <w:r>
        <w:rPr>
          <w:rFonts w:ascii="Times New Roman" w:hAnsi="Times New Roman" w:cs="Times New Roman"/>
          <w:lang w:eastAsia="zh-CN"/>
        </w:rPr>
        <w:t>直观类</w:t>
      </w:r>
      <w:r>
        <w:rPr>
          <w:rFonts w:hint="eastAsia" w:ascii="Times New Roman" w:hAnsi="Times New Roman" w:cs="Times New Roman"/>
          <w:lang w:eastAsia="zh-CN"/>
        </w:rPr>
        <w:t>”</w:t>
      </w:r>
      <w:r>
        <w:rPr>
          <w:rFonts w:ascii="Times New Roman" w:hAnsi="Times New Roman" w:cs="Times New Roman"/>
          <w:lang w:eastAsia="zh-CN"/>
        </w:rPr>
        <w:t>方法，包括初流量法、剩余流量法与调整渗透系数法，速宝玉等</w:t>
      </w:r>
      <w:r>
        <w:rPr>
          <w:rFonts w:ascii="Times New Roman" w:hAnsi="Times New Roman" w:cs="Times New Roman"/>
          <w:vertAlign w:val="superscript"/>
          <w:lang w:eastAsia="zh-CN"/>
        </w:rPr>
        <w:t>[86]</w:t>
      </w:r>
      <w:r>
        <w:rPr>
          <w:rFonts w:ascii="Times New Roman" w:hAnsi="Times New Roman" w:cs="Times New Roman"/>
          <w:lang w:eastAsia="zh-CN"/>
        </w:rPr>
        <w:t>提出的截止负压法以压力场为未知量、采用罚函数有限元在固定网格上迭代确定自由面，可处理任意边界与非均质各向异性渗流；二是</w:t>
      </w:r>
      <w:r>
        <w:rPr>
          <w:rFonts w:hint="eastAsia" w:ascii="Times New Roman" w:hAnsi="Times New Roman" w:cs="Times New Roman"/>
          <w:lang w:eastAsia="zh-CN"/>
        </w:rPr>
        <w:t>“</w:t>
      </w:r>
      <w:r>
        <w:rPr>
          <w:rFonts w:ascii="Times New Roman" w:hAnsi="Times New Roman" w:cs="Times New Roman"/>
          <w:lang w:eastAsia="zh-CN"/>
        </w:rPr>
        <w:t>变分不等式类</w:t>
      </w:r>
      <w:r>
        <w:rPr>
          <w:rFonts w:hint="eastAsia" w:ascii="Times New Roman" w:hAnsi="Times New Roman" w:cs="Times New Roman"/>
          <w:lang w:eastAsia="zh-CN"/>
        </w:rPr>
        <w:t>”</w:t>
      </w:r>
      <w:r>
        <w:rPr>
          <w:rFonts w:ascii="Times New Roman" w:hAnsi="Times New Roman" w:cs="Times New Roman"/>
          <w:lang w:eastAsia="zh-CN"/>
        </w:rPr>
        <w:t>方法，郑宏等</w:t>
      </w:r>
      <w:r>
        <w:rPr>
          <w:rFonts w:ascii="Times New Roman" w:hAnsi="Times New Roman" w:cs="Times New Roman"/>
          <w:vertAlign w:val="superscript"/>
          <w:lang w:eastAsia="zh-CN"/>
        </w:rPr>
        <w:t>[87]</w:t>
      </w:r>
      <w:r>
        <w:rPr>
          <w:rFonts w:ascii="Times New Roman" w:hAnsi="Times New Roman" w:cs="Times New Roman"/>
          <w:lang w:eastAsia="zh-CN"/>
        </w:rPr>
        <w:t>将潜在出渗面提为Signorini型互补条件，从数学上消除出渗点奇异性并克服传统方法对网格的依赖，Chen等（2008）</w:t>
      </w:r>
      <w:r>
        <w:rPr>
          <w:rFonts w:ascii="Times New Roman" w:hAnsi="Times New Roman" w:cs="Times New Roman"/>
          <w:vertAlign w:val="superscript"/>
          <w:lang w:eastAsia="zh-CN"/>
        </w:rPr>
        <w:t>[88]</w:t>
      </w:r>
      <w:r>
        <w:rPr>
          <w:rFonts w:ascii="Times New Roman" w:hAnsi="Times New Roman" w:cs="Times New Roman"/>
          <w:lang w:eastAsia="zh-CN"/>
        </w:rPr>
        <w:t>引入子结构技术与自适应松弛罚Heaviside函数实现复杂密集排水系统条件下渗流场的稳定求解，陈益峰等</w:t>
      </w:r>
      <w:r>
        <w:rPr>
          <w:rFonts w:ascii="Times New Roman" w:hAnsi="Times New Roman" w:cs="Times New Roman"/>
          <w:vertAlign w:val="superscript"/>
          <w:lang w:eastAsia="zh-CN"/>
        </w:rPr>
        <w:t>[22]</w:t>
      </w:r>
      <w:r>
        <w:rPr>
          <w:rFonts w:ascii="Times New Roman" w:hAnsi="Times New Roman" w:cs="Times New Roman"/>
          <w:lang w:eastAsia="zh-CN"/>
        </w:rPr>
        <w:t>针对含复杂渗控结构的渗流问题提出SVA数值模拟方法，Jiang等（2014）</w:t>
      </w:r>
      <w:r>
        <w:rPr>
          <w:rFonts w:ascii="Times New Roman" w:hAnsi="Times New Roman" w:cs="Times New Roman"/>
          <w:vertAlign w:val="superscript"/>
          <w:lang w:eastAsia="zh-CN"/>
        </w:rPr>
        <w:t>[89]</w:t>
      </w:r>
      <w:r>
        <w:rPr>
          <w:rFonts w:ascii="Times New Roman" w:hAnsi="Times New Roman" w:cs="Times New Roman"/>
          <w:lang w:eastAsia="zh-CN"/>
        </w:rPr>
        <w:t>则针对裂隙网络建立了瞬态自由面的抛物线变分不等式方法。在软件工具方面，GeoStudio、FLAC3D、ABAQUS、COMSOL、MODFLOW等平台已形成成熟功能体系，广泛服务于土石坝、堤防、基坑、边坡与隧洞工程的渗流及渗流—稳定耦合分析</w:t>
      </w:r>
      <w:r>
        <w:rPr>
          <w:rFonts w:ascii="Times New Roman" w:hAnsi="Times New Roman" w:cs="Times New Roman"/>
          <w:vertAlign w:val="superscript"/>
          <w:lang w:eastAsia="zh-CN"/>
        </w:rPr>
        <w:t>[90-93]</w:t>
      </w:r>
      <w:r>
        <w:rPr>
          <w:rFonts w:ascii="Times New Roman" w:hAnsi="Times New Roman" w:cs="Times New Roman"/>
          <w:lang w:eastAsia="zh-CN"/>
        </w:rPr>
        <w:t>，Yi等（2007）</w:t>
      </w:r>
      <w:r>
        <w:rPr>
          <w:rFonts w:ascii="Times New Roman" w:hAnsi="Times New Roman" w:cs="Times New Roman"/>
          <w:vertAlign w:val="superscript"/>
          <w:lang w:eastAsia="zh-CN"/>
        </w:rPr>
        <w:t>[94]</w:t>
      </w:r>
      <w:r>
        <w:rPr>
          <w:rFonts w:ascii="Times New Roman" w:hAnsi="Times New Roman" w:cs="Times New Roman"/>
          <w:lang w:eastAsia="zh-CN"/>
        </w:rPr>
        <w:t>以MODFLOW对荆江大堤管涌危险区开展二维地下水渗流模拟，指出减压井与降低人工填土渗透系数是控制管涌的有效措施，Jiang等（2024）</w:t>
      </w:r>
      <w:r>
        <w:rPr>
          <w:rFonts w:ascii="Times New Roman" w:hAnsi="Times New Roman" w:cs="Times New Roman"/>
          <w:vertAlign w:val="superscript"/>
          <w:lang w:eastAsia="zh-CN"/>
        </w:rPr>
        <w:t>[95]</w:t>
      </w:r>
      <w:r>
        <w:rPr>
          <w:rFonts w:ascii="Times New Roman" w:hAnsi="Times New Roman" w:cs="Times New Roman"/>
          <w:lang w:eastAsia="zh-CN"/>
        </w:rPr>
        <w:t>基于COMSOL分析了截渗墙高度对堤防地下水位与防渗效果的影响并发现存在临界墙高，Belew等（2022）</w:t>
      </w:r>
      <w:r>
        <w:rPr>
          <w:rFonts w:ascii="Times New Roman" w:hAnsi="Times New Roman" w:cs="Times New Roman"/>
          <w:vertAlign w:val="superscript"/>
          <w:lang w:eastAsia="zh-CN"/>
        </w:rPr>
        <w:t>[93]</w:t>
      </w:r>
      <w:r>
        <w:rPr>
          <w:rFonts w:ascii="Times New Roman" w:hAnsi="Times New Roman" w:cs="Times New Roman"/>
          <w:lang w:eastAsia="zh-CN"/>
        </w:rPr>
        <w:t>以同一工程对比GeoStudio与PLAXIS的渗流量、浸润线与安全系数，发现两者结果差异显著且后者偏于保守。在渗流安全监控模型方面，吴中如等</w:t>
      </w:r>
      <w:r>
        <w:rPr>
          <w:rFonts w:ascii="Times New Roman" w:hAnsi="Times New Roman" w:cs="Times New Roman"/>
          <w:vertAlign w:val="superscript"/>
          <w:lang w:eastAsia="zh-CN"/>
        </w:rPr>
        <w:t>[96]</w:t>
      </w:r>
      <w:r>
        <w:rPr>
          <w:rFonts w:ascii="Times New Roman" w:hAnsi="Times New Roman" w:cs="Times New Roman"/>
          <w:lang w:eastAsia="zh-CN"/>
        </w:rPr>
        <w:t>将土石坝渗流观测量分解为水压、降雨、温度与时效分量建立监控统计模型，庞琼等</w:t>
      </w:r>
      <w:r>
        <w:rPr>
          <w:rFonts w:ascii="Times New Roman" w:hAnsi="Times New Roman" w:cs="Times New Roman"/>
          <w:vertAlign w:val="superscript"/>
          <w:lang w:eastAsia="zh-CN"/>
        </w:rPr>
        <w:t>[97]</w:t>
      </w:r>
      <w:r>
        <w:rPr>
          <w:rFonts w:ascii="Times New Roman" w:hAnsi="Times New Roman" w:cs="Times New Roman"/>
          <w:lang w:eastAsia="zh-CN"/>
        </w:rPr>
        <w:t>引入滞后效应函数刻画环境量滞后影响，冯春燕等</w:t>
      </w:r>
      <w:r>
        <w:rPr>
          <w:rFonts w:ascii="Times New Roman" w:hAnsi="Times New Roman" w:cs="Times New Roman"/>
          <w:vertAlign w:val="superscript"/>
          <w:lang w:eastAsia="zh-CN"/>
        </w:rPr>
        <w:t>[98]</w:t>
      </w:r>
      <w:r>
        <w:rPr>
          <w:rFonts w:ascii="Times New Roman" w:hAnsi="Times New Roman" w:cs="Times New Roman"/>
          <w:lang w:eastAsia="zh-CN"/>
        </w:rPr>
        <w:t>将卡尔曼滤波引入土石坝渗流安全监控，提升了模型对观测噪声的鲁棒性与实时适应能力。</w:t>
      </w:r>
    </w:p>
    <w:p w14:paraId="5BF78CBB">
      <w:pPr>
        <w:spacing w:after="0" w:line="360" w:lineRule="auto"/>
        <w:rPr>
          <w:lang w:eastAsia="zh-CN"/>
        </w:rPr>
      </w:pPr>
      <w:r>
        <w:rPr>
          <w:rFonts w:ascii="Times New Roman" w:hAnsi="Times New Roman" w:cs="Times New Roman"/>
          <w:lang w:eastAsia="zh-CN"/>
        </w:rPr>
        <w:t>渗流安全分析的终极目标并非获得渗流场本身，而是判明渗流作用下的工程安全性，这推动了渗流与侵蚀、变形、稳定的耦合研究。在渗流应力耦合方面，Li和Desai（1983）</w:t>
      </w:r>
      <w:r>
        <w:rPr>
          <w:rFonts w:ascii="Times New Roman" w:hAnsi="Times New Roman" w:cs="Times New Roman"/>
          <w:vertAlign w:val="superscript"/>
          <w:lang w:eastAsia="zh-CN"/>
        </w:rPr>
        <w:t>[99]</w:t>
      </w:r>
      <w:r>
        <w:rPr>
          <w:rFonts w:ascii="Times New Roman" w:hAnsi="Times New Roman" w:cs="Times New Roman"/>
          <w:lang w:eastAsia="zh-CN"/>
        </w:rPr>
        <w:t>较早提出以残差流法在同一网格上顺序求解应力、渗流与稳定问题的统一有限元框架，Sainov和Boldin（2025）</w:t>
      </w:r>
      <w:r>
        <w:rPr>
          <w:rFonts w:ascii="Times New Roman" w:hAnsi="Times New Roman" w:cs="Times New Roman"/>
          <w:vertAlign w:val="superscript"/>
          <w:lang w:eastAsia="zh-CN"/>
        </w:rPr>
        <w:t>[100]</w:t>
      </w:r>
      <w:r>
        <w:rPr>
          <w:rFonts w:ascii="Times New Roman" w:hAnsi="Times New Roman" w:cs="Times New Roman"/>
          <w:lang w:eastAsia="zh-CN"/>
        </w:rPr>
        <w:t>系统对比了不同心墙透水性条件下的荷载施加方式，郭海庆等</w:t>
      </w:r>
      <w:r>
        <w:rPr>
          <w:rFonts w:ascii="Times New Roman" w:hAnsi="Times New Roman" w:cs="Times New Roman"/>
          <w:vertAlign w:val="superscript"/>
          <w:lang w:eastAsia="zh-CN"/>
        </w:rPr>
        <w:t>[101]</w:t>
      </w:r>
      <w:r>
        <w:rPr>
          <w:rFonts w:ascii="Times New Roman" w:hAnsi="Times New Roman" w:cs="Times New Roman"/>
          <w:lang w:eastAsia="zh-CN"/>
        </w:rPr>
        <w:t>、刘文岗等</w:t>
      </w:r>
      <w:r>
        <w:rPr>
          <w:rFonts w:ascii="Times New Roman" w:hAnsi="Times New Roman" w:cs="Times New Roman"/>
          <w:vertAlign w:val="superscript"/>
          <w:lang w:eastAsia="zh-CN"/>
        </w:rPr>
        <w:t>[102]</w:t>
      </w:r>
      <w:r>
        <w:rPr>
          <w:rFonts w:ascii="Times New Roman" w:hAnsi="Times New Roman" w:cs="Times New Roman"/>
          <w:lang w:eastAsia="zh-CN"/>
        </w:rPr>
        <w:t>、何定秋等</w:t>
      </w:r>
      <w:r>
        <w:rPr>
          <w:rFonts w:ascii="Times New Roman" w:hAnsi="Times New Roman" w:cs="Times New Roman"/>
          <w:vertAlign w:val="superscript"/>
          <w:lang w:eastAsia="zh-CN"/>
        </w:rPr>
        <w:t>[103]</w:t>
      </w:r>
      <w:r>
        <w:rPr>
          <w:rFonts w:ascii="Times New Roman" w:hAnsi="Times New Roman" w:cs="Times New Roman"/>
          <w:lang w:eastAsia="zh-CN"/>
        </w:rPr>
        <w:t>、孙文斌等</w:t>
      </w:r>
      <w:r>
        <w:rPr>
          <w:rFonts w:ascii="Times New Roman" w:hAnsi="Times New Roman" w:cs="Times New Roman"/>
          <w:vertAlign w:val="superscript"/>
          <w:lang w:eastAsia="zh-CN"/>
        </w:rPr>
        <w:t>[104]</w:t>
      </w:r>
      <w:r>
        <w:rPr>
          <w:rFonts w:ascii="Times New Roman" w:hAnsi="Times New Roman" w:cs="Times New Roman"/>
          <w:lang w:eastAsia="zh-CN"/>
        </w:rPr>
        <w:t>分别围绕边坡稳定模拟、深部开采应力渗流耦合、流固耦合覆岩渗透性与采动应力渗流耦合下的破坏带演化开展了针对性研究。在渗透破坏特别是向后侵蚀管涌的数值模拟方面，Fell等（2003）</w:t>
      </w:r>
      <w:r>
        <w:rPr>
          <w:rFonts w:ascii="Times New Roman" w:hAnsi="Times New Roman" w:cs="Times New Roman"/>
          <w:vertAlign w:val="superscript"/>
          <w:lang w:eastAsia="zh-CN"/>
        </w:rPr>
        <w:t>[6]</w:t>
      </w:r>
      <w:r>
        <w:rPr>
          <w:rFonts w:ascii="Times New Roman" w:hAnsi="Times New Roman" w:cs="Times New Roman"/>
          <w:lang w:eastAsia="zh-CN"/>
        </w:rPr>
        <w:t>揭示了从内部侵蚀启动到集中渗漏通道贯通再到宏观破坏的时间尺度特征，Wang等（2014）</w:t>
      </w:r>
      <w:r>
        <w:rPr>
          <w:rFonts w:ascii="Times New Roman" w:hAnsi="Times New Roman" w:cs="Times New Roman"/>
          <w:vertAlign w:val="superscript"/>
          <w:lang w:eastAsia="zh-CN"/>
        </w:rPr>
        <w:t>[105]</w:t>
      </w:r>
      <w:r>
        <w:rPr>
          <w:rFonts w:ascii="Times New Roman" w:hAnsi="Times New Roman" w:cs="Times New Roman"/>
          <w:lang w:eastAsia="zh-CN"/>
        </w:rPr>
        <w:t>将渗流域Darcy流与侵蚀管内湍流耦合模拟了管涌由下游向上游的回溯演进并量化了截水墙临界埋深，Robbins和Griffiths（2021）</w:t>
      </w:r>
      <w:r>
        <w:rPr>
          <w:rFonts w:ascii="Times New Roman" w:hAnsi="Times New Roman" w:cs="Times New Roman"/>
          <w:vertAlign w:val="superscript"/>
          <w:lang w:eastAsia="zh-CN"/>
        </w:rPr>
        <w:t>[106]</w:t>
      </w:r>
      <w:r>
        <w:rPr>
          <w:rFonts w:ascii="Times New Roman" w:hAnsi="Times New Roman" w:cs="Times New Roman"/>
          <w:lang w:eastAsia="zh-CN"/>
        </w:rPr>
        <w:t>采用自适应加密有限元沿最小阻力路径自动追踪管涌发展，Rotunno等（2019）</w:t>
      </w:r>
      <w:r>
        <w:rPr>
          <w:rFonts w:ascii="Times New Roman" w:hAnsi="Times New Roman" w:cs="Times New Roman"/>
          <w:vertAlign w:val="superscript"/>
          <w:lang w:eastAsia="zh-CN"/>
        </w:rPr>
        <w:t>[107]</w:t>
      </w:r>
      <w:r>
        <w:rPr>
          <w:rFonts w:ascii="Times New Roman" w:hAnsi="Times New Roman" w:cs="Times New Roman"/>
          <w:lang w:eastAsia="zh-CN"/>
        </w:rPr>
        <w:t>建立了多孔介质线状局部侵蚀的有限元模型，Pol等（2024）</w:t>
      </w:r>
      <w:r>
        <w:rPr>
          <w:rFonts w:ascii="Times New Roman" w:hAnsi="Times New Roman" w:cs="Times New Roman"/>
          <w:vertAlign w:val="superscript"/>
          <w:lang w:eastAsia="zh-CN"/>
        </w:rPr>
        <w:t>[108]</w:t>
      </w:r>
      <w:r>
        <w:rPr>
          <w:rFonts w:ascii="Times New Roman" w:hAnsi="Times New Roman" w:cs="Times New Roman"/>
          <w:lang w:eastAsia="zh-CN"/>
        </w:rPr>
        <w:t>进一步提出三维时变向后侵蚀管涌模型并完成不同尺度标定，王兆南等</w:t>
      </w:r>
      <w:r>
        <w:rPr>
          <w:rFonts w:ascii="Times New Roman" w:hAnsi="Times New Roman" w:cs="Times New Roman"/>
          <w:vertAlign w:val="superscript"/>
          <w:lang w:eastAsia="zh-CN"/>
        </w:rPr>
        <w:t>[109]</w:t>
      </w:r>
      <w:r>
        <w:rPr>
          <w:rFonts w:ascii="Times New Roman" w:hAnsi="Times New Roman" w:cs="Times New Roman"/>
          <w:lang w:eastAsia="zh-CN"/>
        </w:rPr>
        <w:t>采用物质点法与特征有限元耦合刻画了颗粒流失与管涌动态发展过程。在参数获取与计算效率方面，岩土体渗透参数具有显著的空间变异性，确定性分析往往低估渗透失稳风险，Xu等（2025）</w:t>
      </w:r>
      <w:r>
        <w:rPr>
          <w:rFonts w:ascii="Times New Roman" w:hAnsi="Times New Roman" w:cs="Times New Roman"/>
          <w:vertAlign w:val="superscript"/>
          <w:lang w:eastAsia="zh-CN"/>
        </w:rPr>
        <w:t>[110]</w:t>
      </w:r>
      <w:r>
        <w:rPr>
          <w:rFonts w:ascii="Times New Roman" w:hAnsi="Times New Roman" w:cs="Times New Roman"/>
          <w:lang w:eastAsia="zh-CN"/>
        </w:rPr>
        <w:t>将渗透系数视为随机场并采用改进线性估计方法离散，指出填筑段渗透系数变异系数与竖向自相关距离对堤防渗流可靠度影响最为显著；金晓燕</w:t>
      </w:r>
      <w:r>
        <w:rPr>
          <w:rFonts w:ascii="Times New Roman" w:hAnsi="Times New Roman" w:cs="Times New Roman"/>
          <w:vertAlign w:val="superscript"/>
          <w:lang w:eastAsia="zh-CN"/>
        </w:rPr>
        <w:t>[111]</w:t>
      </w:r>
      <w:r>
        <w:rPr>
          <w:rFonts w:ascii="Times New Roman" w:hAnsi="Times New Roman" w:cs="Times New Roman"/>
          <w:lang w:eastAsia="zh-CN"/>
        </w:rPr>
        <w:t>基于渗透系数反演开展堤坝渗透风险分析，Yu等（2022）</w:t>
      </w:r>
      <w:r>
        <w:rPr>
          <w:rFonts w:ascii="Times New Roman" w:hAnsi="Times New Roman" w:cs="Times New Roman"/>
          <w:vertAlign w:val="superscript"/>
          <w:lang w:eastAsia="zh-CN"/>
        </w:rPr>
        <w:t>[112]</w:t>
      </w:r>
      <w:r>
        <w:rPr>
          <w:rFonts w:ascii="Times New Roman" w:hAnsi="Times New Roman" w:cs="Times New Roman"/>
          <w:lang w:eastAsia="zh-CN"/>
        </w:rPr>
        <w:t>以数据驱动误差模型修正似然函数并集成多种代理模型提升贝叶斯反演效率，Li等（2023）</w:t>
      </w:r>
      <w:r>
        <w:rPr>
          <w:rFonts w:ascii="Times New Roman" w:hAnsi="Times New Roman" w:cs="Times New Roman"/>
          <w:vertAlign w:val="superscript"/>
          <w:lang w:eastAsia="zh-CN"/>
        </w:rPr>
        <w:t>[113]</w:t>
      </w:r>
      <w:r>
        <w:rPr>
          <w:rFonts w:ascii="Times New Roman" w:hAnsi="Times New Roman" w:cs="Times New Roman"/>
          <w:lang w:eastAsia="zh-CN"/>
        </w:rPr>
        <w:t>融合设计值、原位试验与监测数据实现非饱和渗流参数的多源数据驱动反演，Saber和Arslan（2025）</w:t>
      </w:r>
      <w:r>
        <w:rPr>
          <w:rFonts w:ascii="Times New Roman" w:hAnsi="Times New Roman" w:cs="Times New Roman"/>
          <w:vertAlign w:val="superscript"/>
          <w:lang w:eastAsia="zh-CN"/>
        </w:rPr>
        <w:t>[114]</w:t>
      </w:r>
      <w:r>
        <w:rPr>
          <w:rFonts w:ascii="Times New Roman" w:hAnsi="Times New Roman" w:cs="Times New Roman"/>
          <w:lang w:eastAsia="zh-CN"/>
        </w:rPr>
        <w:t>采用自适应神经模糊推理系统开展土坝渗流分析，Fu等（2026）</w:t>
      </w:r>
      <w:r>
        <w:rPr>
          <w:rFonts w:ascii="Times New Roman" w:hAnsi="Times New Roman" w:cs="Times New Roman"/>
          <w:vertAlign w:val="superscript"/>
          <w:lang w:eastAsia="zh-CN"/>
        </w:rPr>
        <w:t>[115]</w:t>
      </w:r>
      <w:r>
        <w:rPr>
          <w:rFonts w:ascii="Times New Roman" w:hAnsi="Times New Roman" w:cs="Times New Roman"/>
          <w:lang w:eastAsia="zh-CN"/>
        </w:rPr>
        <w:t>将物理信息神经网络嵌入流固耦合控制方程构建堤防渗流响应快速代理模型。</w:t>
      </w:r>
    </w:p>
    <w:p w14:paraId="31DF9BBA">
      <w:pPr>
        <w:spacing w:after="0" w:line="360" w:lineRule="auto"/>
        <w:rPr>
          <w:lang w:eastAsia="zh-CN"/>
        </w:rPr>
      </w:pPr>
      <w:r>
        <w:rPr>
          <w:rFonts w:ascii="Times New Roman" w:hAnsi="Times New Roman" w:cs="Times New Roman"/>
          <w:lang w:eastAsia="zh-CN"/>
        </w:rPr>
        <w:t>上述渗流计算模型在基本原理、模拟对象与适用条件上各有侧重，为便于比较，将其归纳对比如表1-2所示。</w:t>
      </w:r>
    </w:p>
    <w:p w14:paraId="600C50AE">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表1-2　堤防渗流计算主要模型与方法对比</w:t>
      </w:r>
    </w:p>
    <w:p w14:paraId="378FBE41">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1-2 Comparison of the main models and methods for levee seepage computation</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187"/>
        <w:gridCol w:w="2736"/>
        <w:gridCol w:w="1716"/>
        <w:gridCol w:w="1716"/>
        <w:gridCol w:w="1715"/>
      </w:tblGrid>
      <w:tr w14:paraId="13D07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187" w:type="dxa"/>
            <w:tcBorders>
              <w:top w:val="single" w:color="000000" w:sz="12" w:space="0"/>
              <w:left w:val="nil"/>
              <w:bottom w:val="single" w:color="000000" w:sz="6" w:space="0"/>
              <w:right w:val="nil"/>
            </w:tcBorders>
            <w:vAlign w:val="center"/>
          </w:tcPr>
          <w:p w14:paraId="28B7156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方法类别</w:t>
            </w:r>
          </w:p>
        </w:tc>
        <w:tc>
          <w:tcPr>
            <w:tcW w:w="2736" w:type="dxa"/>
            <w:tcBorders>
              <w:top w:val="single" w:color="000000" w:sz="12" w:space="0"/>
              <w:left w:val="nil"/>
              <w:bottom w:val="single" w:color="000000" w:sz="6" w:space="0"/>
              <w:right w:val="nil"/>
            </w:tcBorders>
            <w:vAlign w:val="center"/>
          </w:tcPr>
          <w:p w14:paraId="5923ED7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716" w:type="dxa"/>
            <w:tcBorders>
              <w:top w:val="single" w:color="000000" w:sz="12" w:space="0"/>
              <w:left w:val="nil"/>
              <w:bottom w:val="single" w:color="000000" w:sz="6" w:space="0"/>
              <w:right w:val="nil"/>
            </w:tcBorders>
            <w:vAlign w:val="center"/>
          </w:tcPr>
          <w:p w14:paraId="340E609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716" w:type="dxa"/>
            <w:tcBorders>
              <w:top w:val="single" w:color="000000" w:sz="12" w:space="0"/>
              <w:left w:val="nil"/>
              <w:bottom w:val="single" w:color="000000" w:sz="6" w:space="0"/>
              <w:right w:val="nil"/>
            </w:tcBorders>
            <w:vAlign w:val="center"/>
          </w:tcPr>
          <w:p w14:paraId="39612FB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模拟对象</w:t>
            </w:r>
          </w:p>
        </w:tc>
        <w:tc>
          <w:tcPr>
            <w:tcW w:w="1715" w:type="dxa"/>
            <w:tcBorders>
              <w:top w:val="single" w:color="000000" w:sz="12" w:space="0"/>
              <w:left w:val="nil"/>
              <w:bottom w:val="single" w:color="000000" w:sz="6" w:space="0"/>
              <w:right w:val="nil"/>
            </w:tcBorders>
            <w:vAlign w:val="center"/>
          </w:tcPr>
          <w:p w14:paraId="28D28A1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适用范围</w:t>
            </w:r>
          </w:p>
        </w:tc>
      </w:tr>
      <w:tr w14:paraId="0F879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62D0C1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饱和稳定渗流分析</w:t>
            </w:r>
          </w:p>
        </w:tc>
        <w:tc>
          <w:tcPr>
            <w:tcW w:w="2736" w:type="dxa"/>
            <w:tcBorders>
              <w:top w:val="nil"/>
              <w:left w:val="nil"/>
              <w:bottom w:val="nil"/>
              <w:right w:val="nil"/>
            </w:tcBorders>
            <w:vAlign w:val="center"/>
          </w:tcPr>
          <w:p w14:paraId="2FB9569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陈益峰等</w:t>
            </w:r>
            <w:r>
              <w:rPr>
                <w:rFonts w:ascii="Times New Roman" w:hAnsi="Times New Roman"/>
                <w:sz w:val="21"/>
                <w:szCs w:val="21"/>
                <w:vertAlign w:val="superscript"/>
              </w:rPr>
              <w:t>[22]</w:t>
            </w:r>
            <w:r>
              <w:rPr>
                <w:rFonts w:hint="eastAsia" w:ascii="Times New Roman" w:hAnsi="Times New Roman"/>
                <w:sz w:val="21"/>
                <w:szCs w:val="21"/>
              </w:rPr>
              <w:t>、</w:t>
            </w:r>
            <w:r>
              <w:rPr>
                <w:rFonts w:ascii="Times New Roman" w:hAnsi="Times New Roman"/>
                <w:sz w:val="21"/>
                <w:szCs w:val="21"/>
              </w:rPr>
              <w:t>RICHARDS</w:t>
            </w:r>
            <w:r>
              <w:rPr>
                <w:rFonts w:ascii="Times New Roman" w:hAnsi="Times New Roman"/>
                <w:sz w:val="21"/>
                <w:szCs w:val="21"/>
                <w:vertAlign w:val="superscript"/>
              </w:rPr>
              <w:t>[75]</w:t>
            </w:r>
          </w:p>
        </w:tc>
        <w:tc>
          <w:tcPr>
            <w:tcW w:w="1716" w:type="dxa"/>
            <w:tcBorders>
              <w:top w:val="nil"/>
              <w:left w:val="nil"/>
              <w:bottom w:val="nil"/>
              <w:right w:val="nil"/>
            </w:tcBorders>
            <w:vAlign w:val="center"/>
          </w:tcPr>
          <w:p w14:paraId="65F78F2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基于Darcy定律离散求解水头场，浸润线由自由面迭代确定</w:t>
            </w:r>
          </w:p>
        </w:tc>
        <w:tc>
          <w:tcPr>
            <w:tcW w:w="1716" w:type="dxa"/>
            <w:tcBorders>
              <w:top w:val="nil"/>
              <w:left w:val="nil"/>
              <w:bottom w:val="nil"/>
              <w:right w:val="nil"/>
            </w:tcBorders>
            <w:vAlign w:val="center"/>
          </w:tcPr>
          <w:p w14:paraId="5E81EBA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饱和带水头场、浸润线与渗流量</w:t>
            </w:r>
          </w:p>
        </w:tc>
        <w:tc>
          <w:tcPr>
            <w:tcW w:w="1715" w:type="dxa"/>
            <w:tcBorders>
              <w:top w:val="nil"/>
              <w:left w:val="nil"/>
              <w:bottom w:val="nil"/>
              <w:right w:val="nil"/>
            </w:tcBorders>
            <w:vAlign w:val="center"/>
          </w:tcPr>
          <w:p w14:paraId="23EEA27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地质简单、水位稳定的断面分析</w:t>
            </w:r>
          </w:p>
        </w:tc>
      </w:tr>
      <w:tr w14:paraId="6C58C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792E95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非饱和渗流分析</w:t>
            </w:r>
          </w:p>
        </w:tc>
        <w:tc>
          <w:tcPr>
            <w:tcW w:w="2736" w:type="dxa"/>
            <w:tcBorders>
              <w:top w:val="nil"/>
              <w:left w:val="nil"/>
              <w:bottom w:val="nil"/>
              <w:right w:val="nil"/>
            </w:tcBorders>
            <w:vAlign w:val="center"/>
          </w:tcPr>
          <w:p w14:paraId="2F87FA11">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BROOKS</w:t>
            </w:r>
            <w:r>
              <w:rPr>
                <w:rFonts w:hint="eastAsia" w:ascii="Times New Roman" w:hAnsi="Times New Roman"/>
                <w:sz w:val="21"/>
                <w:szCs w:val="21"/>
              </w:rPr>
              <w:t>等</w:t>
            </w:r>
            <w:r>
              <w:rPr>
                <w:rFonts w:ascii="Times New Roman" w:hAnsi="Times New Roman"/>
                <w:sz w:val="21"/>
                <w:szCs w:val="21"/>
                <w:vertAlign w:val="superscript"/>
              </w:rPr>
              <w:t>[76]</w:t>
            </w:r>
            <w:r>
              <w:rPr>
                <w:rFonts w:hint="eastAsia" w:ascii="Times New Roman" w:hAnsi="Times New Roman"/>
                <w:sz w:val="21"/>
                <w:szCs w:val="21"/>
              </w:rPr>
              <w:t>、</w:t>
            </w:r>
            <w:r>
              <w:rPr>
                <w:rFonts w:ascii="Times New Roman" w:hAnsi="Times New Roman"/>
                <w:sz w:val="21"/>
                <w:szCs w:val="21"/>
              </w:rPr>
              <w:t>VAN GENUCHTEN</w:t>
            </w:r>
            <w:r>
              <w:rPr>
                <w:rFonts w:ascii="Times New Roman" w:hAnsi="Times New Roman"/>
                <w:sz w:val="21"/>
                <w:szCs w:val="21"/>
                <w:vertAlign w:val="superscript"/>
              </w:rPr>
              <w:t>[77]</w:t>
            </w:r>
            <w:r>
              <w:rPr>
                <w:rFonts w:hint="eastAsia" w:ascii="Times New Roman" w:hAnsi="Times New Roman"/>
                <w:sz w:val="21"/>
                <w:szCs w:val="21"/>
              </w:rPr>
              <w:t>、陈佩佩等</w:t>
            </w:r>
            <w:r>
              <w:rPr>
                <w:rFonts w:ascii="Times New Roman" w:hAnsi="Times New Roman"/>
                <w:sz w:val="21"/>
                <w:szCs w:val="21"/>
                <w:vertAlign w:val="superscript"/>
              </w:rPr>
              <w:t>[78]</w:t>
            </w:r>
          </w:p>
        </w:tc>
        <w:tc>
          <w:tcPr>
            <w:tcW w:w="1716" w:type="dxa"/>
            <w:tcBorders>
              <w:top w:val="nil"/>
              <w:left w:val="nil"/>
              <w:bottom w:val="nil"/>
              <w:right w:val="nil"/>
            </w:tcBorders>
            <w:vAlign w:val="center"/>
          </w:tcPr>
          <w:p w14:paraId="676F18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以土水特征曲线闭合Richards方程，求解基质势与含水率</w:t>
            </w:r>
          </w:p>
        </w:tc>
        <w:tc>
          <w:tcPr>
            <w:tcW w:w="1716" w:type="dxa"/>
            <w:tcBorders>
              <w:top w:val="nil"/>
              <w:left w:val="nil"/>
              <w:bottom w:val="nil"/>
              <w:right w:val="nil"/>
            </w:tcBorders>
            <w:vAlign w:val="center"/>
          </w:tcPr>
          <w:p w14:paraId="68DE12A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非饱和带含水率、基质吸力与入渗</w:t>
            </w:r>
          </w:p>
        </w:tc>
        <w:tc>
          <w:tcPr>
            <w:tcW w:w="1715" w:type="dxa"/>
            <w:tcBorders>
              <w:top w:val="nil"/>
              <w:left w:val="nil"/>
              <w:bottom w:val="nil"/>
              <w:right w:val="nil"/>
            </w:tcBorders>
            <w:vAlign w:val="center"/>
          </w:tcPr>
          <w:p w14:paraId="332D30F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库水位骤降、降雨入渗等动态工况</w:t>
            </w:r>
          </w:p>
        </w:tc>
      </w:tr>
      <w:tr w14:paraId="4E01E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475E92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自由面变分不等式法</w:t>
            </w:r>
          </w:p>
        </w:tc>
        <w:tc>
          <w:tcPr>
            <w:tcW w:w="2736" w:type="dxa"/>
            <w:tcBorders>
              <w:top w:val="nil"/>
              <w:left w:val="nil"/>
              <w:bottom w:val="nil"/>
              <w:right w:val="nil"/>
            </w:tcBorders>
            <w:vAlign w:val="center"/>
          </w:tcPr>
          <w:p w14:paraId="2693BA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陈益峰等</w:t>
            </w:r>
            <w:r>
              <w:rPr>
                <w:rFonts w:ascii="Times New Roman" w:hAnsi="Times New Roman"/>
                <w:sz w:val="21"/>
                <w:szCs w:val="21"/>
                <w:vertAlign w:val="superscript"/>
              </w:rPr>
              <w:t>[22]</w:t>
            </w:r>
            <w:r>
              <w:rPr>
                <w:rFonts w:hint="eastAsia" w:ascii="Times New Roman" w:hAnsi="Times New Roman"/>
                <w:sz w:val="21"/>
                <w:szCs w:val="21"/>
              </w:rPr>
              <w:t>、</w:t>
            </w:r>
            <w:r>
              <w:rPr>
                <w:rFonts w:ascii="Times New Roman" w:hAnsi="Times New Roman"/>
                <w:sz w:val="21"/>
                <w:szCs w:val="21"/>
              </w:rPr>
              <w:t>CHEN</w:t>
            </w:r>
            <w:r>
              <w:rPr>
                <w:rFonts w:hint="eastAsia" w:ascii="Times New Roman" w:hAnsi="Times New Roman"/>
                <w:sz w:val="21"/>
                <w:szCs w:val="21"/>
              </w:rPr>
              <w:t>等</w:t>
            </w:r>
            <w:r>
              <w:rPr>
                <w:rFonts w:ascii="Times New Roman" w:hAnsi="Times New Roman"/>
                <w:sz w:val="21"/>
                <w:szCs w:val="21"/>
                <w:vertAlign w:val="superscript"/>
              </w:rPr>
              <w:t>[88]</w:t>
            </w:r>
            <w:r>
              <w:rPr>
                <w:rFonts w:hint="eastAsia" w:ascii="Times New Roman" w:hAnsi="Times New Roman"/>
                <w:sz w:val="21"/>
                <w:szCs w:val="21"/>
              </w:rPr>
              <w:t>、</w:t>
            </w:r>
            <w:r>
              <w:rPr>
                <w:rFonts w:ascii="Times New Roman" w:hAnsi="Times New Roman"/>
                <w:sz w:val="21"/>
                <w:szCs w:val="21"/>
              </w:rPr>
              <w:t>JIANG</w:t>
            </w:r>
            <w:r>
              <w:rPr>
                <w:rFonts w:hint="eastAsia" w:ascii="Times New Roman" w:hAnsi="Times New Roman"/>
                <w:sz w:val="21"/>
                <w:szCs w:val="21"/>
              </w:rPr>
              <w:t>等</w:t>
            </w:r>
            <w:r>
              <w:rPr>
                <w:rFonts w:ascii="Times New Roman" w:hAnsi="Times New Roman"/>
                <w:sz w:val="21"/>
                <w:szCs w:val="21"/>
                <w:vertAlign w:val="superscript"/>
              </w:rPr>
              <w:t>[89]</w:t>
            </w:r>
          </w:p>
        </w:tc>
        <w:tc>
          <w:tcPr>
            <w:tcW w:w="1716" w:type="dxa"/>
            <w:tcBorders>
              <w:top w:val="nil"/>
              <w:left w:val="nil"/>
              <w:bottom w:val="nil"/>
              <w:right w:val="nil"/>
            </w:tcBorders>
            <w:vAlign w:val="center"/>
          </w:tcPr>
          <w:p w14:paraId="5D22C1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将潜在出渗面提为Signorini型互补条件，固定网格求解自由面</w:t>
            </w:r>
          </w:p>
        </w:tc>
        <w:tc>
          <w:tcPr>
            <w:tcW w:w="1716" w:type="dxa"/>
            <w:tcBorders>
              <w:top w:val="nil"/>
              <w:left w:val="nil"/>
              <w:bottom w:val="nil"/>
              <w:right w:val="nil"/>
            </w:tcBorders>
            <w:vAlign w:val="center"/>
          </w:tcPr>
          <w:p w14:paraId="3259D96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自由面位置、出逸点与出渗段长度</w:t>
            </w:r>
          </w:p>
        </w:tc>
        <w:tc>
          <w:tcPr>
            <w:tcW w:w="1715" w:type="dxa"/>
            <w:tcBorders>
              <w:top w:val="nil"/>
              <w:left w:val="nil"/>
              <w:bottom w:val="nil"/>
              <w:right w:val="nil"/>
            </w:tcBorders>
            <w:vAlign w:val="center"/>
          </w:tcPr>
          <w:p w14:paraId="43EEC06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含复杂渗控结构的渗流场</w:t>
            </w:r>
          </w:p>
        </w:tc>
      </w:tr>
      <w:tr w14:paraId="6C0D7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15F187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渗流应力耦合分析</w:t>
            </w:r>
          </w:p>
        </w:tc>
        <w:tc>
          <w:tcPr>
            <w:tcW w:w="2736" w:type="dxa"/>
            <w:tcBorders>
              <w:top w:val="nil"/>
              <w:left w:val="nil"/>
              <w:bottom w:val="nil"/>
              <w:right w:val="nil"/>
            </w:tcBorders>
            <w:vAlign w:val="center"/>
          </w:tcPr>
          <w:p w14:paraId="278504FB">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SAINOV</w:t>
            </w:r>
            <w:r>
              <w:rPr>
                <w:rFonts w:hint="eastAsia" w:ascii="Times New Roman" w:hAnsi="Times New Roman"/>
                <w:sz w:val="21"/>
                <w:szCs w:val="21"/>
              </w:rPr>
              <w:t>等</w:t>
            </w:r>
            <w:r>
              <w:rPr>
                <w:rFonts w:ascii="Times New Roman" w:hAnsi="Times New Roman"/>
                <w:sz w:val="21"/>
                <w:szCs w:val="21"/>
                <w:vertAlign w:val="superscript"/>
              </w:rPr>
              <w:t>[100]</w:t>
            </w:r>
            <w:r>
              <w:rPr>
                <w:rFonts w:hint="eastAsia" w:ascii="Times New Roman" w:hAnsi="Times New Roman"/>
                <w:sz w:val="21"/>
                <w:szCs w:val="21"/>
              </w:rPr>
              <w:t>、刘文岗等</w:t>
            </w:r>
            <w:r>
              <w:rPr>
                <w:rFonts w:ascii="Times New Roman" w:hAnsi="Times New Roman"/>
                <w:sz w:val="21"/>
                <w:szCs w:val="21"/>
                <w:vertAlign w:val="superscript"/>
              </w:rPr>
              <w:t>[102]</w:t>
            </w:r>
            <w:r>
              <w:rPr>
                <w:rFonts w:hint="eastAsia" w:ascii="Times New Roman" w:hAnsi="Times New Roman"/>
                <w:sz w:val="21"/>
                <w:szCs w:val="21"/>
              </w:rPr>
              <w:t>、</w:t>
            </w:r>
            <w:r>
              <w:rPr>
                <w:rFonts w:ascii="Times New Roman" w:hAnsi="Times New Roman"/>
                <w:sz w:val="21"/>
                <w:szCs w:val="21"/>
              </w:rPr>
              <w:t>WANG</w:t>
            </w:r>
            <w:r>
              <w:rPr>
                <w:rFonts w:hint="eastAsia" w:ascii="Times New Roman" w:hAnsi="Times New Roman"/>
                <w:sz w:val="21"/>
                <w:szCs w:val="21"/>
              </w:rPr>
              <w:t>等</w:t>
            </w:r>
            <w:r>
              <w:rPr>
                <w:rFonts w:ascii="Times New Roman" w:hAnsi="Times New Roman"/>
                <w:sz w:val="21"/>
                <w:szCs w:val="21"/>
                <w:vertAlign w:val="superscript"/>
              </w:rPr>
              <w:t>[105]</w:t>
            </w:r>
          </w:p>
        </w:tc>
        <w:tc>
          <w:tcPr>
            <w:tcW w:w="1716" w:type="dxa"/>
            <w:tcBorders>
              <w:top w:val="nil"/>
              <w:left w:val="nil"/>
              <w:bottom w:val="nil"/>
              <w:right w:val="nil"/>
            </w:tcBorders>
            <w:vAlign w:val="center"/>
          </w:tcPr>
          <w:p w14:paraId="01EB223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在同一网格上顺序求解应力场、渗流场与稳定性</w:t>
            </w:r>
          </w:p>
        </w:tc>
        <w:tc>
          <w:tcPr>
            <w:tcW w:w="1716" w:type="dxa"/>
            <w:tcBorders>
              <w:top w:val="nil"/>
              <w:left w:val="nil"/>
              <w:bottom w:val="nil"/>
              <w:right w:val="nil"/>
            </w:tcBorders>
            <w:vAlign w:val="center"/>
          </w:tcPr>
          <w:p w14:paraId="3E45147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渗流与变形、稳定的相互作用</w:t>
            </w:r>
          </w:p>
        </w:tc>
        <w:tc>
          <w:tcPr>
            <w:tcW w:w="1715" w:type="dxa"/>
            <w:tcBorders>
              <w:top w:val="nil"/>
              <w:left w:val="nil"/>
              <w:bottom w:val="nil"/>
              <w:right w:val="nil"/>
            </w:tcBorders>
            <w:vAlign w:val="center"/>
          </w:tcPr>
          <w:p w14:paraId="5F65C9E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堤防与边坡渗流稳定耦合分析</w:t>
            </w:r>
          </w:p>
        </w:tc>
      </w:tr>
      <w:tr w14:paraId="6CB91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2835A4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管涌与内部侵蚀模拟</w:t>
            </w:r>
          </w:p>
        </w:tc>
        <w:tc>
          <w:tcPr>
            <w:tcW w:w="2736" w:type="dxa"/>
            <w:tcBorders>
              <w:top w:val="nil"/>
              <w:left w:val="nil"/>
              <w:bottom w:val="nil"/>
              <w:right w:val="nil"/>
            </w:tcBorders>
            <w:vAlign w:val="center"/>
          </w:tcPr>
          <w:p w14:paraId="0DB8DFF6">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ROBBINS</w:t>
            </w:r>
            <w:r>
              <w:rPr>
                <w:rFonts w:hint="eastAsia" w:ascii="Times New Roman" w:hAnsi="Times New Roman"/>
                <w:sz w:val="21"/>
                <w:szCs w:val="21"/>
              </w:rPr>
              <w:t>等</w:t>
            </w:r>
            <w:r>
              <w:rPr>
                <w:rFonts w:ascii="Times New Roman" w:hAnsi="Times New Roman"/>
                <w:sz w:val="21"/>
                <w:szCs w:val="21"/>
                <w:vertAlign w:val="superscript"/>
              </w:rPr>
              <w:t>[106]</w:t>
            </w:r>
            <w:r>
              <w:rPr>
                <w:rFonts w:hint="eastAsia" w:ascii="Times New Roman" w:hAnsi="Times New Roman"/>
                <w:sz w:val="21"/>
                <w:szCs w:val="21"/>
              </w:rPr>
              <w:t>、</w:t>
            </w:r>
            <w:r>
              <w:rPr>
                <w:rFonts w:ascii="Times New Roman" w:hAnsi="Times New Roman"/>
                <w:sz w:val="21"/>
                <w:szCs w:val="21"/>
              </w:rPr>
              <w:t>ROTUNNO</w:t>
            </w:r>
            <w:r>
              <w:rPr>
                <w:rFonts w:hint="eastAsia" w:ascii="Times New Roman" w:hAnsi="Times New Roman"/>
                <w:sz w:val="21"/>
                <w:szCs w:val="21"/>
              </w:rPr>
              <w:t>等</w:t>
            </w:r>
            <w:r>
              <w:rPr>
                <w:rFonts w:ascii="Times New Roman" w:hAnsi="Times New Roman"/>
                <w:sz w:val="21"/>
                <w:szCs w:val="21"/>
                <w:vertAlign w:val="superscript"/>
              </w:rPr>
              <w:t>[107]</w:t>
            </w:r>
            <w:r>
              <w:rPr>
                <w:rFonts w:hint="eastAsia" w:ascii="Times New Roman" w:hAnsi="Times New Roman"/>
                <w:sz w:val="21"/>
                <w:szCs w:val="21"/>
              </w:rPr>
              <w:t>、王兆南等</w:t>
            </w:r>
            <w:r>
              <w:rPr>
                <w:rFonts w:ascii="Times New Roman" w:hAnsi="Times New Roman"/>
                <w:sz w:val="21"/>
                <w:szCs w:val="21"/>
                <w:vertAlign w:val="superscript"/>
              </w:rPr>
              <w:t>[109]</w:t>
            </w:r>
          </w:p>
        </w:tc>
        <w:tc>
          <w:tcPr>
            <w:tcW w:w="1716" w:type="dxa"/>
            <w:tcBorders>
              <w:top w:val="nil"/>
              <w:left w:val="nil"/>
              <w:bottom w:val="nil"/>
              <w:right w:val="nil"/>
            </w:tcBorders>
            <w:vAlign w:val="center"/>
          </w:tcPr>
          <w:p w14:paraId="1C39EA3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Darcy流与侵蚀管内湍流耦合，或沿最小阻力路径追踪通道扩展</w:t>
            </w:r>
          </w:p>
        </w:tc>
        <w:tc>
          <w:tcPr>
            <w:tcW w:w="1716" w:type="dxa"/>
            <w:tcBorders>
              <w:top w:val="nil"/>
              <w:left w:val="nil"/>
              <w:bottom w:val="nil"/>
              <w:right w:val="nil"/>
            </w:tcBorders>
            <w:vAlign w:val="center"/>
          </w:tcPr>
          <w:p w14:paraId="73645E9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管涌通道发展、颗粒流失与临界坡降</w:t>
            </w:r>
          </w:p>
        </w:tc>
        <w:tc>
          <w:tcPr>
            <w:tcW w:w="1715" w:type="dxa"/>
            <w:tcBorders>
              <w:top w:val="nil"/>
              <w:left w:val="nil"/>
              <w:bottom w:val="nil"/>
              <w:right w:val="nil"/>
            </w:tcBorders>
            <w:vAlign w:val="center"/>
          </w:tcPr>
          <w:p w14:paraId="229C953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渗透破坏机理与临界条件研究</w:t>
            </w:r>
          </w:p>
        </w:tc>
      </w:tr>
      <w:tr w14:paraId="559C0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283E13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随机场与可靠度分析</w:t>
            </w:r>
          </w:p>
        </w:tc>
        <w:tc>
          <w:tcPr>
            <w:tcW w:w="2736" w:type="dxa"/>
            <w:tcBorders>
              <w:top w:val="nil"/>
              <w:left w:val="nil"/>
              <w:bottom w:val="nil"/>
              <w:right w:val="nil"/>
            </w:tcBorders>
            <w:vAlign w:val="center"/>
          </w:tcPr>
          <w:p w14:paraId="0BB1912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金晓燕</w:t>
            </w:r>
            <w:r>
              <w:rPr>
                <w:rFonts w:ascii="Times New Roman" w:hAnsi="Times New Roman"/>
                <w:sz w:val="21"/>
                <w:szCs w:val="21"/>
                <w:vertAlign w:val="superscript"/>
              </w:rPr>
              <w:t>[111]</w:t>
            </w:r>
            <w:r>
              <w:rPr>
                <w:rFonts w:hint="eastAsia" w:ascii="Times New Roman" w:hAnsi="Times New Roman"/>
                <w:sz w:val="21"/>
                <w:szCs w:val="21"/>
              </w:rPr>
              <w:t>、</w:t>
            </w:r>
            <w:r>
              <w:rPr>
                <w:rFonts w:ascii="Times New Roman" w:hAnsi="Times New Roman"/>
                <w:sz w:val="21"/>
                <w:szCs w:val="21"/>
              </w:rPr>
              <w:t>LI</w:t>
            </w:r>
            <w:r>
              <w:rPr>
                <w:rFonts w:hint="eastAsia" w:ascii="Times New Roman" w:hAnsi="Times New Roman"/>
                <w:sz w:val="21"/>
                <w:szCs w:val="21"/>
              </w:rPr>
              <w:t>等</w:t>
            </w:r>
            <w:r>
              <w:rPr>
                <w:rFonts w:ascii="Times New Roman" w:hAnsi="Times New Roman"/>
                <w:sz w:val="21"/>
                <w:szCs w:val="21"/>
                <w:vertAlign w:val="superscript"/>
              </w:rPr>
              <w:t>[113]</w:t>
            </w:r>
          </w:p>
        </w:tc>
        <w:tc>
          <w:tcPr>
            <w:tcW w:w="1716" w:type="dxa"/>
            <w:tcBorders>
              <w:top w:val="nil"/>
              <w:left w:val="nil"/>
              <w:bottom w:val="nil"/>
              <w:right w:val="nil"/>
            </w:tcBorders>
            <w:vAlign w:val="center"/>
          </w:tcPr>
          <w:p w14:paraId="65FC21C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将渗透系数视为随机场，结合蒙特卡洛量化渗透失稳概率</w:t>
            </w:r>
          </w:p>
        </w:tc>
        <w:tc>
          <w:tcPr>
            <w:tcW w:w="1716" w:type="dxa"/>
            <w:tcBorders>
              <w:top w:val="nil"/>
              <w:left w:val="nil"/>
              <w:bottom w:val="nil"/>
              <w:right w:val="nil"/>
            </w:tcBorders>
            <w:vAlign w:val="center"/>
          </w:tcPr>
          <w:p w14:paraId="739C6BF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渗透失稳概率与参数敏感性</w:t>
            </w:r>
          </w:p>
        </w:tc>
        <w:tc>
          <w:tcPr>
            <w:tcW w:w="1715" w:type="dxa"/>
            <w:tcBorders>
              <w:top w:val="nil"/>
              <w:left w:val="nil"/>
              <w:bottom w:val="nil"/>
              <w:right w:val="nil"/>
            </w:tcBorders>
            <w:vAlign w:val="center"/>
          </w:tcPr>
          <w:p w14:paraId="401F27B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参数空间变异性显著的风险评估</w:t>
            </w:r>
          </w:p>
        </w:tc>
      </w:tr>
      <w:tr w14:paraId="7F065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single" w:color="000000" w:sz="12" w:space="0"/>
              <w:right w:val="nil"/>
            </w:tcBorders>
            <w:vAlign w:val="center"/>
          </w:tcPr>
          <w:p w14:paraId="2E6D284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代理模型与PINN</w:t>
            </w:r>
          </w:p>
        </w:tc>
        <w:tc>
          <w:tcPr>
            <w:tcW w:w="2736" w:type="dxa"/>
            <w:tcBorders>
              <w:top w:val="nil"/>
              <w:left w:val="nil"/>
              <w:bottom w:val="single" w:color="000000" w:sz="12" w:space="0"/>
              <w:right w:val="nil"/>
            </w:tcBorders>
            <w:vAlign w:val="center"/>
          </w:tcPr>
          <w:p w14:paraId="3F41A56B">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SABER</w:t>
            </w:r>
            <w:r>
              <w:rPr>
                <w:rFonts w:hint="eastAsia" w:ascii="Times New Roman" w:hAnsi="Times New Roman"/>
                <w:sz w:val="21"/>
                <w:szCs w:val="21"/>
              </w:rPr>
              <w:t>等</w:t>
            </w:r>
            <w:r>
              <w:rPr>
                <w:rFonts w:ascii="Times New Roman" w:hAnsi="Times New Roman"/>
                <w:sz w:val="21"/>
                <w:szCs w:val="21"/>
                <w:vertAlign w:val="superscript"/>
              </w:rPr>
              <w:t>[114]</w:t>
            </w:r>
            <w:r>
              <w:rPr>
                <w:rFonts w:hint="eastAsia" w:ascii="Times New Roman" w:hAnsi="Times New Roman"/>
                <w:sz w:val="21"/>
                <w:szCs w:val="21"/>
              </w:rPr>
              <w:t>、</w:t>
            </w:r>
            <w:r>
              <w:rPr>
                <w:rFonts w:ascii="Times New Roman" w:hAnsi="Times New Roman"/>
                <w:sz w:val="21"/>
                <w:szCs w:val="21"/>
              </w:rPr>
              <w:t>FU</w:t>
            </w:r>
            <w:r>
              <w:rPr>
                <w:rFonts w:hint="eastAsia" w:ascii="Times New Roman" w:hAnsi="Times New Roman"/>
                <w:sz w:val="21"/>
                <w:szCs w:val="21"/>
              </w:rPr>
              <w:t>等</w:t>
            </w:r>
            <w:r>
              <w:rPr>
                <w:rFonts w:ascii="Times New Roman" w:hAnsi="Times New Roman"/>
                <w:sz w:val="21"/>
                <w:szCs w:val="21"/>
                <w:vertAlign w:val="superscript"/>
              </w:rPr>
              <w:t>[115]</w:t>
            </w:r>
            <w:r>
              <w:rPr>
                <w:rFonts w:hint="eastAsia" w:ascii="Times New Roman" w:hAnsi="Times New Roman"/>
                <w:sz w:val="21"/>
                <w:szCs w:val="21"/>
              </w:rPr>
              <w:t>、</w:t>
            </w:r>
            <w:r>
              <w:rPr>
                <w:rFonts w:ascii="Times New Roman" w:hAnsi="Times New Roman"/>
                <w:sz w:val="21"/>
                <w:szCs w:val="21"/>
              </w:rPr>
              <w:t>SU</w:t>
            </w:r>
            <w:r>
              <w:rPr>
                <w:rFonts w:hint="eastAsia" w:ascii="Times New Roman" w:hAnsi="Times New Roman"/>
                <w:sz w:val="21"/>
                <w:szCs w:val="21"/>
              </w:rPr>
              <w:t>等</w:t>
            </w:r>
            <w:r>
              <w:rPr>
                <w:rFonts w:ascii="Times New Roman" w:hAnsi="Times New Roman"/>
                <w:sz w:val="21"/>
                <w:szCs w:val="21"/>
                <w:vertAlign w:val="superscript"/>
              </w:rPr>
              <w:t>[116]</w:t>
            </w:r>
          </w:p>
        </w:tc>
        <w:tc>
          <w:tcPr>
            <w:tcW w:w="1716" w:type="dxa"/>
            <w:tcBorders>
              <w:top w:val="nil"/>
              <w:left w:val="nil"/>
              <w:bottom w:val="single" w:color="000000" w:sz="12" w:space="0"/>
              <w:right w:val="nil"/>
            </w:tcBorders>
            <w:vAlign w:val="center"/>
          </w:tcPr>
          <w:p w14:paraId="185C0D8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以物理信息神经网络嵌入控制方程，或以代理模型替代正演</w:t>
            </w:r>
          </w:p>
        </w:tc>
        <w:tc>
          <w:tcPr>
            <w:tcW w:w="1716" w:type="dxa"/>
            <w:tcBorders>
              <w:top w:val="nil"/>
              <w:left w:val="nil"/>
              <w:bottom w:val="single" w:color="000000" w:sz="12" w:space="0"/>
              <w:right w:val="nil"/>
            </w:tcBorders>
            <w:vAlign w:val="center"/>
          </w:tcPr>
          <w:p w14:paraId="7C656A6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渗流响应快速预测与参数反演</w:t>
            </w:r>
          </w:p>
        </w:tc>
        <w:tc>
          <w:tcPr>
            <w:tcW w:w="1715" w:type="dxa"/>
            <w:tcBorders>
              <w:top w:val="nil"/>
              <w:left w:val="nil"/>
              <w:bottom w:val="single" w:color="000000" w:sz="12" w:space="0"/>
              <w:right w:val="nil"/>
            </w:tcBorders>
            <w:vAlign w:val="center"/>
          </w:tcPr>
          <w:p w14:paraId="4CD924C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实时推演、大规模参数反演</w:t>
            </w:r>
          </w:p>
        </w:tc>
      </w:tr>
    </w:tbl>
    <w:p w14:paraId="2A163C89">
      <w:pPr>
        <w:spacing w:after="0" w:line="360" w:lineRule="auto"/>
        <w:rPr>
          <w:lang w:eastAsia="zh-CN"/>
        </w:rPr>
      </w:pPr>
      <w:r>
        <w:rPr>
          <w:rFonts w:ascii="Times New Roman" w:hAnsi="Times New Roman" w:cs="Times New Roman"/>
          <w:lang w:eastAsia="zh-CN"/>
        </w:rPr>
        <w:t>由表1-2可见，现有模型在模拟对象与适用条件上互补性明显：稳定渗流与变分不等式方法长于工程常规渗流场求解，非饱和与耦合方法能够刻画更复杂的物理过程，而随机场与代理模型则为不确定性量化和实时推演提供了途径，但各类方法在堤防线状工程多工况、动态化计算中的衔接与自动调用仍缺乏统一实现。尽管如此，渗流数值模拟在堤防工程应用中仍存在以下三方面不足：一是计算模型构建高度依赖人工，计算域划分、地层属性赋值、边界与初始条件设置均需人工完成，难以适配长距离堤防多工况、动态化的计算需求，模型构建效率低且一致性差</w:t>
      </w:r>
      <w:r>
        <w:rPr>
          <w:rFonts w:ascii="Times New Roman" w:hAnsi="Times New Roman" w:cs="Times New Roman"/>
          <w:vertAlign w:val="superscript"/>
          <w:lang w:eastAsia="zh-CN"/>
        </w:rPr>
        <w:t>[22,111]</w:t>
      </w:r>
      <w:r>
        <w:rPr>
          <w:rFonts w:ascii="Times New Roman" w:hAnsi="Times New Roman" w:cs="Times New Roman"/>
          <w:lang w:eastAsia="zh-CN"/>
        </w:rPr>
        <w:t>；二是地质属性到计算网格的映射通道尚未打通，地质模型与渗流计算模型相互脱节，概化后的计算模型难以反映真实地层结构，影响渗流路径与局部渗透比降的计算精度</w:t>
      </w:r>
      <w:r>
        <w:rPr>
          <w:rFonts w:ascii="Times New Roman" w:hAnsi="Times New Roman" w:cs="Times New Roman"/>
          <w:vertAlign w:val="superscript"/>
          <w:lang w:eastAsia="zh-CN"/>
        </w:rPr>
        <w:t>[21,110]</w:t>
      </w:r>
      <w:r>
        <w:rPr>
          <w:rFonts w:ascii="Times New Roman" w:hAnsi="Times New Roman" w:cs="Times New Roman"/>
          <w:lang w:eastAsia="zh-CN"/>
        </w:rPr>
        <w:t>，且地质认识一旦更新计算模型无法自动同步，实质上割裂了地质认知与渗流计算的反馈回路；三是计算结果多以二维等值线图形式呈现，缺乏与三维地质体的一体化融合表达，难以支撑</w:t>
      </w:r>
      <w:r>
        <w:rPr>
          <w:rFonts w:hint="eastAsia" w:ascii="Times New Roman" w:hAnsi="Times New Roman" w:cs="Times New Roman"/>
          <w:lang w:eastAsia="zh-CN"/>
        </w:rPr>
        <w:t>“</w:t>
      </w:r>
      <w:r>
        <w:rPr>
          <w:rFonts w:ascii="Times New Roman" w:hAnsi="Times New Roman" w:cs="Times New Roman"/>
          <w:lang w:eastAsia="zh-CN"/>
        </w:rPr>
        <w:t>边算边看</w:t>
      </w:r>
      <w:r>
        <w:rPr>
          <w:rFonts w:hint="eastAsia" w:ascii="Times New Roman" w:hAnsi="Times New Roman" w:cs="Times New Roman"/>
          <w:lang w:eastAsia="zh-CN"/>
        </w:rPr>
        <w:t>”</w:t>
      </w:r>
      <w:r>
        <w:rPr>
          <w:rFonts w:ascii="Times New Roman" w:hAnsi="Times New Roman" w:cs="Times New Roman"/>
          <w:lang w:eastAsia="zh-CN"/>
        </w:rPr>
        <w:t>的动态推演与空间定位分析</w:t>
      </w:r>
      <w:r>
        <w:rPr>
          <w:rFonts w:ascii="Times New Roman" w:hAnsi="Times New Roman" w:cs="Times New Roman"/>
          <w:vertAlign w:val="superscript"/>
          <w:lang w:eastAsia="zh-CN"/>
        </w:rPr>
        <w:t>[13,20]</w:t>
      </w:r>
      <w:r>
        <w:rPr>
          <w:rFonts w:ascii="Times New Roman" w:hAnsi="Times New Roman" w:cs="Times New Roman"/>
          <w:lang w:eastAsia="zh-CN"/>
        </w:rPr>
        <w:t>。此外，非饱和渗流所必需的土水特征曲线与渗透系数函数常因试验资料缺失而难以获取，进一步制约了非稳定、非饱和渗流分析在堤防工程中的实用化</w:t>
      </w:r>
      <w:r>
        <w:rPr>
          <w:rFonts w:ascii="Times New Roman" w:hAnsi="Times New Roman" w:cs="Times New Roman"/>
          <w:vertAlign w:val="superscript"/>
          <w:lang w:eastAsia="zh-CN"/>
        </w:rPr>
        <w:t>[78-79]</w:t>
      </w:r>
      <w:r>
        <w:rPr>
          <w:rFonts w:ascii="Times New Roman" w:hAnsi="Times New Roman" w:cs="Times New Roman"/>
          <w:lang w:eastAsia="zh-CN"/>
        </w:rPr>
        <w:t>。</w:t>
      </w:r>
    </w:p>
    <w:p w14:paraId="490BF892">
      <w:pPr>
        <w:pStyle w:val="5"/>
      </w:pPr>
      <w:r>
        <w:rPr>
          <w:rFonts w:ascii="Times New Roman" w:hAnsi="Times New Roman"/>
        </w:rPr>
        <w:t xml:space="preserve">1.2.3 </w:t>
      </w:r>
      <w:r>
        <w:t>堤防病害智能识别与多源信息融合安全评价研究进展</w:t>
      </w:r>
    </w:p>
    <w:p w14:paraId="308249CF">
      <w:pPr>
        <w:pStyle w:val="6"/>
      </w:pPr>
      <w:r>
        <w:t>（</w:t>
      </w:r>
      <w:r>
        <w:rPr>
          <w:rFonts w:ascii="Times New Roman" w:hAnsi="Times New Roman"/>
        </w:rPr>
        <w:t>1</w:t>
      </w:r>
      <w:r>
        <w:t>）堤防病害智能识别方法</w:t>
      </w:r>
    </w:p>
    <w:p w14:paraId="62372B2E">
      <w:pPr>
        <w:spacing w:after="0" w:line="360" w:lineRule="auto"/>
        <w:rPr>
          <w:lang w:eastAsia="zh-CN"/>
        </w:rPr>
      </w:pPr>
      <w:r>
        <w:rPr>
          <w:rFonts w:ascii="Times New Roman" w:hAnsi="Times New Roman" w:cs="Times New Roman"/>
          <w:lang w:eastAsia="zh-CN"/>
        </w:rPr>
        <w:t>堤防渗漏隐患的巡查长期依赖人工，存在效率低、盲区多、风险高的固有缺陷，无人机平台与传感器载荷的成熟为巡检方式变革提供了条件。在巡检装备方面，以多旋翼飞行平台搭载可见光、红外热成像与激光雷达的多源载荷方案已成为主流，其厘米级定位精度与数十分钟续航能力使其能够覆盖人工难以到达的坡脚、水塘与涵闸周边区域。Su等（2024）</w:t>
      </w:r>
      <w:r>
        <w:rPr>
          <w:rFonts w:ascii="Times New Roman" w:hAnsi="Times New Roman" w:cs="Times New Roman"/>
          <w:vertAlign w:val="superscript"/>
          <w:lang w:eastAsia="zh-CN"/>
        </w:rPr>
        <w:t>[116]</w:t>
      </w:r>
      <w:r>
        <w:rPr>
          <w:rFonts w:ascii="Times New Roman" w:hAnsi="Times New Roman" w:cs="Times New Roman"/>
          <w:lang w:eastAsia="zh-CN"/>
        </w:rPr>
        <w:t>构建了集成热红外相机、可见光相机与激光雷达的轻量化无人机多传感器系统，提出热红外数据增强、多源数据配准与</w:t>
      </w:r>
      <w:r>
        <w:rPr>
          <w:rFonts w:hint="eastAsia" w:ascii="Times New Roman" w:hAnsi="Times New Roman" w:cs="Times New Roman"/>
          <w:lang w:eastAsia="zh-CN"/>
        </w:rPr>
        <w:t>“</w:t>
      </w:r>
      <w:r>
        <w:rPr>
          <w:rFonts w:ascii="Times New Roman" w:hAnsi="Times New Roman" w:cs="Times New Roman"/>
          <w:lang w:eastAsia="zh-CN"/>
        </w:rPr>
        <w:t>疑似隐患多级检测、逐级筛查</w:t>
      </w:r>
      <w:r>
        <w:rPr>
          <w:rFonts w:hint="eastAsia" w:ascii="Times New Roman" w:hAnsi="Times New Roman" w:cs="Times New Roman"/>
          <w:lang w:eastAsia="zh-CN"/>
        </w:rPr>
        <w:t>”</w:t>
      </w:r>
      <w:r>
        <w:rPr>
          <w:rFonts w:ascii="Times New Roman" w:hAnsi="Times New Roman" w:cs="Times New Roman"/>
          <w:lang w:eastAsia="zh-CN"/>
        </w:rPr>
        <w:t>的方法体系，在真实汛期堤防巡检中实现了全天候、非接触的隐患快速发现；刘勇</w:t>
      </w:r>
      <w:r>
        <w:rPr>
          <w:rFonts w:ascii="Times New Roman" w:hAnsi="Times New Roman" w:cs="Times New Roman"/>
          <w:vertAlign w:val="superscript"/>
          <w:lang w:eastAsia="zh-CN"/>
        </w:rPr>
        <w:t>[117]</w:t>
      </w:r>
      <w:r>
        <w:rPr>
          <w:rFonts w:ascii="Times New Roman" w:hAnsi="Times New Roman" w:cs="Times New Roman"/>
          <w:lang w:eastAsia="zh-CN"/>
        </w:rPr>
        <w:t>研制的堤防管涌渗漏应急智巡成套装备融合无人机、光纤与电磁探测手段，实现监测精度超过95%、漏报率低于5%。从更大尺度看，卫星雷达干涉测量为堤防形变监测提供了全新手段，Özer等（2019）</w:t>
      </w:r>
      <w:r>
        <w:rPr>
          <w:rFonts w:ascii="Times New Roman" w:hAnsi="Times New Roman" w:cs="Times New Roman"/>
          <w:vertAlign w:val="superscript"/>
          <w:lang w:eastAsia="zh-CN"/>
        </w:rPr>
        <w:t>[118]</w:t>
      </w:r>
      <w:r>
        <w:rPr>
          <w:rFonts w:ascii="Times New Roman" w:hAnsi="Times New Roman" w:cs="Times New Roman"/>
          <w:lang w:eastAsia="zh-CN"/>
        </w:rPr>
        <w:t>利用哨兵一号卫星雷达干涉测量揭示了堤防随气象条件变化的次季节胀缩变形行为，提供了周尺度、毫米级精度的观测能力。红外热成像之所以能够用于渗漏识别，其物理基础在于水体与土体在比热容、热导率与热惯量上的显著差异：渗漏区因水分富集与水分相变，在昼夜交替与太阳辐射过程中表现出与周边地表不同的温度变化速率，形成可探测的温度异常。杨江寅</w:t>
      </w:r>
      <w:r>
        <w:rPr>
          <w:rFonts w:ascii="Times New Roman" w:hAnsi="Times New Roman" w:cs="Times New Roman"/>
          <w:vertAlign w:val="superscript"/>
          <w:lang w:eastAsia="zh-CN"/>
        </w:rPr>
        <w:t>[119]</w:t>
      </w:r>
      <w:r>
        <w:rPr>
          <w:rFonts w:ascii="Times New Roman" w:hAnsi="Times New Roman" w:cs="Times New Roman"/>
          <w:lang w:eastAsia="zh-CN"/>
        </w:rPr>
        <w:t>针对渗漏破坏条件下堤防工程的传热特性与红外探测指标开展了系统研究，为探测时机选择与温度判据确定提供了依据；Zhou等（2022）</w:t>
      </w:r>
      <w:r>
        <w:rPr>
          <w:rFonts w:ascii="Times New Roman" w:hAnsi="Times New Roman" w:cs="Times New Roman"/>
          <w:vertAlign w:val="superscript"/>
          <w:lang w:eastAsia="zh-CN"/>
        </w:rPr>
        <w:t>[120]</w:t>
      </w:r>
      <w:r>
        <w:rPr>
          <w:rFonts w:ascii="Times New Roman" w:hAnsi="Times New Roman" w:cs="Times New Roman"/>
          <w:lang w:eastAsia="zh-CN"/>
        </w:rPr>
        <w:t>搭建室外管涌模拟平台，量化了管涌流量、淹没深度与热像特征的关系并明确了最佳探测时段。实践中，白天多采用红外与可见光融合判读，夜间则单独使用红外热成像，探测效果受气象条件、植被覆盖度、土壤含水率与飞行高度等因素影响显著</w:t>
      </w:r>
      <w:r>
        <w:rPr>
          <w:rFonts w:ascii="Times New Roman" w:hAnsi="Times New Roman" w:cs="Times New Roman"/>
          <w:vertAlign w:val="superscript"/>
          <w:lang w:eastAsia="zh-CN"/>
        </w:rPr>
        <w:t>[28,116,121]</w:t>
      </w:r>
      <w:r>
        <w:rPr>
          <w:rFonts w:ascii="Times New Roman" w:hAnsi="Times New Roman" w:cs="Times New Roman"/>
          <w:lang w:eastAsia="zh-CN"/>
        </w:rPr>
        <w:t>。</w:t>
      </w:r>
    </w:p>
    <w:p w14:paraId="15581B9E">
      <w:pPr>
        <w:spacing w:after="0" w:line="360" w:lineRule="auto"/>
        <w:rPr>
          <w:lang w:eastAsia="zh-CN"/>
        </w:rPr>
      </w:pPr>
      <w:r>
        <w:rPr>
          <w:rFonts w:ascii="Times New Roman" w:hAnsi="Times New Roman" w:cs="Times New Roman"/>
          <w:lang w:eastAsia="zh-CN"/>
        </w:rPr>
        <w:t>在数据集构建与检测精度方面，近年出现了样本规模较大、标注较为系统的研究工作。Zhou等（2024）</w:t>
      </w:r>
      <w:r>
        <w:rPr>
          <w:rFonts w:ascii="Times New Roman" w:hAnsi="Times New Roman" w:cs="Times New Roman"/>
          <w:vertAlign w:val="superscript"/>
          <w:lang w:eastAsia="zh-CN"/>
        </w:rPr>
        <w:t>[23]</w:t>
      </w:r>
      <w:r>
        <w:rPr>
          <w:rFonts w:ascii="Times New Roman" w:hAnsi="Times New Roman" w:cs="Times New Roman"/>
          <w:lang w:eastAsia="zh-CN"/>
        </w:rPr>
        <w:t>采用四台热像仪对模型与真实堤防的渗漏出逸点成像，构建了包含9231张人工标注热红外图像、13387个渗漏目标的数据集，通过迁移学习训练了19个检测器，最优模型在困难测试集上的平均精度达到95.8%，并修筑全尺度堤防开展现场检测试验，结果表明在典型条件下渗漏出逸点定位误差小于5 m，且在恶劣条件下显著优于人工判读。该团队进一步将任务由目标检测推进到语义分割，采集4686张包含多种渗漏对象的原始红外图像并进行像素级人工标注，采用五折交叉验证训练14个分割模型，最优模型在测试集上的平均交并比达到82.73%，实现了渗漏出逸位置识别与渗漏规模量化的统一</w:t>
      </w:r>
      <w:r>
        <w:rPr>
          <w:rFonts w:ascii="Times New Roman" w:hAnsi="Times New Roman" w:cs="Times New Roman"/>
          <w:vertAlign w:val="superscript"/>
          <w:lang w:eastAsia="zh-CN"/>
        </w:rPr>
        <w:t>[122]</w:t>
      </w:r>
      <w:r>
        <w:rPr>
          <w:rFonts w:ascii="Times New Roman" w:hAnsi="Times New Roman" w:cs="Times New Roman"/>
          <w:lang w:eastAsia="zh-CN"/>
        </w:rPr>
        <w:t>。Zhou等（2022）</w:t>
      </w:r>
      <w:r>
        <w:rPr>
          <w:rFonts w:ascii="Times New Roman" w:hAnsi="Times New Roman" w:cs="Times New Roman"/>
          <w:vertAlign w:val="superscript"/>
          <w:lang w:eastAsia="zh-CN"/>
        </w:rPr>
        <w:t>[123]</w:t>
      </w:r>
      <w:r>
        <w:rPr>
          <w:rFonts w:ascii="Times New Roman" w:hAnsi="Times New Roman" w:cs="Times New Roman"/>
          <w:lang w:eastAsia="zh-CN"/>
        </w:rPr>
        <w:t>基于无人机被动红外热成像与迁移学习在自建万级红外图像库上实现土石堤渗漏识别94.90%的准确率与0.64%的漏报率，Chen等（2024）</w:t>
      </w:r>
      <w:r>
        <w:rPr>
          <w:rFonts w:ascii="Times New Roman" w:hAnsi="Times New Roman" w:cs="Times New Roman"/>
          <w:vertAlign w:val="superscript"/>
          <w:lang w:eastAsia="zh-CN"/>
        </w:rPr>
        <w:t>[29]</w:t>
      </w:r>
      <w:r>
        <w:rPr>
          <w:rFonts w:ascii="Times New Roman" w:hAnsi="Times New Roman" w:cs="Times New Roman"/>
          <w:lang w:eastAsia="zh-CN"/>
        </w:rPr>
        <w:t>构建包含5995张热红外影像的数据集并采用Mask R-CNN实现三类险情分割，平均精度达0.977、召回率达0.982，Duan等（2025）</w:t>
      </w:r>
      <w:r>
        <w:rPr>
          <w:rFonts w:ascii="Times New Roman" w:hAnsi="Times New Roman" w:cs="Times New Roman"/>
          <w:vertAlign w:val="superscript"/>
          <w:lang w:eastAsia="zh-CN"/>
        </w:rPr>
        <w:t>[121]</w:t>
      </w:r>
      <w:r>
        <w:rPr>
          <w:rFonts w:ascii="Times New Roman" w:hAnsi="Times New Roman" w:cs="Times New Roman"/>
          <w:lang w:eastAsia="zh-CN"/>
        </w:rPr>
        <w:t>通过104次野外实验建立数据集，实现红外模型92.7%精度与84.9%召回、可见光模型70.4%精度的管涌自动识别并在边缘计算设备上完成实时推理，Kumar等（2025）</w:t>
      </w:r>
      <w:r>
        <w:rPr>
          <w:rFonts w:ascii="Times New Roman" w:hAnsi="Times New Roman" w:cs="Times New Roman"/>
          <w:vertAlign w:val="superscript"/>
          <w:lang w:eastAsia="zh-CN"/>
        </w:rPr>
        <w:t>[124]</w:t>
      </w:r>
      <w:r>
        <w:rPr>
          <w:rFonts w:ascii="Times New Roman" w:hAnsi="Times New Roman" w:cs="Times New Roman"/>
          <w:lang w:eastAsia="zh-CN"/>
        </w:rPr>
        <w:t>则通过室内模型试验平台采集涵盖植被覆盖与降雨等工况的热图像序列，对比了多种深度学习框架的识别效果。上述研究表明，基于无人机红外遥感的堤防渗漏识别已由</w:t>
      </w:r>
      <w:r>
        <w:rPr>
          <w:rFonts w:hint="eastAsia" w:ascii="Times New Roman" w:hAnsi="Times New Roman" w:cs="Times New Roman"/>
          <w:lang w:eastAsia="zh-CN"/>
        </w:rPr>
        <w:t>“</w:t>
      </w:r>
      <w:r>
        <w:rPr>
          <w:rFonts w:ascii="Times New Roman" w:hAnsi="Times New Roman" w:cs="Times New Roman"/>
          <w:lang w:eastAsia="zh-CN"/>
        </w:rPr>
        <w:t>能否识别</w:t>
      </w:r>
      <w:r>
        <w:rPr>
          <w:rFonts w:hint="eastAsia" w:ascii="Times New Roman" w:hAnsi="Times New Roman" w:cs="Times New Roman"/>
          <w:lang w:eastAsia="zh-CN"/>
        </w:rPr>
        <w:t>”</w:t>
      </w:r>
      <w:r>
        <w:rPr>
          <w:rFonts w:ascii="Times New Roman" w:hAnsi="Times New Roman" w:cs="Times New Roman"/>
          <w:lang w:eastAsia="zh-CN"/>
        </w:rPr>
        <w:t>转向</w:t>
      </w:r>
      <w:r>
        <w:rPr>
          <w:rFonts w:hint="eastAsia" w:ascii="Times New Roman" w:hAnsi="Times New Roman" w:cs="Times New Roman"/>
          <w:lang w:eastAsia="zh-CN"/>
        </w:rPr>
        <w:t>“</w:t>
      </w:r>
      <w:r>
        <w:rPr>
          <w:rFonts w:ascii="Times New Roman" w:hAnsi="Times New Roman" w:cs="Times New Roman"/>
          <w:lang w:eastAsia="zh-CN"/>
        </w:rPr>
        <w:t>识别精度与量化能力</w:t>
      </w:r>
      <w:r>
        <w:rPr>
          <w:rFonts w:hint="eastAsia" w:ascii="Times New Roman" w:hAnsi="Times New Roman" w:cs="Times New Roman"/>
          <w:lang w:eastAsia="zh-CN"/>
        </w:rPr>
        <w:t>”</w:t>
      </w:r>
      <w:r>
        <w:rPr>
          <w:rFonts w:ascii="Times New Roman" w:hAnsi="Times New Roman" w:cs="Times New Roman"/>
          <w:lang w:eastAsia="zh-CN"/>
        </w:rPr>
        <w:t>的提升，但对复杂自然条件下探测适用边界的系统揭示仍显不足。</w:t>
      </w:r>
    </w:p>
    <w:p w14:paraId="69CC1A7A">
      <w:pPr>
        <w:spacing w:after="0" w:line="360" w:lineRule="auto"/>
        <w:rPr>
          <w:lang w:eastAsia="zh-CN"/>
        </w:rPr>
      </w:pPr>
      <w:r>
        <w:rPr>
          <w:rFonts w:ascii="Times New Roman" w:hAnsi="Times New Roman" w:cs="Times New Roman"/>
          <w:lang w:eastAsia="zh-CN"/>
        </w:rPr>
        <w:t>在识别算法方面，目标检测模型经历了由两阶段方法向单阶段方法的演进。Redmon等（2016）</w:t>
      </w:r>
      <w:r>
        <w:rPr>
          <w:rFonts w:ascii="Times New Roman" w:hAnsi="Times New Roman" w:cs="Times New Roman"/>
          <w:vertAlign w:val="superscript"/>
          <w:lang w:eastAsia="zh-CN"/>
        </w:rPr>
        <w:t>[125]</w:t>
      </w:r>
      <w:r>
        <w:rPr>
          <w:rFonts w:ascii="Times New Roman" w:hAnsi="Times New Roman" w:cs="Times New Roman"/>
          <w:lang w:eastAsia="zh-CN"/>
        </w:rPr>
        <w:t>提出的YOLO算法将检测任务视为回归问题，通过单一卷积神经网络端到端预测边界框与类别概率，奠定了实时检测的基础；Jocher等</w:t>
      </w:r>
      <w:r>
        <w:rPr>
          <w:rFonts w:ascii="Times New Roman" w:hAnsi="Times New Roman" w:cs="Times New Roman"/>
          <w:vertAlign w:val="superscript"/>
          <w:lang w:eastAsia="zh-CN"/>
        </w:rPr>
        <w:t>[126]</w:t>
      </w:r>
      <w:r>
        <w:rPr>
          <w:rFonts w:ascii="Times New Roman" w:hAnsi="Times New Roman" w:cs="Times New Roman"/>
          <w:lang w:eastAsia="zh-CN"/>
        </w:rPr>
        <w:t>发布的YOLOv8采用无锚框设计、解耦检测头与C2f模块，在检测精度与推理速度之间取得更好平衡，并原生支持检测、分割等多任务扩展，成为工程部署中的常用基线模型。针对堤防红外渗漏目标</w:t>
      </w:r>
      <w:r>
        <w:rPr>
          <w:rFonts w:hint="eastAsia" w:ascii="Times New Roman" w:hAnsi="Times New Roman" w:cs="Times New Roman"/>
          <w:lang w:eastAsia="zh-CN"/>
        </w:rPr>
        <w:t>“</w:t>
      </w:r>
      <w:r>
        <w:rPr>
          <w:rFonts w:ascii="Times New Roman" w:hAnsi="Times New Roman" w:cs="Times New Roman"/>
          <w:lang w:eastAsia="zh-CN"/>
        </w:rPr>
        <w:t>尺度小、信噪比低、边界模糊、背景热干扰强</w:t>
      </w:r>
      <w:r>
        <w:rPr>
          <w:rFonts w:hint="eastAsia" w:ascii="Times New Roman" w:hAnsi="Times New Roman" w:cs="Times New Roman"/>
          <w:lang w:eastAsia="zh-CN"/>
        </w:rPr>
        <w:t>”</w:t>
      </w:r>
      <w:r>
        <w:rPr>
          <w:rFonts w:ascii="Times New Roman" w:hAnsi="Times New Roman" w:cs="Times New Roman"/>
          <w:lang w:eastAsia="zh-CN"/>
        </w:rPr>
        <w:t>的特点，学者开展了针对性的模型改进：侯国鑫等</w:t>
      </w:r>
      <w:r>
        <w:rPr>
          <w:rFonts w:ascii="Times New Roman" w:hAnsi="Times New Roman" w:cs="Times New Roman"/>
          <w:vertAlign w:val="superscript"/>
          <w:lang w:eastAsia="zh-CN"/>
        </w:rPr>
        <w:t>[28]</w:t>
      </w:r>
      <w:r>
        <w:rPr>
          <w:rFonts w:ascii="Times New Roman" w:hAnsi="Times New Roman" w:cs="Times New Roman"/>
          <w:lang w:eastAsia="zh-CN"/>
        </w:rPr>
        <w:t>提出P2ES-YOLO框架，在YOLOv8n基础上引入P2小目标检测分支、EIoU损失函数与SimAM无参注意力模块，分别从特征提取、边界框回归与背景噪声抑制三个方面加以改进；陆公义等</w:t>
      </w:r>
      <w:r>
        <w:rPr>
          <w:rFonts w:ascii="Times New Roman" w:hAnsi="Times New Roman" w:cs="Times New Roman"/>
          <w:vertAlign w:val="superscript"/>
          <w:lang w:eastAsia="zh-CN"/>
        </w:rPr>
        <w:t>[127]</w:t>
      </w:r>
      <w:r>
        <w:rPr>
          <w:rFonts w:ascii="Times New Roman" w:hAnsi="Times New Roman" w:cs="Times New Roman"/>
          <w:lang w:eastAsia="zh-CN"/>
        </w:rPr>
        <w:t>以改进残差块与激活函数的Piping-YOLOv3实现管涌的智能识别；李金友等</w:t>
      </w:r>
      <w:r>
        <w:rPr>
          <w:rFonts w:ascii="Times New Roman" w:hAnsi="Times New Roman" w:cs="Times New Roman"/>
          <w:vertAlign w:val="superscript"/>
          <w:lang w:eastAsia="zh-CN"/>
        </w:rPr>
        <w:t>[128]</w:t>
      </w:r>
      <w:r>
        <w:rPr>
          <w:rFonts w:ascii="Times New Roman" w:hAnsi="Times New Roman" w:cs="Times New Roman"/>
          <w:lang w:eastAsia="zh-CN"/>
        </w:rPr>
        <w:t>构建多高度、多时段、多场景的堤坝渗漏图像数据集，提出轻量级YOLOv8n与高精度YOLOv8x双模型协同架构，由无人机端完成初步筛选、服务器端完成高精度识别，将漏检率与误检率分别降至2.7%与3.2%，算法部署于自主研发的巡检平台后联动无人机舱实现了全天候巡检；Xie等（2025）</w:t>
      </w:r>
      <w:r>
        <w:rPr>
          <w:rFonts w:ascii="Times New Roman" w:hAnsi="Times New Roman" w:cs="Times New Roman"/>
          <w:vertAlign w:val="superscript"/>
          <w:lang w:eastAsia="zh-CN"/>
        </w:rPr>
        <w:t>[129]</w:t>
      </w:r>
      <w:r>
        <w:rPr>
          <w:rFonts w:ascii="Times New Roman" w:hAnsi="Times New Roman" w:cs="Times New Roman"/>
          <w:lang w:eastAsia="zh-CN"/>
        </w:rPr>
        <w:t>提出轻量的CNN与Transformer混合检测器用于堤防裂缝检测，在抑制阴影误检方面表现突出。在特征增强方面，Woo等（2018）</w:t>
      </w:r>
      <w:r>
        <w:rPr>
          <w:rFonts w:ascii="Times New Roman" w:hAnsi="Times New Roman" w:cs="Times New Roman"/>
          <w:vertAlign w:val="superscript"/>
          <w:lang w:eastAsia="zh-CN"/>
        </w:rPr>
        <w:t>[130]</w:t>
      </w:r>
      <w:r>
        <w:rPr>
          <w:rFonts w:ascii="Times New Roman" w:hAnsi="Times New Roman" w:cs="Times New Roman"/>
          <w:lang w:eastAsia="zh-CN"/>
        </w:rPr>
        <w:t>提出的CBAM卷积块注意力模块通过通道与空间双维度自适应加权强化关键特征表达，被广泛用于红外小目标检测模型的改进。在语义分割方向，Wu等（2025）</w:t>
      </w:r>
      <w:r>
        <w:rPr>
          <w:rFonts w:ascii="Times New Roman" w:hAnsi="Times New Roman" w:cs="Times New Roman"/>
          <w:vertAlign w:val="superscript"/>
          <w:lang w:eastAsia="zh-CN"/>
        </w:rPr>
        <w:t>[131]</w:t>
      </w:r>
      <w:r>
        <w:rPr>
          <w:rFonts w:ascii="Times New Roman" w:hAnsi="Times New Roman" w:cs="Times New Roman"/>
          <w:lang w:eastAsia="zh-CN"/>
        </w:rPr>
        <w:t>提出融合残差注意力与多尺度特征蒸馏的剪枝U-Net，在堤防缺陷实时遥感检测中达到88.67%的交并比与57.74帧/秒，兼顾精度与实时性；Xu等（2025）</w:t>
      </w:r>
      <w:r>
        <w:rPr>
          <w:rFonts w:ascii="Times New Roman" w:hAnsi="Times New Roman" w:cs="Times New Roman"/>
          <w:vertAlign w:val="superscript"/>
          <w:lang w:eastAsia="zh-CN"/>
        </w:rPr>
        <w:t>[132]</w:t>
      </w:r>
      <w:r>
        <w:rPr>
          <w:rFonts w:ascii="Times New Roman" w:hAnsi="Times New Roman" w:cs="Times New Roman"/>
          <w:lang w:eastAsia="zh-CN"/>
        </w:rPr>
        <w:t>以改进U-Net实现地表裂缝自动提取，Galiyev等（2024）</w:t>
      </w:r>
      <w:r>
        <w:rPr>
          <w:rFonts w:ascii="Times New Roman" w:hAnsi="Times New Roman" w:cs="Times New Roman"/>
          <w:vertAlign w:val="superscript"/>
          <w:lang w:eastAsia="zh-CN"/>
        </w:rPr>
        <w:t>[133]</w:t>
      </w:r>
      <w:r>
        <w:rPr>
          <w:rFonts w:ascii="Times New Roman" w:hAnsi="Times New Roman" w:cs="Times New Roman"/>
          <w:lang w:eastAsia="zh-CN"/>
        </w:rPr>
        <w:t>在统一流程下对比五类语义分割模型后发现Transformer架构在细长裂缝提取中具有长程依赖建模优势，Gu等（2026）</w:t>
      </w:r>
      <w:r>
        <w:rPr>
          <w:rFonts w:ascii="Times New Roman" w:hAnsi="Times New Roman" w:cs="Times New Roman"/>
          <w:vertAlign w:val="superscript"/>
          <w:lang w:eastAsia="zh-CN"/>
        </w:rPr>
        <w:t>[134]</w:t>
      </w:r>
      <w:r>
        <w:rPr>
          <w:rFonts w:ascii="Times New Roman" w:hAnsi="Times New Roman" w:cs="Times New Roman"/>
          <w:lang w:eastAsia="zh-CN"/>
        </w:rPr>
        <w:t>进一步融合可见光与红外双模态影像实现堤防隐患的自动检测与量化测量。</w:t>
      </w:r>
    </w:p>
    <w:p w14:paraId="32444F87">
      <w:pPr>
        <w:spacing w:after="0" w:line="360" w:lineRule="auto"/>
        <w:rPr>
          <w:lang w:eastAsia="zh-CN"/>
        </w:rPr>
      </w:pPr>
      <w:r>
        <w:rPr>
          <w:rFonts w:ascii="Times New Roman" w:hAnsi="Times New Roman" w:cs="Times New Roman"/>
          <w:lang w:eastAsia="zh-CN"/>
        </w:rPr>
        <w:t>上述巡检与识别手段的技术原理、主要优势、局限与适用场景对比如表1-3所示。</w:t>
      </w:r>
    </w:p>
    <w:p w14:paraId="30C49A7C">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表1-3　堤防渗漏隐患巡检与智能识别主要方法对比</w:t>
      </w:r>
    </w:p>
    <w:p w14:paraId="10E83E16">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1-3 Comparison of the main methods for inspecting and intelligently identifying levee seepage hazards</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101"/>
        <w:gridCol w:w="2736"/>
        <w:gridCol w:w="1308"/>
        <w:gridCol w:w="1308"/>
        <w:gridCol w:w="1308"/>
        <w:gridCol w:w="1309"/>
      </w:tblGrid>
      <w:tr w14:paraId="084C5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101" w:type="dxa"/>
            <w:tcBorders>
              <w:top w:val="single" w:color="000000" w:sz="12" w:space="0"/>
              <w:left w:val="nil"/>
              <w:bottom w:val="single" w:color="000000" w:sz="6" w:space="0"/>
              <w:right w:val="nil"/>
            </w:tcBorders>
            <w:vAlign w:val="center"/>
          </w:tcPr>
          <w:p w14:paraId="71DE18F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技术路线</w:t>
            </w:r>
          </w:p>
        </w:tc>
        <w:tc>
          <w:tcPr>
            <w:tcW w:w="2736" w:type="dxa"/>
            <w:tcBorders>
              <w:top w:val="single" w:color="000000" w:sz="12" w:space="0"/>
              <w:left w:val="nil"/>
              <w:bottom w:val="single" w:color="000000" w:sz="6" w:space="0"/>
              <w:right w:val="nil"/>
            </w:tcBorders>
            <w:vAlign w:val="center"/>
          </w:tcPr>
          <w:p w14:paraId="2FC3132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308" w:type="dxa"/>
            <w:tcBorders>
              <w:top w:val="single" w:color="000000" w:sz="12" w:space="0"/>
              <w:left w:val="nil"/>
              <w:bottom w:val="single" w:color="000000" w:sz="6" w:space="0"/>
              <w:right w:val="nil"/>
            </w:tcBorders>
            <w:vAlign w:val="center"/>
          </w:tcPr>
          <w:p w14:paraId="0555A4E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308" w:type="dxa"/>
            <w:tcBorders>
              <w:top w:val="single" w:color="000000" w:sz="12" w:space="0"/>
              <w:left w:val="nil"/>
              <w:bottom w:val="single" w:color="000000" w:sz="6" w:space="0"/>
              <w:right w:val="nil"/>
            </w:tcBorders>
            <w:vAlign w:val="center"/>
          </w:tcPr>
          <w:p w14:paraId="772DAC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主要优势</w:t>
            </w:r>
          </w:p>
        </w:tc>
        <w:tc>
          <w:tcPr>
            <w:tcW w:w="1308" w:type="dxa"/>
            <w:tcBorders>
              <w:top w:val="single" w:color="000000" w:sz="12" w:space="0"/>
              <w:left w:val="nil"/>
              <w:bottom w:val="single" w:color="000000" w:sz="6" w:space="0"/>
              <w:right w:val="nil"/>
            </w:tcBorders>
            <w:vAlign w:val="center"/>
          </w:tcPr>
          <w:p w14:paraId="5C346D8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主要局限</w:t>
            </w:r>
          </w:p>
        </w:tc>
        <w:tc>
          <w:tcPr>
            <w:tcW w:w="1309" w:type="dxa"/>
            <w:tcBorders>
              <w:top w:val="single" w:color="000000" w:sz="12" w:space="0"/>
              <w:left w:val="nil"/>
              <w:bottom w:val="single" w:color="000000" w:sz="6" w:space="0"/>
              <w:right w:val="nil"/>
            </w:tcBorders>
            <w:vAlign w:val="center"/>
          </w:tcPr>
          <w:p w14:paraId="5F6E3BE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适用场景</w:t>
            </w:r>
          </w:p>
        </w:tc>
      </w:tr>
      <w:tr w14:paraId="2B18D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nil"/>
              <w:right w:val="nil"/>
            </w:tcBorders>
            <w:vAlign w:val="center"/>
          </w:tcPr>
          <w:p w14:paraId="302515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卫星雷达干涉测量</w:t>
            </w:r>
          </w:p>
        </w:tc>
        <w:tc>
          <w:tcPr>
            <w:tcW w:w="2736" w:type="dxa"/>
            <w:tcBorders>
              <w:top w:val="nil"/>
              <w:left w:val="nil"/>
              <w:bottom w:val="nil"/>
              <w:right w:val="nil"/>
            </w:tcBorders>
            <w:vAlign w:val="center"/>
          </w:tcPr>
          <w:p w14:paraId="7CFA2AA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杨江寅</w:t>
            </w:r>
            <w:r>
              <w:rPr>
                <w:rFonts w:ascii="Times New Roman" w:hAnsi="Times New Roman"/>
                <w:sz w:val="21"/>
                <w:szCs w:val="21"/>
                <w:vertAlign w:val="superscript"/>
              </w:rPr>
              <w:t>[119]</w:t>
            </w:r>
          </w:p>
        </w:tc>
        <w:tc>
          <w:tcPr>
            <w:tcW w:w="1308" w:type="dxa"/>
            <w:tcBorders>
              <w:top w:val="nil"/>
              <w:left w:val="nil"/>
              <w:bottom w:val="nil"/>
              <w:right w:val="nil"/>
            </w:tcBorders>
            <w:vAlign w:val="center"/>
          </w:tcPr>
          <w:p w14:paraId="58715E3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以多时相SAR影像干涉相位反演地表形变量</w:t>
            </w:r>
          </w:p>
        </w:tc>
        <w:tc>
          <w:tcPr>
            <w:tcW w:w="1308" w:type="dxa"/>
            <w:tcBorders>
              <w:top w:val="nil"/>
              <w:left w:val="nil"/>
              <w:bottom w:val="nil"/>
              <w:right w:val="nil"/>
            </w:tcBorders>
            <w:vAlign w:val="center"/>
          </w:tcPr>
          <w:p w14:paraId="05C4CDA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覆盖范围广，毫米级精度，可周期重访</w:t>
            </w:r>
          </w:p>
        </w:tc>
        <w:tc>
          <w:tcPr>
            <w:tcW w:w="1308" w:type="dxa"/>
            <w:tcBorders>
              <w:top w:val="nil"/>
              <w:left w:val="nil"/>
              <w:bottom w:val="nil"/>
              <w:right w:val="nil"/>
            </w:tcBorders>
            <w:vAlign w:val="center"/>
          </w:tcPr>
          <w:p w14:paraId="7E0FC0E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受时空失相干与大气延迟影响，难直接识别渗漏点</w:t>
            </w:r>
          </w:p>
        </w:tc>
        <w:tc>
          <w:tcPr>
            <w:tcW w:w="1309" w:type="dxa"/>
            <w:tcBorders>
              <w:top w:val="nil"/>
              <w:left w:val="nil"/>
              <w:bottom w:val="nil"/>
              <w:right w:val="nil"/>
            </w:tcBorders>
            <w:vAlign w:val="center"/>
          </w:tcPr>
          <w:p w14:paraId="68B1E3F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大范围堤防形变普查与长期监测</w:t>
            </w:r>
          </w:p>
        </w:tc>
      </w:tr>
      <w:tr w14:paraId="399E0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nil"/>
              <w:right w:val="nil"/>
            </w:tcBorders>
            <w:vAlign w:val="center"/>
          </w:tcPr>
          <w:p w14:paraId="229C60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红外热成像探测</w:t>
            </w:r>
          </w:p>
        </w:tc>
        <w:tc>
          <w:tcPr>
            <w:tcW w:w="2736" w:type="dxa"/>
            <w:tcBorders>
              <w:top w:val="nil"/>
              <w:left w:val="nil"/>
              <w:bottom w:val="nil"/>
              <w:right w:val="nil"/>
            </w:tcBorders>
            <w:vAlign w:val="center"/>
          </w:tcPr>
          <w:p w14:paraId="5E07FA08">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ZHOU</w:t>
            </w:r>
            <w:r>
              <w:rPr>
                <w:rFonts w:hint="eastAsia" w:ascii="Times New Roman" w:hAnsi="Times New Roman"/>
                <w:sz w:val="21"/>
                <w:szCs w:val="21"/>
              </w:rPr>
              <w:t>等</w:t>
            </w:r>
            <w:r>
              <w:rPr>
                <w:rFonts w:ascii="Times New Roman" w:hAnsi="Times New Roman"/>
                <w:sz w:val="21"/>
                <w:szCs w:val="21"/>
                <w:vertAlign w:val="superscript"/>
              </w:rPr>
              <w:t>[120]</w:t>
            </w:r>
            <w:r>
              <w:rPr>
                <w:rFonts w:hint="eastAsia" w:ascii="Times New Roman" w:hAnsi="Times New Roman"/>
                <w:sz w:val="21"/>
                <w:szCs w:val="21"/>
              </w:rPr>
              <w:t>、</w:t>
            </w:r>
            <w:r>
              <w:rPr>
                <w:rFonts w:ascii="Times New Roman" w:hAnsi="Times New Roman"/>
                <w:sz w:val="21"/>
                <w:szCs w:val="21"/>
              </w:rPr>
              <w:t>DUAN</w:t>
            </w:r>
            <w:r>
              <w:rPr>
                <w:rFonts w:hint="eastAsia" w:ascii="Times New Roman" w:hAnsi="Times New Roman"/>
                <w:sz w:val="21"/>
                <w:szCs w:val="21"/>
              </w:rPr>
              <w:t>等</w:t>
            </w:r>
            <w:r>
              <w:rPr>
                <w:rFonts w:ascii="Times New Roman" w:hAnsi="Times New Roman"/>
                <w:sz w:val="21"/>
                <w:szCs w:val="21"/>
                <w:vertAlign w:val="superscript"/>
              </w:rPr>
              <w:t>[121]</w:t>
            </w:r>
          </w:p>
        </w:tc>
        <w:tc>
          <w:tcPr>
            <w:tcW w:w="1308" w:type="dxa"/>
            <w:tcBorders>
              <w:top w:val="nil"/>
              <w:left w:val="nil"/>
              <w:bottom w:val="nil"/>
              <w:right w:val="nil"/>
            </w:tcBorders>
            <w:vAlign w:val="center"/>
          </w:tcPr>
          <w:p w14:paraId="3C818BB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利用水与土体热物性差异形成的温度异常识别渗漏</w:t>
            </w:r>
          </w:p>
        </w:tc>
        <w:tc>
          <w:tcPr>
            <w:tcW w:w="1308" w:type="dxa"/>
            <w:tcBorders>
              <w:top w:val="nil"/>
              <w:left w:val="nil"/>
              <w:bottom w:val="nil"/>
              <w:right w:val="nil"/>
            </w:tcBorders>
            <w:vAlign w:val="center"/>
          </w:tcPr>
          <w:p w14:paraId="2CD4756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非接触作业，可夜间探测，对含水异常敏感</w:t>
            </w:r>
          </w:p>
        </w:tc>
        <w:tc>
          <w:tcPr>
            <w:tcW w:w="1308" w:type="dxa"/>
            <w:tcBorders>
              <w:top w:val="nil"/>
              <w:left w:val="nil"/>
              <w:bottom w:val="nil"/>
              <w:right w:val="nil"/>
            </w:tcBorders>
            <w:vAlign w:val="center"/>
          </w:tcPr>
          <w:p w14:paraId="1439E5E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受气象、植被覆盖与飞行高度影响显著</w:t>
            </w:r>
          </w:p>
        </w:tc>
        <w:tc>
          <w:tcPr>
            <w:tcW w:w="1309" w:type="dxa"/>
            <w:tcBorders>
              <w:top w:val="nil"/>
              <w:left w:val="nil"/>
              <w:bottom w:val="nil"/>
              <w:right w:val="nil"/>
            </w:tcBorders>
            <w:vAlign w:val="center"/>
          </w:tcPr>
          <w:p w14:paraId="08961E0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渗漏出逸点与散浸区快速普查</w:t>
            </w:r>
          </w:p>
        </w:tc>
      </w:tr>
      <w:tr w14:paraId="141DA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nil"/>
              <w:right w:val="nil"/>
            </w:tcBorders>
            <w:vAlign w:val="center"/>
          </w:tcPr>
          <w:p w14:paraId="537AE6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目标检测识别</w:t>
            </w:r>
          </w:p>
        </w:tc>
        <w:tc>
          <w:tcPr>
            <w:tcW w:w="2736" w:type="dxa"/>
            <w:tcBorders>
              <w:top w:val="nil"/>
              <w:left w:val="nil"/>
              <w:bottom w:val="nil"/>
              <w:right w:val="nil"/>
            </w:tcBorders>
            <w:vAlign w:val="center"/>
          </w:tcPr>
          <w:p w14:paraId="2B8C2695">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侯国鑫等</w:t>
            </w:r>
            <w:r>
              <w:rPr>
                <w:rFonts w:ascii="Times New Roman" w:hAnsi="Times New Roman"/>
                <w:sz w:val="21"/>
                <w:szCs w:val="21"/>
                <w:vertAlign w:val="superscript"/>
                <w:lang w:eastAsia="zh-CN"/>
              </w:rPr>
              <w:t>[28]</w:t>
            </w:r>
            <w:r>
              <w:rPr>
                <w:rFonts w:hint="eastAsia" w:ascii="Times New Roman" w:hAnsi="Times New Roman"/>
                <w:sz w:val="21"/>
                <w:szCs w:val="21"/>
                <w:lang w:eastAsia="zh-CN"/>
              </w:rPr>
              <w:t>、</w:t>
            </w:r>
            <w:r>
              <w:rPr>
                <w:rFonts w:ascii="Times New Roman" w:hAnsi="Times New Roman"/>
                <w:sz w:val="21"/>
                <w:szCs w:val="21"/>
                <w:lang w:eastAsia="zh-CN"/>
              </w:rPr>
              <w:t>JOCHER</w:t>
            </w:r>
            <w:r>
              <w:rPr>
                <w:rFonts w:hint="eastAsia" w:ascii="Times New Roman" w:hAnsi="Times New Roman"/>
                <w:sz w:val="21"/>
                <w:szCs w:val="21"/>
                <w:lang w:eastAsia="zh-CN"/>
              </w:rPr>
              <w:t>等</w:t>
            </w:r>
            <w:r>
              <w:rPr>
                <w:rFonts w:ascii="Times New Roman" w:hAnsi="Times New Roman"/>
                <w:sz w:val="21"/>
                <w:szCs w:val="21"/>
                <w:vertAlign w:val="superscript"/>
                <w:lang w:eastAsia="zh-CN"/>
              </w:rPr>
              <w:t>[126]</w:t>
            </w:r>
            <w:r>
              <w:rPr>
                <w:rFonts w:hint="eastAsia" w:ascii="Times New Roman" w:hAnsi="Times New Roman"/>
                <w:sz w:val="21"/>
                <w:szCs w:val="21"/>
                <w:lang w:eastAsia="zh-CN"/>
              </w:rPr>
              <w:t>、陆公义等</w:t>
            </w:r>
            <w:r>
              <w:rPr>
                <w:rFonts w:ascii="Times New Roman" w:hAnsi="Times New Roman"/>
                <w:sz w:val="21"/>
                <w:szCs w:val="21"/>
                <w:vertAlign w:val="superscript"/>
                <w:lang w:eastAsia="zh-CN"/>
              </w:rPr>
              <w:t>[127]</w:t>
            </w:r>
          </w:p>
        </w:tc>
        <w:tc>
          <w:tcPr>
            <w:tcW w:w="1308" w:type="dxa"/>
            <w:tcBorders>
              <w:top w:val="nil"/>
              <w:left w:val="nil"/>
              <w:bottom w:val="nil"/>
              <w:right w:val="nil"/>
            </w:tcBorders>
            <w:vAlign w:val="center"/>
          </w:tcPr>
          <w:p w14:paraId="4914C40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以CNN端到端回归目标边界框与类别概率</w:t>
            </w:r>
          </w:p>
        </w:tc>
        <w:tc>
          <w:tcPr>
            <w:tcW w:w="1308" w:type="dxa"/>
            <w:tcBorders>
              <w:top w:val="nil"/>
              <w:left w:val="nil"/>
              <w:bottom w:val="nil"/>
              <w:right w:val="nil"/>
            </w:tcBorders>
            <w:vAlign w:val="center"/>
          </w:tcPr>
          <w:p w14:paraId="0EEA7B2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推理速度快，便于机载边缘部署</w:t>
            </w:r>
          </w:p>
        </w:tc>
        <w:tc>
          <w:tcPr>
            <w:tcW w:w="1308" w:type="dxa"/>
            <w:tcBorders>
              <w:top w:val="nil"/>
              <w:left w:val="nil"/>
              <w:bottom w:val="nil"/>
              <w:right w:val="nil"/>
            </w:tcBorders>
            <w:vAlign w:val="center"/>
          </w:tcPr>
          <w:p w14:paraId="122A459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仅给出定性判定，缺少面向评价的定量指标</w:t>
            </w:r>
          </w:p>
        </w:tc>
        <w:tc>
          <w:tcPr>
            <w:tcW w:w="1309" w:type="dxa"/>
            <w:tcBorders>
              <w:top w:val="nil"/>
              <w:left w:val="nil"/>
              <w:bottom w:val="nil"/>
              <w:right w:val="nil"/>
            </w:tcBorders>
            <w:vAlign w:val="center"/>
          </w:tcPr>
          <w:p w14:paraId="45AC13D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管涌与渗漏点快速筛查定位</w:t>
            </w:r>
          </w:p>
        </w:tc>
      </w:tr>
      <w:tr w14:paraId="50287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single" w:color="000000" w:sz="12" w:space="0"/>
              <w:right w:val="nil"/>
            </w:tcBorders>
            <w:vAlign w:val="center"/>
          </w:tcPr>
          <w:p w14:paraId="29C4E4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语义分割量化</w:t>
            </w:r>
          </w:p>
        </w:tc>
        <w:tc>
          <w:tcPr>
            <w:tcW w:w="2736" w:type="dxa"/>
            <w:tcBorders>
              <w:top w:val="nil"/>
              <w:left w:val="nil"/>
              <w:bottom w:val="single" w:color="000000" w:sz="12" w:space="0"/>
              <w:right w:val="nil"/>
            </w:tcBorders>
            <w:vAlign w:val="center"/>
          </w:tcPr>
          <w:p w14:paraId="2EDBF81E">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CHEN</w:t>
            </w:r>
            <w:r>
              <w:rPr>
                <w:rFonts w:hint="eastAsia" w:ascii="Times New Roman" w:hAnsi="Times New Roman"/>
                <w:sz w:val="21"/>
                <w:szCs w:val="21"/>
              </w:rPr>
              <w:t>等</w:t>
            </w:r>
            <w:r>
              <w:rPr>
                <w:rFonts w:ascii="Times New Roman" w:hAnsi="Times New Roman"/>
                <w:sz w:val="21"/>
                <w:szCs w:val="21"/>
                <w:vertAlign w:val="superscript"/>
              </w:rPr>
              <w:t>[29]</w:t>
            </w:r>
            <w:r>
              <w:rPr>
                <w:rFonts w:hint="eastAsia" w:ascii="Times New Roman" w:hAnsi="Times New Roman"/>
                <w:sz w:val="21"/>
                <w:szCs w:val="21"/>
              </w:rPr>
              <w:t>、</w:t>
            </w:r>
            <w:r>
              <w:rPr>
                <w:rFonts w:ascii="Times New Roman" w:hAnsi="Times New Roman"/>
                <w:sz w:val="21"/>
                <w:szCs w:val="21"/>
              </w:rPr>
              <w:t>ZHOU</w:t>
            </w:r>
            <w:r>
              <w:rPr>
                <w:rFonts w:hint="eastAsia" w:ascii="Times New Roman" w:hAnsi="Times New Roman"/>
                <w:sz w:val="21"/>
                <w:szCs w:val="21"/>
              </w:rPr>
              <w:t>等</w:t>
            </w:r>
            <w:r>
              <w:rPr>
                <w:rFonts w:ascii="Times New Roman" w:hAnsi="Times New Roman"/>
                <w:sz w:val="21"/>
                <w:szCs w:val="21"/>
                <w:vertAlign w:val="superscript"/>
              </w:rPr>
              <w:t>[123]</w:t>
            </w:r>
            <w:r>
              <w:rPr>
                <w:rFonts w:hint="eastAsia" w:ascii="Times New Roman" w:hAnsi="Times New Roman"/>
                <w:sz w:val="21"/>
                <w:szCs w:val="21"/>
              </w:rPr>
              <w:t>、</w:t>
            </w:r>
            <w:r>
              <w:rPr>
                <w:rFonts w:ascii="Times New Roman" w:hAnsi="Times New Roman"/>
                <w:sz w:val="21"/>
                <w:szCs w:val="21"/>
              </w:rPr>
              <w:t>XU</w:t>
            </w:r>
            <w:r>
              <w:rPr>
                <w:rFonts w:hint="eastAsia" w:ascii="Times New Roman" w:hAnsi="Times New Roman"/>
                <w:sz w:val="21"/>
                <w:szCs w:val="21"/>
              </w:rPr>
              <w:t>等</w:t>
            </w:r>
            <w:r>
              <w:rPr>
                <w:rFonts w:ascii="Times New Roman" w:hAnsi="Times New Roman"/>
                <w:sz w:val="21"/>
                <w:szCs w:val="21"/>
                <w:vertAlign w:val="superscript"/>
              </w:rPr>
              <w:t>[132]</w:t>
            </w:r>
          </w:p>
        </w:tc>
        <w:tc>
          <w:tcPr>
            <w:tcW w:w="1308" w:type="dxa"/>
            <w:tcBorders>
              <w:top w:val="nil"/>
              <w:left w:val="nil"/>
              <w:bottom w:val="single" w:color="000000" w:sz="12" w:space="0"/>
              <w:right w:val="nil"/>
            </w:tcBorders>
            <w:vAlign w:val="center"/>
          </w:tcPr>
          <w:p w14:paraId="276CEFD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通过像素级分类提取病害边界并量化规模</w:t>
            </w:r>
          </w:p>
        </w:tc>
        <w:tc>
          <w:tcPr>
            <w:tcW w:w="1308" w:type="dxa"/>
            <w:tcBorders>
              <w:top w:val="nil"/>
              <w:left w:val="nil"/>
              <w:bottom w:val="single" w:color="000000" w:sz="12" w:space="0"/>
              <w:right w:val="nil"/>
            </w:tcBorders>
            <w:vAlign w:val="center"/>
          </w:tcPr>
          <w:p w14:paraId="7FCD886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可给出渗漏范围与规模，支持定量评价</w:t>
            </w:r>
          </w:p>
        </w:tc>
        <w:tc>
          <w:tcPr>
            <w:tcW w:w="1308" w:type="dxa"/>
            <w:tcBorders>
              <w:top w:val="nil"/>
              <w:left w:val="nil"/>
              <w:bottom w:val="single" w:color="000000" w:sz="12" w:space="0"/>
              <w:right w:val="nil"/>
            </w:tcBorders>
            <w:vAlign w:val="center"/>
          </w:tcPr>
          <w:p w14:paraId="359A9AE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标注成本高，复杂背景下边界模糊</w:t>
            </w:r>
          </w:p>
        </w:tc>
        <w:tc>
          <w:tcPr>
            <w:tcW w:w="1309" w:type="dxa"/>
            <w:tcBorders>
              <w:top w:val="nil"/>
              <w:left w:val="nil"/>
              <w:bottom w:val="single" w:color="000000" w:sz="12" w:space="0"/>
              <w:right w:val="nil"/>
            </w:tcBorders>
            <w:vAlign w:val="center"/>
          </w:tcPr>
          <w:p w14:paraId="7254A35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渗漏规模量化与病害等级评定</w:t>
            </w:r>
          </w:p>
        </w:tc>
      </w:tr>
    </w:tbl>
    <w:p w14:paraId="7126876F">
      <w:pPr>
        <w:spacing w:after="0" w:line="360" w:lineRule="auto"/>
        <w:rPr>
          <w:lang w:eastAsia="zh-CN"/>
        </w:rPr>
      </w:pPr>
      <w:r>
        <w:rPr>
          <w:rFonts w:ascii="Times New Roman" w:hAnsi="Times New Roman" w:cs="Times New Roman"/>
          <w:lang w:eastAsia="zh-CN"/>
        </w:rPr>
        <w:t>由表1-3可见，不同手段在探测尺度与信息粒度上各有侧重：卫星与航空遥感长于大范围普查，热成像长于渗漏异常发现，而深度学习的检测与分割方法则决定了病害信息能否由定性发现转向定量表达。该方向仍存在以下三方面不足：一是识别结果与地质模型、渗流计算场之间缺乏统一空间基准与配准方法，病害信息多以图像坐标或离散标注形式存在，无法精确挂载到三维地质体</w:t>
      </w:r>
      <w:r>
        <w:rPr>
          <w:rFonts w:ascii="Times New Roman" w:hAnsi="Times New Roman" w:cs="Times New Roman"/>
          <w:vertAlign w:val="superscript"/>
          <w:lang w:eastAsia="zh-CN"/>
        </w:rPr>
        <w:t>[28,122]</w:t>
      </w:r>
      <w:r>
        <w:rPr>
          <w:rFonts w:ascii="Times New Roman" w:hAnsi="Times New Roman" w:cs="Times New Roman"/>
          <w:lang w:eastAsia="zh-CN"/>
        </w:rPr>
        <w:t>；二是检测输出多为</w:t>
      </w:r>
      <w:r>
        <w:rPr>
          <w:rFonts w:hint="eastAsia" w:ascii="Times New Roman" w:hAnsi="Times New Roman" w:cs="Times New Roman"/>
          <w:lang w:eastAsia="zh-CN"/>
        </w:rPr>
        <w:t>“</w:t>
      </w:r>
      <w:r>
        <w:rPr>
          <w:rFonts w:ascii="Times New Roman" w:hAnsi="Times New Roman" w:cs="Times New Roman"/>
          <w:lang w:eastAsia="zh-CN"/>
        </w:rPr>
        <w:t>有无病害</w:t>
      </w:r>
      <w:r>
        <w:rPr>
          <w:rFonts w:hint="eastAsia" w:ascii="Times New Roman" w:hAnsi="Times New Roman" w:cs="Times New Roman"/>
          <w:lang w:eastAsia="zh-CN"/>
        </w:rPr>
        <w:t>”</w:t>
      </w:r>
      <w:r>
        <w:rPr>
          <w:rFonts w:ascii="Times New Roman" w:hAnsi="Times New Roman" w:cs="Times New Roman"/>
          <w:lang w:eastAsia="zh-CN"/>
        </w:rPr>
        <w:t>的定性判定与置信度，缺少面向安全评价的定量指标转化方法，难以直接进入风险量化计算，仅有少数研究开始探索渗漏规模的像素级量化</w:t>
      </w:r>
      <w:r>
        <w:rPr>
          <w:rFonts w:ascii="Times New Roman" w:hAnsi="Times New Roman" w:cs="Times New Roman"/>
          <w:vertAlign w:val="superscript"/>
          <w:lang w:eastAsia="zh-CN"/>
        </w:rPr>
        <w:t>[116,122]</w:t>
      </w:r>
      <w:r>
        <w:rPr>
          <w:rFonts w:ascii="Times New Roman" w:hAnsi="Times New Roman" w:cs="Times New Roman"/>
          <w:lang w:eastAsia="zh-CN"/>
        </w:rPr>
        <w:t>；三是复杂环境下的漏报与误报问题以及深度学习模型的可解释性问题尚未根本解决，制约了识别成果在正式安全评价中的采信程度</w:t>
      </w:r>
      <w:r>
        <w:rPr>
          <w:rFonts w:ascii="Times New Roman" w:hAnsi="Times New Roman" w:cs="Times New Roman"/>
          <w:vertAlign w:val="superscript"/>
          <w:lang w:eastAsia="zh-CN"/>
        </w:rPr>
        <w:t>[131,135]</w:t>
      </w:r>
      <w:r>
        <w:rPr>
          <w:rFonts w:ascii="Times New Roman" w:hAnsi="Times New Roman" w:cs="Times New Roman"/>
          <w:lang w:eastAsia="zh-CN"/>
        </w:rPr>
        <w:t>。总体来看，无人机巡检目前仍主要作为独立的隐患发现手段使用，尚未成为渗流安全评价体系中可以量化、可追溯的证据输入环节。</w:t>
      </w:r>
    </w:p>
    <w:p w14:paraId="0C35FFED">
      <w:pPr>
        <w:pStyle w:val="6"/>
      </w:pPr>
      <w:r>
        <w:t>（</w:t>
      </w:r>
      <w:r>
        <w:rPr>
          <w:rFonts w:ascii="Times New Roman" w:hAnsi="Times New Roman"/>
        </w:rPr>
        <w:t>2</w:t>
      </w:r>
      <w:r>
        <w:t>）堤防渗流安全多源信息融合评价方法</w:t>
      </w:r>
    </w:p>
    <w:p w14:paraId="0479E653">
      <w:pPr>
        <w:spacing w:after="0" w:line="360" w:lineRule="auto"/>
        <w:rPr>
          <w:lang w:eastAsia="zh-CN"/>
        </w:rPr>
      </w:pPr>
      <w:r>
        <w:rPr>
          <w:rFonts w:ascii="Times New Roman" w:hAnsi="Times New Roman" w:cs="Times New Roman"/>
          <w:lang w:eastAsia="zh-CN"/>
        </w:rPr>
        <w:t>在巡检感知基础上，我国堤防安全评价已形成以《堤防工程安全评价导则》（SL/Z 679—2015）与《堤防工程设计规范》（GB 50286—2013）为核心的规范框架，明确要求围绕工程质量、运行管理、防洪安全、渗流安全与结构安全等方面开展现状调查分析、复核计算与综合评价，并对各评价环节的内容与判定标准作出规定</w:t>
      </w:r>
      <w:r>
        <w:rPr>
          <w:rFonts w:ascii="Times New Roman" w:hAnsi="Times New Roman" w:cs="Times New Roman"/>
          <w:vertAlign w:val="superscript"/>
          <w:lang w:eastAsia="zh-CN"/>
        </w:rPr>
        <w:t>[136-137]</w:t>
      </w:r>
      <w:r>
        <w:rPr>
          <w:rFonts w:ascii="Times New Roman" w:hAnsi="Times New Roman" w:cs="Times New Roman"/>
          <w:lang w:eastAsia="zh-CN"/>
        </w:rPr>
        <w:t>。毛昶熙等</w:t>
      </w:r>
      <w:r>
        <w:rPr>
          <w:rFonts w:ascii="Times New Roman" w:hAnsi="Times New Roman" w:cs="Times New Roman"/>
          <w:vertAlign w:val="superscript"/>
          <w:lang w:eastAsia="zh-CN"/>
        </w:rPr>
        <w:t>[5]</w:t>
      </w:r>
      <w:r>
        <w:rPr>
          <w:rFonts w:ascii="Times New Roman" w:hAnsi="Times New Roman" w:cs="Times New Roman"/>
          <w:lang w:eastAsia="zh-CN"/>
        </w:rPr>
        <w:t>在《堤防工程手册》中系统给出了渗透坡降、出逸坡降、允许渗透坡降、浸润线与管涌临界水力梯度等控制性判据，是工程界渗流安全验算的权威依据。在规范框架下，学者针对不同区域、不同类型的堤防开展了大量评价实践：于磊</w:t>
      </w:r>
      <w:r>
        <w:rPr>
          <w:rFonts w:ascii="Times New Roman" w:hAnsi="Times New Roman" w:cs="Times New Roman"/>
          <w:vertAlign w:val="superscript"/>
          <w:lang w:eastAsia="zh-CN"/>
        </w:rPr>
        <w:t>[8]</w:t>
      </w:r>
      <w:r>
        <w:rPr>
          <w:rFonts w:ascii="Times New Roman" w:hAnsi="Times New Roman" w:cs="Times New Roman"/>
          <w:lang w:eastAsia="zh-CN"/>
        </w:rPr>
        <w:t>研究了县域城区河道堤防工程安全性评价方法，郝相如等</w:t>
      </w:r>
      <w:r>
        <w:rPr>
          <w:rFonts w:ascii="Times New Roman" w:hAnsi="Times New Roman" w:cs="Times New Roman"/>
          <w:vertAlign w:val="superscript"/>
          <w:lang w:eastAsia="zh-CN"/>
        </w:rPr>
        <w:t>[138]</w:t>
      </w:r>
      <w:r>
        <w:rPr>
          <w:rFonts w:ascii="Times New Roman" w:hAnsi="Times New Roman" w:cs="Times New Roman"/>
          <w:lang w:eastAsia="zh-CN"/>
        </w:rPr>
        <w:t>开展了北运河通州城区段堤防安全评价研究，藏海荣等</w:t>
      </w:r>
      <w:r>
        <w:rPr>
          <w:rFonts w:ascii="Times New Roman" w:hAnsi="Times New Roman" w:cs="Times New Roman"/>
          <w:vertAlign w:val="superscript"/>
          <w:lang w:eastAsia="zh-CN"/>
        </w:rPr>
        <w:t>[139]</w:t>
      </w:r>
      <w:r>
        <w:rPr>
          <w:rFonts w:ascii="Times New Roman" w:hAnsi="Times New Roman" w:cs="Times New Roman"/>
          <w:lang w:eastAsia="zh-CN"/>
        </w:rPr>
        <w:t>构建了复合致灾因子作用下河口海岸堤防安全风险评价指标体系并进行了工程应用，毛星宇</w:t>
      </w:r>
      <w:r>
        <w:rPr>
          <w:rFonts w:ascii="Times New Roman" w:hAnsi="Times New Roman" w:cs="Times New Roman"/>
          <w:vertAlign w:val="superscript"/>
          <w:lang w:eastAsia="zh-CN"/>
        </w:rPr>
        <w:t>[140]</w:t>
      </w:r>
      <w:r>
        <w:rPr>
          <w:rFonts w:ascii="Times New Roman" w:hAnsi="Times New Roman" w:cs="Times New Roman"/>
          <w:lang w:eastAsia="zh-CN"/>
        </w:rPr>
        <w:t>构建了堤防工程运行安全预警模型，李钦铭</w:t>
      </w:r>
      <w:r>
        <w:rPr>
          <w:rFonts w:ascii="Times New Roman" w:hAnsi="Times New Roman" w:cs="Times New Roman"/>
          <w:vertAlign w:val="superscript"/>
          <w:lang w:eastAsia="zh-CN"/>
        </w:rPr>
        <w:t>[141]</w:t>
      </w:r>
      <w:r>
        <w:rPr>
          <w:rFonts w:ascii="Times New Roman" w:hAnsi="Times New Roman" w:cs="Times New Roman"/>
          <w:lang w:eastAsia="zh-CN"/>
        </w:rPr>
        <w:t>围绕堤防安全分析与除险加固措施开展了系统研究。在学术研究中，指标体系的构建呈现由单因子向多层次、由通用向场景化发展的趋势：张秀勇</w:t>
      </w:r>
      <w:r>
        <w:rPr>
          <w:rFonts w:ascii="Times New Roman" w:hAnsi="Times New Roman" w:cs="Times New Roman"/>
          <w:vertAlign w:val="superscript"/>
          <w:lang w:eastAsia="zh-CN"/>
        </w:rPr>
        <w:t>[142]</w:t>
      </w:r>
      <w:r>
        <w:rPr>
          <w:rFonts w:ascii="Times New Roman" w:hAnsi="Times New Roman" w:cs="Times New Roman"/>
          <w:lang w:eastAsia="zh-CN"/>
        </w:rPr>
        <w:t>在黄河下游堤防研究中较早将破坏机理与安全评价方法耦合，王亚军等</w:t>
      </w:r>
      <w:r>
        <w:rPr>
          <w:rFonts w:ascii="Times New Roman" w:hAnsi="Times New Roman" w:cs="Times New Roman"/>
          <w:vertAlign w:val="superscript"/>
          <w:lang w:eastAsia="zh-CN"/>
        </w:rPr>
        <w:t>[143-144]</w:t>
      </w:r>
      <w:r>
        <w:rPr>
          <w:rFonts w:ascii="Times New Roman" w:hAnsi="Times New Roman" w:cs="Times New Roman"/>
          <w:lang w:eastAsia="zh-CN"/>
        </w:rPr>
        <w:t>基于模糊一致理论与层次分析法建立风险评价指标体系，蒋水华等</w:t>
      </w:r>
      <w:r>
        <w:rPr>
          <w:rFonts w:ascii="Times New Roman" w:hAnsi="Times New Roman" w:cs="Times New Roman"/>
          <w:vertAlign w:val="superscript"/>
          <w:lang w:eastAsia="zh-CN"/>
        </w:rPr>
        <w:t>[24]</w:t>
      </w:r>
      <w:r>
        <w:rPr>
          <w:rFonts w:ascii="Times New Roman" w:hAnsi="Times New Roman" w:cs="Times New Roman"/>
          <w:lang w:eastAsia="zh-CN"/>
        </w:rPr>
        <w:t>提出覆盖设计、施工与运营全过程的霍尔三维风险管理框架并划分四级风险度，邬爱清等</w:t>
      </w:r>
      <w:r>
        <w:rPr>
          <w:rFonts w:ascii="Times New Roman" w:hAnsi="Times New Roman" w:cs="Times New Roman"/>
          <w:vertAlign w:val="superscript"/>
          <w:lang w:eastAsia="zh-CN"/>
        </w:rPr>
        <w:t>[3]</w:t>
      </w:r>
      <w:r>
        <w:rPr>
          <w:rFonts w:ascii="Times New Roman" w:hAnsi="Times New Roman" w:cs="Times New Roman"/>
          <w:lang w:eastAsia="zh-CN"/>
        </w:rPr>
        <w:t>建立了基于失事概率与失事后果的风险矩阵并给出风险指数分级标准，推动了安全评价由</w:t>
      </w:r>
      <w:r>
        <w:rPr>
          <w:rFonts w:hint="eastAsia" w:ascii="Times New Roman" w:hAnsi="Times New Roman" w:cs="Times New Roman"/>
          <w:lang w:eastAsia="zh-CN"/>
        </w:rPr>
        <w:t>“</w:t>
      </w:r>
      <w:r>
        <w:rPr>
          <w:rFonts w:ascii="Times New Roman" w:hAnsi="Times New Roman" w:cs="Times New Roman"/>
          <w:lang w:eastAsia="zh-CN"/>
        </w:rPr>
        <w:t>合格/不合格</w:t>
      </w:r>
      <w:r>
        <w:rPr>
          <w:rFonts w:hint="eastAsia" w:ascii="Times New Roman" w:hAnsi="Times New Roman" w:cs="Times New Roman"/>
          <w:lang w:eastAsia="zh-CN"/>
        </w:rPr>
        <w:t>”</w:t>
      </w:r>
      <w:r>
        <w:rPr>
          <w:rFonts w:ascii="Times New Roman" w:hAnsi="Times New Roman" w:cs="Times New Roman"/>
          <w:lang w:eastAsia="zh-CN"/>
        </w:rPr>
        <w:t>的二元判定向风险量化转变，王肖鑫等</w:t>
      </w:r>
      <w:r>
        <w:rPr>
          <w:rFonts w:ascii="Times New Roman" w:hAnsi="Times New Roman" w:cs="Times New Roman"/>
          <w:vertAlign w:val="superscript"/>
          <w:lang w:eastAsia="zh-CN"/>
        </w:rPr>
        <w:t>[145]</w:t>
      </w:r>
      <w:r>
        <w:rPr>
          <w:rFonts w:ascii="Times New Roman" w:hAnsi="Times New Roman" w:cs="Times New Roman"/>
          <w:lang w:eastAsia="zh-CN"/>
        </w:rPr>
        <w:t>针对山区堤防特殊性构建了17项指标体系，王小兵等</w:t>
      </w:r>
      <w:r>
        <w:rPr>
          <w:rFonts w:ascii="Times New Roman" w:hAnsi="Times New Roman" w:cs="Times New Roman"/>
          <w:vertAlign w:val="superscript"/>
          <w:lang w:eastAsia="zh-CN"/>
        </w:rPr>
        <w:t>[146]</w:t>
      </w:r>
      <w:r>
        <w:rPr>
          <w:rFonts w:ascii="Times New Roman" w:hAnsi="Times New Roman" w:cs="Times New Roman"/>
          <w:lang w:eastAsia="zh-CN"/>
        </w:rPr>
        <w:t>则系统综述了堤防安全运行风险分析的研究进展，指出应从单一失事模式评价转向系统风险评价。</w:t>
      </w:r>
    </w:p>
    <w:p w14:paraId="14E5ACC5">
      <w:pPr>
        <w:spacing w:after="0" w:line="360" w:lineRule="auto"/>
        <w:rPr>
          <w:lang w:eastAsia="zh-CN"/>
        </w:rPr>
      </w:pPr>
      <w:r>
        <w:rPr>
          <w:rFonts w:ascii="Times New Roman" w:hAnsi="Times New Roman" w:cs="Times New Roman"/>
          <w:lang w:eastAsia="zh-CN"/>
        </w:rPr>
        <w:t>为克服确定性评价的局限，可靠度与风险分析方法被引入堤防安全评价领域。研究者将岩土体参数视为随机变量或随机场，结合蒙特卡洛模拟、子集模拟、随机有限元等手段量化渗透失稳概率：Xu等（2025）</w:t>
      </w:r>
      <w:r>
        <w:rPr>
          <w:rFonts w:ascii="Times New Roman" w:hAnsi="Times New Roman" w:cs="Times New Roman"/>
          <w:vertAlign w:val="superscript"/>
          <w:lang w:eastAsia="zh-CN"/>
        </w:rPr>
        <w:t>[110]</w:t>
      </w:r>
      <w:r>
        <w:rPr>
          <w:rFonts w:ascii="Times New Roman" w:hAnsi="Times New Roman" w:cs="Times New Roman"/>
          <w:lang w:eastAsia="zh-CN"/>
        </w:rPr>
        <w:t>提出考虑参数空间变异性的堤防渗流可靠度数据驱动协同安全评价框架，Roscoe和Hanea（2015）</w:t>
      </w:r>
      <w:r>
        <w:rPr>
          <w:rFonts w:ascii="Times New Roman" w:hAnsi="Times New Roman" w:cs="Times New Roman"/>
          <w:vertAlign w:val="superscript"/>
          <w:lang w:eastAsia="zh-CN"/>
        </w:rPr>
        <w:t>[147]</w:t>
      </w:r>
      <w:r>
        <w:rPr>
          <w:rFonts w:ascii="Times New Roman" w:hAnsi="Times New Roman" w:cs="Times New Roman"/>
          <w:lang w:eastAsia="zh-CN"/>
        </w:rPr>
        <w:t>以贝叶斯网络融合</w:t>
      </w:r>
      <w:r>
        <w:rPr>
          <w:rFonts w:hint="eastAsia" w:ascii="Times New Roman" w:hAnsi="Times New Roman" w:cs="Times New Roman"/>
          <w:lang w:eastAsia="zh-CN"/>
        </w:rPr>
        <w:t>“</w:t>
      </w:r>
      <w:r>
        <w:rPr>
          <w:rFonts w:ascii="Times New Roman" w:hAnsi="Times New Roman" w:cs="Times New Roman"/>
          <w:lang w:eastAsia="zh-CN"/>
        </w:rPr>
        <w:t>高水位存活</w:t>
      </w:r>
      <w:r>
        <w:rPr>
          <w:rFonts w:hint="eastAsia" w:ascii="Times New Roman" w:hAnsi="Times New Roman" w:cs="Times New Roman"/>
          <w:lang w:eastAsia="zh-CN"/>
        </w:rPr>
        <w:t>”</w:t>
      </w:r>
      <w:r>
        <w:rPr>
          <w:rFonts w:ascii="Times New Roman" w:hAnsi="Times New Roman" w:cs="Times New Roman"/>
          <w:lang w:eastAsia="zh-CN"/>
        </w:rPr>
        <w:t>观测信息更新堤防可靠性，使系统失事概率下降约两个数量级。在赋权方法上，近年研究呈现由单一主观赋权向</w:t>
      </w:r>
      <w:r>
        <w:rPr>
          <w:rFonts w:hint="eastAsia" w:ascii="Times New Roman" w:hAnsi="Times New Roman" w:cs="Times New Roman"/>
          <w:lang w:eastAsia="zh-CN"/>
        </w:rPr>
        <w:t>“</w:t>
      </w:r>
      <w:r>
        <w:rPr>
          <w:rFonts w:ascii="Times New Roman" w:hAnsi="Times New Roman" w:cs="Times New Roman"/>
          <w:lang w:eastAsia="zh-CN"/>
        </w:rPr>
        <w:t>主观+客观</w:t>
      </w:r>
      <w:r>
        <w:rPr>
          <w:rFonts w:hint="eastAsia" w:ascii="Times New Roman" w:hAnsi="Times New Roman" w:cs="Times New Roman"/>
          <w:lang w:eastAsia="zh-CN"/>
        </w:rPr>
        <w:t>”</w:t>
      </w:r>
      <w:r>
        <w:rPr>
          <w:rFonts w:ascii="Times New Roman" w:hAnsi="Times New Roman" w:cs="Times New Roman"/>
          <w:lang w:eastAsia="zh-CN"/>
        </w:rPr>
        <w:t>组合赋权演进的明确趋势：何晓洁等</w:t>
      </w:r>
      <w:r>
        <w:rPr>
          <w:rFonts w:ascii="Times New Roman" w:hAnsi="Times New Roman" w:cs="Times New Roman"/>
          <w:vertAlign w:val="superscript"/>
          <w:lang w:eastAsia="zh-CN"/>
        </w:rPr>
        <w:t>[148]</w:t>
      </w:r>
      <w:r>
        <w:rPr>
          <w:rFonts w:ascii="Times New Roman" w:hAnsi="Times New Roman" w:cs="Times New Roman"/>
          <w:lang w:eastAsia="zh-CN"/>
        </w:rPr>
        <w:t>以层次分析法与熵权法组合赋权，史佳枫等</w:t>
      </w:r>
      <w:r>
        <w:rPr>
          <w:rFonts w:ascii="Times New Roman" w:hAnsi="Times New Roman" w:cs="Times New Roman"/>
          <w:vertAlign w:val="superscript"/>
          <w:lang w:eastAsia="zh-CN"/>
        </w:rPr>
        <w:t>[149]</w:t>
      </w:r>
      <w:r>
        <w:rPr>
          <w:rFonts w:ascii="Times New Roman" w:hAnsi="Times New Roman" w:cs="Times New Roman"/>
          <w:lang w:eastAsia="zh-CN"/>
        </w:rPr>
        <w:t>以序关系法结合区间型算子处理专家评分，王肖鑫等</w:t>
      </w:r>
      <w:r>
        <w:rPr>
          <w:rFonts w:ascii="Times New Roman" w:hAnsi="Times New Roman" w:cs="Times New Roman"/>
          <w:vertAlign w:val="superscript"/>
          <w:lang w:eastAsia="zh-CN"/>
        </w:rPr>
        <w:t>[145]</w:t>
      </w:r>
      <w:r>
        <w:rPr>
          <w:rFonts w:ascii="Times New Roman" w:hAnsi="Times New Roman" w:cs="Times New Roman"/>
          <w:lang w:eastAsia="zh-CN"/>
        </w:rPr>
        <w:t>以平均差CRITIC法与博弈论求最优组合权重，顾冲时等</w:t>
      </w:r>
      <w:r>
        <w:rPr>
          <w:rFonts w:ascii="Times New Roman" w:hAnsi="Times New Roman" w:cs="Times New Roman"/>
          <w:vertAlign w:val="superscript"/>
          <w:lang w:eastAsia="zh-CN"/>
        </w:rPr>
        <w:t>[150]</w:t>
      </w:r>
      <w:r>
        <w:rPr>
          <w:rFonts w:ascii="Times New Roman" w:hAnsi="Times New Roman" w:cs="Times New Roman"/>
          <w:lang w:eastAsia="zh-CN"/>
        </w:rPr>
        <w:t>则在</w:t>
      </w:r>
      <w:r>
        <w:rPr>
          <w:rFonts w:hint="eastAsia" w:ascii="Times New Roman" w:hAnsi="Times New Roman" w:cs="Times New Roman"/>
          <w:lang w:eastAsia="zh-CN"/>
        </w:rPr>
        <w:t>“</w:t>
      </w:r>
      <w:r>
        <w:rPr>
          <w:rFonts w:ascii="Times New Roman" w:hAnsi="Times New Roman" w:cs="Times New Roman"/>
          <w:lang w:eastAsia="zh-CN"/>
        </w:rPr>
        <w:t>乏信息</w:t>
      </w:r>
      <w:r>
        <w:rPr>
          <w:rFonts w:hint="eastAsia" w:ascii="Times New Roman" w:hAnsi="Times New Roman" w:cs="Times New Roman"/>
          <w:lang w:eastAsia="zh-CN"/>
        </w:rPr>
        <w:t>”</w:t>
      </w:r>
      <w:r>
        <w:rPr>
          <w:rFonts w:ascii="Times New Roman" w:hAnsi="Times New Roman" w:cs="Times New Roman"/>
          <w:lang w:eastAsia="zh-CN"/>
        </w:rPr>
        <w:t>条件下融合三类权重显著提升了权重确定的稳健性。在不确定性表达方面，郭金等</w:t>
      </w:r>
      <w:r>
        <w:rPr>
          <w:rFonts w:ascii="Times New Roman" w:hAnsi="Times New Roman" w:cs="Times New Roman"/>
          <w:vertAlign w:val="superscript"/>
          <w:lang w:eastAsia="zh-CN"/>
        </w:rPr>
        <w:t>[151]</w:t>
      </w:r>
      <w:r>
        <w:rPr>
          <w:rFonts w:ascii="Times New Roman" w:hAnsi="Times New Roman" w:cs="Times New Roman"/>
          <w:lang w:eastAsia="zh-CN"/>
        </w:rPr>
        <w:t>、罗日洪等</w:t>
      </w:r>
      <w:r>
        <w:rPr>
          <w:rFonts w:ascii="Times New Roman" w:hAnsi="Times New Roman" w:cs="Times New Roman"/>
          <w:vertAlign w:val="superscript"/>
          <w:lang w:eastAsia="zh-CN"/>
        </w:rPr>
        <w:t>[152]</w:t>
      </w:r>
      <w:r>
        <w:rPr>
          <w:rFonts w:ascii="Times New Roman" w:hAnsi="Times New Roman" w:cs="Times New Roman"/>
          <w:lang w:eastAsia="zh-CN"/>
        </w:rPr>
        <w:t>以组合赋权二维云模型输出风险云图，显式刻画评价过程中的模糊性与随机性；龙思琪</w:t>
      </w:r>
      <w:r>
        <w:rPr>
          <w:rFonts w:ascii="Times New Roman" w:hAnsi="Times New Roman" w:cs="Times New Roman"/>
          <w:vertAlign w:val="superscript"/>
          <w:lang w:eastAsia="zh-CN"/>
        </w:rPr>
        <w:t>[153]</w:t>
      </w:r>
      <w:r>
        <w:rPr>
          <w:rFonts w:ascii="Times New Roman" w:hAnsi="Times New Roman" w:cs="Times New Roman"/>
          <w:lang w:eastAsia="zh-CN"/>
        </w:rPr>
        <w:t>以熵权物元模型计算各风险等级的关联度；孙文怀等</w:t>
      </w:r>
      <w:r>
        <w:rPr>
          <w:rFonts w:ascii="Times New Roman" w:hAnsi="Times New Roman" w:cs="Times New Roman"/>
          <w:vertAlign w:val="superscript"/>
          <w:lang w:eastAsia="zh-CN"/>
        </w:rPr>
        <w:t>[154]</w:t>
      </w:r>
      <w:r>
        <w:rPr>
          <w:rFonts w:ascii="Times New Roman" w:hAnsi="Times New Roman" w:cs="Times New Roman"/>
          <w:lang w:eastAsia="zh-CN"/>
        </w:rPr>
        <w:t>、石林珂等</w:t>
      </w:r>
      <w:r>
        <w:rPr>
          <w:rFonts w:ascii="Times New Roman" w:hAnsi="Times New Roman" w:cs="Times New Roman"/>
          <w:vertAlign w:val="superscript"/>
          <w:lang w:eastAsia="zh-CN"/>
        </w:rPr>
        <w:t>[155]</w:t>
      </w:r>
      <w:r>
        <w:rPr>
          <w:rFonts w:ascii="Times New Roman" w:hAnsi="Times New Roman" w:cs="Times New Roman"/>
          <w:lang w:eastAsia="zh-CN"/>
        </w:rPr>
        <w:t>、蔡新等</w:t>
      </w:r>
      <w:r>
        <w:rPr>
          <w:rFonts w:ascii="Times New Roman" w:hAnsi="Times New Roman" w:cs="Times New Roman"/>
          <w:vertAlign w:val="superscript"/>
          <w:lang w:eastAsia="zh-CN"/>
        </w:rPr>
        <w:t>[156]</w:t>
      </w:r>
      <w:r>
        <w:rPr>
          <w:rFonts w:ascii="Times New Roman" w:hAnsi="Times New Roman" w:cs="Times New Roman"/>
          <w:lang w:eastAsia="zh-CN"/>
        </w:rPr>
        <w:t>将灰色系统理论引入堤防隐患与安全评价以适配</w:t>
      </w:r>
      <w:r>
        <w:rPr>
          <w:rFonts w:hint="eastAsia" w:ascii="Times New Roman" w:hAnsi="Times New Roman" w:cs="Times New Roman"/>
          <w:lang w:eastAsia="zh-CN"/>
        </w:rPr>
        <w:t>“</w:t>
      </w:r>
      <w:r>
        <w:rPr>
          <w:rFonts w:ascii="Times New Roman" w:hAnsi="Times New Roman" w:cs="Times New Roman"/>
          <w:lang w:eastAsia="zh-CN"/>
        </w:rPr>
        <w:t>贫信息、小样本</w:t>
      </w:r>
      <w:r>
        <w:rPr>
          <w:rFonts w:hint="eastAsia" w:ascii="Times New Roman" w:hAnsi="Times New Roman" w:cs="Times New Roman"/>
          <w:lang w:eastAsia="zh-CN"/>
        </w:rPr>
        <w:t>”</w:t>
      </w:r>
      <w:r>
        <w:rPr>
          <w:rFonts w:ascii="Times New Roman" w:hAnsi="Times New Roman" w:cs="Times New Roman"/>
          <w:lang w:eastAsia="zh-CN"/>
        </w:rPr>
        <w:t>场景；王雪丽等</w:t>
      </w:r>
      <w:r>
        <w:rPr>
          <w:rFonts w:ascii="Times New Roman" w:hAnsi="Times New Roman" w:cs="Times New Roman"/>
          <w:vertAlign w:val="superscript"/>
          <w:lang w:eastAsia="zh-CN"/>
        </w:rPr>
        <w:t>[157]</w:t>
      </w:r>
      <w:r>
        <w:rPr>
          <w:rFonts w:ascii="Times New Roman" w:hAnsi="Times New Roman" w:cs="Times New Roman"/>
          <w:lang w:eastAsia="zh-CN"/>
        </w:rPr>
        <w:t>进一步以解释结构模型解析指标层级、以网络分析法处理指标间反馈依赖；夏青青等</w:t>
      </w:r>
      <w:r>
        <w:rPr>
          <w:rFonts w:ascii="Times New Roman" w:hAnsi="Times New Roman" w:cs="Times New Roman"/>
          <w:vertAlign w:val="superscript"/>
          <w:lang w:eastAsia="zh-CN"/>
        </w:rPr>
        <w:t>[158]</w:t>
      </w:r>
      <w:r>
        <w:rPr>
          <w:rFonts w:ascii="Times New Roman" w:hAnsi="Times New Roman" w:cs="Times New Roman"/>
          <w:lang w:eastAsia="zh-CN"/>
        </w:rPr>
        <w:t>针对加权求和易</w:t>
      </w:r>
      <w:r>
        <w:rPr>
          <w:rFonts w:hint="eastAsia" w:ascii="Times New Roman" w:hAnsi="Times New Roman" w:cs="Times New Roman"/>
          <w:lang w:eastAsia="zh-CN"/>
        </w:rPr>
        <w:t>“</w:t>
      </w:r>
      <w:r>
        <w:rPr>
          <w:rFonts w:ascii="Times New Roman" w:hAnsi="Times New Roman" w:cs="Times New Roman"/>
          <w:lang w:eastAsia="zh-CN"/>
        </w:rPr>
        <w:t>平均化</w:t>
      </w:r>
      <w:r>
        <w:rPr>
          <w:rFonts w:hint="eastAsia" w:ascii="Times New Roman" w:hAnsi="Times New Roman" w:cs="Times New Roman"/>
          <w:lang w:eastAsia="zh-CN"/>
        </w:rPr>
        <w:t>”</w:t>
      </w:r>
      <w:r>
        <w:rPr>
          <w:rFonts w:ascii="Times New Roman" w:hAnsi="Times New Roman" w:cs="Times New Roman"/>
          <w:lang w:eastAsia="zh-CN"/>
        </w:rPr>
        <w:t>而掩盖个别指标短板的问题提出</w:t>
      </w:r>
      <w:r>
        <w:rPr>
          <w:rFonts w:hint="eastAsia" w:ascii="Times New Roman" w:hAnsi="Times New Roman" w:cs="Times New Roman"/>
          <w:lang w:eastAsia="zh-CN"/>
        </w:rPr>
        <w:t>“</w:t>
      </w:r>
      <w:r>
        <w:rPr>
          <w:rFonts w:ascii="Times New Roman" w:hAnsi="Times New Roman" w:cs="Times New Roman"/>
          <w:lang w:eastAsia="zh-CN"/>
        </w:rPr>
        <w:t>多木桶模型</w:t>
      </w:r>
      <w:r>
        <w:rPr>
          <w:rFonts w:hint="eastAsia" w:ascii="Times New Roman" w:hAnsi="Times New Roman" w:cs="Times New Roman"/>
          <w:lang w:eastAsia="zh-CN"/>
        </w:rPr>
        <w:t>”</w:t>
      </w:r>
      <w:r>
        <w:rPr>
          <w:rFonts w:ascii="Times New Roman" w:hAnsi="Times New Roman" w:cs="Times New Roman"/>
          <w:lang w:eastAsia="zh-CN"/>
        </w:rPr>
        <w:t>以突出最弱指标的约束作用。随着监测手段日益丰富，多源信息融合成为安全评价的重要发展方向：褚夫玉等</w:t>
      </w:r>
      <w:r>
        <w:rPr>
          <w:rFonts w:ascii="Times New Roman" w:hAnsi="Times New Roman" w:cs="Times New Roman"/>
          <w:vertAlign w:val="superscript"/>
          <w:lang w:eastAsia="zh-CN"/>
        </w:rPr>
        <w:t>[159]</w:t>
      </w:r>
      <w:r>
        <w:rPr>
          <w:rFonts w:ascii="Times New Roman" w:hAnsi="Times New Roman" w:cs="Times New Roman"/>
          <w:lang w:eastAsia="zh-CN"/>
        </w:rPr>
        <w:t>将SBAS-InSAR技术用于水利工程变形监测与预测，刘健等</w:t>
      </w:r>
      <w:r>
        <w:rPr>
          <w:rFonts w:ascii="Times New Roman" w:hAnsi="Times New Roman" w:cs="Times New Roman"/>
          <w:vertAlign w:val="superscript"/>
          <w:lang w:eastAsia="zh-CN"/>
        </w:rPr>
        <w:t>[160]</w:t>
      </w:r>
      <w:r>
        <w:rPr>
          <w:rFonts w:ascii="Times New Roman" w:hAnsi="Times New Roman" w:cs="Times New Roman"/>
          <w:lang w:eastAsia="zh-CN"/>
        </w:rPr>
        <w:t>研究了地震工况下大坝安全应急监测体系，康玲等</w:t>
      </w:r>
      <w:r>
        <w:rPr>
          <w:rFonts w:ascii="Times New Roman" w:hAnsi="Times New Roman" w:cs="Times New Roman"/>
          <w:vertAlign w:val="superscript"/>
          <w:lang w:eastAsia="zh-CN"/>
        </w:rPr>
        <w:t>[161]</w:t>
      </w:r>
      <w:r>
        <w:rPr>
          <w:rFonts w:ascii="Times New Roman" w:hAnsi="Times New Roman" w:cs="Times New Roman"/>
          <w:lang w:eastAsia="zh-CN"/>
        </w:rPr>
        <w:t>构建防洪调度预案风险分析指标体系并提出耦合高斯与极值分布及云模型的风险分析方法，黄昊冉等</w:t>
      </w:r>
      <w:r>
        <w:rPr>
          <w:rFonts w:ascii="Times New Roman" w:hAnsi="Times New Roman" w:cs="Times New Roman"/>
          <w:vertAlign w:val="superscript"/>
          <w:lang w:eastAsia="zh-CN"/>
        </w:rPr>
        <w:t>[162]</w:t>
      </w:r>
      <w:r>
        <w:rPr>
          <w:rFonts w:ascii="Times New Roman" w:hAnsi="Times New Roman" w:cs="Times New Roman"/>
          <w:lang w:eastAsia="zh-CN"/>
        </w:rPr>
        <w:t>将渗透系数反演代理模型与残差修正模型相叠加构建机理与数据融合的渗压预测模型，Chen等（2024）</w:t>
      </w:r>
      <w:r>
        <w:rPr>
          <w:rFonts w:ascii="Times New Roman" w:hAnsi="Times New Roman" w:cs="Times New Roman"/>
          <w:vertAlign w:val="superscript"/>
          <w:lang w:eastAsia="zh-CN"/>
        </w:rPr>
        <w:t>[163]</w:t>
      </w:r>
      <w:r>
        <w:rPr>
          <w:rFonts w:ascii="Times New Roman" w:hAnsi="Times New Roman" w:cs="Times New Roman"/>
          <w:lang w:eastAsia="zh-CN"/>
        </w:rPr>
        <w:t>以深度学习评价单测点渗流状态再用证据理论实现多传感器融合综合评判，Rehamnia等（2021）</w:t>
      </w:r>
      <w:r>
        <w:rPr>
          <w:rFonts w:ascii="Times New Roman" w:hAnsi="Times New Roman" w:cs="Times New Roman"/>
          <w:vertAlign w:val="superscript"/>
          <w:lang w:eastAsia="zh-CN"/>
        </w:rPr>
        <w:t>[164]</w:t>
      </w:r>
      <w:r>
        <w:rPr>
          <w:rFonts w:ascii="Times New Roman" w:hAnsi="Times New Roman" w:cs="Times New Roman"/>
          <w:lang w:eastAsia="zh-CN"/>
        </w:rPr>
        <w:t>以扩展卡尔曼滤波优化的神经网络模拟土石坝渗流量，邵元</w:t>
      </w:r>
      <w:r>
        <w:rPr>
          <w:rFonts w:ascii="Times New Roman" w:hAnsi="Times New Roman" w:cs="Times New Roman"/>
          <w:vertAlign w:val="superscript"/>
          <w:lang w:eastAsia="zh-CN"/>
        </w:rPr>
        <w:t>[165]</w:t>
      </w:r>
      <w:r>
        <w:rPr>
          <w:rFonts w:ascii="Times New Roman" w:hAnsi="Times New Roman" w:cs="Times New Roman"/>
          <w:lang w:eastAsia="zh-CN"/>
        </w:rPr>
        <w:t>研究了大坝变形监测数据异常值判定方法，张栋梁等</w:t>
      </w:r>
      <w:r>
        <w:rPr>
          <w:rFonts w:ascii="Times New Roman" w:hAnsi="Times New Roman" w:cs="Times New Roman"/>
          <w:vertAlign w:val="superscript"/>
          <w:lang w:eastAsia="zh-CN"/>
        </w:rPr>
        <w:t>[166]</w:t>
      </w:r>
      <w:r>
        <w:rPr>
          <w:rFonts w:ascii="Times New Roman" w:hAnsi="Times New Roman" w:cs="Times New Roman"/>
          <w:lang w:eastAsia="zh-CN"/>
        </w:rPr>
        <w:t>面向水利防汛抢险构建知识图谱，白立科等</w:t>
      </w:r>
      <w:r>
        <w:rPr>
          <w:rFonts w:ascii="Times New Roman" w:hAnsi="Times New Roman" w:cs="Times New Roman"/>
          <w:vertAlign w:val="superscript"/>
          <w:lang w:eastAsia="zh-CN"/>
        </w:rPr>
        <w:t>[135]</w:t>
      </w:r>
      <w:r>
        <w:rPr>
          <w:rFonts w:ascii="Times New Roman" w:hAnsi="Times New Roman" w:cs="Times New Roman"/>
          <w:lang w:eastAsia="zh-CN"/>
        </w:rPr>
        <w:t>系统梳理了机器学习模型可解释性的研究进展并指出可解释性是智能模型在工程决策中获得信任的关键前提。</w:t>
      </w:r>
    </w:p>
    <w:p w14:paraId="00949FF8">
      <w:pPr>
        <w:spacing w:after="0" w:line="360" w:lineRule="auto"/>
        <w:rPr>
          <w:lang w:eastAsia="zh-CN"/>
        </w:rPr>
      </w:pPr>
      <w:r>
        <w:rPr>
          <w:rFonts w:ascii="Times New Roman" w:hAnsi="Times New Roman" w:cs="Times New Roman"/>
          <w:lang w:eastAsia="zh-CN"/>
        </w:rPr>
        <w:t>为比较各类方法的适用条件，将上述评价方法按原理归纳为五个方法族，其基本原理、主要优势、主要局限与适用场景如表1-4所示。</w:t>
      </w:r>
    </w:p>
    <w:p w14:paraId="3B0E8D2B">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表1-4　堤防安全评价主要方法对比</w:t>
      </w:r>
    </w:p>
    <w:p w14:paraId="69CDAB21">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1-4 Comparison of the main methods for levee safety evaluation</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105"/>
        <w:gridCol w:w="2736"/>
        <w:gridCol w:w="1307"/>
        <w:gridCol w:w="1307"/>
        <w:gridCol w:w="1307"/>
        <w:gridCol w:w="1308"/>
      </w:tblGrid>
      <w:tr w14:paraId="6DA20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105" w:type="dxa"/>
            <w:tcBorders>
              <w:top w:val="single" w:color="000000" w:sz="12" w:space="0"/>
              <w:left w:val="nil"/>
              <w:bottom w:val="single" w:color="000000" w:sz="6" w:space="0"/>
              <w:right w:val="nil"/>
            </w:tcBorders>
            <w:vAlign w:val="center"/>
          </w:tcPr>
          <w:p w14:paraId="7061CFC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方法族</w:t>
            </w:r>
          </w:p>
        </w:tc>
        <w:tc>
          <w:tcPr>
            <w:tcW w:w="2736" w:type="dxa"/>
            <w:tcBorders>
              <w:top w:val="single" w:color="000000" w:sz="12" w:space="0"/>
              <w:left w:val="nil"/>
              <w:bottom w:val="single" w:color="000000" w:sz="6" w:space="0"/>
              <w:right w:val="nil"/>
            </w:tcBorders>
            <w:vAlign w:val="center"/>
          </w:tcPr>
          <w:p w14:paraId="489B30B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307" w:type="dxa"/>
            <w:tcBorders>
              <w:top w:val="single" w:color="000000" w:sz="12" w:space="0"/>
              <w:left w:val="nil"/>
              <w:bottom w:val="single" w:color="000000" w:sz="6" w:space="0"/>
              <w:right w:val="nil"/>
            </w:tcBorders>
            <w:vAlign w:val="center"/>
          </w:tcPr>
          <w:p w14:paraId="12EDE5C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307" w:type="dxa"/>
            <w:tcBorders>
              <w:top w:val="single" w:color="000000" w:sz="12" w:space="0"/>
              <w:left w:val="nil"/>
              <w:bottom w:val="single" w:color="000000" w:sz="6" w:space="0"/>
              <w:right w:val="nil"/>
            </w:tcBorders>
            <w:vAlign w:val="center"/>
          </w:tcPr>
          <w:p w14:paraId="554A9A8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主要优势</w:t>
            </w:r>
          </w:p>
        </w:tc>
        <w:tc>
          <w:tcPr>
            <w:tcW w:w="1307" w:type="dxa"/>
            <w:tcBorders>
              <w:top w:val="single" w:color="000000" w:sz="12" w:space="0"/>
              <w:left w:val="nil"/>
              <w:bottom w:val="single" w:color="000000" w:sz="6" w:space="0"/>
              <w:right w:val="nil"/>
            </w:tcBorders>
            <w:vAlign w:val="center"/>
          </w:tcPr>
          <w:p w14:paraId="5A0363D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主要局限</w:t>
            </w:r>
          </w:p>
        </w:tc>
        <w:tc>
          <w:tcPr>
            <w:tcW w:w="1308" w:type="dxa"/>
            <w:tcBorders>
              <w:top w:val="single" w:color="000000" w:sz="12" w:space="0"/>
              <w:left w:val="nil"/>
              <w:bottom w:val="single" w:color="000000" w:sz="6" w:space="0"/>
              <w:right w:val="nil"/>
            </w:tcBorders>
            <w:vAlign w:val="center"/>
          </w:tcPr>
          <w:p w14:paraId="1293B66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适用场景</w:t>
            </w:r>
          </w:p>
        </w:tc>
      </w:tr>
      <w:tr w14:paraId="53632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08B1D1F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层次分析与模糊综合类</w:t>
            </w:r>
          </w:p>
        </w:tc>
        <w:tc>
          <w:tcPr>
            <w:tcW w:w="2736" w:type="dxa"/>
            <w:tcBorders>
              <w:top w:val="nil"/>
              <w:left w:val="nil"/>
              <w:bottom w:val="nil"/>
              <w:right w:val="nil"/>
            </w:tcBorders>
            <w:vAlign w:val="center"/>
          </w:tcPr>
          <w:p w14:paraId="601FDB55">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王亚军等</w:t>
            </w:r>
            <w:r>
              <w:rPr>
                <w:rFonts w:ascii="Times New Roman" w:hAnsi="Times New Roman"/>
                <w:sz w:val="21"/>
                <w:szCs w:val="21"/>
                <w:vertAlign w:val="superscript"/>
                <w:lang w:eastAsia="zh-CN"/>
              </w:rPr>
              <w:t>[144]</w:t>
            </w:r>
            <w:r>
              <w:rPr>
                <w:rFonts w:hint="eastAsia" w:ascii="Times New Roman" w:hAnsi="Times New Roman"/>
                <w:sz w:val="21"/>
                <w:szCs w:val="21"/>
                <w:lang w:eastAsia="zh-CN"/>
              </w:rPr>
              <w:t>、史佳枫等</w:t>
            </w:r>
            <w:r>
              <w:rPr>
                <w:rFonts w:ascii="Times New Roman" w:hAnsi="Times New Roman"/>
                <w:sz w:val="21"/>
                <w:szCs w:val="21"/>
                <w:vertAlign w:val="superscript"/>
                <w:lang w:eastAsia="zh-CN"/>
              </w:rPr>
              <w:t>[149]</w:t>
            </w:r>
            <w:r>
              <w:rPr>
                <w:rFonts w:hint="eastAsia" w:ascii="Times New Roman" w:hAnsi="Times New Roman"/>
                <w:sz w:val="21"/>
                <w:szCs w:val="21"/>
                <w:lang w:eastAsia="zh-CN"/>
              </w:rPr>
              <w:t>、褚夫玉等</w:t>
            </w:r>
            <w:r>
              <w:rPr>
                <w:rFonts w:ascii="Times New Roman" w:hAnsi="Times New Roman"/>
                <w:sz w:val="21"/>
                <w:szCs w:val="21"/>
                <w:vertAlign w:val="superscript"/>
                <w:lang w:eastAsia="zh-CN"/>
              </w:rPr>
              <w:t>[159]</w:t>
            </w:r>
          </w:p>
        </w:tc>
        <w:tc>
          <w:tcPr>
            <w:tcW w:w="1307" w:type="dxa"/>
            <w:tcBorders>
              <w:top w:val="nil"/>
              <w:left w:val="nil"/>
              <w:bottom w:val="nil"/>
              <w:right w:val="nil"/>
            </w:tcBorders>
            <w:vAlign w:val="center"/>
          </w:tcPr>
          <w:p w14:paraId="2A811A8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分层建指标体系，主观或组合赋权后加权聚合</w:t>
            </w:r>
          </w:p>
        </w:tc>
        <w:tc>
          <w:tcPr>
            <w:tcW w:w="1307" w:type="dxa"/>
            <w:tcBorders>
              <w:top w:val="nil"/>
              <w:left w:val="nil"/>
              <w:bottom w:val="nil"/>
              <w:right w:val="nil"/>
            </w:tcBorders>
            <w:vAlign w:val="center"/>
          </w:tcPr>
          <w:p w14:paraId="6F3461E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结构清晰、可解释性强、易落地</w:t>
            </w:r>
          </w:p>
        </w:tc>
        <w:tc>
          <w:tcPr>
            <w:tcW w:w="1307" w:type="dxa"/>
            <w:tcBorders>
              <w:top w:val="nil"/>
              <w:left w:val="nil"/>
              <w:bottom w:val="nil"/>
              <w:right w:val="nil"/>
            </w:tcBorders>
            <w:vAlign w:val="center"/>
          </w:tcPr>
          <w:p w14:paraId="384F4B6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权重依赖专家经验，加权易掩盖短板</w:t>
            </w:r>
          </w:p>
        </w:tc>
        <w:tc>
          <w:tcPr>
            <w:tcW w:w="1308" w:type="dxa"/>
            <w:tcBorders>
              <w:top w:val="nil"/>
              <w:left w:val="nil"/>
              <w:bottom w:val="nil"/>
              <w:right w:val="nil"/>
            </w:tcBorders>
            <w:vAlign w:val="center"/>
          </w:tcPr>
          <w:p w14:paraId="028A2FE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资料较完整、专家可参与的常规评价</w:t>
            </w:r>
          </w:p>
        </w:tc>
      </w:tr>
      <w:tr w14:paraId="489F9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01EDDA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云模型与物元可拓类</w:t>
            </w:r>
          </w:p>
        </w:tc>
        <w:tc>
          <w:tcPr>
            <w:tcW w:w="2736" w:type="dxa"/>
            <w:tcBorders>
              <w:top w:val="nil"/>
              <w:left w:val="nil"/>
              <w:bottom w:val="nil"/>
              <w:right w:val="nil"/>
            </w:tcBorders>
            <w:vAlign w:val="center"/>
          </w:tcPr>
          <w:p w14:paraId="54AFF137">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罗日洪等</w:t>
            </w:r>
            <w:r>
              <w:rPr>
                <w:rFonts w:ascii="Times New Roman" w:hAnsi="Times New Roman"/>
                <w:sz w:val="21"/>
                <w:szCs w:val="21"/>
                <w:vertAlign w:val="superscript"/>
                <w:lang w:eastAsia="zh-CN"/>
              </w:rPr>
              <w:t>[152]</w:t>
            </w:r>
            <w:r>
              <w:rPr>
                <w:rFonts w:hint="eastAsia" w:ascii="Times New Roman" w:hAnsi="Times New Roman"/>
                <w:sz w:val="21"/>
                <w:szCs w:val="21"/>
                <w:lang w:eastAsia="zh-CN"/>
              </w:rPr>
              <w:t>、龙思琪</w:t>
            </w:r>
            <w:r>
              <w:rPr>
                <w:rFonts w:ascii="Times New Roman" w:hAnsi="Times New Roman"/>
                <w:sz w:val="21"/>
                <w:szCs w:val="21"/>
                <w:vertAlign w:val="superscript"/>
                <w:lang w:eastAsia="zh-CN"/>
              </w:rPr>
              <w:t>[153]</w:t>
            </w:r>
            <w:r>
              <w:rPr>
                <w:rFonts w:hint="eastAsia" w:ascii="Times New Roman" w:hAnsi="Times New Roman"/>
                <w:sz w:val="21"/>
                <w:szCs w:val="21"/>
                <w:lang w:eastAsia="zh-CN"/>
              </w:rPr>
              <w:t>、孙文怀等</w:t>
            </w:r>
            <w:r>
              <w:rPr>
                <w:rFonts w:ascii="Times New Roman" w:hAnsi="Times New Roman"/>
                <w:sz w:val="21"/>
                <w:szCs w:val="21"/>
                <w:vertAlign w:val="superscript"/>
                <w:lang w:eastAsia="zh-CN"/>
              </w:rPr>
              <w:t>[154]</w:t>
            </w:r>
          </w:p>
        </w:tc>
        <w:tc>
          <w:tcPr>
            <w:tcW w:w="1307" w:type="dxa"/>
            <w:tcBorders>
              <w:top w:val="nil"/>
              <w:left w:val="nil"/>
              <w:bottom w:val="nil"/>
              <w:right w:val="nil"/>
            </w:tcBorders>
            <w:vAlign w:val="center"/>
          </w:tcPr>
          <w:p w14:paraId="7AB8EAE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以云数字特征或可拓关联度刻画等级归属</w:t>
            </w:r>
          </w:p>
        </w:tc>
        <w:tc>
          <w:tcPr>
            <w:tcW w:w="1307" w:type="dxa"/>
            <w:tcBorders>
              <w:top w:val="nil"/>
              <w:left w:val="nil"/>
              <w:bottom w:val="nil"/>
              <w:right w:val="nil"/>
            </w:tcBorders>
            <w:vAlign w:val="center"/>
          </w:tcPr>
          <w:p w14:paraId="1E26A7A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同时表达模糊性与随机性，可输出风险云图</w:t>
            </w:r>
          </w:p>
        </w:tc>
        <w:tc>
          <w:tcPr>
            <w:tcW w:w="1307" w:type="dxa"/>
            <w:tcBorders>
              <w:top w:val="nil"/>
              <w:left w:val="nil"/>
              <w:bottom w:val="nil"/>
              <w:right w:val="nil"/>
            </w:tcBorders>
            <w:vAlign w:val="center"/>
          </w:tcPr>
          <w:p w14:paraId="0EC3C2C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云参数与经典域需经验设定</w:t>
            </w:r>
          </w:p>
        </w:tc>
        <w:tc>
          <w:tcPr>
            <w:tcW w:w="1308" w:type="dxa"/>
            <w:tcBorders>
              <w:top w:val="nil"/>
              <w:left w:val="nil"/>
              <w:bottom w:val="nil"/>
              <w:right w:val="nil"/>
            </w:tcBorders>
            <w:vAlign w:val="center"/>
          </w:tcPr>
          <w:p w14:paraId="3B82285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等级边界模糊、需可视化表达的评价</w:t>
            </w:r>
          </w:p>
        </w:tc>
      </w:tr>
      <w:tr w14:paraId="24251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15D9B2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灰色与集对分析类</w:t>
            </w:r>
          </w:p>
        </w:tc>
        <w:tc>
          <w:tcPr>
            <w:tcW w:w="2736" w:type="dxa"/>
            <w:tcBorders>
              <w:top w:val="nil"/>
              <w:left w:val="nil"/>
              <w:bottom w:val="nil"/>
              <w:right w:val="nil"/>
            </w:tcBorders>
            <w:vAlign w:val="center"/>
          </w:tcPr>
          <w:p w14:paraId="663548EC">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石林珂等</w:t>
            </w:r>
            <w:r>
              <w:rPr>
                <w:rFonts w:ascii="Times New Roman" w:hAnsi="Times New Roman"/>
                <w:sz w:val="21"/>
                <w:szCs w:val="21"/>
                <w:vertAlign w:val="superscript"/>
                <w:lang w:eastAsia="zh-CN"/>
              </w:rPr>
              <w:t>[155]</w:t>
            </w:r>
            <w:r>
              <w:rPr>
                <w:rFonts w:hint="eastAsia" w:ascii="Times New Roman" w:hAnsi="Times New Roman"/>
                <w:sz w:val="21"/>
                <w:szCs w:val="21"/>
                <w:lang w:eastAsia="zh-CN"/>
              </w:rPr>
              <w:t>、王雪丽等</w:t>
            </w:r>
            <w:r>
              <w:rPr>
                <w:rFonts w:ascii="Times New Roman" w:hAnsi="Times New Roman"/>
                <w:sz w:val="21"/>
                <w:szCs w:val="21"/>
                <w:vertAlign w:val="superscript"/>
                <w:lang w:eastAsia="zh-CN"/>
              </w:rPr>
              <w:t>[157]</w:t>
            </w:r>
            <w:r>
              <w:rPr>
                <w:rFonts w:hint="eastAsia" w:ascii="Times New Roman" w:hAnsi="Times New Roman"/>
                <w:sz w:val="21"/>
                <w:szCs w:val="21"/>
                <w:lang w:eastAsia="zh-CN"/>
              </w:rPr>
              <w:t>、夏青青等</w:t>
            </w:r>
            <w:r>
              <w:rPr>
                <w:rFonts w:ascii="Times New Roman" w:hAnsi="Times New Roman"/>
                <w:sz w:val="21"/>
                <w:szCs w:val="21"/>
                <w:vertAlign w:val="superscript"/>
                <w:lang w:eastAsia="zh-CN"/>
              </w:rPr>
              <w:t>[158]</w:t>
            </w:r>
          </w:p>
        </w:tc>
        <w:tc>
          <w:tcPr>
            <w:tcW w:w="1307" w:type="dxa"/>
            <w:tcBorders>
              <w:top w:val="nil"/>
              <w:left w:val="nil"/>
              <w:bottom w:val="nil"/>
              <w:right w:val="nil"/>
            </w:tcBorders>
            <w:vAlign w:val="center"/>
          </w:tcPr>
          <w:p w14:paraId="0219126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以灰色关联度处理</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贫信息</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不确定性</w:t>
            </w:r>
          </w:p>
        </w:tc>
        <w:tc>
          <w:tcPr>
            <w:tcW w:w="1307" w:type="dxa"/>
            <w:tcBorders>
              <w:top w:val="nil"/>
              <w:left w:val="nil"/>
              <w:bottom w:val="nil"/>
              <w:right w:val="nil"/>
            </w:tcBorders>
            <w:vAlign w:val="center"/>
          </w:tcPr>
          <w:p w14:paraId="0EC7627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对样本量要求低，适配资料匮乏堤防</w:t>
            </w:r>
          </w:p>
        </w:tc>
        <w:tc>
          <w:tcPr>
            <w:tcW w:w="1307" w:type="dxa"/>
            <w:tcBorders>
              <w:top w:val="nil"/>
              <w:left w:val="nil"/>
              <w:bottom w:val="nil"/>
              <w:right w:val="nil"/>
            </w:tcBorders>
            <w:vAlign w:val="center"/>
          </w:tcPr>
          <w:p w14:paraId="12B8E2D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人为性较强，难表达指标间反馈</w:t>
            </w:r>
          </w:p>
        </w:tc>
        <w:tc>
          <w:tcPr>
            <w:tcW w:w="1308" w:type="dxa"/>
            <w:tcBorders>
              <w:top w:val="nil"/>
              <w:left w:val="nil"/>
              <w:bottom w:val="nil"/>
              <w:right w:val="nil"/>
            </w:tcBorders>
            <w:vAlign w:val="center"/>
          </w:tcPr>
          <w:p w14:paraId="19C244D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数据稀缺、历史隐患资料定性评估</w:t>
            </w:r>
          </w:p>
        </w:tc>
      </w:tr>
      <w:tr w14:paraId="3416B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2D852EE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概率图模型与风险分析类</w:t>
            </w:r>
          </w:p>
        </w:tc>
        <w:tc>
          <w:tcPr>
            <w:tcW w:w="2736" w:type="dxa"/>
            <w:tcBorders>
              <w:top w:val="nil"/>
              <w:left w:val="nil"/>
              <w:bottom w:val="nil"/>
              <w:right w:val="nil"/>
            </w:tcBorders>
            <w:vAlign w:val="center"/>
          </w:tcPr>
          <w:p w14:paraId="20F70E2A">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邬爱清等</w:t>
            </w:r>
            <w:r>
              <w:rPr>
                <w:rFonts w:ascii="Times New Roman" w:hAnsi="Times New Roman"/>
                <w:sz w:val="21"/>
                <w:szCs w:val="21"/>
                <w:vertAlign w:val="superscript"/>
                <w:lang w:eastAsia="zh-CN"/>
              </w:rPr>
              <w:t>[3]</w:t>
            </w:r>
            <w:r>
              <w:rPr>
                <w:rFonts w:hint="eastAsia" w:ascii="Times New Roman" w:hAnsi="Times New Roman"/>
                <w:sz w:val="21"/>
                <w:szCs w:val="21"/>
                <w:lang w:eastAsia="zh-CN"/>
              </w:rPr>
              <w:t>、蒋水华等</w:t>
            </w:r>
            <w:r>
              <w:rPr>
                <w:rFonts w:ascii="Times New Roman" w:hAnsi="Times New Roman"/>
                <w:sz w:val="21"/>
                <w:szCs w:val="21"/>
                <w:vertAlign w:val="superscript"/>
                <w:lang w:eastAsia="zh-CN"/>
              </w:rPr>
              <w:t>[24]</w:t>
            </w:r>
            <w:r>
              <w:rPr>
                <w:rFonts w:hint="eastAsia" w:ascii="Times New Roman" w:hAnsi="Times New Roman"/>
                <w:sz w:val="21"/>
                <w:szCs w:val="21"/>
                <w:lang w:eastAsia="zh-CN"/>
              </w:rPr>
              <w:t>、何晓洁等</w:t>
            </w:r>
            <w:r>
              <w:rPr>
                <w:rFonts w:ascii="Times New Roman" w:hAnsi="Times New Roman"/>
                <w:sz w:val="21"/>
                <w:szCs w:val="21"/>
                <w:vertAlign w:val="superscript"/>
                <w:lang w:eastAsia="zh-CN"/>
              </w:rPr>
              <w:t>[148]</w:t>
            </w:r>
          </w:p>
        </w:tc>
        <w:tc>
          <w:tcPr>
            <w:tcW w:w="1307" w:type="dxa"/>
            <w:tcBorders>
              <w:top w:val="nil"/>
              <w:left w:val="nil"/>
              <w:bottom w:val="nil"/>
              <w:right w:val="nil"/>
            </w:tcBorders>
            <w:vAlign w:val="center"/>
          </w:tcPr>
          <w:p w14:paraId="29D41D3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以贝叶斯网络、风险矩阵表达失效路径</w:t>
            </w:r>
          </w:p>
        </w:tc>
        <w:tc>
          <w:tcPr>
            <w:tcW w:w="1307" w:type="dxa"/>
            <w:tcBorders>
              <w:top w:val="nil"/>
              <w:left w:val="nil"/>
              <w:bottom w:val="nil"/>
              <w:right w:val="nil"/>
            </w:tcBorders>
            <w:vAlign w:val="center"/>
          </w:tcPr>
          <w:p w14:paraId="673A3B9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可融合新观测更新先验，路径透明</w:t>
            </w:r>
          </w:p>
        </w:tc>
        <w:tc>
          <w:tcPr>
            <w:tcW w:w="1307" w:type="dxa"/>
            <w:tcBorders>
              <w:top w:val="nil"/>
              <w:left w:val="nil"/>
              <w:bottom w:val="nil"/>
              <w:right w:val="nil"/>
            </w:tcBorders>
            <w:vAlign w:val="center"/>
          </w:tcPr>
          <w:p w14:paraId="581C9DF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先验获取困难，复杂网络计算代价高</w:t>
            </w:r>
          </w:p>
        </w:tc>
        <w:tc>
          <w:tcPr>
            <w:tcW w:w="1308" w:type="dxa"/>
            <w:tcBorders>
              <w:top w:val="nil"/>
              <w:left w:val="nil"/>
              <w:bottom w:val="nil"/>
              <w:right w:val="nil"/>
            </w:tcBorders>
            <w:vAlign w:val="center"/>
          </w:tcPr>
          <w:p w14:paraId="4F2EBC2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可靠性更新、溃决风险量化</w:t>
            </w:r>
          </w:p>
        </w:tc>
      </w:tr>
      <w:tr w14:paraId="30027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single" w:color="000000" w:sz="12" w:space="0"/>
              <w:right w:val="nil"/>
            </w:tcBorders>
            <w:vAlign w:val="center"/>
          </w:tcPr>
          <w:p w14:paraId="6E99948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机器学习与证据融合类</w:t>
            </w:r>
          </w:p>
        </w:tc>
        <w:tc>
          <w:tcPr>
            <w:tcW w:w="2736" w:type="dxa"/>
            <w:tcBorders>
              <w:top w:val="nil"/>
              <w:left w:val="nil"/>
              <w:bottom w:val="single" w:color="000000" w:sz="12" w:space="0"/>
              <w:right w:val="nil"/>
            </w:tcBorders>
            <w:vAlign w:val="center"/>
          </w:tcPr>
          <w:p w14:paraId="2AC588BA">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CHEN</w:t>
            </w:r>
            <w:r>
              <w:rPr>
                <w:rFonts w:hint="eastAsia" w:ascii="Times New Roman" w:hAnsi="Times New Roman"/>
                <w:sz w:val="21"/>
                <w:szCs w:val="21"/>
              </w:rPr>
              <w:t>等</w:t>
            </w:r>
            <w:r>
              <w:rPr>
                <w:rFonts w:ascii="Times New Roman" w:hAnsi="Times New Roman"/>
                <w:sz w:val="21"/>
                <w:szCs w:val="21"/>
                <w:vertAlign w:val="superscript"/>
              </w:rPr>
              <w:t>[163]</w:t>
            </w:r>
            <w:r>
              <w:rPr>
                <w:rFonts w:hint="eastAsia" w:ascii="Times New Roman" w:hAnsi="Times New Roman"/>
                <w:sz w:val="21"/>
                <w:szCs w:val="21"/>
              </w:rPr>
              <w:t>、</w:t>
            </w:r>
            <w:r>
              <w:rPr>
                <w:rFonts w:ascii="Times New Roman" w:hAnsi="Times New Roman"/>
                <w:sz w:val="21"/>
                <w:szCs w:val="21"/>
              </w:rPr>
              <w:t>REHAMNIA</w:t>
            </w:r>
            <w:r>
              <w:rPr>
                <w:rFonts w:hint="eastAsia" w:ascii="Times New Roman" w:hAnsi="Times New Roman"/>
                <w:sz w:val="21"/>
                <w:szCs w:val="21"/>
              </w:rPr>
              <w:t>等</w:t>
            </w:r>
            <w:r>
              <w:rPr>
                <w:rFonts w:ascii="Times New Roman" w:hAnsi="Times New Roman"/>
                <w:sz w:val="21"/>
                <w:szCs w:val="21"/>
                <w:vertAlign w:val="superscript"/>
              </w:rPr>
              <w:t>[164]</w:t>
            </w:r>
            <w:r>
              <w:rPr>
                <w:rFonts w:hint="eastAsia" w:ascii="Times New Roman" w:hAnsi="Times New Roman"/>
                <w:sz w:val="21"/>
                <w:szCs w:val="21"/>
              </w:rPr>
              <w:t>、邵元</w:t>
            </w:r>
            <w:r>
              <w:rPr>
                <w:rFonts w:ascii="Times New Roman" w:hAnsi="Times New Roman"/>
                <w:sz w:val="21"/>
                <w:szCs w:val="21"/>
                <w:vertAlign w:val="superscript"/>
              </w:rPr>
              <w:t>[165]</w:t>
            </w:r>
          </w:p>
        </w:tc>
        <w:tc>
          <w:tcPr>
            <w:tcW w:w="1307" w:type="dxa"/>
            <w:tcBorders>
              <w:top w:val="nil"/>
              <w:left w:val="nil"/>
              <w:bottom w:val="single" w:color="000000" w:sz="12" w:space="0"/>
              <w:right w:val="nil"/>
            </w:tcBorders>
            <w:vAlign w:val="center"/>
          </w:tcPr>
          <w:p w14:paraId="15F76B5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以神经网络拟合非线性映射，证据理论融合多源</w:t>
            </w:r>
          </w:p>
        </w:tc>
        <w:tc>
          <w:tcPr>
            <w:tcW w:w="1307" w:type="dxa"/>
            <w:tcBorders>
              <w:top w:val="nil"/>
              <w:left w:val="nil"/>
              <w:bottom w:val="single" w:color="000000" w:sz="12" w:space="0"/>
              <w:right w:val="nil"/>
            </w:tcBorders>
            <w:vAlign w:val="center"/>
          </w:tcPr>
          <w:p w14:paraId="79225B3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拟合能力强，可处理多源异构数据</w:t>
            </w:r>
          </w:p>
        </w:tc>
        <w:tc>
          <w:tcPr>
            <w:tcW w:w="1307" w:type="dxa"/>
            <w:tcBorders>
              <w:top w:val="nil"/>
              <w:left w:val="nil"/>
              <w:bottom w:val="single" w:color="000000" w:sz="12" w:space="0"/>
              <w:right w:val="nil"/>
            </w:tcBorders>
            <w:vAlign w:val="center"/>
          </w:tcPr>
          <w:p w14:paraId="18A2EBC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黑箱性强、依赖大量样本，外推弱</w:t>
            </w:r>
          </w:p>
        </w:tc>
        <w:tc>
          <w:tcPr>
            <w:tcW w:w="1308" w:type="dxa"/>
            <w:tcBorders>
              <w:top w:val="nil"/>
              <w:left w:val="nil"/>
              <w:bottom w:val="single" w:color="000000" w:sz="12" w:space="0"/>
              <w:right w:val="nil"/>
            </w:tcBorders>
            <w:vAlign w:val="center"/>
          </w:tcPr>
          <w:p w14:paraId="0EB9B41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监测数据丰富条件下的渗流状态判别</w:t>
            </w:r>
          </w:p>
        </w:tc>
      </w:tr>
    </w:tbl>
    <w:p w14:paraId="21B75E8F">
      <w:pPr>
        <w:spacing w:after="0" w:line="360" w:lineRule="auto"/>
        <w:rPr>
          <w:lang w:eastAsia="zh-CN"/>
        </w:rPr>
      </w:pPr>
      <w:r>
        <w:rPr>
          <w:rFonts w:ascii="Times New Roman" w:hAnsi="Times New Roman" w:cs="Times New Roman"/>
          <w:lang w:eastAsia="zh-CN"/>
        </w:rPr>
        <w:t xml:space="preserve">由表1-4可见，</w:t>
      </w:r>
      <w:del w:id="900001" w:author="Claude" w:date="2026-10-28T00:00:00Z">
        <w:r>
          <w:rPr>
            <w:rFonts w:ascii="Times New Roman" w:hAnsi="Times New Roman" w:cs="Times New Roman"/>
            <w:lang w:eastAsia="zh-CN"/>
          </w:rPr>
          <w:delText xml:space="preserve">单一方法难以同时兼顾可解释性与精度：确定性加权类方法过程透明但本质上是静态的，概率与机器学习类方法具备动态更新能力但依赖大量数据支撑。这一对比表明，发展</w:delText>
        </w:r>
        <w:r>
          <w:rPr>
            <w:rFonts w:hint="eastAsia" w:ascii="Times New Roman" w:hAnsi="Times New Roman" w:cs="Times New Roman"/>
            <w:lang w:eastAsia="zh-CN"/>
          </w:rPr>
          <w:delText>“</w:delText>
        </w:r>
        <w:r>
          <w:rPr>
            <w:rFonts w:ascii="Times New Roman" w:hAnsi="Times New Roman" w:cs="Times New Roman"/>
            <w:lang w:eastAsia="zh-CN"/>
          </w:rPr>
          <w:delText>机理约束+数据驱动</w:delText>
        </w:r>
        <w:r>
          <w:rPr>
            <w:rFonts w:hint="eastAsia" w:ascii="Times New Roman" w:hAnsi="Times New Roman" w:cs="Times New Roman"/>
            <w:lang w:eastAsia="zh-CN"/>
          </w:rPr>
          <w:delText>”</w:delText>
        </w:r>
        <w:r>
          <w:rPr>
            <w:rFonts w:ascii="Times New Roman" w:hAnsi="Times New Roman" w:cs="Times New Roman"/>
            <w:lang w:eastAsia="zh-CN"/>
          </w:rPr>
          <w:delText xml:space="preserve">的混合评价模型是必要的。</w:delText>
        </w:r>
      </w:del>
      <w:ins w:id="900002" w:author="Claude" w:date="2026-10-28T00:00:00Z">
        <w:r>
          <w:rPr>
            <w:rFonts w:ascii="Times New Roman" w:hAnsi="Times New Roman" w:cs="Times New Roman"/>
            <w:lang w:eastAsia="zh-CN"/>
          </w:rPr>
          <w:t>单一方法难以同时兼顾可解释性与精度。确定性加权类方法过程透明，但本质上是静态的；概率与机器学习类方法具备动态更新能力，但依赖大量数据支撑，其结论也不一定满足渗流机理与规范判据的要求。这一对比表明，有必要发展以渗流机理与规范判据为约束、以数据驱动模型为补充的混合评价模型，使数据驱动模型只能在机理判据的基础上修正评价结论，而不能放松机理判据给出的安全底线。</w:t>
        </w:r>
      </w:ins>
      <w:r>
        <w:rPr>
          <w:rFonts w:ascii="Times New Roman" w:hAnsi="Times New Roman" w:cs="Times New Roman"/>
          <w:lang w:eastAsia="zh-CN"/>
        </w:rPr>
        <w:t xml:space="preserve">现有评价方法的局限主要体现在三个方面：其一，机理计算与现场观测相互割裂，渗流安全评价多依赖规范赋分或单一数值计算结果，无人机巡检、人工巡查等获取的现场病害信息未被系统纳入评价模型，</w:t>
      </w:r>
      <w:r>
        <w:rPr>
          <w:rFonts w:hint="eastAsia" w:ascii="Times New Roman" w:hAnsi="Times New Roman" w:cs="Times New Roman"/>
          <w:lang w:eastAsia="zh-CN"/>
        </w:rPr>
        <w:t>“</w:t>
      </w:r>
      <w:r>
        <w:rPr>
          <w:rFonts w:ascii="Times New Roman" w:hAnsi="Times New Roman" w:cs="Times New Roman"/>
          <w:lang w:eastAsia="zh-CN"/>
        </w:rPr>
        <w:t>算出的结论</w:t>
      </w:r>
      <w:r>
        <w:rPr>
          <w:rFonts w:hint="eastAsia" w:ascii="Times New Roman" w:hAnsi="Times New Roman" w:cs="Times New Roman"/>
          <w:lang w:eastAsia="zh-CN"/>
        </w:rPr>
        <w:t>”</w:t>
      </w:r>
      <w:r>
        <w:rPr>
          <w:rFonts w:ascii="Times New Roman" w:hAnsi="Times New Roman" w:cs="Times New Roman"/>
          <w:lang w:eastAsia="zh-CN"/>
        </w:rPr>
        <w:t>与</w:t>
      </w:r>
      <w:r>
        <w:rPr>
          <w:rFonts w:hint="eastAsia" w:ascii="Times New Roman" w:hAnsi="Times New Roman" w:cs="Times New Roman"/>
          <w:lang w:eastAsia="zh-CN"/>
        </w:rPr>
        <w:t>“</w:t>
      </w:r>
      <w:r>
        <w:rPr>
          <w:rFonts w:ascii="Times New Roman" w:hAnsi="Times New Roman" w:cs="Times New Roman"/>
          <w:lang w:eastAsia="zh-CN"/>
        </w:rPr>
        <w:t>查出的问题</w:t>
      </w:r>
      <w:r>
        <w:rPr>
          <w:rFonts w:hint="eastAsia" w:ascii="Times New Roman" w:hAnsi="Times New Roman" w:cs="Times New Roman"/>
          <w:lang w:eastAsia="zh-CN"/>
        </w:rPr>
        <w:t>”</w:t>
      </w:r>
      <w:r>
        <w:rPr>
          <w:rFonts w:ascii="Times New Roman" w:hAnsi="Times New Roman" w:cs="Times New Roman"/>
          <w:lang w:eastAsia="zh-CN"/>
        </w:rPr>
        <w:t>难以互相印证</w:t>
      </w:r>
      <w:r>
        <w:rPr>
          <w:rFonts w:ascii="Times New Roman" w:hAnsi="Times New Roman" w:cs="Times New Roman"/>
          <w:vertAlign w:val="superscript"/>
          <w:lang w:eastAsia="zh-CN"/>
        </w:rPr>
        <w:t>[23,28]</w:t>
      </w:r>
      <w:r>
        <w:rPr>
          <w:rFonts w:ascii="Times New Roman" w:hAnsi="Times New Roman" w:cs="Times New Roman"/>
          <w:lang w:eastAsia="zh-CN"/>
        </w:rPr>
        <w:t>；其二，评价模型以静态加权汇总为主，综合得分容易掩盖局部关键风险，而堤防失效通常由多个不利因素在特定水位、地质与运行条件下共同作用所致，单一得分难以识别主控失效模式与主要风险贡献来源</w:t>
      </w:r>
      <w:r>
        <w:rPr>
          <w:rFonts w:ascii="Times New Roman" w:hAnsi="Times New Roman" w:cs="Times New Roman"/>
          <w:vertAlign w:val="superscript"/>
          <w:lang w:eastAsia="zh-CN"/>
        </w:rPr>
        <w:t>[139,161]</w:t>
      </w:r>
      <w:r>
        <w:rPr>
          <w:rFonts w:ascii="Times New Roman" w:hAnsi="Times New Roman" w:cs="Times New Roman"/>
          <w:lang w:eastAsia="zh-CN"/>
        </w:rPr>
        <w:t>；其三，缺乏动态更新机制，现有评价多针对某一特定工况一次性复核，难以随水位变化、巡检发现与隐患处置情况滚动更新，无法满足汛期动态研判需求</w:t>
      </w:r>
      <w:r>
        <w:rPr>
          <w:rFonts w:ascii="Times New Roman" w:hAnsi="Times New Roman" w:cs="Times New Roman"/>
          <w:vertAlign w:val="superscript"/>
          <w:lang w:eastAsia="zh-CN"/>
        </w:rPr>
        <w:t>[15,140,167]</w:t>
      </w:r>
      <w:r>
        <w:rPr>
          <w:rFonts w:ascii="Times New Roman" w:hAnsi="Times New Roman" w:cs="Times New Roman"/>
          <w:lang w:eastAsia="zh-CN"/>
        </w:rPr>
        <w:t>。</w:t>
      </w:r>
    </w:p>
    <w:p w14:paraId="74CBC390">
      <w:pPr>
        <w:pStyle w:val="5"/>
      </w:pPr>
      <w:r>
        <w:rPr>
          <w:rFonts w:ascii="Times New Roman" w:hAnsi="Times New Roman"/>
        </w:rPr>
        <w:t xml:space="preserve">1.2.4 </w:t>
      </w:r>
      <w:r>
        <w:t>水利数字孪生平台研究与工程应用进展</w:t>
      </w:r>
    </w:p>
    <w:p w14:paraId="4171DC0A">
      <w:pPr>
        <w:spacing w:after="0" w:line="360" w:lineRule="auto"/>
        <w:rPr>
          <w:lang w:eastAsia="zh-CN"/>
        </w:rPr>
      </w:pPr>
      <w:r>
        <w:rPr>
          <w:rFonts w:ascii="Times New Roman" w:hAnsi="Times New Roman" w:cs="Times New Roman"/>
          <w:lang w:eastAsia="zh-CN"/>
        </w:rPr>
        <w:t>数字孪生的概念最早由Grieves在产品全生命周期管理语境下提出，其经典三维结构由物理实体、虚拟模型以及二者之间的连接构成</w:t>
      </w:r>
      <w:r>
        <w:rPr>
          <w:rFonts w:ascii="Times New Roman" w:hAnsi="Times New Roman" w:cs="Times New Roman"/>
          <w:vertAlign w:val="superscript"/>
          <w:lang w:eastAsia="zh-CN"/>
        </w:rPr>
        <w:t>[168]</w:t>
      </w:r>
      <w:r>
        <w:rPr>
          <w:rFonts w:ascii="Times New Roman" w:hAnsi="Times New Roman" w:cs="Times New Roman"/>
          <w:lang w:eastAsia="zh-CN"/>
        </w:rPr>
        <w:t>，Jones等（2020）</w:t>
      </w:r>
      <w:r>
        <w:rPr>
          <w:rFonts w:ascii="Times New Roman" w:hAnsi="Times New Roman" w:cs="Times New Roman"/>
          <w:vertAlign w:val="superscript"/>
          <w:lang w:eastAsia="zh-CN"/>
        </w:rPr>
        <w:t>[169]</w:t>
      </w:r>
      <w:r>
        <w:rPr>
          <w:rFonts w:ascii="Times New Roman" w:hAnsi="Times New Roman" w:cs="Times New Roman"/>
          <w:lang w:eastAsia="zh-CN"/>
        </w:rPr>
        <w:t>通过系统性文献综述厘清了数字模型、数字影子与数字孪生三者的区别，强调双向数据流动是数字孪生区别于传统仿真的本质特征。陶飞等（2019）</w:t>
      </w:r>
      <w:r>
        <w:rPr>
          <w:rFonts w:ascii="Times New Roman" w:hAnsi="Times New Roman" w:cs="Times New Roman"/>
          <w:vertAlign w:val="superscript"/>
          <w:lang w:eastAsia="zh-CN"/>
        </w:rPr>
        <w:t>[170]</w:t>
      </w:r>
      <w:r>
        <w:rPr>
          <w:rFonts w:ascii="Times New Roman" w:hAnsi="Times New Roman" w:cs="Times New Roman"/>
          <w:lang w:eastAsia="zh-CN"/>
        </w:rPr>
        <w:t>在三维模型基础上增加</w:t>
      </w:r>
      <w:r>
        <w:rPr>
          <w:rFonts w:hint="eastAsia" w:ascii="Times New Roman" w:hAnsi="Times New Roman" w:cs="Times New Roman"/>
          <w:lang w:eastAsia="zh-CN"/>
        </w:rPr>
        <w:t>“</w:t>
      </w:r>
      <w:r>
        <w:rPr>
          <w:rFonts w:ascii="Times New Roman" w:hAnsi="Times New Roman" w:cs="Times New Roman"/>
          <w:lang w:eastAsia="zh-CN"/>
        </w:rPr>
        <w:t>孪生数据</w:t>
      </w:r>
      <w:r>
        <w:rPr>
          <w:rFonts w:hint="eastAsia" w:ascii="Times New Roman" w:hAnsi="Times New Roman" w:cs="Times New Roman"/>
          <w:lang w:eastAsia="zh-CN"/>
        </w:rPr>
        <w:t>”</w:t>
      </w:r>
      <w:r>
        <w:rPr>
          <w:rFonts w:ascii="Times New Roman" w:hAnsi="Times New Roman" w:cs="Times New Roman"/>
          <w:lang w:eastAsia="zh-CN"/>
        </w:rPr>
        <w:t>与</w:t>
      </w:r>
      <w:r>
        <w:rPr>
          <w:rFonts w:hint="eastAsia" w:ascii="Times New Roman" w:hAnsi="Times New Roman" w:cs="Times New Roman"/>
          <w:lang w:eastAsia="zh-CN"/>
        </w:rPr>
        <w:t>“</w:t>
      </w:r>
      <w:r>
        <w:rPr>
          <w:rFonts w:ascii="Times New Roman" w:hAnsi="Times New Roman" w:cs="Times New Roman"/>
          <w:lang w:eastAsia="zh-CN"/>
        </w:rPr>
        <w:t>服务</w:t>
      </w:r>
      <w:r>
        <w:rPr>
          <w:rFonts w:hint="eastAsia" w:ascii="Times New Roman" w:hAnsi="Times New Roman" w:cs="Times New Roman"/>
          <w:lang w:eastAsia="zh-CN"/>
        </w:rPr>
        <w:t>”</w:t>
      </w:r>
      <w:r>
        <w:rPr>
          <w:rFonts w:ascii="Times New Roman" w:hAnsi="Times New Roman" w:cs="Times New Roman"/>
          <w:lang w:eastAsia="zh-CN"/>
        </w:rPr>
        <w:t>两个维度提出数字孪生五维模型，为复杂系统全生命周期的数字化与数智化提供了理论框架</w:t>
      </w:r>
      <w:r>
        <w:rPr>
          <w:rFonts w:ascii="Times New Roman" w:hAnsi="Times New Roman" w:cs="Times New Roman"/>
          <w:vertAlign w:val="superscript"/>
          <w:lang w:eastAsia="zh-CN"/>
        </w:rPr>
        <w:t>[171]</w:t>
      </w:r>
      <w:r>
        <w:rPr>
          <w:rFonts w:ascii="Times New Roman" w:hAnsi="Times New Roman" w:cs="Times New Roman"/>
          <w:lang w:eastAsia="zh-CN"/>
        </w:rPr>
        <w:t>，Broo等（2022）</w:t>
      </w:r>
      <w:r>
        <w:rPr>
          <w:rFonts w:ascii="Times New Roman" w:hAnsi="Times New Roman" w:cs="Times New Roman"/>
          <w:vertAlign w:val="superscript"/>
          <w:lang w:eastAsia="zh-CN"/>
        </w:rPr>
        <w:t>[172]</w:t>
      </w:r>
      <w:r>
        <w:rPr>
          <w:rFonts w:ascii="Times New Roman" w:hAnsi="Times New Roman" w:cs="Times New Roman"/>
          <w:lang w:eastAsia="zh-CN"/>
        </w:rPr>
        <w:t>提出由物理层、信息层、集成层与服务层构成的四层架构，强调系统观与数据治理在基础设施数字孪生设计中的基础作用。在水利领域，冶运涛等（2022）</w:t>
      </w:r>
      <w:r>
        <w:rPr>
          <w:rFonts w:ascii="Times New Roman" w:hAnsi="Times New Roman" w:cs="Times New Roman"/>
          <w:vertAlign w:val="superscript"/>
          <w:lang w:eastAsia="zh-CN"/>
        </w:rPr>
        <w:t>[173]</w:t>
      </w:r>
      <w:r>
        <w:rPr>
          <w:rFonts w:ascii="Times New Roman" w:hAnsi="Times New Roman" w:cs="Times New Roman"/>
          <w:lang w:eastAsia="zh-CN"/>
        </w:rPr>
        <w:t>提出数字孪生流域</w:t>
      </w:r>
      <w:r>
        <w:rPr>
          <w:rFonts w:hint="eastAsia" w:ascii="Times New Roman" w:hAnsi="Times New Roman" w:cs="Times New Roman"/>
          <w:lang w:eastAsia="zh-CN"/>
        </w:rPr>
        <w:t>“</w:t>
      </w:r>
      <w:r>
        <w:rPr>
          <w:rFonts w:ascii="Times New Roman" w:hAnsi="Times New Roman" w:cs="Times New Roman"/>
          <w:lang w:eastAsia="zh-CN"/>
        </w:rPr>
        <w:t>由实入虚、以虚映实、由虚控实</w:t>
      </w:r>
      <w:r>
        <w:rPr>
          <w:rFonts w:hint="eastAsia" w:ascii="Times New Roman" w:hAnsi="Times New Roman" w:cs="Times New Roman"/>
          <w:lang w:eastAsia="zh-CN"/>
        </w:rPr>
        <w:t>”</w:t>
      </w:r>
      <w:r>
        <w:rPr>
          <w:rFonts w:ascii="Times New Roman" w:hAnsi="Times New Roman" w:cs="Times New Roman"/>
          <w:lang w:eastAsia="zh-CN"/>
        </w:rPr>
        <w:t>的技术方式与高度保真等基本特征，辨析了其与传统建模仿真的本质区别；张建云等</w:t>
      </w:r>
      <w:r>
        <w:rPr>
          <w:rFonts w:ascii="Times New Roman" w:hAnsi="Times New Roman" w:cs="Times New Roman"/>
          <w:vertAlign w:val="superscript"/>
          <w:lang w:eastAsia="zh-CN"/>
        </w:rPr>
        <w:t>[174]</w:t>
      </w:r>
      <w:r>
        <w:rPr>
          <w:rFonts w:ascii="Times New Roman" w:hAnsi="Times New Roman" w:cs="Times New Roman"/>
          <w:lang w:eastAsia="zh-CN"/>
        </w:rPr>
        <w:t>指出智慧水利是水利信息化发展的高级阶段，其核心在于以透彻感知、全面互联、智能分析实现从</w:t>
      </w:r>
      <w:r>
        <w:rPr>
          <w:rFonts w:hint="eastAsia" w:ascii="Times New Roman" w:hAnsi="Times New Roman" w:cs="Times New Roman"/>
          <w:lang w:eastAsia="zh-CN"/>
        </w:rPr>
        <w:t>“</w:t>
      </w:r>
      <w:r>
        <w:rPr>
          <w:rFonts w:ascii="Times New Roman" w:hAnsi="Times New Roman" w:cs="Times New Roman"/>
          <w:lang w:eastAsia="zh-CN"/>
        </w:rPr>
        <w:t>经验治水</w:t>
      </w:r>
      <w:r>
        <w:rPr>
          <w:rFonts w:hint="eastAsia" w:ascii="Times New Roman" w:hAnsi="Times New Roman" w:cs="Times New Roman"/>
          <w:lang w:eastAsia="zh-CN"/>
        </w:rPr>
        <w:t>”</w:t>
      </w:r>
      <w:r>
        <w:rPr>
          <w:rFonts w:ascii="Times New Roman" w:hAnsi="Times New Roman" w:cs="Times New Roman"/>
          <w:lang w:eastAsia="zh-CN"/>
        </w:rPr>
        <w:t>向</w:t>
      </w:r>
      <w:r>
        <w:rPr>
          <w:rFonts w:hint="eastAsia" w:ascii="Times New Roman" w:hAnsi="Times New Roman" w:cs="Times New Roman"/>
          <w:lang w:eastAsia="zh-CN"/>
        </w:rPr>
        <w:t>“</w:t>
      </w:r>
      <w:r>
        <w:rPr>
          <w:rFonts w:ascii="Times New Roman" w:hAnsi="Times New Roman" w:cs="Times New Roman"/>
          <w:lang w:eastAsia="zh-CN"/>
        </w:rPr>
        <w:t>数据治水</w:t>
      </w:r>
      <w:r>
        <w:rPr>
          <w:rFonts w:hint="eastAsia" w:ascii="Times New Roman" w:hAnsi="Times New Roman" w:cs="Times New Roman"/>
          <w:lang w:eastAsia="zh-CN"/>
        </w:rPr>
        <w:t>”“</w:t>
      </w:r>
      <w:r>
        <w:rPr>
          <w:rFonts w:ascii="Times New Roman" w:hAnsi="Times New Roman" w:cs="Times New Roman"/>
          <w:lang w:eastAsia="zh-CN"/>
        </w:rPr>
        <w:t>模型治水</w:t>
      </w:r>
      <w:r>
        <w:rPr>
          <w:rFonts w:hint="eastAsia" w:ascii="Times New Roman" w:hAnsi="Times New Roman" w:cs="Times New Roman"/>
          <w:lang w:eastAsia="zh-CN"/>
        </w:rPr>
        <w:t>”</w:t>
      </w:r>
      <w:r>
        <w:rPr>
          <w:rFonts w:ascii="Times New Roman" w:hAnsi="Times New Roman" w:cs="Times New Roman"/>
          <w:lang w:eastAsia="zh-CN"/>
        </w:rPr>
        <w:t>的转变；朱思宇等</w:t>
      </w:r>
      <w:r>
        <w:rPr>
          <w:rFonts w:ascii="Times New Roman" w:hAnsi="Times New Roman" w:cs="Times New Roman"/>
          <w:vertAlign w:val="superscript"/>
          <w:lang w:eastAsia="zh-CN"/>
        </w:rPr>
        <w:t>[175]</w:t>
      </w:r>
      <w:r>
        <w:rPr>
          <w:rFonts w:ascii="Times New Roman" w:hAnsi="Times New Roman" w:cs="Times New Roman"/>
          <w:lang w:eastAsia="zh-CN"/>
        </w:rPr>
        <w:t>、张绿原等</w:t>
      </w:r>
      <w:r>
        <w:rPr>
          <w:rFonts w:ascii="Times New Roman" w:hAnsi="Times New Roman" w:cs="Times New Roman"/>
          <w:vertAlign w:val="superscript"/>
          <w:lang w:eastAsia="zh-CN"/>
        </w:rPr>
        <w:t>[19]</w:t>
      </w:r>
      <w:r>
        <w:rPr>
          <w:rFonts w:ascii="Times New Roman" w:hAnsi="Times New Roman" w:cs="Times New Roman"/>
          <w:lang w:eastAsia="zh-CN"/>
        </w:rPr>
        <w:t>分别提出六层智慧水利框架与水利工程数字孪生技术架构；Li等（2024）</w:t>
      </w:r>
      <w:r>
        <w:rPr>
          <w:rFonts w:ascii="Times New Roman" w:hAnsi="Times New Roman" w:cs="Times New Roman"/>
          <w:vertAlign w:val="superscript"/>
          <w:lang w:eastAsia="zh-CN"/>
        </w:rPr>
        <w:t>[176]</w:t>
      </w:r>
      <w:r>
        <w:rPr>
          <w:rFonts w:ascii="Times New Roman" w:hAnsi="Times New Roman" w:cs="Times New Roman"/>
          <w:lang w:eastAsia="zh-CN"/>
        </w:rPr>
        <w:t>提出面向水利的数字孪生五维模型并系统综述其发展现状，谢明霞</w:t>
      </w:r>
      <w:r>
        <w:rPr>
          <w:rFonts w:ascii="Times New Roman" w:hAnsi="Times New Roman" w:cs="Times New Roman"/>
          <w:vertAlign w:val="superscript"/>
          <w:lang w:eastAsia="zh-CN"/>
        </w:rPr>
        <w:t>[20]</w:t>
      </w:r>
      <w:r>
        <w:rPr>
          <w:rFonts w:ascii="Times New Roman" w:hAnsi="Times New Roman" w:cs="Times New Roman"/>
          <w:lang w:eastAsia="zh-CN"/>
        </w:rPr>
        <w:t>厘清了数字孪生水利的三大范畴与六大关系并指出当前面临标准缺失、模型智能化不足、应用场景广度与深度不足三大挑战，胡春宏等</w:t>
      </w:r>
      <w:r>
        <w:rPr>
          <w:rFonts w:ascii="Times New Roman" w:hAnsi="Times New Roman" w:cs="Times New Roman"/>
          <w:vertAlign w:val="superscript"/>
          <w:lang w:eastAsia="zh-CN"/>
        </w:rPr>
        <w:t>[177]</w:t>
      </w:r>
      <w:r>
        <w:rPr>
          <w:rFonts w:ascii="Times New Roman" w:hAnsi="Times New Roman" w:cs="Times New Roman"/>
          <w:lang w:eastAsia="zh-CN"/>
        </w:rPr>
        <w:t>则从模型研发角度反思了数字孪生流域建设中的关键科学问题，强调模型保真度与验证的重要性。</w:t>
      </w:r>
    </w:p>
    <w:p w14:paraId="0080C7F6">
      <w:pPr>
        <w:spacing w:after="0" w:line="360" w:lineRule="auto"/>
        <w:rPr>
          <w:lang w:eastAsia="zh-CN"/>
        </w:rPr>
      </w:pPr>
      <w:r>
        <w:rPr>
          <w:rFonts w:ascii="Times New Roman" w:hAnsi="Times New Roman" w:cs="Times New Roman"/>
          <w:lang w:eastAsia="zh-CN"/>
        </w:rPr>
        <w:t>在政策推动与工程实践的共同作用下，我国数字孪生水利建设已由试点示范走向规模化实施。《数字孪生水利工程建设技术导则（试行）》明确了信息化基础设施、数字孪生平台与业务应用体系的建设内容，将工程安全智能分析预警列为典型应用</w:t>
      </w:r>
      <w:r>
        <w:rPr>
          <w:rFonts w:ascii="Times New Roman" w:hAnsi="Times New Roman" w:cs="Times New Roman"/>
          <w:vertAlign w:val="superscript"/>
          <w:lang w:eastAsia="zh-CN"/>
        </w:rPr>
        <w:t>[13]</w:t>
      </w:r>
      <w:r>
        <w:rPr>
          <w:rFonts w:ascii="Times New Roman" w:hAnsi="Times New Roman" w:cs="Times New Roman"/>
          <w:lang w:eastAsia="zh-CN"/>
        </w:rPr>
        <w:t>；《关于推进水利工程建设数字孪生的指导意见》《关于推进水库、水闸、蓄滞洪区运行管理数字孪生的指导意见》进一步提出构建</w:t>
      </w:r>
      <w:r>
        <w:rPr>
          <w:rFonts w:hint="eastAsia" w:ascii="Times New Roman" w:hAnsi="Times New Roman" w:cs="Times New Roman"/>
          <w:lang w:eastAsia="zh-CN"/>
        </w:rPr>
        <w:t>“</w:t>
      </w:r>
      <w:r>
        <w:rPr>
          <w:rFonts w:ascii="Times New Roman" w:hAnsi="Times New Roman" w:cs="Times New Roman"/>
          <w:lang w:eastAsia="zh-CN"/>
        </w:rPr>
        <w:t>天空地水工</w:t>
      </w:r>
      <w:r>
        <w:rPr>
          <w:rFonts w:hint="eastAsia" w:ascii="Times New Roman" w:hAnsi="Times New Roman" w:cs="Times New Roman"/>
          <w:lang w:eastAsia="zh-CN"/>
        </w:rPr>
        <w:t>”</w:t>
      </w:r>
      <w:r>
        <w:rPr>
          <w:rFonts w:ascii="Times New Roman" w:hAnsi="Times New Roman" w:cs="Times New Roman"/>
          <w:lang w:eastAsia="zh-CN"/>
        </w:rPr>
        <w:t>一体化全要素、全天候动态监测感知体系，并要求通过正向预演风险形势、逆向推演工程安全运行限制条件来优化调度方案</w:t>
      </w:r>
      <w:r>
        <w:rPr>
          <w:rFonts w:ascii="Times New Roman" w:hAnsi="Times New Roman" w:cs="Times New Roman"/>
          <w:vertAlign w:val="superscript"/>
          <w:lang w:eastAsia="zh-CN"/>
        </w:rPr>
        <w:t>[14-15]</w:t>
      </w:r>
      <w:r>
        <w:rPr>
          <w:rFonts w:ascii="Times New Roman" w:hAnsi="Times New Roman" w:cs="Times New Roman"/>
          <w:lang w:eastAsia="zh-CN"/>
        </w:rPr>
        <w:t>。在工程实践中，数字孪生三峡、丹江口、小浪底、大藤峡等一批标杆工程相继建成并入选数字孪生水利建设十大样板</w:t>
      </w:r>
      <w:r>
        <w:rPr>
          <w:rFonts w:ascii="Times New Roman" w:hAnsi="Times New Roman" w:cs="Times New Roman"/>
          <w:vertAlign w:val="superscript"/>
          <w:lang w:eastAsia="zh-CN"/>
        </w:rPr>
        <w:t>[34]</w:t>
      </w:r>
      <w:r>
        <w:rPr>
          <w:rFonts w:ascii="Times New Roman" w:hAnsi="Times New Roman" w:cs="Times New Roman"/>
          <w:lang w:eastAsia="zh-CN"/>
        </w:rPr>
        <w:t>，长江、黄河、淮河、珠江等流域及省级水网先导区开展了数字孪生流域与工程建设，初步形成流域、区域与工程三级联动格局</w:t>
      </w:r>
      <w:r>
        <w:rPr>
          <w:rFonts w:ascii="Times New Roman" w:hAnsi="Times New Roman" w:cs="Times New Roman"/>
          <w:vertAlign w:val="superscript"/>
          <w:lang w:eastAsia="zh-CN"/>
        </w:rPr>
        <w:t>[30,178]</w:t>
      </w:r>
      <w:r>
        <w:rPr>
          <w:rFonts w:ascii="Times New Roman" w:hAnsi="Times New Roman" w:cs="Times New Roman"/>
          <w:lang w:eastAsia="zh-CN"/>
        </w:rPr>
        <w:t>。在平台关键技术研究方面，钟登华等</w:t>
      </w:r>
      <w:r>
        <w:rPr>
          <w:rFonts w:ascii="Times New Roman" w:hAnsi="Times New Roman" w:cs="Times New Roman"/>
          <w:vertAlign w:val="superscript"/>
          <w:lang w:eastAsia="zh-CN"/>
        </w:rPr>
        <w:t>[30]</w:t>
      </w:r>
      <w:r>
        <w:rPr>
          <w:rFonts w:ascii="Times New Roman" w:hAnsi="Times New Roman" w:cs="Times New Roman"/>
          <w:lang w:eastAsia="zh-CN"/>
        </w:rPr>
        <w:t>系统回顾了大坝数智设计、智能建设与智慧运维的发展历程，指出智能建设是推动水利工程转型升级的新质生产力；黄艳等</w:t>
      </w:r>
      <w:r>
        <w:rPr>
          <w:rFonts w:ascii="Times New Roman" w:hAnsi="Times New Roman" w:cs="Times New Roman"/>
          <w:vertAlign w:val="superscript"/>
          <w:lang w:eastAsia="zh-CN"/>
        </w:rPr>
        <w:t>[179]</w:t>
      </w:r>
      <w:r>
        <w:rPr>
          <w:rFonts w:ascii="Times New Roman" w:hAnsi="Times New Roman" w:cs="Times New Roman"/>
          <w:lang w:eastAsia="zh-CN"/>
        </w:rPr>
        <w:t>构建数字孪生长江总体架构，以机理模型耦合机器学习与知识图谱支撑流域水工程防灾联合智能调度；周超等</w:t>
      </w:r>
      <w:r>
        <w:rPr>
          <w:rFonts w:ascii="Times New Roman" w:hAnsi="Times New Roman" w:cs="Times New Roman"/>
          <w:vertAlign w:val="superscript"/>
          <w:lang w:eastAsia="zh-CN"/>
        </w:rPr>
        <w:t>[180]</w:t>
      </w:r>
      <w:r>
        <w:rPr>
          <w:rFonts w:ascii="Times New Roman" w:hAnsi="Times New Roman" w:cs="Times New Roman"/>
          <w:lang w:eastAsia="zh-CN"/>
        </w:rPr>
        <w:t>以组件化技术实现水利对象、模型、方案与应用的可视化动态建模；马强等</w:t>
      </w:r>
      <w:r>
        <w:rPr>
          <w:rFonts w:ascii="Times New Roman" w:hAnsi="Times New Roman" w:cs="Times New Roman"/>
          <w:vertAlign w:val="superscript"/>
          <w:lang w:eastAsia="zh-CN"/>
        </w:rPr>
        <w:t>[178]</w:t>
      </w:r>
      <w:r>
        <w:rPr>
          <w:rFonts w:ascii="Times New Roman" w:hAnsi="Times New Roman" w:cs="Times New Roman"/>
          <w:lang w:eastAsia="zh-CN"/>
        </w:rPr>
        <w:t>以海河流域子牙河系</w:t>
      </w:r>
      <w:r>
        <w:rPr>
          <w:rFonts w:hint="eastAsia" w:ascii="Times New Roman" w:hAnsi="Times New Roman" w:cs="Times New Roman"/>
          <w:lang w:eastAsia="zh-CN"/>
        </w:rPr>
        <w:t>“</w:t>
      </w:r>
      <w:r>
        <w:rPr>
          <w:rFonts w:ascii="Times New Roman" w:hAnsi="Times New Roman" w:cs="Times New Roman"/>
          <w:lang w:eastAsia="zh-CN"/>
        </w:rPr>
        <w:t>23</w:t>
      </w:r>
      <w:r>
        <w:rPr>
          <w:rFonts w:hint="eastAsia" w:ascii="Times New Roman" w:hAnsi="Times New Roman" w:cs="Times New Roman"/>
          <w:lang w:eastAsia="zh-CN"/>
        </w:rPr>
        <w:t>·</w:t>
      </w:r>
      <w:r>
        <w:rPr>
          <w:rFonts w:ascii="Times New Roman" w:hAnsi="Times New Roman" w:cs="Times New Roman"/>
          <w:lang w:eastAsia="zh-CN"/>
        </w:rPr>
        <w:t>7</w:t>
      </w:r>
      <w:r>
        <w:rPr>
          <w:rFonts w:hint="eastAsia" w:ascii="Times New Roman" w:hAnsi="Times New Roman" w:cs="Times New Roman"/>
          <w:lang w:eastAsia="zh-CN"/>
        </w:rPr>
        <w:t>”</w:t>
      </w:r>
      <w:r>
        <w:rPr>
          <w:rFonts w:ascii="Times New Roman" w:hAnsi="Times New Roman" w:cs="Times New Roman"/>
          <w:lang w:eastAsia="zh-CN"/>
        </w:rPr>
        <w:t>大洪水复盘为例构建了流域数字孪生防洪模型，验证了平台支撑洪水来源解析与防御薄弱环节识别的可行性；牛广利等</w:t>
      </w:r>
      <w:r>
        <w:rPr>
          <w:rFonts w:ascii="Times New Roman" w:hAnsi="Times New Roman" w:cs="Times New Roman"/>
          <w:vertAlign w:val="superscript"/>
          <w:lang w:eastAsia="zh-CN"/>
        </w:rPr>
        <w:t>[181]</w:t>
      </w:r>
      <w:r>
        <w:rPr>
          <w:rFonts w:ascii="Times New Roman" w:hAnsi="Times New Roman" w:cs="Times New Roman"/>
          <w:lang w:eastAsia="zh-CN"/>
        </w:rPr>
        <w:t>提出数字孪生水利工程安全智能分析预警框架并在江垭皂市工程落地应用；饶小康等</w:t>
      </w:r>
      <w:r>
        <w:rPr>
          <w:rFonts w:ascii="Times New Roman" w:hAnsi="Times New Roman" w:cs="Times New Roman"/>
          <w:vertAlign w:val="superscript"/>
          <w:lang w:eastAsia="zh-CN"/>
        </w:rPr>
        <w:t>[182]</w:t>
      </w:r>
      <w:r>
        <w:rPr>
          <w:rFonts w:ascii="Times New Roman" w:hAnsi="Times New Roman" w:cs="Times New Roman"/>
          <w:lang w:eastAsia="zh-CN"/>
        </w:rPr>
        <w:t>构建了GIS+BIM+IoT融合的堤防工程安全管理平台。在三维可视化与交互方面，基于WebGL的开源三维地球框架通过对地理信息、地质模型与建筑信息模型的统一坐标转换、数据配准与封装管理，实现了从地下地质结构到地表工程建筑物的全要素场景集成，而支撑其高效运行的海量三维数据索引与可视化技术一直是研究热点</w:t>
      </w:r>
      <w:r>
        <w:rPr>
          <w:rFonts w:ascii="Times New Roman" w:hAnsi="Times New Roman" w:cs="Times New Roman"/>
          <w:vertAlign w:val="superscript"/>
          <w:lang w:eastAsia="zh-CN"/>
        </w:rPr>
        <w:t>[60,72]</w:t>
      </w:r>
      <w:r>
        <w:rPr>
          <w:rFonts w:ascii="Times New Roman" w:hAnsi="Times New Roman" w:cs="Times New Roman"/>
          <w:lang w:eastAsia="zh-CN"/>
        </w:rPr>
        <w:t>，江明</w:t>
      </w:r>
      <w:r>
        <w:rPr>
          <w:rFonts w:ascii="Times New Roman" w:hAnsi="Times New Roman" w:cs="Times New Roman"/>
          <w:vertAlign w:val="superscript"/>
          <w:lang w:eastAsia="zh-CN"/>
        </w:rPr>
        <w:t>[60]</w:t>
      </w:r>
      <w:r>
        <w:rPr>
          <w:rFonts w:ascii="Times New Roman" w:hAnsi="Times New Roman" w:cs="Times New Roman"/>
          <w:lang w:eastAsia="zh-CN"/>
        </w:rPr>
        <w:t>、陈强等</w:t>
      </w:r>
      <w:r>
        <w:rPr>
          <w:rFonts w:ascii="Times New Roman" w:hAnsi="Times New Roman" w:cs="Times New Roman"/>
          <w:vertAlign w:val="superscript"/>
          <w:lang w:eastAsia="zh-CN"/>
        </w:rPr>
        <w:t>[59]</w:t>
      </w:r>
      <w:r>
        <w:rPr>
          <w:rFonts w:ascii="Times New Roman" w:hAnsi="Times New Roman" w:cs="Times New Roman"/>
          <w:lang w:eastAsia="zh-CN"/>
        </w:rPr>
        <w:t>分别就面向三维CAD的协同设计与参数化三维设计方法开展了研究。在堤防领域，山东黄河河务局</w:t>
      </w:r>
      <w:r>
        <w:rPr>
          <w:rFonts w:ascii="Times New Roman" w:hAnsi="Times New Roman" w:cs="Times New Roman"/>
          <w:vertAlign w:val="superscript"/>
          <w:lang w:eastAsia="zh-CN"/>
        </w:rPr>
        <w:t>[33]</w:t>
      </w:r>
      <w:r>
        <w:rPr>
          <w:rFonts w:ascii="Times New Roman" w:hAnsi="Times New Roman" w:cs="Times New Roman"/>
          <w:lang w:eastAsia="zh-CN"/>
        </w:rPr>
        <w:t>构建</w:t>
      </w:r>
      <w:r>
        <w:rPr>
          <w:rFonts w:hint="eastAsia" w:ascii="Times New Roman" w:hAnsi="Times New Roman" w:cs="Times New Roman"/>
          <w:lang w:eastAsia="zh-CN"/>
        </w:rPr>
        <w:t>“</w:t>
      </w:r>
      <w:r>
        <w:rPr>
          <w:rFonts w:ascii="Times New Roman" w:hAnsi="Times New Roman" w:cs="Times New Roman"/>
          <w:lang w:eastAsia="zh-CN"/>
        </w:rPr>
        <w:t>天空地水工</w:t>
      </w:r>
      <w:r>
        <w:rPr>
          <w:rFonts w:hint="eastAsia" w:ascii="Times New Roman" w:hAnsi="Times New Roman" w:cs="Times New Roman"/>
          <w:lang w:eastAsia="zh-CN"/>
        </w:rPr>
        <w:t>”</w:t>
      </w:r>
      <w:r>
        <w:rPr>
          <w:rFonts w:ascii="Times New Roman" w:hAnsi="Times New Roman" w:cs="Times New Roman"/>
          <w:lang w:eastAsia="zh-CN"/>
        </w:rPr>
        <w:t>一体化感知体系并建成山东黄河一张图，广东省北江流域管理局</w:t>
      </w:r>
      <w:r>
        <w:rPr>
          <w:rFonts w:ascii="Times New Roman" w:hAnsi="Times New Roman" w:cs="Times New Roman"/>
          <w:vertAlign w:val="superscript"/>
          <w:lang w:eastAsia="zh-CN"/>
        </w:rPr>
        <w:t>[32,183]</w:t>
      </w:r>
      <w:r>
        <w:rPr>
          <w:rFonts w:ascii="Times New Roman" w:hAnsi="Times New Roman" w:cs="Times New Roman"/>
          <w:lang w:eastAsia="zh-CN"/>
        </w:rPr>
        <w:t>针对北江大堤强透水堤基段将数值模拟与现场监测阈值相结合上线渗透破坏预测预警功能，Park和Yoo（2023）</w:t>
      </w:r>
      <w:r>
        <w:rPr>
          <w:rFonts w:ascii="Times New Roman" w:hAnsi="Times New Roman" w:cs="Times New Roman"/>
          <w:vertAlign w:val="superscript"/>
          <w:lang w:eastAsia="zh-CN"/>
        </w:rPr>
        <w:t>[184]</w:t>
      </w:r>
      <w:r>
        <w:rPr>
          <w:rFonts w:ascii="Times New Roman" w:hAnsi="Times New Roman" w:cs="Times New Roman"/>
          <w:lang w:eastAsia="zh-CN"/>
        </w:rPr>
        <w:t>则在数字孪生大坝平台中集成渗流稳定模块并以无人机矢量化自动生成分析断面。</w:t>
      </w:r>
    </w:p>
    <w:p w14:paraId="4B2FDCD8">
      <w:pPr>
        <w:spacing w:after="0" w:line="360" w:lineRule="auto"/>
        <w:rPr>
          <w:lang w:eastAsia="zh-CN"/>
        </w:rPr>
      </w:pPr>
      <w:r>
        <w:rPr>
          <w:rFonts w:ascii="Times New Roman" w:hAnsi="Times New Roman" w:cs="Times New Roman"/>
          <w:lang w:eastAsia="zh-CN"/>
        </w:rPr>
        <w:t>与数字孪生水利</w:t>
      </w:r>
      <w:r>
        <w:rPr>
          <w:rFonts w:hint="eastAsia" w:ascii="Times New Roman" w:hAnsi="Times New Roman" w:cs="Times New Roman"/>
          <w:lang w:eastAsia="zh-CN"/>
        </w:rPr>
        <w:t>“</w:t>
      </w:r>
      <w:r>
        <w:rPr>
          <w:rFonts w:ascii="Times New Roman" w:hAnsi="Times New Roman" w:cs="Times New Roman"/>
          <w:lang w:eastAsia="zh-CN"/>
        </w:rPr>
        <w:t>虚实映射、实时交互、智能推演</w:t>
      </w:r>
      <w:r>
        <w:rPr>
          <w:rFonts w:hint="eastAsia" w:ascii="Times New Roman" w:hAnsi="Times New Roman" w:cs="Times New Roman"/>
          <w:lang w:eastAsia="zh-CN"/>
        </w:rPr>
        <w:t>”</w:t>
      </w:r>
      <w:r>
        <w:rPr>
          <w:rFonts w:ascii="Times New Roman" w:hAnsi="Times New Roman" w:cs="Times New Roman"/>
          <w:lang w:eastAsia="zh-CN"/>
        </w:rPr>
        <w:t>的要求相比，堤防类工程的信息化建设整体仍处于初级阶段，突出表现为</w:t>
      </w:r>
      <w:r>
        <w:rPr>
          <w:rFonts w:hint="eastAsia" w:ascii="Times New Roman" w:hAnsi="Times New Roman" w:cs="Times New Roman"/>
          <w:lang w:eastAsia="zh-CN"/>
        </w:rPr>
        <w:t>“</w:t>
      </w:r>
      <w:r>
        <w:rPr>
          <w:rFonts w:ascii="Times New Roman" w:hAnsi="Times New Roman" w:cs="Times New Roman"/>
          <w:lang w:eastAsia="zh-CN"/>
        </w:rPr>
        <w:t>三重脱节</w:t>
      </w:r>
      <w:r>
        <w:rPr>
          <w:rFonts w:hint="eastAsia" w:ascii="Times New Roman" w:hAnsi="Times New Roman" w:cs="Times New Roman"/>
          <w:lang w:eastAsia="zh-CN"/>
        </w:rPr>
        <w:t>”</w:t>
      </w:r>
      <w:r>
        <w:rPr>
          <w:rFonts w:ascii="Times New Roman" w:hAnsi="Times New Roman" w:cs="Times New Roman"/>
          <w:lang w:eastAsia="zh-CN"/>
        </w:rPr>
        <w:t>：一是数据与模型脱节，监测数据多用于可视化展示与简单阈值预警，未与渗流、稳定等专业计算模型深度耦合，无法实现动态参数率定与模型迭代</w:t>
      </w:r>
      <w:r>
        <w:rPr>
          <w:rFonts w:ascii="Times New Roman" w:hAnsi="Times New Roman" w:cs="Times New Roman"/>
          <w:vertAlign w:val="superscript"/>
          <w:lang w:eastAsia="zh-CN"/>
        </w:rPr>
        <w:t>[13,98]</w:t>
      </w:r>
      <w:r>
        <w:rPr>
          <w:rFonts w:ascii="Times New Roman" w:hAnsi="Times New Roman" w:cs="Times New Roman"/>
          <w:lang w:eastAsia="zh-CN"/>
        </w:rPr>
        <w:t>；二是模型与可视化脱节，计算结果不能实时同步至三维可视化平台，难以支撑</w:t>
      </w:r>
      <w:r>
        <w:rPr>
          <w:rFonts w:hint="eastAsia" w:ascii="Times New Roman" w:hAnsi="Times New Roman" w:cs="Times New Roman"/>
          <w:lang w:eastAsia="zh-CN"/>
        </w:rPr>
        <w:t>“</w:t>
      </w:r>
      <w:r>
        <w:rPr>
          <w:rFonts w:hint="eastAsia" w:cs="Times New Roman"/>
          <w:lang w:val="en-US" w:eastAsia="zh-CN"/>
        </w:rPr>
        <w:t>视算</w:t>
      </w:r>
      <w:r>
        <w:rPr>
          <w:rFonts w:ascii="Times New Roman" w:hAnsi="Times New Roman" w:cs="Times New Roman"/>
          <w:lang w:eastAsia="zh-CN"/>
        </w:rPr>
        <w:t>一体</w:t>
      </w:r>
      <w:r>
        <w:rPr>
          <w:rFonts w:hint="eastAsia" w:ascii="Times New Roman" w:hAnsi="Times New Roman" w:cs="Times New Roman"/>
          <w:lang w:eastAsia="zh-CN"/>
        </w:rPr>
        <w:t>”</w:t>
      </w:r>
      <w:r>
        <w:rPr>
          <w:rFonts w:ascii="Times New Roman" w:hAnsi="Times New Roman" w:cs="Times New Roman"/>
          <w:lang w:eastAsia="zh-CN"/>
        </w:rPr>
        <w:t>的动态推演</w:t>
      </w:r>
      <w:r>
        <w:rPr>
          <w:rFonts w:ascii="Times New Roman" w:hAnsi="Times New Roman" w:cs="Times New Roman"/>
          <w:vertAlign w:val="superscript"/>
          <w:lang w:eastAsia="zh-CN"/>
        </w:rPr>
        <w:t>[30,178]</w:t>
      </w:r>
      <w:r>
        <w:rPr>
          <w:rFonts w:ascii="Times New Roman" w:hAnsi="Times New Roman" w:cs="Times New Roman"/>
          <w:lang w:eastAsia="zh-CN"/>
        </w:rPr>
        <w:t>；三是地质与工程模型脱节，堤防三维地质模型多用于静态展示，地层参数、渗透系数、孔隙率等属性到计算网格、边界条件与初始条件的自动化映射尚未打通，模型构建依赖人工反复转换</w:t>
      </w:r>
      <w:r>
        <w:rPr>
          <w:rFonts w:ascii="Times New Roman" w:hAnsi="Times New Roman" w:cs="Times New Roman"/>
          <w:vertAlign w:val="superscript"/>
          <w:lang w:eastAsia="zh-CN"/>
        </w:rPr>
        <w:t>[14,21]</w:t>
      </w:r>
      <w:r>
        <w:rPr>
          <w:rFonts w:ascii="Times New Roman" w:hAnsi="Times New Roman" w:cs="Times New Roman"/>
          <w:lang w:eastAsia="zh-CN"/>
        </w:rPr>
        <w:t>。此外，水利部门在数据治理中仍存在算据智能化不足、算法标准化与模块化程度低、数据</w:t>
      </w:r>
      <w:r>
        <w:rPr>
          <w:rFonts w:hint="eastAsia" w:ascii="Times New Roman" w:hAnsi="Times New Roman" w:cs="Times New Roman"/>
          <w:lang w:eastAsia="zh-CN"/>
        </w:rPr>
        <w:t>“</w:t>
      </w:r>
      <w:r>
        <w:rPr>
          <w:rFonts w:ascii="Times New Roman" w:hAnsi="Times New Roman" w:cs="Times New Roman"/>
          <w:lang w:eastAsia="zh-CN"/>
        </w:rPr>
        <w:t>重采重存、口径不一</w:t>
      </w:r>
      <w:r>
        <w:rPr>
          <w:rFonts w:hint="eastAsia" w:ascii="Times New Roman" w:hAnsi="Times New Roman" w:cs="Times New Roman"/>
          <w:lang w:eastAsia="zh-CN"/>
        </w:rPr>
        <w:t>”</w:t>
      </w:r>
      <w:r>
        <w:rPr>
          <w:rFonts w:ascii="Times New Roman" w:hAnsi="Times New Roman" w:cs="Times New Roman"/>
          <w:lang w:eastAsia="zh-CN"/>
        </w:rPr>
        <w:t>、跨部门共享困难等深层症结</w:t>
      </w:r>
      <w:r>
        <w:rPr>
          <w:rFonts w:ascii="Times New Roman" w:hAnsi="Times New Roman" w:cs="Times New Roman"/>
          <w:vertAlign w:val="superscript"/>
          <w:lang w:eastAsia="zh-CN"/>
        </w:rPr>
        <w:t>[31,185]</w:t>
      </w:r>
      <w:r>
        <w:rPr>
          <w:rFonts w:ascii="Times New Roman" w:hAnsi="Times New Roman" w:cs="Times New Roman"/>
          <w:lang w:eastAsia="zh-CN"/>
        </w:rPr>
        <w:t>，多部门数据共享难易于形成</w:t>
      </w:r>
      <w:r>
        <w:rPr>
          <w:rFonts w:hint="eastAsia" w:ascii="Times New Roman" w:hAnsi="Times New Roman" w:cs="Times New Roman"/>
          <w:lang w:eastAsia="zh-CN"/>
        </w:rPr>
        <w:t>“</w:t>
      </w:r>
      <w:r>
        <w:rPr>
          <w:rFonts w:ascii="Times New Roman" w:hAnsi="Times New Roman" w:cs="Times New Roman"/>
          <w:lang w:eastAsia="zh-CN"/>
        </w:rPr>
        <w:t>数据孤岛</w:t>
      </w:r>
      <w:r>
        <w:rPr>
          <w:rFonts w:hint="eastAsia" w:ascii="Times New Roman" w:hAnsi="Times New Roman" w:cs="Times New Roman"/>
          <w:lang w:eastAsia="zh-CN"/>
        </w:rPr>
        <w:t>”</w:t>
      </w:r>
      <w:r>
        <w:rPr>
          <w:rFonts w:ascii="Times New Roman" w:hAnsi="Times New Roman" w:cs="Times New Roman"/>
          <w:lang w:eastAsia="zh-CN"/>
        </w:rPr>
        <w:t>与工程碎片化。现有系统的本质仍是</w:t>
      </w:r>
      <w:r>
        <w:rPr>
          <w:rFonts w:hint="eastAsia" w:ascii="Times New Roman" w:hAnsi="Times New Roman" w:cs="Times New Roman"/>
          <w:lang w:eastAsia="zh-CN"/>
        </w:rPr>
        <w:t>“</w:t>
      </w:r>
      <w:r>
        <w:rPr>
          <w:rFonts w:ascii="Times New Roman" w:hAnsi="Times New Roman" w:cs="Times New Roman"/>
          <w:lang w:eastAsia="zh-CN"/>
        </w:rPr>
        <w:t>数据孤岛+功能堆叠</w:t>
      </w:r>
      <w:r>
        <w:rPr>
          <w:rFonts w:hint="eastAsia" w:ascii="Times New Roman" w:hAnsi="Times New Roman" w:cs="Times New Roman"/>
          <w:lang w:eastAsia="zh-CN"/>
        </w:rPr>
        <w:t>”</w:t>
      </w:r>
      <w:r>
        <w:rPr>
          <w:rFonts w:ascii="Times New Roman" w:hAnsi="Times New Roman" w:cs="Times New Roman"/>
          <w:lang w:eastAsia="zh-CN"/>
        </w:rPr>
        <w:t>，尚未形成从数字孪生体构建、可计算模型生成、实时仿真计算、动态可视化呈现到智能决策反馈的完整闭环</w:t>
      </w:r>
      <w:r>
        <w:rPr>
          <w:rFonts w:ascii="Times New Roman" w:hAnsi="Times New Roman" w:cs="Times New Roman"/>
          <w:vertAlign w:val="superscript"/>
          <w:lang w:eastAsia="zh-CN"/>
        </w:rPr>
        <w:t>[15,20,166]</w:t>
      </w:r>
      <w:r>
        <w:rPr>
          <w:rFonts w:ascii="Times New Roman" w:hAnsi="Times New Roman" w:cs="Times New Roman"/>
          <w:lang w:eastAsia="zh-CN"/>
        </w:rPr>
        <w:t>。</w:t>
      </w:r>
    </w:p>
    <w:p w14:paraId="2B882E23">
      <w:pPr>
        <w:pStyle w:val="4"/>
      </w:pPr>
      <w:r>
        <w:rPr>
          <w:rFonts w:ascii="Times New Roman" w:hAnsi="Times New Roman"/>
        </w:rPr>
        <w:t xml:space="preserve">1.3 </w:t>
      </w:r>
      <w:r>
        <w:t>本研究的提出</w:t>
      </w:r>
    </w:p>
    <w:p w14:paraId="27107863">
      <w:pPr>
        <w:spacing w:after="0" w:line="360" w:lineRule="auto"/>
        <w:rPr>
          <w:lang w:eastAsia="zh-CN"/>
        </w:rPr>
      </w:pPr>
      <w:r>
        <w:rPr>
          <w:rFonts w:ascii="Times New Roman" w:hAnsi="Times New Roman" w:cs="Times New Roman"/>
          <w:lang w:eastAsia="zh-CN"/>
        </w:rPr>
        <w:t>综合上述四个方面的研究进展可见，堤防渗流安全相关的单项技术已具备较好的研究积累：隐式三维地质建模理论趋于成熟，开源框架为算法透明化与可扩展提供了条件；渗流数值模拟理论严谨、软件工具丰富，</w:t>
      </w:r>
      <w:r>
        <w:rPr>
          <w:rFonts w:hint="eastAsia" w:cs="Times New Roman"/>
          <w:lang w:val="en-US" w:eastAsia="zh-CN"/>
        </w:rPr>
        <w:t>渗流场</w:t>
      </w:r>
      <w:r>
        <w:rPr>
          <w:rFonts w:ascii="Times New Roman" w:hAnsi="Times New Roman" w:cs="Times New Roman"/>
          <w:lang w:eastAsia="zh-CN"/>
        </w:rPr>
        <w:t>求解与多场耦合方法不断完善；无人机多源载荷与深度学习识别技术在渗漏探测中展现出较高的精度与工程适用性，堤防安全评价已建立规范化的指标体系与等级判定框架并正向多源融合方向发展；数字孪生水利的政策体系、平台架构与工程实践快速推进。但要进一步实现堤防渗流安全的全链条透明化管控，仍需重点解决三个关键问题：一是基于有限地勘数据构建可直接向渗流计算映射的隐式三维地质模型，实现地质构造的透明解析；二是融合三维渗流场定量计算结果与无人机巡检实景病害信息，建立堤防渗流安全动态透明评价方法；三是构建地质建模、渗流计算、病害巡检与安全评价四环节闭环联动的数字孪生推演机制，实现堤防安全状态的可视化透明推演。综上，现有研究的共性不足可归纳为以下几个方面。</w:t>
      </w:r>
    </w:p>
    <w:p w14:paraId="154A056F">
      <w:pPr>
        <w:spacing w:after="0" w:line="360" w:lineRule="auto"/>
        <w:rPr>
          <w:lang w:eastAsia="zh-CN"/>
        </w:rPr>
      </w:pPr>
      <w:r>
        <w:rPr>
          <w:rFonts w:ascii="Times New Roman" w:hAnsi="Times New Roman" w:cs="Times New Roman"/>
          <w:lang w:eastAsia="zh-CN"/>
        </w:rPr>
        <w:t>（1）地质建模、渗流计算、病害识别与安全评价研究长期沿各自技术路线独立发展，彼此之间缺少统一的数据模型与明确的耦合关系定义，研究成果难以拼接为完整技术链条</w:t>
      </w:r>
      <w:r>
        <w:rPr>
          <w:rFonts w:ascii="Times New Roman" w:hAnsi="Times New Roman" w:cs="Times New Roman"/>
          <w:vertAlign w:val="superscript"/>
          <w:lang w:eastAsia="zh-CN"/>
        </w:rPr>
        <w:t>[68-69]</w:t>
      </w:r>
      <w:r>
        <w:rPr>
          <w:rFonts w:ascii="Times New Roman" w:hAnsi="Times New Roman" w:cs="Times New Roman"/>
          <w:lang w:eastAsia="zh-CN"/>
        </w:rPr>
        <w:t>。针对上述不足，本文提出并界定由透明地质、透明计算、透明巡检、透明评价与透明平台构成的</w:t>
      </w:r>
      <w:r>
        <w:rPr>
          <w:rFonts w:hint="eastAsia" w:ascii="Times New Roman" w:hAnsi="Times New Roman" w:cs="Times New Roman"/>
          <w:lang w:eastAsia="zh-CN"/>
        </w:rPr>
        <w:t>“</w:t>
      </w:r>
      <w:r>
        <w:rPr>
          <w:rFonts w:ascii="Times New Roman" w:hAnsi="Times New Roman" w:cs="Times New Roman"/>
          <w:lang w:eastAsia="zh-CN"/>
        </w:rPr>
        <w:t>五透明</w:t>
      </w:r>
      <w:r>
        <w:rPr>
          <w:rFonts w:hint="eastAsia" w:ascii="Times New Roman" w:hAnsi="Times New Roman" w:cs="Times New Roman"/>
          <w:lang w:eastAsia="zh-CN"/>
        </w:rPr>
        <w:t>”</w:t>
      </w:r>
      <w:r>
        <w:rPr>
          <w:rFonts w:ascii="Times New Roman" w:hAnsi="Times New Roman" w:cs="Times New Roman"/>
          <w:lang w:eastAsia="zh-CN"/>
        </w:rPr>
        <w:t>全链条方法体系，明确各环节的内涵边界、功能定位与层级关系，建立统一的数据流转逻辑与耦合关系定义。</w:t>
      </w:r>
    </w:p>
    <w:p w14:paraId="0CC27C3E">
      <w:pPr>
        <w:spacing w:after="0" w:line="360" w:lineRule="auto"/>
        <w:rPr>
          <w:lang w:eastAsia="zh-CN"/>
        </w:rPr>
      </w:pPr>
      <w:r>
        <w:rPr>
          <w:rFonts w:ascii="Times New Roman" w:hAnsi="Times New Roman" w:cs="Times New Roman"/>
          <w:lang w:eastAsia="zh-CN"/>
        </w:rPr>
        <w:t>（2）地质模型向渗流计算模型的转化依赖人工格式转换与经验赋值，属性到网格映射存在信息丢失；巡检识别结果与地质体、渗流场之间缺少空间配准与结构化表达，现场观测证据无法进入定量计算</w:t>
      </w:r>
      <w:r>
        <w:rPr>
          <w:rFonts w:ascii="Times New Roman" w:hAnsi="Times New Roman" w:cs="Times New Roman"/>
          <w:vertAlign w:val="superscript"/>
          <w:lang w:eastAsia="zh-CN"/>
        </w:rPr>
        <w:t>[21,71,122]</w:t>
      </w:r>
      <w:r>
        <w:rPr>
          <w:rFonts w:ascii="Times New Roman" w:hAnsi="Times New Roman" w:cs="Times New Roman"/>
          <w:lang w:eastAsia="zh-CN"/>
        </w:rPr>
        <w:t>。针对这一不足，本文研究地层属性向渗流计算网格的无损映射方法，建立地质模型到渗流可计算模型的自动转换机制，并研究病害检测结果的空间配准与孪生场景挂载方法，打通链条上的数据断点。</w:t>
      </w:r>
    </w:p>
    <w:p w14:paraId="689777E1">
      <w:pPr>
        <w:spacing w:after="0" w:line="360" w:lineRule="auto"/>
        <w:rPr>
          <w:lang w:eastAsia="zh-CN"/>
        </w:rPr>
      </w:pPr>
      <w:r>
        <w:rPr>
          <w:rFonts w:ascii="Times New Roman" w:hAnsi="Times New Roman" w:cs="Times New Roman"/>
          <w:lang w:eastAsia="zh-CN"/>
        </w:rPr>
        <w:t>（3）现有评价以规范赋分与确定性计算为主，难以吸收动态巡检信息，也难以反映堤防安全状态随水位变化与隐患发展的演化过程，主控失效模式识别能力不足</w:t>
      </w:r>
      <w:r>
        <w:rPr>
          <w:rFonts w:ascii="Times New Roman" w:hAnsi="Times New Roman" w:cs="Times New Roman"/>
          <w:vertAlign w:val="superscript"/>
          <w:lang w:eastAsia="zh-CN"/>
        </w:rPr>
        <w:t>[110,116,139]</w:t>
      </w:r>
      <w:r>
        <w:rPr>
          <w:rFonts w:ascii="Times New Roman" w:hAnsi="Times New Roman" w:cs="Times New Roman"/>
          <w:lang w:eastAsia="zh-CN"/>
        </w:rPr>
        <w:t>。对此，</w:t>
      </w:r>
      <w:del w:id="900003" w:author="Claude" w:date="2026-10-28T00:00:00Z">
        <w:r>
          <w:rPr>
            <w:rFonts w:ascii="Times New Roman" w:hAnsi="Times New Roman" w:cs="Times New Roman"/>
            <w:highlight w:val="yellow"/>
            <w:lang w:eastAsia="zh-CN"/>
          </w:rPr>
          <w:delText>本文构建以规范导则优先级确定基础权重、以</w:delText>
        </w:r>
        <w:r>
          <w:rPr>
            <w:rFonts w:hint="eastAsia" w:ascii="Times New Roman" w:hAnsi="Times New Roman" w:cs="Times New Roman"/>
            <w:highlight w:val="yellow"/>
            <w:lang w:eastAsia="zh-CN"/>
          </w:rPr>
          <w:delText>“</w:delText>
        </w:r>
        <w:r>
          <w:rPr>
            <w:rFonts w:ascii="Times New Roman" w:hAnsi="Times New Roman" w:cs="Times New Roman"/>
            <w:highlight w:val="yellow"/>
            <w:lang w:eastAsia="zh-CN"/>
          </w:rPr>
          <w:delText>指标与失效模式</w:delText>
        </w:r>
        <w:r>
          <w:rPr>
            <w:rFonts w:hint="eastAsia" w:ascii="Times New Roman" w:hAnsi="Times New Roman" w:cs="Times New Roman"/>
            <w:highlight w:val="yellow"/>
            <w:lang w:eastAsia="zh-CN"/>
          </w:rPr>
          <w:delText>”</w:delText>
        </w:r>
        <w:r>
          <w:rPr>
            <w:rFonts w:ascii="Times New Roman" w:hAnsi="Times New Roman" w:cs="Times New Roman"/>
            <w:highlight w:val="yellow"/>
            <w:lang w:eastAsia="zh-CN"/>
          </w:rPr>
          <w:delText>关联矩阵重构风险模式、以运行管理作为安全屏障修正、以物理临界与巡检观测证据双重门控的动态透明评价模型，</w:delText>
        </w:r>
        <w:r>
          <w:rPr>
            <w:rFonts w:ascii="Times New Roman" w:hAnsi="Times New Roman" w:cs="Times New Roman"/>
            <w:lang w:eastAsia="zh-CN"/>
          </w:rPr>
          <w:delText>使评价结论兼具物理机理支撑与现场证据支撑。</w:delText>
        </w:r>
      </w:del>
      <w:ins w:id="900004" w:author="Claude" w:date="2026-10-28T00:00:00Z">
        <w:r>
          <w:rPr>
            <w:rFonts w:ascii="Times New Roman" w:hAnsi="Times New Roman" w:cs="Times New Roman"/>
            <w:lang w:eastAsia="zh-CN"/>
          </w:rPr>
          <w:t>本文首先将渗流计算结果与巡检结果统一表达为带有来源、时间、空间范围和证据状态的评价证据，使巡检信息能够以可追溯的方式进入评价；然后以规范导则的优先级确定指标基础权重，以“指标与失效模式”关联矩阵识别主控失效模式，以运行管理能力作为安全屏障修正中间风险，并以物理临界与巡检观测双重门控保证临界指标不被平均；最后以物理规则约束随机森林学习模型的修正方向，构建可随水位工况与巡检证据滚动更新的动态透明评价模型，使评价结论兼具物理机理支撑与现场证据支撑。</w:t>
        </w:r>
      </w:ins>
    </w:p>
    <w:p w14:paraId="7B9567C0">
      <w:pPr>
        <w:spacing w:after="0" w:line="360" w:lineRule="auto"/>
        <w:rPr>
          <w:lang w:eastAsia="zh-CN"/>
        </w:rPr>
      </w:pPr>
      <w:r>
        <w:rPr>
          <w:rFonts w:ascii="Times New Roman" w:hAnsi="Times New Roman" w:cs="Times New Roman"/>
          <w:lang w:eastAsia="zh-CN"/>
        </w:rPr>
        <w:t>（4）已有系统多实现数据汇聚与三维展示，但可计算模型自动生成、实时仿真计算、结果同步可视化与评价结论反馈这样一个闭环机制尚未建立，数字孪生</w:t>
      </w:r>
      <w:r>
        <w:rPr>
          <w:rFonts w:hint="eastAsia" w:ascii="Times New Roman" w:hAnsi="Times New Roman" w:cs="Times New Roman"/>
          <w:lang w:eastAsia="zh-CN"/>
        </w:rPr>
        <w:t>“</w:t>
      </w:r>
      <w:r>
        <w:rPr>
          <w:rFonts w:ascii="Times New Roman" w:hAnsi="Times New Roman" w:cs="Times New Roman"/>
          <w:lang w:eastAsia="zh-CN"/>
        </w:rPr>
        <w:t>以虚促实、虚实互馈</w:t>
      </w:r>
      <w:r>
        <w:rPr>
          <w:rFonts w:hint="eastAsia" w:ascii="Times New Roman" w:hAnsi="Times New Roman" w:cs="Times New Roman"/>
          <w:lang w:eastAsia="zh-CN"/>
        </w:rPr>
        <w:t>”</w:t>
      </w:r>
      <w:r>
        <w:rPr>
          <w:rFonts w:ascii="Times New Roman" w:hAnsi="Times New Roman" w:cs="Times New Roman"/>
          <w:lang w:eastAsia="zh-CN"/>
        </w:rPr>
        <w:t>的核心价值未能充分体现</w:t>
      </w:r>
      <w:r>
        <w:rPr>
          <w:rFonts w:ascii="Times New Roman" w:hAnsi="Times New Roman" w:cs="Times New Roman"/>
          <w:vertAlign w:val="superscript"/>
          <w:lang w:eastAsia="zh-CN"/>
        </w:rPr>
        <w:t>[13,30,178]</w:t>
      </w:r>
      <w:r>
        <w:rPr>
          <w:rFonts w:ascii="Times New Roman" w:hAnsi="Times New Roman" w:cs="Times New Roman"/>
          <w:lang w:eastAsia="zh-CN"/>
        </w:rPr>
        <w:t>。针对这一不足，本文基于统一数据模型与服务接口将四个功能模块集成于数字孪生平台，实现模块间数据自动流转与闭环调用，并通过三维大场景渲染与交互切片实现多工况、多水位条件下的可视化动态推演。</w:t>
      </w:r>
    </w:p>
    <w:p w14:paraId="5A32597C">
      <w:pPr>
        <w:spacing w:after="0" w:line="360" w:lineRule="auto"/>
        <w:rPr>
          <w:lang w:eastAsia="zh-CN"/>
        </w:rPr>
      </w:pPr>
      <w:r>
        <w:rPr>
          <w:rFonts w:ascii="Times New Roman" w:hAnsi="Times New Roman" w:cs="Times New Roman"/>
          <w:lang w:eastAsia="zh-CN"/>
        </w:rPr>
        <w:t>据此，本文凝练出以下三个拟解决的关键科学问题，分别对应第3章、第5章与第6章的研究工作。</w:t>
      </w:r>
    </w:p>
    <w:p w14:paraId="5C9C9AB4">
      <w:pPr>
        <w:spacing w:after="0" w:line="360" w:lineRule="auto"/>
        <w:rPr>
          <w:lang w:eastAsia="zh-CN"/>
        </w:rPr>
      </w:pPr>
      <w:r>
        <w:rPr>
          <w:rFonts w:ascii="Times New Roman" w:hAnsi="Times New Roman" w:cs="Times New Roman"/>
          <w:lang w:eastAsia="zh-CN"/>
        </w:rPr>
        <w:t>（1）如何基于有限地勘数据构建可直接向渗流计算映射的隐式三维地质模型，实现地质构造的透明解析。堤防勘察钻孔沿堤线稀疏布设、垂向分层信息有限，传统建模方法难以在保证地质合理性的前提下刻画地层尖灭、透镜体与薄夹层等控制渗流路径的局部结构；同时，地质模型与渗流数值模型在数据结构上相互独立，地层属性向计算网格的映射缺乏无损、自动化的实现路径。该问题的核心在于</w:t>
      </w:r>
      <w:r>
        <w:rPr>
          <w:rFonts w:hint="eastAsia" w:cs="Times New Roman"/>
          <w:lang w:eastAsia="zh-CN"/>
        </w:rPr>
        <w:t>，</w:t>
      </w:r>
      <w:r>
        <w:rPr>
          <w:rFonts w:ascii="Times New Roman" w:hAnsi="Times New Roman" w:cs="Times New Roman"/>
          <w:lang w:eastAsia="zh-CN"/>
        </w:rPr>
        <w:t>如何在稀疏钻孔约束下提高隐式三维地质模型的分辨率与地质合理性，并建立由地质模型（几何、岩性与属性）到渗流计算模型（网格、渗透系数与边界条件）的自动映射机制，使地质模型既</w:t>
      </w:r>
      <w:r>
        <w:rPr>
          <w:rFonts w:hint="eastAsia" w:ascii="Times New Roman" w:hAnsi="Times New Roman" w:cs="Times New Roman"/>
          <w:lang w:eastAsia="zh-CN"/>
        </w:rPr>
        <w:t>“</w:t>
      </w:r>
      <w:r>
        <w:rPr>
          <w:rFonts w:ascii="Times New Roman" w:hAnsi="Times New Roman" w:cs="Times New Roman"/>
          <w:lang w:eastAsia="zh-CN"/>
        </w:rPr>
        <w:t>可视</w:t>
      </w:r>
      <w:r>
        <w:rPr>
          <w:rFonts w:hint="eastAsia" w:ascii="Times New Roman" w:hAnsi="Times New Roman" w:cs="Times New Roman"/>
          <w:lang w:eastAsia="zh-CN"/>
        </w:rPr>
        <w:t>”</w:t>
      </w:r>
      <w:r>
        <w:rPr>
          <w:rFonts w:ascii="Times New Roman" w:hAnsi="Times New Roman" w:cs="Times New Roman"/>
          <w:lang w:eastAsia="zh-CN"/>
        </w:rPr>
        <w:t>又</w:t>
      </w:r>
      <w:r>
        <w:rPr>
          <w:rFonts w:hint="eastAsia" w:ascii="Times New Roman" w:hAnsi="Times New Roman" w:cs="Times New Roman"/>
          <w:lang w:eastAsia="zh-CN"/>
        </w:rPr>
        <w:t>“</w:t>
      </w:r>
      <w:r>
        <w:rPr>
          <w:rFonts w:ascii="Times New Roman" w:hAnsi="Times New Roman" w:cs="Times New Roman"/>
          <w:lang w:eastAsia="zh-CN"/>
        </w:rPr>
        <w:t>可算</w:t>
      </w:r>
      <w:r>
        <w:rPr>
          <w:rFonts w:hint="eastAsia" w:ascii="Times New Roman" w:hAnsi="Times New Roman" w:cs="Times New Roman"/>
          <w:lang w:eastAsia="zh-CN"/>
        </w:rPr>
        <w:t>”</w:t>
      </w:r>
      <w:r>
        <w:rPr>
          <w:rFonts w:ascii="Times New Roman" w:hAnsi="Times New Roman" w:cs="Times New Roman"/>
          <w:lang w:eastAsia="zh-CN"/>
        </w:rPr>
        <w:t>。</w:t>
      </w:r>
    </w:p>
    <w:p w14:paraId="0137B975">
      <w:pPr>
        <w:spacing w:after="0" w:line="360" w:lineRule="auto"/>
        <w:rPr>
          <w:lang w:eastAsia="zh-CN"/>
        </w:rPr>
      </w:pPr>
      <w:r>
        <w:rPr>
          <w:rFonts w:ascii="Times New Roman" w:hAnsi="Times New Roman" w:cs="Times New Roman"/>
          <w:lang w:eastAsia="zh-CN"/>
        </w:rPr>
        <w:t>（2）如何融合三维渗流场定量计算结果与无人机巡检实景病害信息，建立堤防渗流安全动态透明评价方法。渗流场数值计算能够给出渗透比降、出逸点位置与潜在管涌通道等具有明确物理意义的定量指标，但其精度受地质概化与参数取值影响，且无法直接反映堤防表面已出现的实际病害；无人机巡检能够发现渗漏异常，但其结果缺乏与地质体和渗流场的空间关联与定量表达。该问题的核心在于</w:t>
      </w:r>
      <w:r>
        <w:rPr>
          <w:rFonts w:hint="eastAsia" w:cs="Times New Roman"/>
          <w:lang w:eastAsia="zh-CN"/>
        </w:rPr>
        <w:t>，</w:t>
      </w:r>
      <w:r>
        <w:rPr>
          <w:rFonts w:ascii="Times New Roman" w:hAnsi="Times New Roman" w:cs="Times New Roman"/>
          <w:lang w:eastAsia="zh-CN"/>
        </w:rPr>
        <w:t>如何建立巡检病害信息的空间配准、指标量化与证据化表达方法，构建机理计算结果与现场观测证据相耦合的动态评价模型，使评价结论既具物理机理支撑又具现场证据支撑，并能随工况与巡检结果动态更新。</w:t>
      </w:r>
    </w:p>
    <w:p w14:paraId="1DC6553B">
      <w:pPr>
        <w:spacing w:after="0" w:line="360" w:lineRule="auto"/>
        <w:rPr>
          <w:lang w:eastAsia="zh-CN"/>
        </w:rPr>
      </w:pPr>
      <w:r>
        <w:rPr>
          <w:rFonts w:ascii="Times New Roman" w:hAnsi="Times New Roman" w:cs="Times New Roman"/>
          <w:lang w:eastAsia="zh-CN"/>
        </w:rPr>
        <w:t>（3）如何构建地质建模、渗流计算、病害巡检与安全评价四环节闭环联动的数字孪生推演机制，实现堤防安全状态可视化透明推演。数字孪生平台的核心价值在于虚实映射与智能推演，而推演能力依赖于各功能模块之间的数据闭环与自动调用。该问题的核心在于</w:t>
      </w:r>
      <w:r>
        <w:rPr>
          <w:rFonts w:hint="eastAsia" w:cs="Times New Roman"/>
          <w:lang w:eastAsia="zh-CN"/>
        </w:rPr>
        <w:t>，</w:t>
      </w:r>
      <w:r>
        <w:rPr>
          <w:rFonts w:ascii="Times New Roman" w:hAnsi="Times New Roman" w:cs="Times New Roman"/>
          <w:lang w:eastAsia="zh-CN"/>
        </w:rPr>
        <w:t>如何设计统一的数据模型与服务接口，使地质建模结果自动驱动渗流计算、渗流计算结果自动进入安全评价、巡检病害信息自动参与评价修正、评价结论自动回传三维可视化场景，形成建模、计算、风险研判、可视化呈现与决策反馈前后衔接的闭环联动机制，并实现多工况、多水位条件下堤防安全状态的可视化动态推演。</w:t>
      </w:r>
    </w:p>
    <w:p w14:paraId="70BF7083">
      <w:pPr>
        <w:spacing w:after="0" w:line="360" w:lineRule="auto"/>
        <w:rPr>
          <w:lang w:eastAsia="zh-CN"/>
        </w:rPr>
      </w:pPr>
      <w:r>
        <w:rPr>
          <w:rFonts w:ascii="Times New Roman" w:hAnsi="Times New Roman" w:cs="Times New Roman"/>
          <w:lang w:eastAsia="zh-CN"/>
        </w:rPr>
        <w:t>围绕上述三个关键科学问题，本文按数据输入、模型构建、方法研究、系统集成与工程验证五个层次</w:t>
      </w:r>
      <w:r>
        <w:rPr>
          <w:rFonts w:hint="eastAsia" w:cs="Times New Roman"/>
          <w:lang w:val="en-US" w:eastAsia="zh-CN"/>
        </w:rPr>
        <w:t>开展</w:t>
      </w:r>
      <w:r>
        <w:rPr>
          <w:rFonts w:ascii="Times New Roman" w:hAnsi="Times New Roman" w:cs="Times New Roman"/>
          <w:lang w:eastAsia="zh-CN"/>
        </w:rPr>
        <w:t>研究工作，技术路线如图1-3所示。</w:t>
      </w:r>
    </w:p>
    <w:p w14:paraId="3BA342DD">
      <w:pPr>
        <w:spacing w:before="120" w:after="0" w:line="240" w:lineRule="auto"/>
        <w:ind w:firstLine="0"/>
        <w:jc w:val="center"/>
        <w:rPr>
          <w:rFonts w:ascii="Times New Roman" w:hAnsi="Times New Roman" w:cs="Times New Roman"/>
        </w:rPr>
      </w:pPr>
      <w:r>
        <w:rPr>
          <w:lang w:eastAsia="zh-CN"/>
        </w:rPr>
        <w:drawing>
          <wp:inline distT="0" distB="0" distL="0" distR="0">
            <wp:extent cx="5759450" cy="3790950"/>
            <wp:effectExtent l="0" t="0" r="0" b="0"/>
            <wp:docPr id="6" name="图片 75127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51271233"/>
                    <pic:cNvPicPr>
                      <a:picLocks noChangeAspect="1"/>
                    </pic:cNvPicPr>
                  </pic:nvPicPr>
                  <pic:blipFill>
                    <a:blip r:embed="rId43"/>
                    <a:stretch>
                      <a:fillRect/>
                    </a:stretch>
                  </pic:blipFill>
                  <pic:spPr>
                    <a:xfrm>
                      <a:off x="0" y="0"/>
                      <a:ext cx="5759450" cy="3790950"/>
                    </a:xfrm>
                    <a:prstGeom prst="rect">
                      <a:avLst/>
                    </a:prstGeom>
                  </pic:spPr>
                </pic:pic>
              </a:graphicData>
            </a:graphic>
          </wp:inline>
        </w:drawing>
      </w:r>
    </w:p>
    <w:p w14:paraId="5A2413B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图1-3　本文研究技术路线</w:t>
      </w:r>
    </w:p>
    <w:p w14:paraId="2BC26471">
      <w:pPr>
        <w:spacing w:after="120" w:line="240" w:lineRule="auto"/>
        <w:ind w:firstLine="0"/>
        <w:jc w:val="center"/>
        <w:rPr>
          <w:lang w:eastAsia="zh-CN"/>
        </w:rPr>
      </w:pPr>
      <w:r>
        <w:rPr>
          <w:rFonts w:ascii="Times New Roman" w:hAnsi="Times New Roman" w:cs="Times New Roman"/>
          <w:sz w:val="21"/>
          <w:szCs w:val="21"/>
          <w:lang w:eastAsia="zh-CN"/>
        </w:rPr>
        <w:t>Fig. 1-3 Technical roadmap of this study</w:t>
      </w:r>
    </w:p>
    <w:p w14:paraId="5D769C19">
      <w:pPr>
        <w:rPr>
          <w:lang w:eastAsia="zh-CN"/>
        </w:rPr>
        <w:sectPr>
          <w:headerReference r:id="rId5" w:type="default"/>
          <w:footerReference r:id="rId7" w:type="default"/>
          <w:headerReference r:id="rId6" w:type="even"/>
          <w:footerReference r:id="rId8" w:type="even"/>
          <w:pgSz w:w="11906" w:h="16838"/>
          <w:pgMar w:top="1418" w:right="1418" w:bottom="1418" w:left="1418" w:header="851" w:footer="851" w:gutter="0"/>
          <w:cols w:space="720" w:num="1"/>
          <w:docGrid w:linePitch="360" w:charSpace="0"/>
        </w:sectPr>
      </w:pPr>
    </w:p>
    <w:p w14:paraId="432430CC">
      <w:pPr>
        <w:pStyle w:val="3"/>
        <w:ind w:firstLine="0"/>
      </w:pPr>
      <w:r>
        <w:t>第</w:t>
      </w:r>
      <w:r>
        <w:rPr>
          <w:rFonts w:ascii="Times New Roman" w:hAnsi="Times New Roman"/>
        </w:rPr>
        <w:t>2</w:t>
      </w:r>
      <w:r>
        <w:t>章　理论框架与基础理论</w:t>
      </w:r>
    </w:p>
    <w:p w14:paraId="21E5789F">
      <w:pPr>
        <w:pStyle w:val="4"/>
      </w:pPr>
      <w:r>
        <w:rPr>
          <w:rFonts w:ascii="Times New Roman" w:hAnsi="Times New Roman"/>
        </w:rPr>
        <w:t xml:space="preserve">2.1 </w:t>
      </w:r>
      <w:r>
        <w:t>引言</w:t>
      </w:r>
    </w:p>
    <w:p w14:paraId="4D840FF1">
      <w:pPr>
        <w:spacing w:after="0" w:line="360" w:lineRule="auto"/>
        <w:rPr>
          <w:lang w:eastAsia="zh-CN"/>
        </w:rPr>
      </w:pPr>
      <w:r>
        <w:rPr>
          <w:rFonts w:ascii="Times New Roman" w:hAnsi="Times New Roman" w:cs="Times New Roman"/>
          <w:lang w:eastAsia="zh-CN"/>
        </w:rPr>
        <w:t>第1章系统梳理了三维地质建模、堤防渗流数值模拟、堤防病害智能识别、多源信息融合安全评价与水利数字孪生平台五个方向的研究进展，指出当前各环节在数据贯通、机理与观测融合、平台闭环等方面尚存不足。本章在此基础上，首先界定透明地质、透明计算、透明巡检、透明评价与透明平台五个环节的内涵边界与功能定位，阐明五者之间的数据流转逻辑与耦合关系，构建堤防渗流安全全链条透明化的总体理论框架。随后，围绕框架内各环节所依赖的核心理论与方法，系统阐述势场隐式三维地质建模理论、饱和非饱和渗流基本方程与自由面数值求解方法、红外热成像探测机理与深度学习目标检测理论、渗透破坏判据与多指标融合安全评价方法，以及数字孪生物理与虚拟映射理论</w:t>
      </w:r>
      <w:r>
        <w:rPr>
          <w:rFonts w:hint="eastAsia" w:cs="Times New Roman"/>
          <w:lang w:val="en-US" w:eastAsia="zh-CN"/>
        </w:rPr>
        <w:t>等关键技术</w:t>
      </w:r>
      <w:r>
        <w:rPr>
          <w:rFonts w:ascii="Times New Roman" w:hAnsi="Times New Roman" w:cs="Times New Roman"/>
          <w:lang w:eastAsia="zh-CN"/>
        </w:rPr>
        <w:t>，为后续各章的模型构建、算法设计与平台研发提供概念基础与理论支撑。</w:t>
      </w:r>
    </w:p>
    <w:p w14:paraId="41D834FA">
      <w:pPr>
        <w:pStyle w:val="4"/>
      </w:pPr>
      <w:r>
        <w:rPr>
          <w:rFonts w:ascii="Times New Roman" w:hAnsi="Times New Roman"/>
        </w:rPr>
        <w:t xml:space="preserve">2.2 </w:t>
      </w:r>
      <w:r>
        <w:rPr>
          <w:rFonts w:hint="eastAsia"/>
        </w:rPr>
        <w:t>“</w:t>
      </w:r>
      <w:r>
        <w:t>五透明</w:t>
      </w:r>
      <w:r>
        <w:rPr>
          <w:rFonts w:hint="eastAsia"/>
        </w:rPr>
        <w:t>”</w:t>
      </w:r>
      <w:r>
        <w:t>全链条透明化理论框架</w:t>
      </w:r>
    </w:p>
    <w:p w14:paraId="09EABC26">
      <w:pPr>
        <w:pStyle w:val="5"/>
      </w:pPr>
      <w:r>
        <w:rPr>
          <w:rFonts w:ascii="Times New Roman" w:hAnsi="Times New Roman"/>
        </w:rPr>
        <w:t xml:space="preserve">2.2.1 </w:t>
      </w:r>
      <w:r>
        <w:t>五透明的内涵界定</w:t>
      </w:r>
    </w:p>
    <w:p w14:paraId="52B7794B">
      <w:pPr>
        <w:spacing w:after="0" w:line="360" w:lineRule="auto"/>
        <w:rPr>
          <w:lang w:eastAsia="zh-CN"/>
        </w:rPr>
      </w:pPr>
      <w:r>
        <w:rPr>
          <w:rFonts w:ascii="Times New Roman" w:hAnsi="Times New Roman" w:cs="Times New Roman"/>
          <w:lang w:eastAsia="zh-CN"/>
        </w:rPr>
        <w:t>透明化是指将堤防工程从隐蔽的地质结构、内部渗流场、表面病害状态到安全评价结论的全过程信息，通过数字化建模、数值模拟、智能感知与可视化平台予以表达，使原本不可见的地质体、渗流路径与风险状态变得可观察、可计算、可追溯。本研究提出的五透明体系并非五个独立技术模块的简单并列，而是以堤防渗流安全分析为主线、沿数据输入到工程验证依次衔接的方法链条。各环节的内涵与核心目标分述如下。</w:t>
      </w:r>
    </w:p>
    <w:p w14:paraId="249654F0">
      <w:pPr>
        <w:spacing w:after="0" w:line="360" w:lineRule="auto"/>
        <w:rPr>
          <w:lang w:eastAsia="zh-CN"/>
        </w:rPr>
      </w:pPr>
      <w:r>
        <w:rPr>
          <w:rFonts w:ascii="Times New Roman" w:hAnsi="Times New Roman" w:cs="Times New Roman"/>
          <w:lang w:eastAsia="zh-CN"/>
        </w:rPr>
        <w:t>透明地质是指以钻孔地勘数据为基础，融合地表高程、地质剖面解释与地层产状等多源信息，采用势场隐式建模方法构建能够自由切片、任意角度观察的三维地质结构模型，并将模型沿堤线方向与断面方向进行离散，形成可直接驱动渗流计算的结构化地质体元数据。其核心目标是解决堤防工程中钻孔稀疏、地层连续性难以表征的问题，使堤身与堤基的层序关系、透镜体与薄弱夹层分布由二维剖面推断上升为三维空间连续表达。与传统仅用于展示的三维地质模型不同，透明地质模型从构建之初即面向计算需求，输出格式与渗流求解器直接对接，避免了展示模型与计算模型两张皮的问题。</w:t>
      </w:r>
    </w:p>
    <w:p w14:paraId="0C64685E">
      <w:pPr>
        <w:spacing w:after="0" w:line="360" w:lineRule="auto"/>
        <w:rPr>
          <w:lang w:eastAsia="zh-CN"/>
        </w:rPr>
      </w:pPr>
      <w:r>
        <w:rPr>
          <w:rFonts w:ascii="Times New Roman" w:hAnsi="Times New Roman" w:cs="Times New Roman"/>
          <w:lang w:eastAsia="zh-CN"/>
        </w:rPr>
        <w:t>透明计算是指在透明地质模型的基础上，自动提取各地层的渗透系数等水力参数，按照设定的上、下游水位边界与初始条件，求解饱和非饱和渗流场，获得水头分布、渗透比降、浸润线与潜在渗流出口等关键结果，并将渗流计算结果回映到三维地质模型中，实现计算域与地质结构的一体化展示。其核心目标是改变传统渗流分析依赖人工概化断面、手工划分网格的工作方式，使地质模型的更新能够自动传递到计算模型，实现地质认知与渗流计算之间的反馈闭环。</w:t>
      </w:r>
    </w:p>
    <w:p w14:paraId="108D27AE">
      <w:pPr>
        <w:spacing w:after="0" w:line="360" w:lineRule="auto"/>
        <w:rPr>
          <w:lang w:eastAsia="zh-CN"/>
        </w:rPr>
      </w:pPr>
      <w:r>
        <w:rPr>
          <w:rFonts w:ascii="Times New Roman" w:hAnsi="Times New Roman" w:cs="Times New Roman"/>
          <w:lang w:eastAsia="zh-CN"/>
        </w:rPr>
        <w:t>透明巡检是指以无人机搭载可见光与红外双光相机为主要感知手段，辅以视频监控与人工巡查记录，对堤防背水坡、堤脚坑塘与穿堤建筑物周边进行定期航拍，通过深度学习算法自动识别红外图像中的温度异常区，定位疑似管涌与散浸出逸点，并将识别结果与地理位置绑定后注入安全评价流程。透明巡检在本体系中定位为安全评价的实景感知输入模块，其产出的病害位置、类型与温度特征是对透明计算结果的现场印证与补充，而非与地质、计算、评价并列的独立机理环节。</w:t>
      </w:r>
    </w:p>
    <w:p w14:paraId="1301FA2B">
      <w:pPr>
        <w:spacing w:after="0" w:line="360" w:lineRule="auto"/>
        <w:rPr>
          <w:lang w:eastAsia="zh-CN"/>
        </w:rPr>
      </w:pPr>
      <w:r>
        <w:rPr>
          <w:rFonts w:ascii="Times New Roman" w:hAnsi="Times New Roman" w:cs="Times New Roman"/>
          <w:lang w:eastAsia="zh-CN"/>
        </w:rPr>
        <w:t>透明评价是指融合透明计算输出的渗流稳定系数、渗透比降等机理指标与透明巡检输出的现场病害信息，按照规范规定的评价框架构建指标体系，</w:t>
      </w:r>
      <w:r>
        <w:rPr>
          <w:rFonts w:ascii="Times New Roman" w:hAnsi="Times New Roman" w:cs="Times New Roman"/>
          <w:highlight w:val="yellow"/>
          <w:lang w:eastAsia="zh-CN"/>
        </w:rPr>
        <w:t>采用组合赋权与失效模式关联分析方法，对堤段的渗流安全状态作出综合判定，并识别主控失效模式与主要风险贡献来源。其核心目标是改变仅依赖规范赋分或仅依赖单一数值计算的静态评价方式，使机理推演与现场观测能够相互印证、滚动更新。</w:t>
      </w:r>
    </w:p>
    <w:p w14:paraId="32FFA246">
      <w:pPr>
        <w:spacing w:after="0" w:line="360" w:lineRule="auto"/>
        <w:rPr>
          <w:lang w:eastAsia="zh-CN"/>
        </w:rPr>
      </w:pPr>
      <w:r>
        <w:rPr>
          <w:rFonts w:ascii="Times New Roman" w:hAnsi="Times New Roman" w:cs="Times New Roman"/>
          <w:lang w:eastAsia="zh-CN"/>
        </w:rPr>
        <w:t>透明平台是指将透明地质建模、透明计算求解、透明巡检识别与透明评价分析四个环节的功能模块集成于统一的数字孪生平台中，通过多源时空数据管理与模型服务接口，实现三维场景渲染、地质自由切片、计算结果实时叠加、巡检病害自动标注与安全等级动态展示，并支持多水位工况的快速推演与对比。其核心目标是解决各环节软件各自封闭、数据格式互不兼容的问题，形成可在浏览器端访问、可跨堤段复用的分析环境。</w:t>
      </w:r>
    </w:p>
    <w:p w14:paraId="13088A1E">
      <w:pPr>
        <w:pStyle w:val="5"/>
      </w:pPr>
      <w:r>
        <w:rPr>
          <w:rFonts w:ascii="Times New Roman" w:hAnsi="Times New Roman"/>
        </w:rPr>
        <w:t xml:space="preserve">2.2.2 </w:t>
      </w:r>
      <w:r>
        <w:t>五环节层级关系与数据流转逻辑</w:t>
      </w:r>
    </w:p>
    <w:p w14:paraId="6C39C574">
      <w:pPr>
        <w:spacing w:after="0" w:line="360" w:lineRule="auto"/>
      </w:pPr>
      <w:r>
        <w:rPr>
          <w:rFonts w:ascii="Times New Roman" w:hAnsi="Times New Roman" w:cs="Times New Roman"/>
          <w:lang w:eastAsia="zh-CN"/>
        </w:rPr>
        <w:t>五透明体系内部存在明确的数据流转方向与层级关系。透明地质位于链条上游，其输出的三维体元地质模型与地层属性网格是透明计算的输入；透明计算求解得到的渗流场与渗透比降分布是透明评价的机理数据来源；透明巡检获取的病害位置与温度异常区经空间配准后作为透明评价的现场观测证据；透明评价综合机理指标与观测证据给出安全等级与主控失效模式；透明平台则作为统一载体将上述四个环节的数据、模型与结果全部纳入同一三维场景中进行可视化与交互。</w:t>
      </w:r>
      <w:r>
        <w:rPr>
          <w:rFonts w:ascii="Times New Roman" w:hAnsi="Times New Roman" w:cs="Times New Roman"/>
        </w:rPr>
        <w:t>五透明体系的数据流转关系如图2-1所示。</w:t>
      </w:r>
    </w:p>
    <w:p w14:paraId="213E3B50">
      <w:pPr>
        <w:spacing w:before="120" w:after="0" w:line="240" w:lineRule="auto"/>
        <w:ind w:firstLine="0"/>
        <w:jc w:val="center"/>
        <w:rPr>
          <w:rFonts w:ascii="Times New Roman" w:hAnsi="Times New Roman" w:cs="Times New Roman"/>
        </w:rPr>
      </w:pPr>
      <w:r>
        <w:rPr>
          <w:lang w:eastAsia="zh-CN"/>
        </w:rPr>
        <w:drawing>
          <wp:inline distT="0" distB="0" distL="0" distR="0">
            <wp:extent cx="5759450" cy="3142615"/>
            <wp:effectExtent l="0" t="0" r="0" b="635"/>
            <wp:docPr id="7" name="图片 75127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51271234"/>
                    <pic:cNvPicPr>
                      <a:picLocks noChangeAspect="1"/>
                    </pic:cNvPicPr>
                  </pic:nvPicPr>
                  <pic:blipFill>
                    <a:blip r:embed="rId44"/>
                    <a:stretch>
                      <a:fillRect/>
                    </a:stretch>
                  </pic:blipFill>
                  <pic:spPr>
                    <a:xfrm>
                      <a:off x="0" y="0"/>
                      <a:ext cx="5759450" cy="3142615"/>
                    </a:xfrm>
                    <a:prstGeom prst="rect">
                      <a:avLst/>
                    </a:prstGeom>
                  </pic:spPr>
                </pic:pic>
              </a:graphicData>
            </a:graphic>
          </wp:inline>
        </w:drawing>
      </w:r>
    </w:p>
    <w:p w14:paraId="46C512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图2-1　堤防渗流安全五透明全链条数据流转框架</w:t>
      </w:r>
    </w:p>
    <w:p w14:paraId="5174874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2-1 Data flow framework of the five-transparency full chain for levee seepage safety</w:t>
      </w:r>
    </w:p>
    <w:p w14:paraId="3272B6F1">
      <w:pPr>
        <w:spacing w:after="0" w:line="360" w:lineRule="auto"/>
        <w:rPr>
          <w:lang w:eastAsia="zh-CN"/>
        </w:rPr>
      </w:pPr>
      <w:r>
        <w:rPr>
          <w:rFonts w:ascii="Times New Roman" w:hAnsi="Times New Roman" w:cs="Times New Roman"/>
          <w:lang w:eastAsia="zh-CN"/>
        </w:rPr>
        <w:t>数据在五环节之间的流转可概括为三条</w:t>
      </w:r>
      <w:r>
        <w:rPr>
          <w:rFonts w:hint="eastAsia" w:cs="Times New Roman"/>
          <w:lang w:val="en-US" w:eastAsia="zh-CN"/>
        </w:rPr>
        <w:t>路径</w:t>
      </w:r>
      <w:r>
        <w:rPr>
          <w:rFonts w:ascii="Times New Roman" w:hAnsi="Times New Roman" w:cs="Times New Roman"/>
          <w:lang w:eastAsia="zh-CN"/>
        </w:rPr>
        <w:t>。第一条</w:t>
      </w:r>
      <w:r>
        <w:rPr>
          <w:rFonts w:hint="eastAsia" w:cs="Times New Roman"/>
          <w:lang w:val="en-US" w:eastAsia="zh-CN"/>
        </w:rPr>
        <w:t>路径</w:t>
      </w:r>
      <w:r>
        <w:rPr>
          <w:rFonts w:ascii="Times New Roman" w:hAnsi="Times New Roman" w:cs="Times New Roman"/>
          <w:lang w:eastAsia="zh-CN"/>
        </w:rPr>
        <w:t>是地质结构驱动渗流计算，要求GemPy输出的结构化地层网格能够无损映射到渗流求解器的计算网格，避免人工格式转换造成的层位信息丢失。</w:t>
      </w:r>
      <w:r>
        <w:rPr>
          <w:rFonts w:ascii="Times New Roman" w:hAnsi="Times New Roman" w:cs="Times New Roman"/>
          <w:highlight w:val="yellow"/>
          <w:lang w:eastAsia="zh-CN"/>
        </w:rPr>
        <w:t>第二条</w:t>
      </w:r>
      <w:r>
        <w:rPr>
          <w:rFonts w:hint="eastAsia" w:cs="Times New Roman"/>
          <w:highlight w:val="yellow"/>
          <w:lang w:val="en-US" w:eastAsia="zh-CN"/>
        </w:rPr>
        <w:t>路径</w:t>
      </w:r>
      <w:r>
        <w:rPr>
          <w:rFonts w:ascii="Times New Roman" w:hAnsi="Times New Roman" w:cs="Times New Roman"/>
          <w:highlight w:val="yellow"/>
          <w:lang w:eastAsia="zh-CN"/>
        </w:rPr>
        <w:t>是渗流结果与巡检证据共同支撑评价，要求数值计算得到的潜在渗流出口位置与无人机巡检发现的红外异常区在空间坐标系中可对齐、在物理意义上可比对：若计算显示某断面渗透比降偏大而巡检未发现异常，说明可能存在覆盖层压重或反滤压盖；若巡检发现明显渗漏而计算比降不大，则可能是计算模型低估了局部渗透性或存在未知的渗漏通道。</w:t>
      </w:r>
      <w:r>
        <w:rPr>
          <w:rFonts w:ascii="Times New Roman" w:hAnsi="Times New Roman" w:cs="Times New Roman"/>
          <w:lang w:eastAsia="zh-CN"/>
        </w:rPr>
        <w:t>第三条</w:t>
      </w:r>
      <w:r>
        <w:rPr>
          <w:rFonts w:hint="eastAsia" w:cs="Times New Roman"/>
          <w:lang w:val="en-US" w:eastAsia="zh-CN"/>
        </w:rPr>
        <w:t>路径</w:t>
      </w:r>
      <w:r>
        <w:rPr>
          <w:rFonts w:ascii="Times New Roman" w:hAnsi="Times New Roman" w:cs="Times New Roman"/>
          <w:lang w:eastAsia="zh-CN"/>
        </w:rPr>
        <w:t>是评价结论回映到平台，要求安全等级与主控失效模式以颜色编码方式叠加在三维堤防模型上，使管理者一眼识别高风险堤段。</w:t>
      </w:r>
    </w:p>
    <w:p w14:paraId="7ED129FF">
      <w:pPr>
        <w:spacing w:after="0" w:line="360" w:lineRule="auto"/>
        <w:rPr>
          <w:lang w:eastAsia="zh-CN"/>
        </w:rPr>
      </w:pPr>
      <w:r>
        <w:rPr>
          <w:rFonts w:ascii="Times New Roman" w:hAnsi="Times New Roman" w:cs="Times New Roman"/>
          <w:lang w:eastAsia="zh-CN"/>
        </w:rPr>
        <w:t>需要强调的是，透明巡检与透明地质、透明计算、透明评价并不处于同一机理层级。地质建模回答地层是什么结构，渗流计算回答水在岩土中怎么流，安全评价回答堤防现在安不安全，而巡检回答的是现场有没有看到渗流出逸的迹象。巡检数据本质上是对机理计算结果的外部观测与现场校验，其作用方式是将实景病害作为证据注入评价模型，而不是独立推导渗流机理。</w:t>
      </w:r>
      <w:r>
        <w:rPr>
          <w:rFonts w:hint="eastAsia" w:cs="Times New Roman"/>
          <w:lang w:val="en-US" w:eastAsia="zh-CN"/>
        </w:rPr>
        <w:t>因此，</w:t>
      </w:r>
      <w:r>
        <w:rPr>
          <w:rFonts w:ascii="Times New Roman" w:hAnsi="Times New Roman" w:cs="Times New Roman"/>
          <w:lang w:eastAsia="zh-CN"/>
        </w:rPr>
        <w:t>在后续章节中，巡检方法与评价模型虽然放在同一章中讨论，但二者之间是证据输入与综合判定的关系，而非并列关系。</w:t>
      </w:r>
    </w:p>
    <w:p w14:paraId="2B34297A">
      <w:pPr>
        <w:pStyle w:val="5"/>
      </w:pPr>
      <w:r>
        <w:rPr>
          <w:rFonts w:ascii="Times New Roman" w:hAnsi="Times New Roman"/>
        </w:rPr>
        <w:t xml:space="preserve">2.2.3 </w:t>
      </w:r>
      <w:r>
        <w:t>与传统堤防</w:t>
      </w:r>
      <w:r>
        <w:rPr>
          <w:rFonts w:hint="eastAsia"/>
          <w:lang w:val="en-US" w:eastAsia="zh-CN"/>
        </w:rPr>
        <w:t>渗流安全</w:t>
      </w:r>
      <w:r>
        <w:t>分析流程的对比</w:t>
      </w:r>
    </w:p>
    <w:p w14:paraId="03984282">
      <w:pPr>
        <w:spacing w:after="0" w:line="360" w:lineRule="auto"/>
        <w:rPr>
          <w:lang w:eastAsia="zh-CN"/>
        </w:rPr>
      </w:pPr>
      <w:r>
        <w:rPr>
          <w:rFonts w:ascii="Times New Roman" w:hAnsi="Times New Roman" w:cs="Times New Roman"/>
          <w:lang w:eastAsia="zh-CN"/>
        </w:rPr>
        <w:t>传统堤防</w:t>
      </w:r>
      <w:r>
        <w:rPr>
          <w:rFonts w:hint="eastAsia" w:cs="Times New Roman"/>
          <w:lang w:val="en-US" w:eastAsia="zh-CN"/>
        </w:rPr>
        <w:t>渗流</w:t>
      </w:r>
      <w:r>
        <w:rPr>
          <w:rFonts w:ascii="Times New Roman" w:hAnsi="Times New Roman" w:cs="Times New Roman"/>
          <w:lang w:eastAsia="zh-CN"/>
        </w:rPr>
        <w:t>安全分析在流程上存在三个突出问题。其一，地质勘察、渗流计算、巡检管理与安全评价由不同单位在不同软件中分别完成，数据格式互不兼容，某一环节更新后其余环节需要重新人工录入，工作效率低且一致性差。其二，渗流计算主要依据典型横断面概化模型，与三维地质体脱节，无法反映沿堤线方向地层横向变化对渗流场的影响。其三，现场巡检发现的病害与数值计算结果各自独立存在，巡检报告中记录的渗漏点位置没有反哺到计算模型，计算模型预测的高风险区域也没有指导巡检路线的优化。五透明体系针对上述三个问题分别给出解决方案，表2-1从六个维度对两种流程进行了对比。</w:t>
      </w:r>
    </w:p>
    <w:p w14:paraId="522D687E">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表2-1　传统堤防分析流程与五透明体系对比</w:t>
      </w:r>
    </w:p>
    <w:p w14:paraId="3261C0AC">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2-1 Comparison between the traditional levee analysis workflow and the five-transparency system</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273"/>
        <w:gridCol w:w="3978"/>
        <w:gridCol w:w="3819"/>
      </w:tblGrid>
      <w:tr w14:paraId="50A18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273" w:type="dxa"/>
            <w:tcBorders>
              <w:top w:val="single" w:color="000000" w:sz="12" w:space="0"/>
              <w:left w:val="nil"/>
              <w:bottom w:val="single" w:color="000000" w:sz="6" w:space="0"/>
              <w:right w:val="nil"/>
            </w:tcBorders>
            <w:vAlign w:val="center"/>
          </w:tcPr>
          <w:p w14:paraId="7696A5B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对比维度</w:t>
            </w:r>
          </w:p>
        </w:tc>
        <w:tc>
          <w:tcPr>
            <w:tcW w:w="3979" w:type="dxa"/>
            <w:tcBorders>
              <w:top w:val="single" w:color="000000" w:sz="12" w:space="0"/>
              <w:left w:val="nil"/>
              <w:bottom w:val="single" w:color="000000" w:sz="6" w:space="0"/>
              <w:right w:val="nil"/>
            </w:tcBorders>
            <w:vAlign w:val="center"/>
          </w:tcPr>
          <w:p w14:paraId="595BB6E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传统分析流程</w:t>
            </w:r>
          </w:p>
        </w:tc>
        <w:tc>
          <w:tcPr>
            <w:tcW w:w="3820" w:type="dxa"/>
            <w:tcBorders>
              <w:top w:val="single" w:color="000000" w:sz="12" w:space="0"/>
              <w:left w:val="nil"/>
              <w:bottom w:val="single" w:color="000000" w:sz="6" w:space="0"/>
              <w:right w:val="nil"/>
            </w:tcBorders>
            <w:vAlign w:val="center"/>
          </w:tcPr>
          <w:p w14:paraId="2530364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五透明体系</w:t>
            </w:r>
          </w:p>
        </w:tc>
      </w:tr>
      <w:tr w14:paraId="520AC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00D639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地质表达</w:t>
            </w:r>
          </w:p>
        </w:tc>
        <w:tc>
          <w:tcPr>
            <w:tcW w:w="3979" w:type="dxa"/>
            <w:tcBorders>
              <w:top w:val="nil"/>
              <w:left w:val="nil"/>
              <w:bottom w:val="nil"/>
              <w:right w:val="nil"/>
            </w:tcBorders>
            <w:vAlign w:val="center"/>
          </w:tcPr>
          <w:p w14:paraId="724D939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二维横断面CAD图，人工拼接</w:t>
            </w:r>
          </w:p>
        </w:tc>
        <w:tc>
          <w:tcPr>
            <w:tcW w:w="3820" w:type="dxa"/>
            <w:tcBorders>
              <w:top w:val="nil"/>
              <w:left w:val="nil"/>
              <w:bottom w:val="nil"/>
              <w:right w:val="nil"/>
            </w:tcBorders>
            <w:vAlign w:val="center"/>
          </w:tcPr>
          <w:p w14:paraId="285FF60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三维体元模型，自由切片</w:t>
            </w:r>
          </w:p>
        </w:tc>
      </w:tr>
      <w:tr w14:paraId="79AC3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3C5935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计算输入</w:t>
            </w:r>
          </w:p>
        </w:tc>
        <w:tc>
          <w:tcPr>
            <w:tcW w:w="3979" w:type="dxa"/>
            <w:tcBorders>
              <w:top w:val="nil"/>
              <w:left w:val="nil"/>
              <w:bottom w:val="nil"/>
              <w:right w:val="nil"/>
            </w:tcBorders>
            <w:vAlign w:val="center"/>
          </w:tcPr>
          <w:p w14:paraId="2576A63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人工概化断面，手工赋值</w:t>
            </w:r>
          </w:p>
        </w:tc>
        <w:tc>
          <w:tcPr>
            <w:tcW w:w="3820" w:type="dxa"/>
            <w:tcBorders>
              <w:top w:val="nil"/>
              <w:left w:val="nil"/>
              <w:bottom w:val="nil"/>
              <w:right w:val="nil"/>
            </w:tcBorders>
            <w:vAlign w:val="center"/>
          </w:tcPr>
          <w:p w14:paraId="403497F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地质模型自动映射网格</w:t>
            </w:r>
          </w:p>
        </w:tc>
      </w:tr>
      <w:tr w14:paraId="5854D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4ED761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巡检方式</w:t>
            </w:r>
          </w:p>
        </w:tc>
        <w:tc>
          <w:tcPr>
            <w:tcW w:w="3979" w:type="dxa"/>
            <w:tcBorders>
              <w:top w:val="nil"/>
              <w:left w:val="nil"/>
              <w:bottom w:val="nil"/>
              <w:right w:val="nil"/>
            </w:tcBorders>
            <w:vAlign w:val="center"/>
          </w:tcPr>
          <w:p w14:paraId="18BE2AA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人工徒步巡查，纸质记录</w:t>
            </w:r>
          </w:p>
        </w:tc>
        <w:tc>
          <w:tcPr>
            <w:tcW w:w="3820" w:type="dxa"/>
            <w:tcBorders>
              <w:top w:val="nil"/>
              <w:left w:val="nil"/>
              <w:bottom w:val="nil"/>
              <w:right w:val="nil"/>
            </w:tcBorders>
            <w:vAlign w:val="center"/>
          </w:tcPr>
          <w:p w14:paraId="02FBD15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无人机红外航拍，自动识别</w:t>
            </w:r>
          </w:p>
        </w:tc>
      </w:tr>
      <w:tr w14:paraId="4C7F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442FC0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评价依据</w:t>
            </w:r>
          </w:p>
        </w:tc>
        <w:tc>
          <w:tcPr>
            <w:tcW w:w="3979" w:type="dxa"/>
            <w:tcBorders>
              <w:top w:val="nil"/>
              <w:left w:val="nil"/>
              <w:bottom w:val="nil"/>
              <w:right w:val="nil"/>
            </w:tcBorders>
            <w:vAlign w:val="center"/>
          </w:tcPr>
          <w:p w14:paraId="43CE76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规范赋分或单一计算结果</w:t>
            </w:r>
          </w:p>
        </w:tc>
        <w:tc>
          <w:tcPr>
            <w:tcW w:w="3820" w:type="dxa"/>
            <w:tcBorders>
              <w:top w:val="nil"/>
              <w:left w:val="nil"/>
              <w:bottom w:val="nil"/>
              <w:right w:val="nil"/>
            </w:tcBorders>
            <w:vAlign w:val="center"/>
          </w:tcPr>
          <w:p w14:paraId="4BBBCF5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机理指标融合现场病害证据</w:t>
            </w:r>
          </w:p>
        </w:tc>
      </w:tr>
      <w:tr w14:paraId="21902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399878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更新机制</w:t>
            </w:r>
          </w:p>
        </w:tc>
        <w:tc>
          <w:tcPr>
            <w:tcW w:w="3979" w:type="dxa"/>
            <w:tcBorders>
              <w:top w:val="nil"/>
              <w:left w:val="nil"/>
              <w:bottom w:val="nil"/>
              <w:right w:val="nil"/>
            </w:tcBorders>
            <w:vAlign w:val="center"/>
          </w:tcPr>
          <w:p w14:paraId="469E0E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汛期前一次性复核</w:t>
            </w:r>
          </w:p>
        </w:tc>
        <w:tc>
          <w:tcPr>
            <w:tcW w:w="3820" w:type="dxa"/>
            <w:tcBorders>
              <w:top w:val="nil"/>
              <w:left w:val="nil"/>
              <w:bottom w:val="nil"/>
              <w:right w:val="nil"/>
            </w:tcBorders>
            <w:vAlign w:val="center"/>
          </w:tcPr>
          <w:p w14:paraId="72F3FC7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随水位与巡检数据动态滚动</w:t>
            </w:r>
          </w:p>
        </w:tc>
      </w:tr>
      <w:tr w14:paraId="78EA2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single" w:color="000000" w:sz="12" w:space="0"/>
              <w:right w:val="nil"/>
            </w:tcBorders>
            <w:vAlign w:val="center"/>
          </w:tcPr>
          <w:p w14:paraId="15EF8F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展示载体</w:t>
            </w:r>
          </w:p>
        </w:tc>
        <w:tc>
          <w:tcPr>
            <w:tcW w:w="3979" w:type="dxa"/>
            <w:tcBorders>
              <w:top w:val="nil"/>
              <w:left w:val="nil"/>
              <w:bottom w:val="single" w:color="000000" w:sz="12" w:space="0"/>
              <w:right w:val="nil"/>
            </w:tcBorders>
            <w:vAlign w:val="center"/>
          </w:tcPr>
          <w:p w14:paraId="0D27C6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各软件独立窗口</w:t>
            </w:r>
          </w:p>
        </w:tc>
        <w:tc>
          <w:tcPr>
            <w:tcW w:w="3820" w:type="dxa"/>
            <w:tcBorders>
              <w:top w:val="nil"/>
              <w:left w:val="nil"/>
              <w:bottom w:val="single" w:color="000000" w:sz="12" w:space="0"/>
              <w:right w:val="nil"/>
            </w:tcBorders>
            <w:vAlign w:val="center"/>
          </w:tcPr>
          <w:p w14:paraId="2E27707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统一数字孪生平台浏览器端</w:t>
            </w:r>
          </w:p>
        </w:tc>
      </w:tr>
    </w:tbl>
    <w:p w14:paraId="2A3A21BA">
      <w:pPr>
        <w:pStyle w:val="4"/>
      </w:pPr>
      <w:r>
        <w:rPr>
          <w:rFonts w:ascii="Times New Roman" w:hAnsi="Times New Roman"/>
        </w:rPr>
        <w:t xml:space="preserve">2.3 </w:t>
      </w:r>
      <w:r>
        <w:t>隐式三维地质建模理论</w:t>
      </w:r>
    </w:p>
    <w:p w14:paraId="7CA8C4B7">
      <w:pPr>
        <w:pStyle w:val="5"/>
        <w:rPr>
          <w:rFonts w:hint="eastAsia" w:eastAsia="黑体"/>
          <w:lang w:eastAsia="zh-CN"/>
        </w:rPr>
      </w:pPr>
      <w:r>
        <w:rPr>
          <w:rFonts w:ascii="Times New Roman" w:hAnsi="Times New Roman"/>
        </w:rPr>
        <w:t xml:space="preserve">2.3.1 </w:t>
      </w:r>
      <w:r>
        <w:rPr>
          <w:highlight w:val="yellow"/>
        </w:rPr>
        <w:t>三维地质建模方法分类</w:t>
      </w:r>
      <w:r>
        <w:rPr>
          <w:rFonts w:hint="eastAsia"/>
          <w:highlight w:val="yellow"/>
          <w:lang w:eastAsia="zh-CN"/>
        </w:rPr>
        <w:t>（</w:t>
      </w:r>
      <w:r>
        <w:rPr>
          <w:rFonts w:hint="eastAsia"/>
          <w:highlight w:val="yellow"/>
          <w:lang w:val="en-US" w:eastAsia="zh-CN"/>
        </w:rPr>
        <w:t>熊风核实</w:t>
      </w:r>
      <w:r>
        <w:rPr>
          <w:rFonts w:hint="eastAsia"/>
          <w:highlight w:val="yellow"/>
          <w:lang w:eastAsia="zh-CN"/>
        </w:rPr>
        <w:t>）</w:t>
      </w:r>
    </w:p>
    <w:p w14:paraId="1A0431F4">
      <w:pPr>
        <w:spacing w:after="0" w:line="360" w:lineRule="auto"/>
        <w:rPr>
          <w:lang w:eastAsia="zh-CN"/>
        </w:rPr>
      </w:pPr>
      <w:r>
        <w:rPr>
          <w:rFonts w:ascii="Times New Roman" w:hAnsi="Times New Roman" w:cs="Times New Roman"/>
          <w:lang w:eastAsia="zh-CN"/>
        </w:rPr>
        <w:t>三维地质建模方法按几何表达方式可分为显式建模与隐式建模两大类。显式建模以不规则三角网（TIN）直接构建各地层顶底面的几何曲面，再通过布尔切割与缝合运算生成封闭地质实体，其数学基础为约束Delaunay三角剖分</w:t>
      </w:r>
      <w:r>
        <w:rPr>
          <w:rFonts w:ascii="Times New Roman" w:hAnsi="Times New Roman" w:cs="Times New Roman"/>
          <w:vertAlign w:val="superscript"/>
          <w:lang w:eastAsia="zh-CN"/>
        </w:rPr>
        <w:t>[186]</w:t>
      </w:r>
      <w:r>
        <w:rPr>
          <w:rFonts w:ascii="Times New Roman" w:hAnsi="Times New Roman" w:cs="Times New Roman"/>
          <w:lang w:eastAsia="zh-CN"/>
        </w:rPr>
        <w:t>。显式建模的优点是几何表达直观、曲面编辑灵活，缺点是当地层数量较多或存在地层尖灭、透镜体等局部不连续现象时，各曲面之间容易出现相交或拓扑不一致，需要大量人工检查与修正。在工程实践中，</w:t>
      </w:r>
      <w:r>
        <w:rPr>
          <w:rFonts w:ascii="Times New Roman" w:hAnsi="Times New Roman" w:cs="Times New Roman"/>
          <w:highlight w:val="yellow"/>
          <w:lang w:eastAsia="zh-CN"/>
        </w:rPr>
        <w:t>显式建模</w:t>
      </w:r>
      <w:r>
        <w:rPr>
          <w:rFonts w:ascii="Times New Roman" w:hAnsi="Times New Roman" w:cs="Times New Roman"/>
          <w:lang w:eastAsia="zh-CN"/>
        </w:rPr>
        <w:t>通常借助Civil 3D、QuantyView等商业软件完成，建模过程高度依赖地质工程师的人工解释经验。</w:t>
      </w:r>
    </w:p>
    <w:p w14:paraId="302232CA">
      <w:pPr>
        <w:spacing w:after="0" w:line="360" w:lineRule="auto"/>
        <w:rPr>
          <w:lang w:eastAsia="zh-CN"/>
        </w:rPr>
      </w:pPr>
      <w:r>
        <w:rPr>
          <w:rFonts w:ascii="Times New Roman" w:hAnsi="Times New Roman" w:cs="Times New Roman"/>
          <w:lang w:eastAsia="zh-CN"/>
        </w:rPr>
        <w:t>隐式建模将地质界面表达为三维空间中某个连续标量函数的等值面，通过离散钻孔分层点、剖面解释线与地层产状等约束条件插值求解该标量场，再由等值面提取自动生成地层界面。隐式建模按插值核函数的不同可进一步分为径向基函数法、离散光滑插值法与协同克里金法等</w:t>
      </w:r>
      <w:r>
        <w:rPr>
          <w:rFonts w:ascii="Times New Roman" w:hAnsi="Times New Roman" w:cs="Times New Roman"/>
          <w:vertAlign w:val="superscript"/>
          <w:lang w:eastAsia="zh-CN"/>
        </w:rPr>
        <w:t>[187]</w:t>
      </w:r>
      <w:r>
        <w:rPr>
          <w:rFonts w:ascii="Times New Roman" w:hAnsi="Times New Roman" w:cs="Times New Roman"/>
          <w:lang w:eastAsia="zh-CN"/>
        </w:rPr>
        <w:t>。与显式建模相比，隐式建模在数据稀疏条件下能够自动生成满足层序约束的光滑界面，新钻孔数据加入后只需更新约束点即可自动重算，模型更新效率显著提高。在堤防工程中，典型堤段钻孔沿堤顶中心线呈线性布设，孔距通常为40至100 m，显式建模在这种稀疏线性数据条件下极易出现相邻断面地层高程不协调的问题，表2-2对两类方法进行了对比。</w:t>
      </w:r>
    </w:p>
    <w:p w14:paraId="6DB754D7">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表2-2　显式建模与势场隐式建模对比</w:t>
      </w:r>
    </w:p>
    <w:p w14:paraId="2F53B0F9">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2-2 Comparison between explicit modeling and potential-field implicit modeling</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745"/>
        <w:gridCol w:w="3837"/>
        <w:gridCol w:w="3488"/>
      </w:tblGrid>
      <w:tr w14:paraId="08D88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745" w:type="dxa"/>
            <w:tcBorders>
              <w:top w:val="single" w:color="000000" w:sz="12" w:space="0"/>
              <w:left w:val="nil"/>
              <w:bottom w:val="single" w:color="000000" w:sz="6" w:space="0"/>
              <w:right w:val="nil"/>
            </w:tcBorders>
            <w:vAlign w:val="center"/>
          </w:tcPr>
          <w:p w14:paraId="39411C2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对比项</w:t>
            </w:r>
          </w:p>
        </w:tc>
        <w:tc>
          <w:tcPr>
            <w:tcW w:w="3838" w:type="dxa"/>
            <w:tcBorders>
              <w:top w:val="single" w:color="000000" w:sz="12" w:space="0"/>
              <w:left w:val="nil"/>
              <w:bottom w:val="single" w:color="000000" w:sz="6" w:space="0"/>
              <w:right w:val="nil"/>
            </w:tcBorders>
            <w:vAlign w:val="center"/>
          </w:tcPr>
          <w:p w14:paraId="3E6631C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显式建模（TIN）</w:t>
            </w:r>
          </w:p>
        </w:tc>
        <w:tc>
          <w:tcPr>
            <w:tcW w:w="3489" w:type="dxa"/>
            <w:tcBorders>
              <w:top w:val="single" w:color="000000" w:sz="12" w:space="0"/>
              <w:left w:val="nil"/>
              <w:bottom w:val="single" w:color="000000" w:sz="6" w:space="0"/>
              <w:right w:val="nil"/>
            </w:tcBorders>
            <w:vAlign w:val="center"/>
          </w:tcPr>
          <w:p w14:paraId="5A084AF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势场隐式建模</w:t>
            </w:r>
          </w:p>
        </w:tc>
      </w:tr>
      <w:tr w14:paraId="28600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40BDFF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几何表达</w:t>
            </w:r>
          </w:p>
        </w:tc>
        <w:tc>
          <w:tcPr>
            <w:tcW w:w="3838" w:type="dxa"/>
            <w:tcBorders>
              <w:top w:val="nil"/>
              <w:left w:val="nil"/>
              <w:bottom w:val="nil"/>
              <w:right w:val="nil"/>
            </w:tcBorders>
            <w:vAlign w:val="center"/>
          </w:tcPr>
          <w:p w14:paraId="0F1E7A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三角网曲面+布尔运算</w:t>
            </w:r>
          </w:p>
        </w:tc>
        <w:tc>
          <w:tcPr>
            <w:tcW w:w="3489" w:type="dxa"/>
            <w:tcBorders>
              <w:top w:val="nil"/>
              <w:left w:val="nil"/>
              <w:bottom w:val="nil"/>
              <w:right w:val="nil"/>
            </w:tcBorders>
            <w:vAlign w:val="center"/>
          </w:tcPr>
          <w:p w14:paraId="0B5FB4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标量场等值面</w:t>
            </w:r>
          </w:p>
        </w:tc>
      </w:tr>
      <w:tr w14:paraId="13A3C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1C9175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数据要求</w:t>
            </w:r>
          </w:p>
        </w:tc>
        <w:tc>
          <w:tcPr>
            <w:tcW w:w="3838" w:type="dxa"/>
            <w:tcBorders>
              <w:top w:val="nil"/>
              <w:left w:val="nil"/>
              <w:bottom w:val="nil"/>
              <w:right w:val="nil"/>
            </w:tcBorders>
            <w:vAlign w:val="center"/>
          </w:tcPr>
          <w:p w14:paraId="3E1803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需要密集剖面控制点</w:t>
            </w:r>
          </w:p>
        </w:tc>
        <w:tc>
          <w:tcPr>
            <w:tcW w:w="3489" w:type="dxa"/>
            <w:tcBorders>
              <w:top w:val="nil"/>
              <w:left w:val="nil"/>
              <w:bottom w:val="nil"/>
              <w:right w:val="nil"/>
            </w:tcBorders>
            <w:vAlign w:val="center"/>
          </w:tcPr>
          <w:p w14:paraId="134C0B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钻孔分层点+产状即可</w:t>
            </w:r>
          </w:p>
        </w:tc>
      </w:tr>
      <w:tr w14:paraId="5F04E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0432FC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自动化程度</w:t>
            </w:r>
          </w:p>
        </w:tc>
        <w:tc>
          <w:tcPr>
            <w:tcW w:w="3838" w:type="dxa"/>
            <w:tcBorders>
              <w:top w:val="nil"/>
              <w:left w:val="nil"/>
              <w:bottom w:val="nil"/>
              <w:right w:val="nil"/>
            </w:tcBorders>
            <w:vAlign w:val="center"/>
          </w:tcPr>
          <w:p w14:paraId="055274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大量人工解释与修面</w:t>
            </w:r>
          </w:p>
        </w:tc>
        <w:tc>
          <w:tcPr>
            <w:tcW w:w="3489" w:type="dxa"/>
            <w:tcBorders>
              <w:top w:val="nil"/>
              <w:left w:val="nil"/>
              <w:bottom w:val="nil"/>
              <w:right w:val="nil"/>
            </w:tcBorders>
            <w:vAlign w:val="center"/>
          </w:tcPr>
          <w:p w14:paraId="167CD7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全域自动插值求解</w:t>
            </w:r>
          </w:p>
        </w:tc>
      </w:tr>
      <w:tr w14:paraId="48FC1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7F5DF8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模型更新</w:t>
            </w:r>
          </w:p>
        </w:tc>
        <w:tc>
          <w:tcPr>
            <w:tcW w:w="3838" w:type="dxa"/>
            <w:tcBorders>
              <w:top w:val="nil"/>
              <w:left w:val="nil"/>
              <w:bottom w:val="nil"/>
              <w:right w:val="nil"/>
            </w:tcBorders>
            <w:vAlign w:val="center"/>
          </w:tcPr>
          <w:p w14:paraId="7E1911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新增钻孔需重建曲面</w:t>
            </w:r>
          </w:p>
        </w:tc>
        <w:tc>
          <w:tcPr>
            <w:tcW w:w="3489" w:type="dxa"/>
            <w:tcBorders>
              <w:top w:val="nil"/>
              <w:left w:val="nil"/>
              <w:bottom w:val="nil"/>
              <w:right w:val="nil"/>
            </w:tcBorders>
            <w:vAlign w:val="center"/>
          </w:tcPr>
          <w:p w14:paraId="37D360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加入约束点自动重算</w:t>
            </w:r>
          </w:p>
        </w:tc>
      </w:tr>
      <w:tr w14:paraId="6C553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44CBFF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不确定性</w:t>
            </w:r>
          </w:p>
        </w:tc>
        <w:tc>
          <w:tcPr>
            <w:tcW w:w="3838" w:type="dxa"/>
            <w:tcBorders>
              <w:top w:val="nil"/>
              <w:left w:val="nil"/>
              <w:bottom w:val="nil"/>
              <w:right w:val="nil"/>
            </w:tcBorders>
            <w:vAlign w:val="center"/>
          </w:tcPr>
          <w:p w14:paraId="21B54B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难以量化</w:t>
            </w:r>
          </w:p>
        </w:tc>
        <w:tc>
          <w:tcPr>
            <w:tcW w:w="3489" w:type="dxa"/>
            <w:tcBorders>
              <w:top w:val="nil"/>
              <w:left w:val="nil"/>
              <w:bottom w:val="nil"/>
              <w:right w:val="nil"/>
            </w:tcBorders>
            <w:vAlign w:val="center"/>
          </w:tcPr>
          <w:p w14:paraId="50D732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克里金方差可输出</w:t>
            </w:r>
          </w:p>
        </w:tc>
      </w:tr>
      <w:tr w14:paraId="6C49E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single" w:color="000000" w:sz="12" w:space="0"/>
              <w:right w:val="nil"/>
            </w:tcBorders>
            <w:vAlign w:val="center"/>
          </w:tcPr>
          <w:p w14:paraId="405F32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适用场景</w:t>
            </w:r>
          </w:p>
        </w:tc>
        <w:tc>
          <w:tcPr>
            <w:tcW w:w="3838" w:type="dxa"/>
            <w:tcBorders>
              <w:top w:val="nil"/>
              <w:left w:val="nil"/>
              <w:bottom w:val="single" w:color="000000" w:sz="12" w:space="0"/>
              <w:right w:val="nil"/>
            </w:tcBorders>
            <w:vAlign w:val="center"/>
          </w:tcPr>
          <w:p w14:paraId="1DB6D4E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地质条件简单、数据密集</w:t>
            </w:r>
          </w:p>
        </w:tc>
        <w:tc>
          <w:tcPr>
            <w:tcW w:w="3489" w:type="dxa"/>
            <w:tcBorders>
              <w:top w:val="nil"/>
              <w:left w:val="nil"/>
              <w:bottom w:val="single" w:color="000000" w:sz="12" w:space="0"/>
              <w:right w:val="nil"/>
            </w:tcBorders>
            <w:vAlign w:val="center"/>
          </w:tcPr>
          <w:p w14:paraId="093F291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数据稀疏、需动态更新</w:t>
            </w:r>
          </w:p>
        </w:tc>
      </w:tr>
    </w:tbl>
    <w:p w14:paraId="1AF4282C">
      <w:pPr>
        <w:pStyle w:val="5"/>
      </w:pPr>
      <w:r>
        <w:rPr>
          <w:rFonts w:ascii="Times New Roman" w:hAnsi="Times New Roman"/>
        </w:rPr>
        <w:t xml:space="preserve">2.3.2 </w:t>
      </w:r>
      <w:r>
        <w:t>势场隐式建模数学原理</w:t>
      </w:r>
    </w:p>
    <w:p w14:paraId="4AFB8DA6">
      <w:pPr>
        <w:spacing w:after="0" w:line="360" w:lineRule="auto"/>
      </w:pPr>
      <w:r>
        <w:rPr>
          <w:rFonts w:ascii="Times New Roman" w:hAnsi="Times New Roman" w:cs="Times New Roman"/>
          <w:lang w:eastAsia="zh-CN"/>
        </w:rPr>
        <w:t>势场隐式建模由de la Varga等</w:t>
      </w:r>
      <w:r>
        <w:rPr>
          <w:rFonts w:ascii="Times New Roman" w:hAnsi="Times New Roman" w:cs="Times New Roman"/>
          <w:vertAlign w:val="superscript"/>
          <w:lang w:eastAsia="zh-CN"/>
        </w:rPr>
        <w:t>[188]</w:t>
      </w:r>
      <w:r>
        <w:rPr>
          <w:rFonts w:ascii="Times New Roman" w:hAnsi="Times New Roman" w:cs="Times New Roman"/>
          <w:lang w:eastAsia="zh-CN"/>
        </w:rPr>
        <w:t>在GemPy开源框架中系统实现，其核心思想是为整个模型空间定义一个连续的标量函数</w:t>
      </w:r>
      <w:r>
        <w:rPr>
          <w:rFonts w:ascii="Times New Roman" w:hAnsi="Times New Roman" w:cs="Times New Roman"/>
        </w:rPr>
        <w:t>φ</w:t>
      </w:r>
      <w:r>
        <w:rPr>
          <w:rFonts w:ascii="Times New Roman" w:hAnsi="Times New Roman" w:cs="Times New Roman"/>
          <w:lang w:eastAsia="zh-CN"/>
        </w:rPr>
        <w:t>(x,y,z)，不同岩性对应于</w:t>
      </w:r>
      <w:r>
        <w:rPr>
          <w:rFonts w:ascii="Times New Roman" w:hAnsi="Times New Roman" w:cs="Times New Roman"/>
        </w:rPr>
        <w:t>φ</w:t>
      </w:r>
      <w:r>
        <w:rPr>
          <w:rFonts w:ascii="Times New Roman" w:hAnsi="Times New Roman" w:cs="Times New Roman"/>
          <w:lang w:eastAsia="zh-CN"/>
        </w:rPr>
        <w:t>值的不同区间，地层界面即为</w:t>
      </w:r>
      <w:r>
        <w:rPr>
          <w:rFonts w:ascii="Times New Roman" w:hAnsi="Times New Roman" w:cs="Times New Roman"/>
        </w:rPr>
        <w:t>φ</w:t>
      </w:r>
      <w:r>
        <w:rPr>
          <w:rFonts w:ascii="Times New Roman" w:hAnsi="Times New Roman" w:cs="Times New Roman"/>
          <w:lang w:eastAsia="zh-CN"/>
        </w:rPr>
        <w:t>等于某一阈值的等值面。设模型空间内共有n个地层单元，按从新到老的沉积顺序排列，则第i个地层单元对应的</w:t>
      </w:r>
      <w:r>
        <w:rPr>
          <w:rFonts w:ascii="Times New Roman" w:hAnsi="Times New Roman" w:cs="Times New Roman"/>
        </w:rPr>
        <w:t>φ</w:t>
      </w:r>
      <w:r>
        <w:rPr>
          <w:rFonts w:ascii="Times New Roman" w:hAnsi="Times New Roman" w:cs="Times New Roman"/>
          <w:lang w:eastAsia="zh-CN"/>
        </w:rPr>
        <w:t>值区间为(</w:t>
      </w:r>
      <w:r>
        <w:rPr>
          <w:rFonts w:ascii="Times New Roman" w:hAnsi="Times New Roman" w:cs="Times New Roman"/>
        </w:rPr>
        <w:t>φ</w:t>
      </w:r>
      <w:r>
        <w:rPr>
          <w:rFonts w:ascii="Times New Roman" w:hAnsi="Times New Roman" w:cs="Times New Roman"/>
          <w:lang w:eastAsia="zh-CN"/>
        </w:rPr>
        <w:t xml:space="preserve">_i, </w:t>
      </w:r>
      <w:r>
        <w:rPr>
          <w:rFonts w:ascii="Times New Roman" w:hAnsi="Times New Roman" w:cs="Times New Roman"/>
        </w:rPr>
        <w:t>φ</w:t>
      </w:r>
      <w:r>
        <w:rPr>
          <w:rFonts w:ascii="Times New Roman" w:hAnsi="Times New Roman" w:cs="Times New Roman"/>
          <w:lang w:eastAsia="zh-CN"/>
        </w:rPr>
        <w:t>_{i+1})，地层i与地层i+1之间的分界面即为</w:t>
      </w:r>
      <w:r>
        <w:rPr>
          <w:rFonts w:ascii="Times New Roman" w:hAnsi="Times New Roman" w:cs="Times New Roman"/>
        </w:rPr>
        <w:t>φ</w:t>
      </w:r>
      <w:r>
        <w:rPr>
          <w:rFonts w:ascii="Times New Roman" w:hAnsi="Times New Roman" w:cs="Times New Roman"/>
          <w:lang w:eastAsia="zh-CN"/>
        </w:rPr>
        <w:t>=</w:t>
      </w:r>
      <w:r>
        <w:rPr>
          <w:rFonts w:ascii="Times New Roman" w:hAnsi="Times New Roman" w:cs="Times New Roman"/>
        </w:rPr>
        <w:t>φ</w:t>
      </w:r>
      <w:r>
        <w:rPr>
          <w:rFonts w:ascii="Times New Roman" w:hAnsi="Times New Roman" w:cs="Times New Roman"/>
          <w:lang w:eastAsia="zh-CN"/>
        </w:rPr>
        <w:t>_{i+1}处的等值面。</w:t>
      </w:r>
      <w:r>
        <w:rPr>
          <w:rFonts w:ascii="Times New Roman" w:hAnsi="Times New Roman" w:cs="Times New Roman"/>
        </w:rPr>
        <w:t>势场隐式建模的三个阶段如图2-2所示。</w:t>
      </w:r>
    </w:p>
    <w:p w14:paraId="0A289EC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399405" cy="183261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5"/>
                    <a:stretch>
                      <a:fillRect/>
                    </a:stretch>
                  </pic:blipFill>
                  <pic:spPr>
                    <a:xfrm>
                      <a:off x="0" y="0"/>
                      <a:ext cx="5400000" cy="1833028"/>
                    </a:xfrm>
                    <a:prstGeom prst="rect">
                      <a:avLst/>
                    </a:prstGeom>
                  </pic:spPr>
                </pic:pic>
              </a:graphicData>
            </a:graphic>
          </wp:inline>
        </w:drawing>
      </w:r>
    </w:p>
    <w:p w14:paraId="577F10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图2-2　势场隐式建模原理示意图</w:t>
      </w:r>
    </w:p>
    <w:p w14:paraId="3F09A7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2-2 Schematic diagram of the potential-field implicit modeling principle</w:t>
      </w:r>
    </w:p>
    <w:p w14:paraId="2E26C514">
      <w:pPr>
        <w:spacing w:after="0" w:line="360" w:lineRule="auto"/>
        <w:rPr>
          <w:lang w:eastAsia="zh-CN"/>
        </w:rPr>
      </w:pPr>
      <w:r>
        <w:rPr>
          <w:rFonts w:ascii="Times New Roman" w:hAnsi="Times New Roman" w:cs="Times New Roman"/>
          <w:lang w:eastAsia="zh-CN"/>
        </w:rPr>
        <w:t>在势场框架下，钻孔中记录的地层分层点被视为已知约束：当钻孔穿过地层i与地层i+1的分界面时，该点的φ值应等于φ</w:t>
      </w:r>
      <w:r>
        <w:rPr>
          <w:rFonts w:ascii="Times New Roman" w:hAnsi="Times New Roman" w:cs="Times New Roman"/>
          <w:vertAlign w:val="subscript"/>
          <w:lang w:eastAsia="zh-CN"/>
        </w:rPr>
        <w:t>i+1</w:t>
      </w:r>
      <w:r>
        <w:rPr>
          <w:rFonts w:ascii="Times New Roman" w:hAnsi="Times New Roman" w:cs="Times New Roman"/>
          <w:lang w:eastAsia="zh-CN"/>
        </w:rPr>
        <w:t>；地层产状信息（倾向与倾角）则以梯度约束的形式给出，即φ在该点的梯度方向应垂直于地层走向。断层被处理为标量场中的不连续面，断层两侧对应点的φ值按断距发生阶跃。地表DEM作为模型的上边界条件，使所有地下地质体在地形面以下被自然截断。</w:t>
      </w:r>
    </w:p>
    <w:p w14:paraId="19151B63">
      <w:pPr>
        <w:spacing w:after="0" w:line="360" w:lineRule="auto"/>
        <w:rPr>
          <w:lang w:eastAsia="zh-CN"/>
        </w:rPr>
      </w:pPr>
      <w:r>
        <w:rPr>
          <w:rFonts w:ascii="Times New Roman" w:hAnsi="Times New Roman" w:cs="Times New Roman"/>
          <w:lang w:eastAsia="zh-CN"/>
        </w:rPr>
        <w:t>给定上述界面点约束与产状约束后，势场函数</w:t>
      </w:r>
      <w:r>
        <w:rPr>
          <w:rFonts w:ascii="Times New Roman" w:hAnsi="Times New Roman" w:cs="Times New Roman"/>
        </w:rPr>
        <w:t>φ</w:t>
      </w:r>
      <w:r>
        <w:rPr>
          <w:rFonts w:ascii="Times New Roman" w:hAnsi="Times New Roman" w:cs="Times New Roman"/>
          <w:lang w:eastAsia="zh-CN"/>
        </w:rPr>
        <w:t>的求解转化为一个协同克里金插值问题。协同克里金在普通克里金的基础上引入次级变量（此处为产状梯度），通过求解克里金方程组获得模型空间内任意点的</w:t>
      </w:r>
      <w:r>
        <w:rPr>
          <w:rFonts w:ascii="Times New Roman" w:hAnsi="Times New Roman" w:cs="Times New Roman"/>
        </w:rPr>
        <w:t>φ</w:t>
      </w:r>
      <w:r>
        <w:rPr>
          <w:rFonts w:ascii="Times New Roman" w:hAnsi="Times New Roman" w:cs="Times New Roman"/>
          <w:lang w:eastAsia="zh-CN"/>
        </w:rPr>
        <w:t>值及其不确定性估计。对于模型空间内任一点x</w:t>
      </w:r>
      <w:r>
        <w:rPr>
          <w:rFonts w:ascii="Times New Roman" w:hAnsi="Times New Roman" w:cs="Times New Roman"/>
          <w:vertAlign w:val="subscript"/>
          <w:lang w:eastAsia="zh-CN"/>
        </w:rPr>
        <w:t>0</w:t>
      </w:r>
      <w:r>
        <w:rPr>
          <w:rFonts w:ascii="Times New Roman" w:hAnsi="Times New Roman" w:cs="Times New Roman"/>
          <w:lang w:eastAsia="zh-CN"/>
        </w:rPr>
        <w:t>，其估计值</w:t>
      </w:r>
      <w:r>
        <w:rPr>
          <w:rFonts w:ascii="Times New Roman" w:hAnsi="Times New Roman" w:cs="Times New Roman"/>
        </w:rPr>
        <w:t>φ</w:t>
      </w:r>
      <w:r>
        <w:rPr>
          <w:rFonts w:ascii="Times New Roman" w:hAnsi="Times New Roman" w:cs="Times New Roman"/>
          <w:lang w:eastAsia="zh-CN"/>
        </w:rPr>
        <w:t>*(x</w:t>
      </w:r>
      <w:r>
        <w:rPr>
          <w:rFonts w:ascii="Times New Roman" w:hAnsi="Times New Roman" w:cs="Times New Roman"/>
          <w:vertAlign w:val="subscript"/>
          <w:lang w:eastAsia="zh-CN"/>
        </w:rPr>
        <w:t>0</w:t>
      </w:r>
      <w:r>
        <w:rPr>
          <w:rFonts w:ascii="Times New Roman" w:hAnsi="Times New Roman" w:cs="Times New Roman"/>
          <w:lang w:eastAsia="zh-CN"/>
        </w:rPr>
        <w:t>)由相邻已知约束点的线性组合给出：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C96A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C57101E">
            <w:pPr>
              <w:spacing w:before="60" w:after="60" w:line="240" w:lineRule="auto"/>
              <w:ind w:left="0" w:right="0" w:firstLine="0"/>
              <w:jc w:val="center"/>
              <w:rPr>
                <w:rFonts w:ascii="Times New Roman" w:hAnsi="Times New Roman" w:cs="Times New Roman"/>
              </w:rPr>
            </w:pPr>
            <w:r>
              <w:rPr>
                <w:rFonts w:ascii="Times New Roman" w:hAnsi="Times New Roman" w:cs="Times New Roman"/>
              </w:rPr>
              <w:t>φ*(x₀) = Σ λᵢ · φ(xᵢ)</w:t>
            </w:r>
          </w:p>
        </w:tc>
        <w:tc>
          <w:tcPr>
            <w:tcW w:w="848" w:type="dxa"/>
            <w:tcBorders>
              <w:top w:val="nil"/>
              <w:left w:val="nil"/>
              <w:bottom w:val="nil"/>
              <w:right w:val="nil"/>
            </w:tcBorders>
            <w:vAlign w:val="center"/>
          </w:tcPr>
          <w:p w14:paraId="38EB55E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（2-1）</w:t>
            </w:r>
          </w:p>
        </w:tc>
      </w:tr>
    </w:tbl>
    <w:p w14:paraId="4935C30D">
      <w:pPr>
        <w:spacing w:after="0" w:line="360" w:lineRule="auto"/>
        <w:rPr>
          <w:lang w:eastAsia="zh-CN"/>
        </w:rPr>
      </w:pPr>
      <w:r>
        <w:rPr>
          <w:rFonts w:ascii="Times New Roman" w:hAnsi="Times New Roman" w:cs="Times New Roman"/>
          <w:lang w:eastAsia="zh-CN"/>
        </w:rPr>
        <w:t>其中权重系数λ</w:t>
      </w:r>
      <w:r>
        <w:rPr>
          <w:rFonts w:ascii="Times New Roman" w:hAnsi="Times New Roman" w:cs="Times New Roman"/>
          <w:vertAlign w:val="subscript"/>
          <w:lang w:eastAsia="zh-CN"/>
        </w:rPr>
        <w:t>i</w:t>
      </w:r>
      <w:r>
        <w:rPr>
          <w:rFonts w:ascii="Times New Roman" w:hAnsi="Times New Roman" w:cs="Times New Roman"/>
          <w:lang w:eastAsia="zh-CN"/>
        </w:rPr>
        <w:t>由克里金方程组在无偏估计条件下使估计方差最小而确定。半变异函数通常采用球状模型或高斯模型拟合，其变程、基台值与块金值根据钻孔分层点的空间分布特征确定。这一方法的优势在于，插值结果不仅给出了最可能的地层界面位置，还同时给出了界面位置的方差，后者可直接用于后续渗流参数不确定性分析。</w:t>
      </w:r>
    </w:p>
    <w:p w14:paraId="4478F4EE">
      <w:pPr>
        <w:pStyle w:val="5"/>
      </w:pPr>
      <w:r>
        <w:rPr>
          <w:rFonts w:ascii="Times New Roman" w:hAnsi="Times New Roman"/>
        </w:rPr>
        <w:t>2.3.3 GemPy</w:t>
      </w:r>
      <w:r>
        <w:t>框架与地质模型到计算网格的映射</w:t>
      </w:r>
    </w:p>
    <w:p w14:paraId="5E140B51">
      <w:pPr>
        <w:spacing w:after="0" w:line="360" w:lineRule="auto"/>
        <w:rPr>
          <w:lang w:eastAsia="zh-CN"/>
        </w:rPr>
      </w:pPr>
      <w:r>
        <w:rPr>
          <w:rFonts w:ascii="Times New Roman" w:hAnsi="Times New Roman" w:cs="Times New Roman"/>
        </w:rPr>
        <w:t>GemPy是一个基于Python的开源三维地质建模库，其核心数据结构包括孔口表（Collar）、测斜表（Surveys）与岩性层段表（Geology），三者共同描述钻孔的位置、方向与地层分层信息。</w:t>
      </w:r>
      <w:r>
        <w:rPr>
          <w:rFonts w:ascii="Times New Roman" w:hAnsi="Times New Roman" w:cs="Times New Roman"/>
          <w:lang w:eastAsia="zh-CN"/>
        </w:rPr>
        <w:t>建模时，用户首先定义地层序列（Series）与岩性映射（Mapping），然后导入约束点与产状数据，调用compute_model()函数即可完成全域势场插值，输出规则结构化网格上每个体元的岩性编号。对于堤防工程，由于钻孔沿堤线呈线性分布，建模时通常将模型范围限制在某一典型堤段两侧各扩展数百米，网格分辨率沿堤线方向取50至100 m、横断面方向取10至20 m、垂向取0.5至1 m，以兼顾计算精度与求解效率。</w:t>
      </w:r>
    </w:p>
    <w:p w14:paraId="4D17C4CD">
      <w:pPr>
        <w:spacing w:after="0" w:line="360" w:lineRule="auto"/>
        <w:rPr>
          <w:lang w:eastAsia="zh-CN"/>
        </w:rPr>
      </w:pPr>
      <w:r>
        <w:rPr>
          <w:rFonts w:ascii="Times New Roman" w:hAnsi="Times New Roman" w:cs="Times New Roman"/>
          <w:lang w:eastAsia="zh-CN"/>
        </w:rPr>
        <w:t>对于堤防透明计算而言，GemPy输出的结构化体元网格需要进一步映射到渗流求解器的计算网格。这一映射包含两个层面：一是几何映射，即GemPy的规则三维网格与渗流有限元网格之间的坐标对齐；二是属性映射，即根据每个渗流单元所落入的GemPy体元的岩性编号，赋予对应的渗透系数、给水度等水力参数。由于本研究主要采用沿堤线方向的二维典型断面进行渗流计算，几何映射可简化为沿指定桩号断面提取GemPy的二维剖面，再将剖面上各地层的界线离散为计算网格的分层线。这一自动映射机制是第4章透明计算的核心输入接口。</w:t>
      </w:r>
    </w:p>
    <w:p w14:paraId="417298A4">
      <w:pPr>
        <w:pStyle w:val="4"/>
      </w:pPr>
      <w:r>
        <w:rPr>
          <w:rFonts w:ascii="Times New Roman" w:hAnsi="Times New Roman"/>
        </w:rPr>
        <w:t xml:space="preserve">2.4 </w:t>
      </w:r>
      <w:r>
        <w:t>堤防渗流基本理论与数值求解方法</w:t>
      </w:r>
      <w:r>
        <w:rPr>
          <w:rFonts w:hint="eastAsia"/>
          <w:highlight w:val="yellow"/>
          <w:lang w:eastAsia="zh-CN"/>
        </w:rPr>
        <w:t>（</w:t>
      </w:r>
      <w:r>
        <w:rPr>
          <w:rFonts w:hint="eastAsia"/>
          <w:highlight w:val="yellow"/>
          <w:lang w:val="en-US" w:eastAsia="zh-CN"/>
        </w:rPr>
        <w:t>孟文康核实</w:t>
      </w:r>
      <w:r>
        <w:rPr>
          <w:rFonts w:hint="eastAsia"/>
          <w:highlight w:val="yellow"/>
          <w:lang w:eastAsia="zh-CN"/>
        </w:rPr>
        <w:t>）</w:t>
      </w:r>
    </w:p>
    <w:p w14:paraId="13585387">
      <w:pPr>
        <w:pStyle w:val="5"/>
      </w:pPr>
      <w:r>
        <w:rPr>
          <w:rFonts w:ascii="Times New Roman" w:hAnsi="Times New Roman"/>
        </w:rPr>
        <w:t xml:space="preserve">2.4.1 </w:t>
      </w:r>
      <w:r>
        <w:t>达西定律与渗流作用力</w:t>
      </w:r>
    </w:p>
    <w:p w14:paraId="528DBB38">
      <w:pPr>
        <w:spacing w:after="0" w:line="360" w:lineRule="auto"/>
        <w:rPr>
          <w:lang w:eastAsia="zh-CN"/>
        </w:rPr>
      </w:pPr>
      <w:r>
        <w:rPr>
          <w:rFonts w:ascii="Times New Roman" w:hAnsi="Times New Roman" w:cs="Times New Roman"/>
          <w:lang w:eastAsia="zh-CN"/>
        </w:rPr>
        <w:t>达西定律是渗流力学的基本实验定律，由法国工程师Darcy于1856年通过均质砂柱渗透试验得出</w:t>
      </w:r>
      <w:r>
        <w:rPr>
          <w:rFonts w:ascii="Times New Roman" w:hAnsi="Times New Roman" w:cs="Times New Roman"/>
          <w:vertAlign w:val="superscript"/>
          <w:lang w:eastAsia="zh-CN"/>
        </w:rPr>
        <w:t>[189]</w:t>
      </w:r>
      <w:r>
        <w:rPr>
          <w:rFonts w:ascii="Times New Roman" w:hAnsi="Times New Roman" w:cs="Times New Roman"/>
          <w:lang w:eastAsia="zh-CN"/>
        </w:rPr>
        <w:t>。定律指出，通过多孔介质单位过水断面的渗流量Q与水力坡降J及过水断面面积A成正比，与渗径长度L成反比：</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EF5D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BF7ED74">
            <w:pPr>
              <w:spacing w:before="60" w:after="60" w:line="240" w:lineRule="auto"/>
              <w:ind w:left="0" w:right="0" w:firstLine="0"/>
              <w:jc w:val="center"/>
              <w:rPr>
                <w:rFonts w:ascii="Times New Roman" w:hAnsi="Times New Roman" w:cs="Times New Roman"/>
              </w:rPr>
            </w:pPr>
            <w:r>
              <w:rPr>
                <w:rFonts w:ascii="Times New Roman" w:hAnsi="Times New Roman" w:cs="Times New Roman"/>
              </w:rPr>
              <w:t>Q = k · A · (h₁ - h₂) / L = k · A · J</w:t>
            </w:r>
          </w:p>
        </w:tc>
        <w:tc>
          <w:tcPr>
            <w:tcW w:w="848" w:type="dxa"/>
            <w:tcBorders>
              <w:top w:val="nil"/>
              <w:left w:val="nil"/>
              <w:bottom w:val="nil"/>
              <w:right w:val="nil"/>
            </w:tcBorders>
            <w:vAlign w:val="center"/>
          </w:tcPr>
          <w:p w14:paraId="49A084E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（2-2）</w:t>
            </w:r>
          </w:p>
        </w:tc>
      </w:tr>
    </w:tbl>
    <w:p w14:paraId="244F5AD6">
      <w:pPr>
        <w:spacing w:after="0" w:line="360" w:lineRule="auto"/>
        <w:rPr>
          <w:lang w:eastAsia="zh-CN"/>
        </w:rPr>
      </w:pPr>
      <w:r>
        <w:rPr>
          <w:rFonts w:ascii="Times New Roman" w:hAnsi="Times New Roman" w:cs="Times New Roman"/>
          <w:lang w:eastAsia="zh-CN"/>
        </w:rPr>
        <w:t>式中，k为渗透系数（cm/s或m/d），A为过水断面面积，h</w:t>
      </w:r>
      <w:r>
        <w:rPr>
          <w:rFonts w:ascii="Times New Roman" w:hAnsi="Times New Roman" w:cs="Times New Roman"/>
          <w:vertAlign w:val="subscript"/>
          <w:lang w:eastAsia="zh-CN"/>
        </w:rPr>
        <w:t>1</w:t>
      </w:r>
      <w:r>
        <w:rPr>
          <w:rFonts w:ascii="Times New Roman" w:hAnsi="Times New Roman" w:cs="Times New Roman"/>
          <w:lang w:eastAsia="zh-CN"/>
        </w:rPr>
        <w:t>与h</w:t>
      </w:r>
      <w:r>
        <w:rPr>
          <w:rFonts w:ascii="Times New Roman" w:hAnsi="Times New Roman" w:cs="Times New Roman"/>
          <w:vertAlign w:val="subscript"/>
          <w:lang w:eastAsia="zh-CN"/>
        </w:rPr>
        <w:t>2</w:t>
      </w:r>
      <w:r>
        <w:rPr>
          <w:rFonts w:ascii="Times New Roman" w:hAnsi="Times New Roman" w:cs="Times New Roman"/>
          <w:lang w:eastAsia="zh-CN"/>
        </w:rPr>
        <w:t>分别为渗径始末断面的水头，L为渗径长度，J=</w:t>
      </w:r>
      <w:r>
        <w:rPr>
          <w:rFonts w:ascii="Times New Roman" w:hAnsi="Times New Roman" w:cs="Times New Roman"/>
        </w:rPr>
        <w:t>Δ</w:t>
      </w:r>
      <w:r>
        <w:rPr>
          <w:rFonts w:ascii="Times New Roman" w:hAnsi="Times New Roman" w:cs="Times New Roman"/>
          <w:lang w:eastAsia="zh-CN"/>
        </w:rPr>
        <w:t>h/L为水力坡降。达西定律成立的前提是渗流处于层流状态，当雷诺数超过临界值（通常为1至10）后，水头损失与流速之间由线性关系转为非线性关系。堤防工程中堤身填土与堤基土层的渗流速度通常远小于管道流，达西定律能够满足计算精度要求。</w:t>
      </w:r>
    </w:p>
    <w:p w14:paraId="6B7C96DB">
      <w:pPr>
        <w:spacing w:after="0" w:line="360" w:lineRule="auto"/>
        <w:rPr>
          <w:lang w:eastAsia="zh-CN"/>
        </w:rPr>
      </w:pPr>
      <w:r>
        <w:rPr>
          <w:rFonts w:ascii="Times New Roman" w:hAnsi="Times New Roman" w:cs="Times New Roman"/>
          <w:lang w:eastAsia="zh-CN"/>
        </w:rPr>
        <w:t>渗流在多孔介质中流动时，对土骨架施加拖曳作用，这种作用在土力学中称为渗透力。单位体积土骨架所受的渗透力大小为：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A55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7496D93">
            <w:pPr>
              <w:spacing w:before="60" w:after="60" w:line="240" w:lineRule="auto"/>
              <w:ind w:left="0" w:right="0" w:firstLine="0"/>
              <w:jc w:val="center"/>
              <w:rPr>
                <w:rFonts w:ascii="Times New Roman" w:hAnsi="Times New Roman" w:cs="Times New Roman"/>
              </w:rPr>
            </w:pPr>
            <w:r>
              <w:rPr>
                <w:rFonts w:ascii="Times New Roman" w:hAnsi="Times New Roman" w:cs="Times New Roman"/>
              </w:rPr>
              <w:t>j = γ</w:t>
            </w:r>
            <w:r>
              <w:rPr>
                <w:rFonts w:ascii="Times New Roman" w:hAnsi="Times New Roman" w:cs="Times New Roman"/>
                <w:vertAlign w:val="subscript"/>
              </w:rPr>
              <w:t>w</w:t>
            </w:r>
            <w:r>
              <w:rPr>
                <w:rFonts w:ascii="Times New Roman" w:hAnsi="Times New Roman" w:cs="Times New Roman"/>
              </w:rPr>
              <w:t xml:space="preserve"> · J</w:t>
            </w:r>
          </w:p>
        </w:tc>
        <w:tc>
          <w:tcPr>
            <w:tcW w:w="848" w:type="dxa"/>
            <w:tcBorders>
              <w:top w:val="nil"/>
              <w:left w:val="nil"/>
              <w:bottom w:val="nil"/>
              <w:right w:val="nil"/>
            </w:tcBorders>
            <w:vAlign w:val="center"/>
          </w:tcPr>
          <w:p w14:paraId="5FBCC77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（2-3）</w:t>
            </w:r>
          </w:p>
        </w:tc>
      </w:tr>
    </w:tbl>
    <w:p w14:paraId="110DB5AB">
      <w:pPr>
        <w:spacing w:after="0" w:line="360" w:lineRule="auto"/>
        <w:rPr>
          <w:lang w:eastAsia="zh-CN"/>
        </w:rPr>
      </w:pPr>
      <w:r>
        <w:rPr>
          <w:rFonts w:ascii="Times New Roman" w:hAnsi="Times New Roman" w:cs="Times New Roman"/>
          <w:lang w:eastAsia="zh-CN"/>
        </w:rPr>
        <w:t>式中，γ</w:t>
      </w:r>
      <w:r>
        <w:rPr>
          <w:rFonts w:ascii="Times New Roman" w:hAnsi="Times New Roman" w:cs="Times New Roman"/>
          <w:vertAlign w:val="subscript"/>
          <w:lang w:eastAsia="zh-CN"/>
        </w:rPr>
        <w:t>w</w:t>
      </w:r>
      <w:r>
        <w:rPr>
          <w:rFonts w:ascii="Times New Roman" w:hAnsi="Times New Roman" w:cs="Times New Roman"/>
          <w:lang w:eastAsia="zh-CN"/>
        </w:rPr>
        <w:t>为水的重度，j的方向与渗流流线方向一致。渗透力是一种体积力，其方向与大小直接决定了土体是否会发生流土或管涌等渗透破坏。当背水侧出逸段的渗透力超过土体的有效浮重度γ′时，土颗粒将被渗流带出。根据有效应力原理，饱和土体中任一截面上的总应力由孔隙水压力与土骨架承担的有效应力两部分组成，其中只有有效应力控制着土的变形与强度。在渗流条件下，孔隙水压力随水头分布而变化，有效应力相应调整，进而影响堤坡稳定。</w:t>
      </w:r>
    </w:p>
    <w:p w14:paraId="187EE2C8">
      <w:pPr>
        <w:pStyle w:val="5"/>
      </w:pPr>
      <w:r>
        <w:rPr>
          <w:rFonts w:ascii="Times New Roman" w:hAnsi="Times New Roman"/>
        </w:rPr>
        <w:t xml:space="preserve">2.4.2 </w:t>
      </w:r>
      <w:r>
        <w:t>渗流控制方程</w:t>
      </w:r>
    </w:p>
    <w:p w14:paraId="54278E13">
      <w:pPr>
        <w:spacing w:after="0" w:line="360" w:lineRule="auto"/>
        <w:rPr>
          <w:lang w:eastAsia="zh-CN"/>
        </w:rPr>
      </w:pPr>
      <w:r>
        <w:rPr>
          <w:rFonts w:ascii="Times New Roman" w:hAnsi="Times New Roman" w:cs="Times New Roman"/>
          <w:lang w:eastAsia="zh-CN"/>
        </w:rPr>
        <w:t>将达西定律代入质量守恒方程，可推导出饱和渗流的基本微分方程。对于各向异性非均质多孔介质，三维饱和渗流控制方程为：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128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692137E">
            <w:pPr>
              <w:spacing w:before="60" w:after="60" w:line="240" w:lineRule="auto"/>
              <w:ind w:left="0" w:right="0" w:firstLine="0"/>
              <w:jc w:val="center"/>
              <w:rPr>
                <w:rFonts w:ascii="Times New Roman" w:hAnsi="Times New Roman" w:cs="Times New Roman"/>
              </w:rPr>
            </w:pPr>
            <w:r>
              <w:rPr>
                <w:rFonts w:ascii="Times New Roman" w:hAnsi="Times New Roman" w:cs="Times New Roman"/>
              </w:rPr>
              <w:t>∂/∂x (kₓₓ ∂h/∂x) + ∂/∂y (kᵧᵧ ∂h/∂y) + ∂/∂z (k_z_z ∂h/∂z) = S</w:t>
            </w:r>
            <w:r>
              <w:rPr>
                <w:rFonts w:ascii="Times New Roman" w:hAnsi="Times New Roman" w:cs="Times New Roman"/>
                <w:vertAlign w:val="subscript"/>
              </w:rPr>
              <w:t>s</w:t>
            </w:r>
            <w:r>
              <w:rPr>
                <w:rFonts w:ascii="Times New Roman" w:hAnsi="Times New Roman" w:cs="Times New Roman"/>
              </w:rPr>
              <w:t xml:space="preserve"> · ∂h/∂t</w:t>
            </w:r>
          </w:p>
        </w:tc>
        <w:tc>
          <w:tcPr>
            <w:tcW w:w="848" w:type="dxa"/>
            <w:tcBorders>
              <w:top w:val="nil"/>
              <w:left w:val="nil"/>
              <w:bottom w:val="nil"/>
              <w:right w:val="nil"/>
            </w:tcBorders>
            <w:vAlign w:val="center"/>
          </w:tcPr>
          <w:p w14:paraId="64F9767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（2-4）</w:t>
            </w:r>
          </w:p>
        </w:tc>
      </w:tr>
    </w:tbl>
    <w:p w14:paraId="1C045C48">
      <w:pPr>
        <w:spacing w:after="0" w:line="360" w:lineRule="auto"/>
        <w:rPr>
          <w:lang w:eastAsia="zh-CN"/>
        </w:rPr>
      </w:pPr>
      <w:r>
        <w:rPr>
          <w:rFonts w:ascii="Times New Roman" w:hAnsi="Times New Roman" w:cs="Times New Roman"/>
          <w:lang w:eastAsia="zh-CN"/>
        </w:rPr>
        <w:t>式中，h为总水头，k</w:t>
      </w:r>
      <w:r>
        <w:rPr>
          <w:rFonts w:ascii="Times New Roman" w:hAnsi="Times New Roman" w:cs="Times New Roman"/>
          <w:vertAlign w:val="subscript"/>
          <w:lang w:eastAsia="zh-CN"/>
        </w:rPr>
        <w:t>xx</w:t>
      </w:r>
      <w:r>
        <w:rPr>
          <w:rFonts w:ascii="Times New Roman" w:hAnsi="Times New Roman" w:cs="Times New Roman"/>
          <w:lang w:eastAsia="zh-CN"/>
        </w:rPr>
        <w:t>、k</w:t>
      </w:r>
      <w:r>
        <w:rPr>
          <w:rFonts w:ascii="Times New Roman" w:hAnsi="Times New Roman" w:cs="Times New Roman"/>
          <w:vertAlign w:val="subscript"/>
          <w:lang w:eastAsia="zh-CN"/>
        </w:rPr>
        <w:t>yy</w:t>
      </w:r>
      <w:r>
        <w:rPr>
          <w:rFonts w:ascii="Times New Roman" w:hAnsi="Times New Roman" w:cs="Times New Roman"/>
          <w:lang w:eastAsia="zh-CN"/>
        </w:rPr>
        <w:t>、k</w:t>
      </w:r>
      <w:r>
        <w:rPr>
          <w:rFonts w:ascii="Times New Roman" w:hAnsi="Times New Roman" w:cs="Times New Roman"/>
          <w:vertAlign w:val="subscript"/>
          <w:lang w:eastAsia="zh-CN"/>
        </w:rPr>
        <w:t>zz</w:t>
      </w:r>
      <w:r>
        <w:rPr>
          <w:rFonts w:ascii="Times New Roman" w:hAnsi="Times New Roman" w:cs="Times New Roman"/>
          <w:lang w:eastAsia="zh-CN"/>
        </w:rPr>
        <w:t>为三个主方向的渗透系数，S</w:t>
      </w:r>
      <w:r>
        <w:rPr>
          <w:rFonts w:ascii="Times New Roman" w:hAnsi="Times New Roman" w:cs="Times New Roman"/>
          <w:vertAlign w:val="subscript"/>
          <w:lang w:eastAsia="zh-CN"/>
        </w:rPr>
        <w:t>s</w:t>
      </w:r>
      <w:r>
        <w:rPr>
          <w:rFonts w:ascii="Times New Roman" w:hAnsi="Times New Roman" w:cs="Times New Roman"/>
          <w:lang w:eastAsia="zh-CN"/>
        </w:rPr>
        <w:t>为储水率。当渗流处于稳定状态时，方程右端项为零，退化为拉普拉斯方程；对于各向同性介质，渗透系数可从微分算子中提出。该方程的物理本质是质量守恒：渗流场内任一点的水头变化由相邻单元的水量交换决定。</w:t>
      </w:r>
    </w:p>
    <w:p w14:paraId="530D9A2D">
      <w:pPr>
        <w:spacing w:after="0" w:line="360" w:lineRule="auto"/>
        <w:rPr>
          <w:lang w:eastAsia="zh-CN"/>
        </w:rPr>
      </w:pPr>
      <w:r>
        <w:rPr>
          <w:rFonts w:ascii="Times New Roman" w:hAnsi="Times New Roman" w:cs="Times New Roman"/>
          <w:lang w:eastAsia="zh-CN"/>
        </w:rPr>
        <w:t>对于堤身填土上部非饱和区，需要采用Richards方程描述水分运动。</w:t>
      </w:r>
      <w:r>
        <w:rPr>
          <w:rFonts w:ascii="Times New Roman" w:hAnsi="Times New Roman" w:cs="Times New Roman"/>
          <w:vertAlign w:val="superscript"/>
          <w:lang w:eastAsia="zh-CN"/>
        </w:rPr>
        <w:t>Richards[75]</w:t>
      </w:r>
      <w:r>
        <w:rPr>
          <w:rFonts w:ascii="Times New Roman" w:hAnsi="Times New Roman" w:cs="Times New Roman"/>
          <w:lang w:eastAsia="zh-CN"/>
        </w:rPr>
        <w:t>将非饱和带含水率θ与渗透系数k均表示为基质吸力ψ的函数，将达西定律推广为非线性形式：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CD15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B5998D0">
            <w:pPr>
              <w:spacing w:before="60" w:after="60" w:line="240" w:lineRule="auto"/>
              <w:ind w:left="0" w:right="0" w:firstLine="0"/>
              <w:jc w:val="center"/>
              <w:rPr>
                <w:rFonts w:ascii="Times New Roman" w:hAnsi="Times New Roman" w:cs="Times New Roman"/>
              </w:rPr>
            </w:pPr>
            <w:r>
              <w:rPr>
                <w:rFonts w:ascii="Times New Roman" w:hAnsi="Times New Roman" w:cs="Times New Roman"/>
              </w:rPr>
              <w:t>∂θ(ψ)/∂t = ∇ · [k(ψ) ∇h]</w:t>
            </w:r>
          </w:p>
        </w:tc>
        <w:tc>
          <w:tcPr>
            <w:tcW w:w="848" w:type="dxa"/>
            <w:tcBorders>
              <w:top w:val="nil"/>
              <w:left w:val="nil"/>
              <w:bottom w:val="nil"/>
              <w:right w:val="nil"/>
            </w:tcBorders>
            <w:vAlign w:val="center"/>
          </w:tcPr>
          <w:p w14:paraId="286ED90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（2-5）</w:t>
            </w:r>
          </w:p>
        </w:tc>
      </w:tr>
    </w:tbl>
    <w:p w14:paraId="6CFC3603">
      <w:pPr>
        <w:spacing w:after="0" w:line="360" w:lineRule="auto"/>
        <w:rPr>
          <w:lang w:eastAsia="zh-CN"/>
        </w:rPr>
      </w:pPr>
      <w:r>
        <w:rPr>
          <w:rFonts w:ascii="Times New Roman" w:hAnsi="Times New Roman" w:cs="Times New Roman"/>
          <w:lang w:eastAsia="zh-CN"/>
        </w:rPr>
        <w:t>非饱和渗流求解的困难在于k(</w:t>
      </w:r>
      <w:r>
        <w:rPr>
          <w:rFonts w:ascii="Times New Roman" w:hAnsi="Times New Roman" w:cs="Times New Roman"/>
        </w:rPr>
        <w:t>ψ</w:t>
      </w:r>
      <w:r>
        <w:rPr>
          <w:rFonts w:ascii="Times New Roman" w:hAnsi="Times New Roman" w:cs="Times New Roman"/>
          <w:lang w:eastAsia="zh-CN"/>
        </w:rPr>
        <w:t>)与</w:t>
      </w:r>
      <w:r>
        <w:rPr>
          <w:rFonts w:ascii="Times New Roman" w:hAnsi="Times New Roman" w:cs="Times New Roman"/>
        </w:rPr>
        <w:t>θ</w:t>
      </w:r>
      <w:r>
        <w:rPr>
          <w:rFonts w:ascii="Times New Roman" w:hAnsi="Times New Roman" w:cs="Times New Roman"/>
          <w:lang w:eastAsia="zh-CN"/>
        </w:rPr>
        <w:t>(</w:t>
      </w:r>
      <w:r>
        <w:rPr>
          <w:rFonts w:ascii="Times New Roman" w:hAnsi="Times New Roman" w:cs="Times New Roman"/>
        </w:rPr>
        <w:t>ψ</w:t>
      </w:r>
      <w:r>
        <w:rPr>
          <w:rFonts w:ascii="Times New Roman" w:hAnsi="Times New Roman" w:cs="Times New Roman"/>
          <w:lang w:eastAsia="zh-CN"/>
        </w:rPr>
        <w:t>)两个本构关系需要通过土水特征曲线试验获取，而堤防工程中往往缺乏系统的试验资料。本研究在透明计算中，针对长春垸堤防二元结构的特点，重点求解饱和区渗流场，对上部非饱和区采用等效渗透系数近似处理。</w:t>
      </w:r>
    </w:p>
    <w:p w14:paraId="1F15F67E">
      <w:pPr>
        <w:pStyle w:val="5"/>
      </w:pPr>
      <w:r>
        <w:rPr>
          <w:rFonts w:ascii="Times New Roman" w:hAnsi="Times New Roman"/>
        </w:rPr>
        <w:t xml:space="preserve">2.4.3 </w:t>
      </w:r>
      <w:r>
        <w:t>定解条件与自由面求解</w:t>
      </w:r>
    </w:p>
    <w:p w14:paraId="6838B271">
      <w:pPr>
        <w:spacing w:after="0" w:line="360" w:lineRule="auto"/>
        <w:rPr>
          <w:lang w:eastAsia="zh-CN"/>
        </w:rPr>
      </w:pPr>
      <w:r>
        <w:rPr>
          <w:rFonts w:ascii="Times New Roman" w:hAnsi="Times New Roman" w:cs="Times New Roman"/>
          <w:lang w:eastAsia="zh-CN"/>
        </w:rPr>
        <w:t>渗流控制方程的求解需要给定边界条件与初始条件。第一类边界条件（Dirichlet）给定边界上的水头值，对应堤防临河堤坡的设计水位；第二类边界条件（Neumann）给定边界上的法向流量，对应不透水基底边界；第三类边界条件为渗流出逸面，其上同时满足水头等于位置水头与流量连续两个条件。对于非稳定渗流问题，还需给定初始时刻的水头分布。</w:t>
      </w:r>
    </w:p>
    <w:p w14:paraId="0E7134EB">
      <w:pPr>
        <w:spacing w:after="0" w:line="360" w:lineRule="auto"/>
        <w:rPr>
          <w:lang w:eastAsia="zh-CN"/>
        </w:rPr>
      </w:pPr>
      <w:r>
        <w:rPr>
          <w:rFonts w:ascii="Times New Roman" w:hAnsi="Times New Roman" w:cs="Times New Roman"/>
          <w:lang w:eastAsia="zh-CN"/>
        </w:rPr>
        <w:t>堤防渗流计算的核心难点在于浸润线（自由面）的确定。自由面是渗流区与非饱和区的分界面，其上孔隙水压力为大气压，即水头等于位置水头。由于自由面的位置事先未知，渗流计算域本身需要迭代调整。本研究采用自适应渗出面算法求解自由面，其迭代流程如图2-3所示。</w:t>
      </w:r>
    </w:p>
    <w:p w14:paraId="3D2558E2">
      <w:pPr>
        <w:spacing w:before="120" w:after="0" w:line="240" w:lineRule="auto"/>
        <w:ind w:firstLine="0"/>
        <w:jc w:val="center"/>
        <w:rPr>
          <w:rFonts w:ascii="Times New Roman" w:hAnsi="Times New Roman" w:cs="Times New Roman"/>
        </w:rPr>
      </w:pPr>
      <w:r>
        <w:rPr>
          <w:lang w:eastAsia="zh-CN"/>
        </w:rPr>
        <w:drawing>
          <wp:inline distT="0" distB="0" distL="0" distR="0">
            <wp:extent cx="5759450" cy="3766185"/>
            <wp:effectExtent l="0" t="0" r="0" b="571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6"/>
                    <a:stretch>
                      <a:fillRect/>
                    </a:stretch>
                  </pic:blipFill>
                  <pic:spPr>
                    <a:xfrm>
                      <a:off x="0" y="0"/>
                      <a:ext cx="5759450" cy="3766185"/>
                    </a:xfrm>
                    <a:prstGeom prst="rect">
                      <a:avLst/>
                    </a:prstGeom>
                  </pic:spPr>
                </pic:pic>
              </a:graphicData>
            </a:graphic>
          </wp:inline>
        </w:drawing>
      </w:r>
    </w:p>
    <w:p w14:paraId="15B762F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图2-3　自由面自适应迭代求解流程</w:t>
      </w:r>
    </w:p>
    <w:p w14:paraId="2398EA3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2-3 Adaptive iterative solution procedure for the free surface</w:t>
      </w:r>
    </w:p>
    <w:p w14:paraId="45AF015D">
      <w:pPr>
        <w:spacing w:after="0" w:line="360" w:lineRule="auto"/>
        <w:rPr>
          <w:lang w:eastAsia="zh-CN"/>
        </w:rPr>
      </w:pPr>
      <w:r>
        <w:rPr>
          <w:rFonts w:ascii="Times New Roman" w:hAnsi="Times New Roman" w:cs="Times New Roman"/>
          <w:lang w:eastAsia="zh-CN"/>
        </w:rPr>
        <w:t>该方法首先假定一个初始渗流计算域，求解水头场后检查背水侧边界上水头是否大于位置水头：若大于则该段为渗出段，将其水头约束为位置水头；若小于则该段为干燥段，将其改为零流量边界。如此迭代直至自由面位置变化小于设定阈值。这一方法的优点是不需要用户预先指定自由面位置，迭代过程自动完成，适合嵌入透明计算的自动化流程。</w:t>
      </w:r>
    </w:p>
    <w:p w14:paraId="0AB67398">
      <w:pPr>
        <w:pStyle w:val="4"/>
      </w:pPr>
      <w:r>
        <w:rPr>
          <w:rFonts w:ascii="Times New Roman" w:hAnsi="Times New Roman"/>
        </w:rPr>
        <w:t xml:space="preserve">2.5 </w:t>
      </w:r>
      <w:r>
        <w:t>基于深度学习的堤防病害识别理论</w:t>
      </w:r>
      <w:r>
        <w:rPr>
          <w:rFonts w:hint="eastAsia"/>
          <w:highlight w:val="yellow"/>
          <w:lang w:eastAsia="zh-CN"/>
        </w:rPr>
        <w:t>（</w:t>
      </w:r>
      <w:r>
        <w:rPr>
          <w:rFonts w:hint="eastAsia"/>
          <w:highlight w:val="yellow"/>
          <w:lang w:val="en-US" w:eastAsia="zh-CN"/>
        </w:rPr>
        <w:t>刘子牛核实</w:t>
      </w:r>
      <w:r>
        <w:rPr>
          <w:rFonts w:hint="eastAsia"/>
          <w:highlight w:val="yellow"/>
          <w:lang w:eastAsia="zh-CN"/>
        </w:rPr>
        <w:t>）</w:t>
      </w:r>
    </w:p>
    <w:p w14:paraId="1D45CD3B">
      <w:pPr>
        <w:pStyle w:val="5"/>
      </w:pPr>
      <w:r>
        <w:rPr>
          <w:rFonts w:ascii="Times New Roman" w:hAnsi="Times New Roman"/>
        </w:rPr>
        <w:t xml:space="preserve">2.5.1 </w:t>
      </w:r>
      <w:r>
        <w:t>红外热成像渗漏探测物理机理</w:t>
      </w:r>
    </w:p>
    <w:p w14:paraId="38A40791">
      <w:pPr>
        <w:spacing w:after="0" w:line="360" w:lineRule="auto"/>
        <w:rPr>
          <w:lang w:eastAsia="zh-CN"/>
        </w:rPr>
      </w:pPr>
      <w:r>
        <w:rPr>
          <w:rFonts w:ascii="Times New Roman" w:hAnsi="Times New Roman" w:cs="Times New Roman"/>
          <w:lang w:eastAsia="zh-CN"/>
        </w:rPr>
        <w:t>红外热成像探测堤防渗漏的物理基础在于不同介质表面温度与热红外辐射的差异。根据普朗克黑体辐射定律，物体的辐射出射度与其绝对温度的四次方成正比，实际物体的辐射强度需乘以发射率</w:t>
      </w:r>
      <w:r>
        <w:rPr>
          <w:rFonts w:ascii="Times New Roman" w:hAnsi="Times New Roman" w:cs="Times New Roman"/>
        </w:rPr>
        <w:t>ε</w:t>
      </w:r>
      <w:r>
        <w:rPr>
          <w:rFonts w:ascii="Times New Roman" w:hAnsi="Times New Roman" w:cs="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F28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02AB38F">
            <w:pPr>
              <w:spacing w:before="60" w:after="60" w:line="240" w:lineRule="auto"/>
              <w:ind w:left="0" w:right="0" w:firstLine="0"/>
              <w:jc w:val="center"/>
              <w:rPr>
                <w:rFonts w:ascii="Times New Roman" w:hAnsi="Times New Roman" w:cs="Times New Roman"/>
              </w:rPr>
            </w:pPr>
            <w:r>
              <w:rPr>
                <w:rFonts w:ascii="Times New Roman" w:hAnsi="Times New Roman" w:cs="Times New Roman"/>
              </w:rPr>
              <w:t>M = ε · σ · T⁴</w:t>
            </w:r>
          </w:p>
        </w:tc>
        <w:tc>
          <w:tcPr>
            <w:tcW w:w="848" w:type="dxa"/>
            <w:tcBorders>
              <w:top w:val="nil"/>
              <w:left w:val="nil"/>
              <w:bottom w:val="nil"/>
              <w:right w:val="nil"/>
            </w:tcBorders>
            <w:vAlign w:val="center"/>
          </w:tcPr>
          <w:p w14:paraId="310597E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（2-6）</w:t>
            </w:r>
          </w:p>
        </w:tc>
      </w:tr>
    </w:tbl>
    <w:p w14:paraId="1C9DD1E4">
      <w:pPr>
        <w:spacing w:after="0" w:line="360" w:lineRule="auto"/>
        <w:rPr>
          <w:lang w:eastAsia="zh-CN"/>
        </w:rPr>
      </w:pPr>
      <w:r>
        <w:rPr>
          <w:rFonts w:ascii="Times New Roman" w:hAnsi="Times New Roman" w:cs="Times New Roman"/>
          <w:lang w:eastAsia="zh-CN"/>
        </w:rPr>
        <w:t>式中，</w:t>
      </w:r>
      <w:r>
        <w:rPr>
          <w:rFonts w:ascii="Times New Roman" w:hAnsi="Times New Roman" w:cs="Times New Roman"/>
        </w:rPr>
        <w:t>σ</w:t>
      </w:r>
      <w:r>
        <w:rPr>
          <w:rFonts w:ascii="Times New Roman" w:hAnsi="Times New Roman" w:cs="Times New Roman"/>
          <w:lang w:eastAsia="zh-CN"/>
        </w:rPr>
        <w:t>为斯特藩-玻尔兹曼常数（5.67×10⁻⁸ W/(m²·K⁴)），T为绝对温度（K）。水的发射率约为0.95，裸土约为0.90至0.98。当堤后存在渗漏出逸时，渗出的河水携带热量进入堤后浅表层，使局部地表温度与周围干燥土体形成差异。在昼夜温差与太阳辐射的共同作用下，这种温度差异在红外热像图上表现为局部异常亮斑或色带。</w:t>
      </w:r>
    </w:p>
    <w:p w14:paraId="0593AFE6">
      <w:pPr>
        <w:spacing w:after="0" w:line="360" w:lineRule="auto"/>
        <w:rPr>
          <w:lang w:eastAsia="zh-CN"/>
        </w:rPr>
      </w:pPr>
      <w:r>
        <w:rPr>
          <w:rFonts w:ascii="Times New Roman" w:hAnsi="Times New Roman" w:cs="Times New Roman"/>
          <w:lang w:eastAsia="zh-CN"/>
        </w:rPr>
        <w:t xml:space="preserve">3至5 </w:t>
      </w:r>
      <w:r>
        <w:rPr>
          <w:rFonts w:ascii="Times New Roman" w:hAnsi="Times New Roman" w:cs="Times New Roman"/>
        </w:rPr>
        <w:t>μ</w:t>
      </w:r>
      <w:r>
        <w:rPr>
          <w:rFonts w:ascii="Times New Roman" w:hAnsi="Times New Roman" w:cs="Times New Roman"/>
          <w:lang w:eastAsia="zh-CN"/>
        </w:rPr>
        <w:t xml:space="preserve">m与8至14 </w:t>
      </w:r>
      <w:r>
        <w:rPr>
          <w:rFonts w:ascii="Times New Roman" w:hAnsi="Times New Roman" w:cs="Times New Roman"/>
        </w:rPr>
        <w:t>μ</w:t>
      </w:r>
      <w:r>
        <w:rPr>
          <w:rFonts w:ascii="Times New Roman" w:hAnsi="Times New Roman" w:cs="Times New Roman"/>
          <w:lang w:eastAsia="zh-CN"/>
        </w:rPr>
        <w:t xml:space="preserve">m是大气对红外辐射吸收较弱的两个窗口，机载红外热像仪通常工作在8至14 </w:t>
      </w:r>
      <w:r>
        <w:rPr>
          <w:rFonts w:ascii="Times New Roman" w:hAnsi="Times New Roman" w:cs="Times New Roman"/>
        </w:rPr>
        <w:t>μ</w:t>
      </w:r>
      <w:r>
        <w:rPr>
          <w:rFonts w:ascii="Times New Roman" w:hAnsi="Times New Roman" w:cs="Times New Roman"/>
          <w:lang w:eastAsia="zh-CN"/>
        </w:rPr>
        <w:t>m长波波段。本研究选用的大疆禅思H20T红外镜头即工作于该波段，噪声等效温差（NETD）不超过50 mK，能够分辨0.05℃量级的表面温度差异。探测时段选择对成像效果影响显著：白天受太阳辐射与植被蒸腾影响，干燥土体与渗水区域的温度对比往往被掩盖；夜间无太阳辐射干扰，土体向外长波辐射降温，而渗水区域因水体热容量大降温较慢，温度对比最为清晰，因此夜间飞行是推荐的巡检时段。</w:t>
      </w:r>
    </w:p>
    <w:p w14:paraId="380C11DD">
      <w:pPr>
        <w:pStyle w:val="5"/>
      </w:pPr>
      <w:r>
        <w:rPr>
          <w:rFonts w:ascii="Times New Roman" w:hAnsi="Times New Roman"/>
        </w:rPr>
        <w:t>2.5.2 YOLO</w:t>
      </w:r>
      <w:r>
        <w:t>目标检测基本原理</w:t>
      </w:r>
    </w:p>
    <w:p w14:paraId="2B5B1C6E">
      <w:pPr>
        <w:spacing w:after="0" w:line="360" w:lineRule="auto"/>
      </w:pPr>
      <w:r>
        <w:rPr>
          <w:rFonts w:ascii="Times New Roman" w:hAnsi="Times New Roman" w:cs="Times New Roman"/>
          <w:lang w:eastAsia="zh-CN"/>
        </w:rPr>
        <w:t>YOLO系列算法由Redmon等</w:t>
      </w:r>
      <w:r>
        <w:rPr>
          <w:rFonts w:ascii="Times New Roman" w:hAnsi="Times New Roman" w:cs="Times New Roman"/>
          <w:vertAlign w:val="superscript"/>
          <w:lang w:eastAsia="zh-CN"/>
        </w:rPr>
        <w:t>[125]</w:t>
      </w:r>
      <w:r>
        <w:rPr>
          <w:rFonts w:ascii="Times New Roman" w:hAnsi="Times New Roman" w:cs="Times New Roman"/>
          <w:lang w:eastAsia="zh-CN"/>
        </w:rPr>
        <w:t>于2016年提出，其核心思想是将目标检测视为回归问题，通过单个卷积神经网络从输入图像直接预测边界框坐标与类别概率。端到端的单阶段设计使YOLO在推理速度上显著优于两阶段方法，适合无人机巡检这类需要实时处理的场景。</w:t>
      </w:r>
      <w:r>
        <w:rPr>
          <w:rFonts w:ascii="Times New Roman" w:hAnsi="Times New Roman" w:cs="Times New Roman"/>
          <w:vertAlign w:val="superscript"/>
        </w:rPr>
        <w:t>YOLOv8[126]</w:t>
      </w:r>
      <w:r>
        <w:rPr>
          <w:rFonts w:ascii="Times New Roman" w:hAnsi="Times New Roman" w:cs="Times New Roman"/>
        </w:rPr>
        <w:t>采用无锚框（Anchor-Free）设计，由骨干网络Backbone、颈部网络Neck与解耦检测头Head三部分组成，其整体结构如图2-4所示。</w:t>
      </w:r>
    </w:p>
    <w:p w14:paraId="0AC7CD42">
      <w:pPr>
        <w:spacing w:before="120" w:after="0" w:line="240" w:lineRule="auto"/>
        <w:ind w:firstLine="0"/>
        <w:jc w:val="center"/>
        <w:rPr>
          <w:rFonts w:ascii="Times New Roman" w:hAnsi="Times New Roman" w:cs="Times New Roman"/>
        </w:rPr>
      </w:pPr>
      <w:r>
        <w:rPr>
          <w:lang w:eastAsia="zh-CN"/>
        </w:rPr>
        <w:drawing>
          <wp:inline distT="0" distB="0" distL="0" distR="0">
            <wp:extent cx="5759450" cy="1147445"/>
            <wp:effectExtent l="0" t="0" r="0" b="0"/>
            <wp:docPr id="10" name="图片 75127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51271246"/>
                    <pic:cNvPicPr>
                      <a:picLocks noChangeAspect="1"/>
                    </pic:cNvPicPr>
                  </pic:nvPicPr>
                  <pic:blipFill>
                    <a:blip r:embed="rId47"/>
                    <a:stretch>
                      <a:fillRect/>
                    </a:stretch>
                  </pic:blipFill>
                  <pic:spPr>
                    <a:xfrm>
                      <a:off x="0" y="0"/>
                      <a:ext cx="5759450" cy="1147445"/>
                    </a:xfrm>
                    <a:prstGeom prst="rect">
                      <a:avLst/>
                    </a:prstGeom>
                  </pic:spPr>
                </pic:pic>
              </a:graphicData>
            </a:graphic>
          </wp:inline>
        </w:drawing>
      </w:r>
    </w:p>
    <w:p w14:paraId="15838FD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图2-4　YOLOv8结合CBAM注意力模块的检测框架</w:t>
      </w:r>
    </w:p>
    <w:p w14:paraId="350AAF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2-4 Detection framework of YOLOv8 combined with the CBAM attention module</w:t>
      </w:r>
    </w:p>
    <w:p w14:paraId="39D19B9F">
      <w:pPr>
        <w:spacing w:after="0" w:line="360" w:lineRule="auto"/>
        <w:rPr>
          <w:lang w:eastAsia="zh-CN"/>
        </w:rPr>
      </w:pPr>
      <w:r>
        <w:rPr>
          <w:rFonts w:ascii="Times New Roman" w:hAnsi="Times New Roman" w:cs="Times New Roman"/>
          <w:lang w:eastAsia="zh-CN"/>
        </w:rPr>
        <w:t>Backbone采用CSPDarknet结构，通过跨阶段局部连接减少梯度消失并降低计算量；Neck采用PANet双向特征融合路径，将浅层高分辨率特征与深层高语义特征进行拼接；Head将分类与回归任务解耦为两个并行分支，分类分支输出目标置信度，回归分支输出边界框坐标分布。与早期版本相比，YOLOv8在小目标检测精度与推理速度之间取得了更好的平衡。</w:t>
      </w:r>
    </w:p>
    <w:p w14:paraId="1095815E">
      <w:pPr>
        <w:pStyle w:val="5"/>
      </w:pPr>
      <w:r>
        <w:rPr>
          <w:rFonts w:ascii="Times New Roman" w:hAnsi="Times New Roman"/>
        </w:rPr>
        <w:t xml:space="preserve">2.5.3 </w:t>
      </w:r>
      <w:r>
        <w:t>注意力机制与小目标检测增强</w:t>
      </w:r>
    </w:p>
    <w:p w14:paraId="5959D8D9">
      <w:pPr>
        <w:spacing w:after="0" w:line="360" w:lineRule="auto"/>
        <w:rPr>
          <w:lang w:eastAsia="zh-CN"/>
        </w:rPr>
      </w:pPr>
      <w:r>
        <w:rPr>
          <w:rFonts w:ascii="Times New Roman" w:hAnsi="Times New Roman" w:cs="Times New Roman"/>
          <w:lang w:eastAsia="zh-CN"/>
        </w:rPr>
        <w:t>堤防红外图像中的管涌渗漏目标具有尺寸小、温度对比弱、背景干扰多的特点。为提升模型对小目标的感知能力，本研究在YOLOv8骨干网络中嵌入卷积块注意力模块（CBAM）。CBAM由Woo等</w:t>
      </w:r>
      <w:r>
        <w:rPr>
          <w:rFonts w:ascii="Times New Roman" w:hAnsi="Times New Roman" w:cs="Times New Roman"/>
          <w:vertAlign w:val="superscript"/>
          <w:lang w:eastAsia="zh-CN"/>
        </w:rPr>
        <w:t>[130]</w:t>
      </w:r>
      <w:r>
        <w:rPr>
          <w:rFonts w:ascii="Times New Roman" w:hAnsi="Times New Roman" w:cs="Times New Roman"/>
          <w:lang w:eastAsia="zh-CN"/>
        </w:rPr>
        <w:t>提出，包含通道注意力与空间注意力两个串行子模块：通道注意力对特征图的各通道进行加权，使模型关注与温度异常相关的特征通道；空间注意力对特征图的空间位置进行加权，使模型关注渗漏区域所在的空间位置。两个模块串联后，特征图同时在通道与空间维度上获得自适应增强，对微弱温度异常的响应灵敏度显著提高。</w:t>
      </w:r>
    </w:p>
    <w:p w14:paraId="36AE250F">
      <w:pPr>
        <w:spacing w:after="0" w:line="360" w:lineRule="auto"/>
        <w:rPr>
          <w:lang w:eastAsia="zh-CN"/>
        </w:rPr>
      </w:pPr>
      <w:r>
        <w:rPr>
          <w:rFonts w:ascii="Times New Roman" w:hAnsi="Times New Roman" w:cs="Times New Roman"/>
          <w:lang w:eastAsia="zh-CN"/>
        </w:rPr>
        <w:t>除注意力机制外，针对堤防渗漏红外数据集样本量有限的问题，本研究还采用混合数据增强策略，包括随机水平翻转、亮度与对比度扰动、噪声注入以及Mosaic多图拼接，在不改变渗漏物理特征的前提下扩充训练样本多样性。上述模型改进与训练策略的具体实现及对比实验在第5章中给出。</w:t>
      </w:r>
    </w:p>
    <w:p w14:paraId="2A03E30D">
      <w:pPr>
        <w:pStyle w:val="4"/>
      </w:pPr>
      <w:r>
        <w:rPr>
          <w:rFonts w:ascii="Times New Roman" w:hAnsi="Times New Roman"/>
        </w:rPr>
        <w:t xml:space="preserve">2.6 </w:t>
      </w:r>
      <w:r>
        <w:t>堤防渗流安全多指标融合评价理论</w:t>
      </w:r>
      <w:r>
        <w:rPr>
          <w:rFonts w:hint="eastAsia"/>
          <w:highlight w:val="yellow"/>
          <w:lang w:eastAsia="zh-CN"/>
        </w:rPr>
        <w:t>（</w:t>
      </w:r>
      <w:r>
        <w:rPr>
          <w:rFonts w:hint="eastAsia"/>
          <w:highlight w:val="yellow"/>
          <w:lang w:val="en-US" w:eastAsia="zh-CN"/>
        </w:rPr>
        <w:t>刘子牛核实</w:t>
      </w:r>
      <w:r>
        <w:rPr>
          <w:rFonts w:hint="eastAsia"/>
          <w:highlight w:val="yellow"/>
          <w:lang w:eastAsia="zh-CN"/>
        </w:rPr>
        <w:t>）</w:t>
      </w:r>
    </w:p>
    <w:p w14:paraId="48307218">
      <w:pPr>
        <w:pStyle w:val="5"/>
      </w:pPr>
      <w:r>
        <w:rPr>
          <w:rFonts w:ascii="Times New Roman" w:hAnsi="Times New Roman"/>
        </w:rPr>
        <w:t xml:space="preserve">2.6.1 </w:t>
      </w:r>
      <w:r>
        <w:t>渗透破坏类型与临界水力比降</w:t>
      </w:r>
    </w:p>
    <w:p w14:paraId="30612805">
      <w:pPr>
        <w:spacing w:after="0" w:line="360" w:lineRule="auto"/>
        <w:rPr>
          <w:lang w:eastAsia="zh-CN"/>
        </w:rPr>
      </w:pPr>
      <w:r>
        <w:rPr>
          <w:rFonts w:ascii="Times New Roman" w:hAnsi="Times New Roman" w:cs="Times New Roman"/>
          <w:lang w:eastAsia="zh-CN"/>
        </w:rPr>
        <w:t>堤防渗流破坏主要表现为流土、管涌与接触冲刷三种形式。流土发生在背水侧渗流出逸段，当向上渗透力超过土体有效浮重度时，局部土体整体被抬起或浮动，通常发生在均匀砂土或粉土地基中，具有突发性。管涌则是细颗粒在粗颗粒骨架的孔隙通道中被渗流逐步带走，形成集中渗漏通道，往往先出现点状冒水冒砂，再逐渐发展为贯通堤身的渗流通道，具有渐进性。接触冲刷发生在堤身填土与堤基透水层、或穿堤建筑物与土体的接触面处。</w:t>
      </w:r>
    </w:p>
    <w:p w14:paraId="16629F9F">
      <w:pPr>
        <w:spacing w:after="0" w:line="360" w:lineRule="auto"/>
        <w:rPr>
          <w:lang w:eastAsia="zh-CN"/>
        </w:rPr>
      </w:pPr>
      <w:r>
        <w:rPr>
          <w:rFonts w:ascii="Times New Roman" w:hAnsi="Times New Roman" w:cs="Times New Roman"/>
          <w:lang w:eastAsia="zh-CN"/>
        </w:rPr>
        <w:t>判别渗透破坏可能性的核心指标是实际水力比降J与临界水力比降J</w:t>
      </w:r>
      <w:r>
        <w:rPr>
          <w:rFonts w:ascii="Times New Roman" w:hAnsi="Times New Roman" w:cs="Times New Roman"/>
          <w:vertAlign w:val="subscript"/>
          <w:lang w:eastAsia="zh-CN"/>
        </w:rPr>
        <w:t>cr</w:t>
      </w:r>
      <w:r>
        <w:rPr>
          <w:rFonts w:ascii="Times New Roman" w:hAnsi="Times New Roman" w:cs="Times New Roman"/>
          <w:lang w:eastAsia="zh-CN"/>
        </w:rPr>
        <w:t>的比值。根据太沙基公式，均匀砂土的临界水力比降可近似估算为：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5FD8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986645B">
            <w:pPr>
              <w:spacing w:before="60" w:after="60" w:line="240" w:lineRule="auto"/>
              <w:ind w:left="0" w:right="0" w:firstLine="0"/>
              <w:jc w:val="center"/>
              <w:rPr>
                <w:rFonts w:ascii="Times New Roman" w:hAnsi="Times New Roman" w:cs="Times New Roman"/>
              </w:rPr>
            </w:pPr>
            <w:r>
              <w:rPr>
                <w:rFonts w:ascii="Times New Roman" w:hAnsi="Times New Roman" w:cs="Times New Roman"/>
              </w:rPr>
              <w:t>J</w:t>
            </w:r>
            <w:r>
              <w:rPr>
                <w:rFonts w:ascii="Times New Roman" w:hAnsi="Times New Roman" w:cs="Times New Roman"/>
                <w:vertAlign w:val="subscript"/>
              </w:rPr>
              <w:t>cr</w:t>
            </w:r>
            <w:r>
              <w:rPr>
                <w:rFonts w:ascii="Times New Roman" w:hAnsi="Times New Roman" w:cs="Times New Roman"/>
              </w:rPr>
              <w:t xml:space="preserve"> = (G</w:t>
            </w:r>
            <w:r>
              <w:rPr>
                <w:rFonts w:ascii="Times New Roman" w:hAnsi="Times New Roman" w:cs="Times New Roman"/>
                <w:vertAlign w:val="subscript"/>
              </w:rPr>
              <w:t>s</w:t>
            </w:r>
            <w:r>
              <w:rPr>
                <w:rFonts w:ascii="Times New Roman" w:hAnsi="Times New Roman" w:cs="Times New Roman"/>
              </w:rPr>
              <w:t xml:space="preserve"> - 1) / (1 + n)</w:t>
            </w:r>
          </w:p>
        </w:tc>
        <w:tc>
          <w:tcPr>
            <w:tcW w:w="848" w:type="dxa"/>
            <w:tcBorders>
              <w:top w:val="nil"/>
              <w:left w:val="nil"/>
              <w:bottom w:val="nil"/>
              <w:right w:val="nil"/>
            </w:tcBorders>
            <w:vAlign w:val="center"/>
          </w:tcPr>
          <w:p w14:paraId="6351738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（2-7）</w:t>
            </w:r>
          </w:p>
        </w:tc>
      </w:tr>
    </w:tbl>
    <w:p w14:paraId="54120984">
      <w:pPr>
        <w:spacing w:after="0" w:line="360" w:lineRule="auto"/>
        <w:rPr>
          <w:lang w:eastAsia="zh-CN"/>
        </w:rPr>
      </w:pPr>
      <w:r>
        <w:rPr>
          <w:rFonts w:ascii="Times New Roman" w:hAnsi="Times New Roman" w:cs="Times New Roman"/>
          <w:lang w:eastAsia="zh-CN"/>
        </w:rPr>
        <w:t>式中，G</w:t>
      </w:r>
      <w:r>
        <w:rPr>
          <w:rFonts w:ascii="Times New Roman" w:hAnsi="Times New Roman" w:cs="Times New Roman"/>
          <w:vertAlign w:val="subscript"/>
          <w:lang w:eastAsia="zh-CN"/>
        </w:rPr>
        <w:t>s</w:t>
      </w:r>
      <w:r>
        <w:rPr>
          <w:rFonts w:ascii="Times New Roman" w:hAnsi="Times New Roman" w:cs="Times New Roman"/>
          <w:lang w:eastAsia="zh-CN"/>
        </w:rPr>
        <w:t>为土粒比重，n为孔隙率。当J/J</w:t>
      </w:r>
      <w:r>
        <w:rPr>
          <w:rFonts w:ascii="Times New Roman" w:hAnsi="Times New Roman" w:cs="Times New Roman"/>
          <w:vertAlign w:val="subscript"/>
          <w:lang w:eastAsia="zh-CN"/>
        </w:rPr>
        <w:t>cr</w:t>
      </w:r>
      <w:r>
        <w:rPr>
          <w:rFonts w:ascii="Times New Roman" w:hAnsi="Times New Roman" w:cs="Times New Roman"/>
          <w:lang w:eastAsia="zh-CN"/>
        </w:rPr>
        <w:t>小于某一下限时认为渗流稳定，介于上下限之间时认为存在风险，超过上限则认为可能发生渗透破坏。这一比值是透明评价中渗流安全维度的核心量化指标，直接来自透明计算的输出。</w:t>
      </w:r>
    </w:p>
    <w:p w14:paraId="28720A41">
      <w:pPr>
        <w:pStyle w:val="5"/>
      </w:pPr>
      <w:r>
        <w:rPr>
          <w:rFonts w:ascii="Times New Roman" w:hAnsi="Times New Roman"/>
        </w:rPr>
        <w:t xml:space="preserve">2.6.2 </w:t>
      </w:r>
      <w:r>
        <w:t>指标体系与组合赋权方法</w:t>
      </w:r>
    </w:p>
    <w:p w14:paraId="1B95DFBB">
      <w:pPr>
        <w:spacing w:after="0" w:line="360" w:lineRule="auto"/>
        <w:rPr>
          <w:lang w:eastAsia="zh-CN"/>
        </w:rPr>
      </w:pPr>
      <w:r>
        <w:rPr>
          <w:rFonts w:ascii="Times New Roman" w:hAnsi="Times New Roman" w:cs="Times New Roman"/>
          <w:lang w:eastAsia="zh-CN"/>
        </w:rPr>
        <w:t>堤防渗流安全评价不能仅依据单一水力比降指标，还需综合考虑堤身填筑质量、堤基工程地质条件、排水设施有效性、穿堤建筑物结合部状态以及现场巡检发现的病害情况。本研究依据《堤防工程安全评价导则》（SL/Z 679-2015）</w:t>
      </w:r>
      <w:r>
        <w:rPr>
          <w:rFonts w:ascii="Times New Roman" w:hAnsi="Times New Roman" w:cs="Times New Roman"/>
          <w:vertAlign w:val="superscript"/>
          <w:lang w:eastAsia="zh-CN"/>
        </w:rPr>
        <w:t>[173]</w:t>
      </w:r>
      <w:r>
        <w:rPr>
          <w:rFonts w:ascii="Times New Roman" w:hAnsi="Times New Roman" w:cs="Times New Roman"/>
          <w:lang w:eastAsia="zh-CN"/>
        </w:rPr>
        <w:t>与《堤防工程设计规范》（GB 50286-2013）</w:t>
      </w:r>
      <w:r>
        <w:rPr>
          <w:rFonts w:ascii="Times New Roman" w:hAnsi="Times New Roman" w:cs="Times New Roman"/>
          <w:vertAlign w:val="superscript"/>
          <w:lang w:eastAsia="zh-CN"/>
        </w:rPr>
        <w:t>[175]</w:t>
      </w:r>
      <w:r>
        <w:rPr>
          <w:rFonts w:ascii="Times New Roman" w:hAnsi="Times New Roman" w:cs="Times New Roman"/>
          <w:lang w:eastAsia="zh-CN"/>
        </w:rPr>
        <w:t>，构建覆盖工程质量、运行管理、防洪安全、渗流安全与结构安全五个准则层的三级递阶指标体系。</w:t>
      </w:r>
    </w:p>
    <w:p w14:paraId="291C59EC">
      <w:pPr>
        <w:spacing w:after="0" w:line="360" w:lineRule="auto"/>
      </w:pPr>
      <w:r>
        <w:rPr>
          <w:rFonts w:ascii="Times New Roman" w:hAnsi="Times New Roman" w:cs="Times New Roman"/>
          <w:lang w:eastAsia="zh-CN"/>
        </w:rPr>
        <w:t>各指标权重的确定采用主观赋权与客观赋权相结合的组合赋权方法。主观赋权采用层次分析法（AHP），由领域专家根据各指标对堤防渗流安全的相对重要性给出两两判断矩阵，经一致性检验后得到主观权重w</w:t>
      </w:r>
      <w:r>
        <w:rPr>
          <w:rFonts w:ascii="Times New Roman" w:hAnsi="Times New Roman" w:cs="Times New Roman"/>
          <w:vertAlign w:val="subscript"/>
          <w:lang w:eastAsia="zh-CN"/>
        </w:rPr>
        <w:t>1j</w:t>
      </w:r>
      <w:r>
        <w:rPr>
          <w:rFonts w:ascii="Times New Roman" w:hAnsi="Times New Roman" w:cs="Times New Roman"/>
          <w:lang w:eastAsia="zh-CN"/>
        </w:rPr>
        <w:t>；客观赋权采用熵权法，根据各指标实测数据的离散程度计算信息熵并反推权重w</w:t>
      </w:r>
      <w:r>
        <w:rPr>
          <w:rFonts w:ascii="Times New Roman" w:hAnsi="Times New Roman" w:cs="Times New Roman"/>
          <w:vertAlign w:val="subscript"/>
          <w:lang w:eastAsia="zh-CN"/>
        </w:rPr>
        <w:t>2j</w:t>
      </w:r>
      <w:r>
        <w:rPr>
          <w:rFonts w:ascii="Times New Roman" w:hAnsi="Times New Roman" w:cs="Times New Roman"/>
          <w:lang w:eastAsia="zh-CN"/>
        </w:rPr>
        <w:t>。</w:t>
      </w:r>
      <w:r>
        <w:rPr>
          <w:rFonts w:ascii="Times New Roman" w:hAnsi="Times New Roman" w:cs="Times New Roman"/>
        </w:rPr>
        <w:t>最终组合权重取两类权重的加权平均：</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F299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6EB93E2">
            <w:pPr>
              <w:spacing w:before="60" w:after="60" w:line="240" w:lineRule="auto"/>
              <w:ind w:left="0" w:right="0" w:firstLine="0"/>
              <w:jc w:val="center"/>
              <w:rPr>
                <w:rFonts w:ascii="Times New Roman" w:hAnsi="Times New Roman" w:cs="Times New Roman"/>
              </w:rPr>
            </w:pPr>
            <w:r>
              <w:rPr>
                <w:rFonts w:ascii="Times New Roman" w:hAnsi="Times New Roman" w:cs="Times New Roman"/>
              </w:rPr>
              <w:t>wⱼ = α · w₁ⱼ + (1-α) · w₂ⱼ</w:t>
            </w:r>
          </w:p>
        </w:tc>
        <w:tc>
          <w:tcPr>
            <w:tcW w:w="848" w:type="dxa"/>
            <w:tcBorders>
              <w:top w:val="nil"/>
              <w:left w:val="nil"/>
              <w:bottom w:val="nil"/>
              <w:right w:val="nil"/>
            </w:tcBorders>
            <w:vAlign w:val="center"/>
          </w:tcPr>
          <w:p w14:paraId="4009147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（2-8）</w:t>
            </w:r>
          </w:p>
        </w:tc>
      </w:tr>
    </w:tbl>
    <w:p w14:paraId="706058BE">
      <w:pPr>
        <w:spacing w:after="0" w:line="360" w:lineRule="auto"/>
        <w:rPr>
          <w:lang w:eastAsia="zh-CN"/>
        </w:rPr>
      </w:pPr>
      <w:r>
        <w:rPr>
          <w:rFonts w:ascii="Times New Roman" w:hAnsi="Times New Roman" w:cs="Times New Roman"/>
          <w:lang w:eastAsia="zh-CN"/>
        </w:rPr>
        <w:t>式中，</w:t>
      </w:r>
      <w:r>
        <w:rPr>
          <w:rFonts w:ascii="Times New Roman" w:hAnsi="Times New Roman" w:cs="Times New Roman"/>
        </w:rPr>
        <w:t>α</w:t>
      </w:r>
      <w:r>
        <w:rPr>
          <w:rFonts w:ascii="Times New Roman" w:hAnsi="Times New Roman" w:cs="Times New Roman"/>
          <w:lang w:eastAsia="zh-CN"/>
        </w:rPr>
        <w:t>为主观权重偏好系数，本研究取0.5。这一处理既保留专家经验对关键指标的判断，又利用实测数据修正主观偏差。</w:t>
      </w:r>
    </w:p>
    <w:p w14:paraId="1DAACDEB">
      <w:pPr>
        <w:pStyle w:val="5"/>
      </w:pPr>
      <w:r>
        <w:rPr>
          <w:rFonts w:ascii="Times New Roman" w:hAnsi="Times New Roman"/>
        </w:rPr>
        <w:t xml:space="preserve">2.6.3 </w:t>
      </w:r>
      <w:r>
        <w:t>失效模式关联与动态安全评价</w:t>
      </w:r>
    </w:p>
    <w:p w14:paraId="1341323E">
      <w:pPr>
        <w:spacing w:after="0" w:line="360" w:lineRule="auto"/>
        <w:rPr>
          <w:lang w:eastAsia="zh-CN"/>
        </w:rPr>
      </w:pPr>
      <w:r>
        <w:rPr>
          <w:rFonts w:ascii="Times New Roman" w:hAnsi="Times New Roman" w:cs="Times New Roman"/>
          <w:lang w:eastAsia="zh-CN"/>
        </w:rPr>
        <w:t>综合得分容易掩盖局部关键风险，因为堤防失效通常由多个不利因素在特定水位与地质条件下共同触发。为此，本研究在指标体系之上建立面向失效模式的关联分析框架，将评价指标归集到漫顶失效、渗流破坏、边坡失稳、冲刷破坏与穿堤建筑物失效五类物理风险模式中，以关联强度系数r</w:t>
      </w:r>
      <w:r>
        <w:rPr>
          <w:rFonts w:ascii="Times New Roman" w:hAnsi="Times New Roman" w:cs="Times New Roman"/>
          <w:vertAlign w:val="subscript"/>
          <w:lang w:eastAsia="zh-CN"/>
        </w:rPr>
        <w:t>im</w:t>
      </w:r>
      <w:r>
        <w:rPr>
          <w:rFonts w:ascii="Times New Roman" w:hAnsi="Times New Roman" w:cs="Times New Roman"/>
          <w:lang w:eastAsia="zh-CN"/>
        </w:rPr>
        <w:t>表示指标i对失效模式m的贡献程度（0至3分）。评价时不仅给出综合安全等级，还识别当前条件下的主控失效模式与主要风险贡献来源。</w:t>
      </w:r>
    </w:p>
    <w:p w14:paraId="5B3FA1CA">
      <w:pPr>
        <w:spacing w:after="0" w:line="360" w:lineRule="auto"/>
        <w:rPr>
          <w:lang w:eastAsia="zh-CN"/>
        </w:rPr>
      </w:pPr>
      <w:r>
        <w:rPr>
          <w:rFonts w:ascii="Times New Roman" w:hAnsi="Times New Roman" w:cs="Times New Roman"/>
          <w:lang w:eastAsia="zh-CN"/>
        </w:rPr>
        <w:t>透明评价与传统一次性评价的关键区别在于其动态更新能力。当透明巡检发现新的病害点或上、下游水位发生变化时，相应指标的取值与权重随之更新，评价结果在数字孪生平台上滚动刷新。这一动态机制使堤防安全评价从汛期前复核一次的静态模式，转变为随水位与巡检数据实时演进的动态模式，也使透明巡检获取的现场病害信息真正成为评价模型的有机组成部分。</w:t>
      </w:r>
    </w:p>
    <w:p w14:paraId="46DD9D5E">
      <w:pPr>
        <w:pStyle w:val="4"/>
      </w:pPr>
      <w:r>
        <w:rPr>
          <w:rFonts w:ascii="Times New Roman" w:hAnsi="Times New Roman"/>
        </w:rPr>
        <w:t xml:space="preserve">2.7 </w:t>
      </w:r>
      <w:r>
        <w:t>数字孪生映射理论</w:t>
      </w:r>
    </w:p>
    <w:p w14:paraId="67FF7D78">
      <w:pPr>
        <w:pStyle w:val="5"/>
      </w:pPr>
      <w:r>
        <w:rPr>
          <w:rFonts w:ascii="Times New Roman" w:hAnsi="Times New Roman"/>
        </w:rPr>
        <w:t xml:space="preserve">2.7.1 </w:t>
      </w:r>
      <w:r>
        <w:t>物理实体与虚拟模型的双向映射</w:t>
      </w:r>
    </w:p>
    <w:p w14:paraId="3420BD6A">
      <w:pPr>
        <w:spacing w:after="0" w:line="360" w:lineRule="auto"/>
        <w:rPr>
          <w:lang w:eastAsia="zh-CN"/>
        </w:rPr>
      </w:pPr>
      <w:r>
        <w:rPr>
          <w:rFonts w:ascii="Times New Roman" w:hAnsi="Times New Roman" w:cs="Times New Roman"/>
          <w:lang w:eastAsia="zh-CN"/>
        </w:rPr>
        <w:t>数字孪生的核心是物理实体与虚拟模型之间的双向映射。物理堤防的真实状态（水位、变形、病害）通过传感器与巡检设备采集后，以数据流形式注入虚拟模型；虚拟模型的计算结果（渗流场、安全等级、推演情景）再以可视化方式回映到物理世界的决策流程。与传统的三维可视化只做单向展示不同，数字孪生要求虚拟模型能够根据物理数据自动更新自身状态，物理与虚拟之间形成闭环。</w:t>
      </w:r>
    </w:p>
    <w:p w14:paraId="783BD68A">
      <w:pPr>
        <w:spacing w:after="0" w:line="360" w:lineRule="auto"/>
        <w:rPr>
          <w:lang w:eastAsia="zh-CN"/>
        </w:rPr>
      </w:pPr>
      <w:r>
        <w:rPr>
          <w:rFonts w:ascii="Times New Roman" w:hAnsi="Times New Roman" w:cs="Times New Roman"/>
          <w:lang w:eastAsia="zh-CN"/>
        </w:rPr>
        <w:t>对于堤防渗流安全而言，双向映射具体表现为：无人机巡检发现的病害位置自动叠加到三维地质模型上，透明计算在新水位条件下的渗流场结果实时渲染到场景中，评价结论以颜色编码标注在对应堤段上。这一映射过程要求地质模型、计算网格与三维场景使用统一的空间坐标系统，否则病害位置与渗流场结果无法在同一视图中对齐。本研究所有模块均采用地方平面坐标系统一管理，确保不同来源数据在三维场景中精确叠合。</w:t>
      </w:r>
    </w:p>
    <w:p w14:paraId="3656A415">
      <w:pPr>
        <w:pStyle w:val="5"/>
      </w:pPr>
      <w:r>
        <w:rPr>
          <w:rFonts w:ascii="Times New Roman" w:hAnsi="Times New Roman"/>
        </w:rPr>
        <w:t xml:space="preserve">2.7.2 </w:t>
      </w:r>
      <w:r>
        <w:t>视算一体化与实时推演</w:t>
      </w:r>
    </w:p>
    <w:p w14:paraId="2D00B930">
      <w:pPr>
        <w:spacing w:after="0" w:line="360" w:lineRule="auto"/>
        <w:rPr>
          <w:lang w:eastAsia="zh-CN"/>
        </w:rPr>
      </w:pPr>
      <w:r>
        <w:rPr>
          <w:rFonts w:ascii="Times New Roman" w:hAnsi="Times New Roman" w:cs="Times New Roman"/>
          <w:lang w:eastAsia="zh-CN"/>
        </w:rPr>
        <w:t>数字孪生平台区别于传统三维展示系统的另一个特征是视算一体化，即用户在浏览器中观察三维场景的同时，可以交互地修改边界条件、切割地质体、切换水位工况，并在数秒内获得重新计算后的渗流场与安全评价结果。这要求渗流求解器以服务化方式部署，模型网格与计算参数通过接口自动传递，而不是在外部软件中手工操作后再导入展示。本研究在第6章中基于开源Web框架与计算引擎服务化技术实现这一视算一体化能力，使用户在浏览器端即可完成从地质切片到渗流计算再到安全评价的完整分析流程。</w:t>
      </w:r>
    </w:p>
    <w:p w14:paraId="1EAE8551">
      <w:pPr>
        <w:pStyle w:val="4"/>
      </w:pPr>
      <w:r>
        <w:rPr>
          <w:rFonts w:ascii="Times New Roman" w:hAnsi="Times New Roman"/>
        </w:rPr>
        <w:t xml:space="preserve">2.8 </w:t>
      </w:r>
      <w:r>
        <w:t>本章小结</w:t>
      </w:r>
    </w:p>
    <w:p w14:paraId="46329C4A">
      <w:pPr>
        <w:spacing w:after="0" w:line="360" w:lineRule="auto"/>
        <w:rPr>
          <w:highlight w:val="yellow"/>
          <w:lang w:eastAsia="zh-CN"/>
        </w:rPr>
      </w:pPr>
      <w:r>
        <w:rPr>
          <w:rFonts w:ascii="Times New Roman" w:hAnsi="Times New Roman" w:cs="Times New Roman"/>
          <w:highlight w:val="yellow"/>
          <w:lang w:eastAsia="zh-CN"/>
        </w:rPr>
        <w:t>本章界定了透明地质、透明计算、透明巡检、透明评价与透明平台五透明全链条体系的内涵边界与层级关系，通过图2-1阐明了五环节之间的数据流转框架，通过表2-1对比了传统堤防分析流程与五透明体系在六个维度上的差异，明确了透明巡检作为安全评价实景感知输入模块的定位。在此基础上，通过图2-2阐述了势场隐式建模从钻孔约束到标量场再到岩性体元的三个阶段，通过表2-2对比了显式与隐式建模的适用条件；推导了达西定律（式2-2）、渗透力公式（式2-3）、饱和渗流控制方程（式2-4）与Richards方程（式2-5），通过图2-3说明了自由面自适应迭代求解流程；通过式2-6阐述了红外热辐射探测的物理基础，通过图2-4展示了YOLOv8结合CBAM注意力模块的检测框架；通过式2-7与式2-8梳理了临界水力比降判据与组合赋权方法；并讨论了数字孪生物理与虚拟双向映射及视算一体化的基本原理。上述理论与方法为第3章至第6章的具体模型构建、算法改进与平台研发提供了概念基础。</w:t>
      </w:r>
    </w:p>
    <w:p w14:paraId="4B0967C9">
      <w:pPr>
        <w:rPr>
          <w:lang w:eastAsia="zh-CN"/>
        </w:rPr>
        <w:sectPr>
          <w:headerReference r:id="rId9" w:type="default"/>
          <w:footerReference r:id="rId11" w:type="default"/>
          <w:headerReference r:id="rId10" w:type="even"/>
          <w:footerReference r:id="rId12" w:type="even"/>
          <w:pgSz w:w="11906" w:h="16838"/>
          <w:pgMar w:top="1418" w:right="1418" w:bottom="1418" w:left="1418" w:header="851" w:footer="851" w:gutter="0"/>
          <w:cols w:space="720" w:num="1"/>
          <w:docGrid w:linePitch="360" w:charSpace="0"/>
        </w:sectPr>
      </w:pPr>
    </w:p>
    <w:p w14:paraId="222F0DDB">
      <w:pPr>
        <w:pStyle w:val="3"/>
      </w:pPr>
      <w:r>
        <w:t>第</w:t>
      </w:r>
      <w:r>
        <w:rPr>
          <w:rFonts w:ascii="Times New Roman" w:hAnsi="Times New Roman"/>
        </w:rPr>
        <w:t>3</w:t>
      </w:r>
      <w:r>
        <w:t>章　虚拟钻孔增强与隐式地质界面重构的堤防透明地质建模方法</w:t>
      </w:r>
    </w:p>
    <w:p w14:paraId="645CB0A8">
      <w:pPr>
        <w:spacing w:after="0" w:line="360" w:lineRule="auto"/>
        <w:rPr>
          <w:rFonts w:hint="default" w:ascii="Times New Roman" w:hAnsi="Times New Roman"/>
          <w:highlight w:val="yellow"/>
          <w:lang w:val="en-US" w:eastAsia="zh-CN"/>
        </w:rPr>
      </w:pPr>
      <w:r>
        <w:rPr>
          <w:rFonts w:hint="eastAsia"/>
          <w:highlight w:val="yellow"/>
          <w:lang w:val="en-US" w:eastAsia="zh-CN"/>
        </w:rPr>
        <w:t>先讲问题与不足，本章干什么事情</w:t>
      </w:r>
    </w:p>
    <w:p w14:paraId="20CF9861">
      <w:pPr>
        <w:spacing w:after="0" w:line="360" w:lineRule="auto"/>
        <w:rPr>
          <w:lang w:eastAsia="zh-CN"/>
        </w:rPr>
      </w:pPr>
      <w:r>
        <w:rPr>
          <w:rFonts w:ascii="Times New Roman" w:hAnsi="Times New Roman"/>
          <w:lang w:eastAsia="zh-CN"/>
        </w:rPr>
        <w:t>在稀疏钻孔条件下构建堤防三维地质结构，为后续渗流计算提供可追溯的地层分区和参数。而堤防属于人工填筑与长期运行共同改造的工程体，堤身及堤基内部普遍存在填筑层叠置、局部夹层、透镜体与界面起伏，受勘察成本与施工条件限制，且实测钻孔数量有限且分布不均，孔间区域缺乏有效的空间约束；若对各界面独立插值，容易出现界面交叉、层序倒置和负厚度等拓扑错误。</w:t>
      </w:r>
    </w:p>
    <w:p w14:paraId="57158246">
      <w:pPr>
        <w:spacing w:after="0" w:line="360" w:lineRule="auto"/>
        <w:rPr>
          <w:lang w:eastAsia="zh-CN"/>
        </w:rPr>
      </w:pPr>
      <w:r>
        <w:rPr>
          <w:rFonts w:ascii="Times New Roman" w:hAnsi="Times New Roman"/>
          <w:lang w:eastAsia="zh-CN"/>
        </w:rPr>
        <w:t>为解决钻孔数据不足与地质规则缺失两个问题，本章提出虚拟钻孔增强与隐式地质界面重构相结合的堤防透明地质建模方法。该方法在实测钻孔的基础上生成具有条件约束的虚拟钻孔，对稀疏勘察资料造成的空间信息缺失进行补充；并通过与实测钻孔和虚拟钻孔共同约束隐式标量场，将地层先后关系、界面控制点、界面产状与地形边界统一纳入三维地质结构重建过程，减少独立数学插值引起的地质不合理现象。</w:t>
      </w:r>
    </w:p>
    <w:p w14:paraId="6F33AABE">
      <w:pPr>
        <w:spacing w:after="0" w:line="360" w:lineRule="auto"/>
        <w:rPr>
          <w:lang w:eastAsia="zh-CN"/>
        </w:rPr>
      </w:pPr>
      <w:r>
        <w:rPr>
          <w:rFonts w:ascii="Times New Roman" w:hAnsi="Times New Roman"/>
          <w:lang w:eastAsia="zh-CN"/>
        </w:rPr>
        <w:t>完成多源地质数据预处理与隐式建模的拓扑后，搭建统一层序框架下的标准化建模数据集。在此基础上，构建了基于ET-CGAN</w:t>
      </w:r>
      <w:r>
        <w:rPr>
          <w:rFonts w:hint="eastAsia"/>
          <w:highlight w:val="yellow"/>
          <w:lang w:eastAsia="zh-CN"/>
        </w:rPr>
        <w:t>（</w:t>
      </w:r>
      <w:r>
        <w:rPr>
          <w:rFonts w:hint="eastAsia"/>
          <w:highlight w:val="yellow"/>
          <w:lang w:val="en-US" w:eastAsia="zh-CN"/>
        </w:rPr>
        <w:t>首次出现全称</w:t>
      </w:r>
      <w:r>
        <w:rPr>
          <w:rFonts w:hint="eastAsia"/>
          <w:highlight w:val="yellow"/>
          <w:lang w:eastAsia="zh-CN"/>
        </w:rPr>
        <w:t>）</w:t>
      </w:r>
      <w:r>
        <w:rPr>
          <w:rFonts w:ascii="Times New Roman" w:hAnsi="Times New Roman"/>
          <w:lang w:eastAsia="zh-CN"/>
        </w:rPr>
        <w:t>的虚拟钻孔和地层隐式界面重构。并采用分层遮蔽试验、五折空间交叉验证与消融分析。整套堤防透明地质方法在洞庭湖长春垸堤防试验段开展工程应用，生成二维地质剖面、三维地层结构，并输出可直接驱动渗流计算的渗透系数属性数据。</w:t>
      </w:r>
    </w:p>
    <w:p w14:paraId="2C2A29C5">
      <w:pPr>
        <w:spacing w:after="0" w:line="360" w:lineRule="auto"/>
        <w:rPr>
          <w:lang w:eastAsia="zh-CN"/>
        </w:rPr>
      </w:pPr>
      <w:r>
        <w:rPr>
          <w:rStyle w:val="143"/>
          <w:rFonts w:ascii="Times New Roman" w:hAnsi="Times New Roman"/>
        </w:rPr>
        <w:t>3.1 透明地质建模框架与多源数据准备</w:t>
      </w:r>
    </w:p>
    <w:p w14:paraId="68913006">
      <w:pPr>
        <w:spacing w:after="0" w:line="360" w:lineRule="auto"/>
        <w:rPr>
          <w:lang w:eastAsia="zh-CN"/>
        </w:rPr>
      </w:pPr>
      <w:r>
        <w:rPr>
          <w:rFonts w:ascii="Times New Roman" w:hAnsi="Times New Roman"/>
        </w:rPr>
        <w:t>3.1.1 技术框架</w:t>
      </w:r>
    </w:p>
    <w:p w14:paraId="24EC3EA2">
      <w:pPr>
        <w:spacing w:after="0" w:line="360" w:lineRule="auto"/>
        <w:rPr>
          <w:lang w:eastAsia="zh-CN"/>
        </w:rPr>
      </w:pPr>
      <w:r>
        <w:rPr>
          <w:rFonts w:ascii="Times New Roman" w:hAnsi="Times New Roman"/>
          <w:lang w:eastAsia="zh-CN"/>
        </w:rPr>
        <w:t>透明地质技术框架由数据层、生成层、重构层和输出层组成。数据层接收实测钻孔分层表、界面点、断层控制点、方向或产状记录、DEM和模型边界，并完成坐标、高程、地层编码和层序统一。生成层在实测资料覆盖不足的位置产生候选虚拟钻孔，同时保留生成概率和来源标识。重构层以实测点为主、虚拟点为辅求解隐式标量场，并进行层序、最小层厚和地形裁切。输出层同时报告点位误差、覆盖率、层厚误差和拓扑违反率，最终形成二维剖面、三维地质体及渗流参数散点。</w:t>
      </w:r>
    </w:p>
    <w:p w14:paraId="162B8846">
      <w:pPr>
        <w:spacing w:after="0" w:line="360" w:lineRule="auto"/>
        <w:rPr>
          <w:lang w:eastAsia="zh-CN"/>
        </w:rPr>
      </w:pPr>
      <w:r>
        <w:rPr>
          <w:rFonts w:ascii="Times New Roman" w:hAnsi="Times New Roman"/>
          <w:lang w:eastAsia="zh-CN"/>
        </w:rPr>
        <w:t>模型执行流程依次为多源地质预处理、透明地质建模、输出与应用、验证与误差反馈</w:t>
      </w:r>
      <w:r>
        <w:rPr>
          <w:rFonts w:hint="eastAsia"/>
          <w:lang w:val="en-US" w:eastAsia="zh-CN"/>
        </w:rPr>
        <w:t>五个环节</w:t>
      </w:r>
      <w:r>
        <w:rPr>
          <w:rFonts w:ascii="Times New Roman" w:hAnsi="Times New Roman"/>
          <w:lang w:eastAsia="zh-CN"/>
        </w:rPr>
        <w:t>。</w:t>
      </w:r>
      <w:r>
        <w:rPr>
          <w:rFonts w:ascii="Times New Roman" w:hAnsi="Times New Roman"/>
          <w:highlight w:val="yellow"/>
          <w:lang w:eastAsia="zh-CN"/>
        </w:rPr>
        <w:t>预处理环节得到钻孔序列与界面控制点；生成环节输出钻孔位置、界面高程和地层序列；隐式求解环节构建隐式标量场与地层界面；校正环节记录层序及层厚修正量</w:t>
      </w:r>
      <w:r>
        <w:rPr>
          <w:rFonts w:hint="eastAsia"/>
          <w:highlight w:val="yellow"/>
          <w:lang w:eastAsia="zh-CN"/>
        </w:rPr>
        <w:t>，</w:t>
      </w:r>
      <w:r>
        <w:rPr>
          <w:rFonts w:ascii="Times New Roman" w:hAnsi="Times New Roman"/>
          <w:lang w:eastAsia="zh-CN"/>
        </w:rPr>
        <w:t>整套技术路线如图3-1所示。后续将分别阐述输入数据的字段组织方式、ET-CGAN与隐式界面重构原理、约束参数导入求解器的方法，以及验证指标和工程输出。</w:t>
      </w:r>
    </w:p>
    <w:p w14:paraId="1F179A7B">
      <w:pPr>
        <w:spacing w:before="120" w:after="0" w:line="240" w:lineRule="auto"/>
        <w:ind w:firstLine="0"/>
        <w:jc w:val="center"/>
        <w:rPr>
          <w:rFonts w:ascii="Times New Roman" w:hAnsi="Times New Roman" w:cs="Times New Roman"/>
        </w:rPr>
      </w:pPr>
      <w:r>
        <w:drawing>
          <wp:inline distT="0" distB="0" distL="114300" distR="114300">
            <wp:extent cx="5669280" cy="3084830"/>
            <wp:effectExtent l="0" t="0" r="7620" b="1270"/>
            <wp:docPr id="11" name="Picture 169493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94935847"/>
                    <pic:cNvPicPr>
                      <a:picLocks noChangeAspect="1"/>
                    </pic:cNvPicPr>
                  </pic:nvPicPr>
                  <pic:blipFill>
                    <a:blip r:embed="rId48"/>
                    <a:stretch>
                      <a:fillRect/>
                    </a:stretch>
                  </pic:blipFill>
                  <pic:spPr>
                    <a:xfrm>
                      <a:off x="0" y="0"/>
                      <a:ext cx="5669280" cy="3085100"/>
                    </a:xfrm>
                    <a:prstGeom prst="rect">
                      <a:avLst/>
                    </a:prstGeom>
                  </pic:spPr>
                </pic:pic>
              </a:graphicData>
            </a:graphic>
          </wp:inline>
        </w:drawing>
      </w:r>
    </w:p>
    <w:p w14:paraId="678E2B3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　堤防透明地质建模总体技术路线</w:t>
      </w:r>
    </w:p>
    <w:p w14:paraId="541D92B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 Overall technical route of transparent geological modeling for embankments</w:t>
      </w:r>
    </w:p>
    <w:p w14:paraId="0D930C65">
      <w:pPr>
        <w:spacing w:after="0" w:line="360" w:lineRule="auto"/>
        <w:rPr>
          <w:lang w:eastAsia="zh-CN"/>
        </w:rPr>
      </w:pPr>
      <w:r>
        <w:rPr>
          <w:rFonts w:ascii="Times New Roman" w:hAnsi="Times New Roman"/>
        </w:rPr>
        <w:t>3.1.2 多源地质数据预处理</w:t>
      </w:r>
    </w:p>
    <w:p w14:paraId="5D4F26DA">
      <w:pPr>
        <w:spacing w:after="0" w:line="360" w:lineRule="auto"/>
        <w:rPr>
          <w:lang w:eastAsia="zh-CN"/>
        </w:rPr>
      </w:pPr>
      <w:r>
        <w:rPr>
          <w:rFonts w:ascii="Times New Roman" w:hAnsi="Times New Roman" w:cs="Times New Roman"/>
          <w:lang w:eastAsia="zh-CN"/>
        </w:rPr>
        <w:t>多源地质数据预处理以实测钻孔资料为基础，依次完成坐标与高程基准统一、地层编码及层序标准化、建模控制数据提取等操作，将孔位、分层信息、岩性序列和界面点位转换为统一的标准化数据集。该过程同时界定各类数据的几何属性、地层含义、来源标识和质量状态，输出供虚拟钻孔生成与隐式界面重构共同使用的钻孔序列、界面控制点、方向约束和模型域。</w:t>
      </w:r>
    </w:p>
    <w:p w14:paraId="409260D2">
      <w:pPr>
        <w:spacing w:after="0" w:line="360" w:lineRule="auto"/>
        <w:rPr>
          <w:lang w:eastAsia="zh-CN"/>
        </w:rPr>
      </w:pPr>
      <w:r>
        <w:rPr>
          <w:rFonts w:ascii="Times New Roman" w:hAnsi="Times New Roman" w:cs="Times New Roman"/>
          <w:lang w:eastAsia="zh-CN"/>
        </w:rPr>
        <w:t>多源地质数据预处理流程如图3-2所示。原始钻孔资料先完成坐标、高程和深度基准统一，再进行岩性编码、层序关系整理、界面控制点提取和质量检查，最终形成可被虚拟钻孔生成模块与地层序列约束隐式重构模块共同读取的数据对象。</w:t>
      </w:r>
    </w:p>
    <w:p w14:paraId="4A993A25">
      <w:pPr>
        <w:spacing w:before="120" w:after="0" w:line="240" w:lineRule="auto"/>
        <w:ind w:firstLine="0"/>
        <w:jc w:val="center"/>
        <w:rPr>
          <w:rFonts w:ascii="Times New Roman" w:hAnsi="Times New Roman" w:cs="Times New Roman"/>
        </w:rPr>
      </w:pPr>
      <w:r>
        <w:drawing>
          <wp:inline distT="0" distB="0" distL="114300" distR="114300">
            <wp:extent cx="5525770" cy="515620"/>
            <wp:effectExtent l="0" t="0" r="8255" b="8255"/>
            <wp:docPr id="12" name="Picture 169493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94935848"/>
                    <pic:cNvPicPr>
                      <a:picLocks noChangeAspect="1"/>
                    </pic:cNvPicPr>
                  </pic:nvPicPr>
                  <pic:blipFill>
                    <a:blip r:embed="rId49"/>
                    <a:stretch>
                      <a:fillRect/>
                    </a:stretch>
                  </pic:blipFill>
                  <pic:spPr>
                    <a:xfrm>
                      <a:off x="0" y="0"/>
                      <a:ext cx="5525770" cy="516043"/>
                    </a:xfrm>
                    <a:prstGeom prst="rect">
                      <a:avLst/>
                    </a:prstGeom>
                  </pic:spPr>
                </pic:pic>
              </a:graphicData>
            </a:graphic>
          </wp:inline>
        </w:drawing>
      </w:r>
    </w:p>
    <w:p w14:paraId="73587FD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　多源地质数据预处理流程</w:t>
      </w:r>
    </w:p>
    <w:p w14:paraId="252C881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 Workflow of multi-source geological data preprocessing</w:t>
      </w:r>
    </w:p>
    <w:p w14:paraId="0FA606A9">
      <w:pPr>
        <w:pStyle w:val="6"/>
      </w:pPr>
      <w:r>
        <w:rPr>
          <w:rFonts w:ascii="Times New Roman" w:hAnsi="Times New Roman"/>
        </w:rPr>
        <w:t>3.1.2.1 钻孔数据预处理</w:t>
      </w:r>
    </w:p>
    <w:p w14:paraId="670954BF">
      <w:pPr>
        <w:spacing w:after="0" w:line="360" w:lineRule="auto"/>
        <w:rPr>
          <w:rFonts w:ascii="Times New Roman" w:hAnsi="Times New Roman"/>
          <w:color w:val="000000"/>
          <w:lang w:eastAsia="zh-CN"/>
        </w:rPr>
      </w:pPr>
      <w:r>
        <w:rPr>
          <w:rFonts w:ascii="Times New Roman" w:hAnsi="Times New Roman"/>
          <w:color w:val="000000"/>
          <w:lang w:eastAsia="zh-CN"/>
        </w:rPr>
        <w:t>透明地质建模同时使用工程钻孔、界面与断层控制点、方向或产状记录、数字高程模型以及模型域与网格等多源数据。不同数据的几何含义、坐标基准和后续用途不同，因此不能在同一预处理步骤中混合解释。本节首先统一数据的坐标、高程、类别编码和来源标识，再分别构建钻孔观测对象、三维控制点、方向约束和地形边界对象。各类原始输入、标准化结果及后续用途见表3-1。</w:t>
      </w:r>
    </w:p>
    <w:p w14:paraId="5C6B871F">
      <w:pPr>
        <w:spacing w:after="0" w:line="360" w:lineRule="auto"/>
        <w:rPr>
          <w:lang w:eastAsia="zh-CN"/>
        </w:rPr>
      </w:pPr>
      <w:r>
        <w:rPr>
          <w:rFonts w:hint="eastAsia" w:cs="Times New Roman"/>
          <w:highlight w:val="yellow"/>
          <w:lang w:val="en-US" w:eastAsia="zh-CN"/>
        </w:rPr>
        <w:t>（先介绍建模输入文件，有哪几个，各代表什么意义）</w:t>
      </w:r>
    </w:p>
    <w:p w14:paraId="242B908C">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lang w:eastAsia="zh-CN"/>
        </w:rPr>
        <w:t>表3-1　透明地质建模原始输入与标准化</w:t>
      </w:r>
    </w:p>
    <w:p w14:paraId="36550DFF">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 Original inputs and standardization for transparent geological modeling</w:t>
      </w:r>
    </w:p>
    <w:tbl>
      <w:tblPr>
        <w:tblStyle w:val="35"/>
        <w:tblW w:w="5017" w:type="pct"/>
        <w:jc w:val="center"/>
        <w:tblLayout w:type="fixed"/>
        <w:tblCellMar>
          <w:top w:w="60" w:type="dxa"/>
          <w:left w:w="60" w:type="dxa"/>
          <w:bottom w:w="60" w:type="dxa"/>
          <w:right w:w="60" w:type="dxa"/>
        </w:tblCellMar>
      </w:tblPr>
      <w:tblGrid>
        <w:gridCol w:w="1701"/>
        <w:gridCol w:w="2800"/>
        <w:gridCol w:w="2600"/>
        <w:gridCol w:w="2000"/>
      </w:tblGrid>
      <w:tr w14:paraId="415005D9">
        <w:tblPrEx>
          <w:tblCellMar>
            <w:top w:w="60" w:type="dxa"/>
            <w:left w:w="60" w:type="dxa"/>
            <w:bottom w:w="60" w:type="dxa"/>
            <w:right w:w="60" w:type="dxa"/>
          </w:tblCellMar>
        </w:tblPrEx>
        <w:trPr>
          <w:cantSplit/>
          <w:tblHeader/>
          <w:jc w:val="center"/>
        </w:trPr>
        <w:tc>
          <w:tcPr>
            <w:tcW w:w="1700" w:type="dxa"/>
            <w:tcBorders>
              <w:top w:val="single" w:color="000000" w:sz="12" w:space="0"/>
              <w:left w:val="nil"/>
              <w:bottom w:val="single" w:color="000000" w:sz="6" w:space="0"/>
              <w:right w:val="nil"/>
            </w:tcBorders>
            <w:vAlign w:val="center"/>
          </w:tcPr>
          <w:p w14:paraId="7806BFE2">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输入类别</w:t>
            </w:r>
          </w:p>
        </w:tc>
        <w:tc>
          <w:tcPr>
            <w:tcW w:w="2800" w:type="dxa"/>
            <w:tcBorders>
              <w:top w:val="single" w:color="000000" w:sz="12" w:space="0"/>
              <w:left w:val="nil"/>
              <w:bottom w:val="single" w:color="000000" w:sz="6" w:space="0"/>
              <w:right w:val="nil"/>
            </w:tcBorders>
            <w:vAlign w:val="center"/>
          </w:tcPr>
          <w:p w14:paraId="35FC2F8C">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原始字段或格式</w:t>
            </w:r>
          </w:p>
        </w:tc>
        <w:tc>
          <w:tcPr>
            <w:tcW w:w="2600" w:type="dxa"/>
            <w:tcBorders>
              <w:top w:val="single" w:color="000000" w:sz="12" w:space="0"/>
              <w:left w:val="nil"/>
              <w:bottom w:val="single" w:color="000000" w:sz="6" w:space="0"/>
              <w:right w:val="nil"/>
            </w:tcBorders>
            <w:vAlign w:val="center"/>
          </w:tcPr>
          <w:p w14:paraId="26B8DDCF">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标准化结果</w:t>
            </w:r>
          </w:p>
        </w:tc>
        <w:tc>
          <w:tcPr>
            <w:tcW w:w="2000" w:type="dxa"/>
            <w:tcBorders>
              <w:top w:val="single" w:color="000000" w:sz="12" w:space="0"/>
              <w:left w:val="nil"/>
              <w:bottom w:val="single" w:color="000000" w:sz="6" w:space="0"/>
              <w:right w:val="nil"/>
            </w:tcBorders>
            <w:vAlign w:val="center"/>
          </w:tcPr>
          <w:p w14:paraId="1D2220C6">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后续用途</w:t>
            </w:r>
          </w:p>
        </w:tc>
      </w:tr>
      <w:tr w14:paraId="6706423D">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35FD3F55">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钻孔分层记录</w:t>
            </w:r>
          </w:p>
        </w:tc>
        <w:tc>
          <w:tcPr>
            <w:tcW w:w="2800" w:type="dxa"/>
            <w:tcBorders>
              <w:top w:val="nil"/>
              <w:left w:val="nil"/>
              <w:bottom w:val="nil"/>
              <w:right w:val="nil"/>
            </w:tcBorders>
            <w:vAlign w:val="center"/>
          </w:tcPr>
          <w:p w14:paraId="4F73702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borehole_id</w:t>
            </w:r>
            <w:r>
              <w:rPr>
                <w:rFonts w:hint="eastAsia" w:ascii="Times New Roman" w:hAnsi="Times New Roman" w:cs="Times New Roman"/>
                <w:sz w:val="19"/>
                <w:szCs w:val="21"/>
              </w:rPr>
              <w:t>、</w:t>
            </w:r>
            <w:r>
              <w:rPr>
                <w:rFonts w:ascii="Times New Roman" w:hAnsi="Times New Roman" w:cs="Times New Roman"/>
                <w:sz w:val="19"/>
                <w:szCs w:val="21"/>
              </w:rPr>
              <w:t>X</w:t>
            </w:r>
            <w:r>
              <w:rPr>
                <w:rFonts w:hint="eastAsia" w:ascii="Times New Roman" w:hAnsi="Times New Roman" w:cs="Times New Roman"/>
                <w:sz w:val="19"/>
                <w:szCs w:val="21"/>
              </w:rPr>
              <w:t>、</w:t>
            </w:r>
            <w:r>
              <w:rPr>
                <w:rFonts w:ascii="Times New Roman" w:hAnsi="Times New Roman" w:cs="Times New Roman"/>
                <w:sz w:val="19"/>
                <w:szCs w:val="21"/>
              </w:rPr>
              <w:t>Y</w:t>
            </w:r>
            <w:r>
              <w:rPr>
                <w:rFonts w:hint="eastAsia" w:ascii="Times New Roman" w:hAnsi="Times New Roman" w:cs="Times New Roman"/>
                <w:sz w:val="19"/>
                <w:szCs w:val="21"/>
              </w:rPr>
              <w:t>、孔口高程</w:t>
            </w:r>
            <w:r>
              <w:rPr>
                <w:rFonts w:ascii="Times New Roman" w:hAnsi="Times New Roman" w:cs="Times New Roman"/>
                <w:sz w:val="19"/>
                <w:szCs w:val="21"/>
              </w:rPr>
              <w:t>H</w:t>
            </w:r>
            <w:r>
              <w:rPr>
                <w:rFonts w:hint="eastAsia" w:ascii="Times New Roman" w:hAnsi="Times New Roman" w:cs="Times New Roman"/>
                <w:sz w:val="19"/>
                <w:szCs w:val="21"/>
              </w:rPr>
              <w:t>、</w:t>
            </w:r>
            <w:r>
              <w:rPr>
                <w:rFonts w:ascii="Times New Roman" w:hAnsi="Times New Roman" w:cs="Times New Roman"/>
                <w:sz w:val="19"/>
                <w:szCs w:val="21"/>
              </w:rPr>
              <w:t>From</w:t>
            </w:r>
            <w:r>
              <w:rPr>
                <w:rFonts w:hint="eastAsia" w:ascii="Times New Roman" w:hAnsi="Times New Roman" w:cs="Times New Roman"/>
                <w:sz w:val="19"/>
                <w:szCs w:val="21"/>
              </w:rPr>
              <w:t>、</w:t>
            </w:r>
            <w:r>
              <w:rPr>
                <w:rFonts w:ascii="Times New Roman" w:hAnsi="Times New Roman" w:cs="Times New Roman"/>
                <w:sz w:val="19"/>
                <w:szCs w:val="21"/>
              </w:rPr>
              <w:t>To</w:t>
            </w:r>
            <w:r>
              <w:rPr>
                <w:rFonts w:hint="eastAsia" w:ascii="Times New Roman" w:hAnsi="Times New Roman" w:cs="Times New Roman"/>
                <w:sz w:val="19"/>
                <w:szCs w:val="21"/>
              </w:rPr>
              <w:t>或层厚、原始地层名</w:t>
            </w:r>
          </w:p>
        </w:tc>
        <w:tc>
          <w:tcPr>
            <w:tcW w:w="2600" w:type="dxa"/>
            <w:tcBorders>
              <w:top w:val="nil"/>
              <w:left w:val="nil"/>
              <w:bottom w:val="nil"/>
              <w:right w:val="nil"/>
            </w:tcBorders>
            <w:vAlign w:val="center"/>
          </w:tcPr>
          <w:p w14:paraId="1AA16A12">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钻孔对象</w:t>
            </w:r>
            <w:r>
              <w:rPr>
                <w:rFonts w:ascii="Times New Roman" w:hAnsi="Times New Roman" w:cs="Times New Roman"/>
                <w:sz w:val="19"/>
                <w:szCs w:val="21"/>
                <w:lang w:eastAsia="zh-CN"/>
              </w:rPr>
              <w:t>Bi</w:t>
            </w:r>
            <w:r>
              <w:rPr>
                <w:rFonts w:hint="eastAsia" w:ascii="Times New Roman" w:hAnsi="Times New Roman" w:cs="Times New Roman"/>
                <w:sz w:val="19"/>
                <w:szCs w:val="21"/>
                <w:lang w:eastAsia="zh-CN"/>
              </w:rPr>
              <w:t>、层序</w:t>
            </w:r>
            <w:r>
              <w:rPr>
                <w:rFonts w:ascii="Times New Roman" w:hAnsi="Times New Roman" w:cs="Times New Roman"/>
                <w:sz w:val="19"/>
                <w:szCs w:val="21"/>
                <w:lang w:eastAsia="zh-CN"/>
              </w:rPr>
              <w:t>Si</w:t>
            </w:r>
            <w:r>
              <w:rPr>
                <w:rFonts w:hint="eastAsia" w:ascii="Times New Roman" w:hAnsi="Times New Roman" w:cs="Times New Roman"/>
                <w:sz w:val="19"/>
                <w:szCs w:val="21"/>
                <w:lang w:eastAsia="zh-CN"/>
              </w:rPr>
              <w:t>、标准层码与界面绝对高程</w:t>
            </w:r>
          </w:p>
        </w:tc>
        <w:tc>
          <w:tcPr>
            <w:tcW w:w="2000" w:type="dxa"/>
            <w:tcBorders>
              <w:top w:val="nil"/>
              <w:left w:val="nil"/>
              <w:bottom w:val="nil"/>
              <w:right w:val="nil"/>
            </w:tcBorders>
            <w:vAlign w:val="center"/>
          </w:tcPr>
          <w:p w14:paraId="3D6F0457">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ET-CGAN</w:t>
            </w:r>
            <w:r>
              <w:rPr>
                <w:rFonts w:hint="eastAsia" w:ascii="Times New Roman" w:hAnsi="Times New Roman" w:cs="Times New Roman"/>
                <w:sz w:val="19"/>
                <w:szCs w:val="21"/>
                <w:lang w:eastAsia="zh-CN"/>
              </w:rPr>
              <w:t>条件样本及实测界面主约束</w:t>
            </w:r>
          </w:p>
        </w:tc>
      </w:tr>
      <w:tr w14:paraId="1B725EAD">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762806AF">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界面与断层点</w:t>
            </w:r>
          </w:p>
        </w:tc>
        <w:tc>
          <w:tcPr>
            <w:tcW w:w="2800" w:type="dxa"/>
            <w:tcBorders>
              <w:top w:val="nil"/>
              <w:left w:val="nil"/>
              <w:bottom w:val="nil"/>
              <w:right w:val="nil"/>
            </w:tcBorders>
            <w:vAlign w:val="center"/>
          </w:tcPr>
          <w:p w14:paraId="78955052">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Z</w:t>
            </w:r>
            <w:r>
              <w:rPr>
                <w:rFonts w:hint="eastAsia" w:ascii="Times New Roman" w:hAnsi="Times New Roman" w:cs="Times New Roman"/>
                <w:sz w:val="19"/>
                <w:szCs w:val="21"/>
                <w:lang w:eastAsia="zh-CN"/>
              </w:rPr>
              <w:t>、地层或断层编号、来源</w:t>
            </w:r>
          </w:p>
        </w:tc>
        <w:tc>
          <w:tcPr>
            <w:tcW w:w="2600" w:type="dxa"/>
            <w:tcBorders>
              <w:top w:val="nil"/>
              <w:left w:val="nil"/>
              <w:bottom w:val="nil"/>
              <w:right w:val="nil"/>
            </w:tcBorders>
            <w:vAlign w:val="center"/>
          </w:tcPr>
          <w:p w14:paraId="13375799">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按界面编号分组的三维控制点并保留</w:t>
            </w:r>
            <w:r>
              <w:rPr>
                <w:rFonts w:ascii="Times New Roman" w:hAnsi="Times New Roman" w:cs="Times New Roman"/>
                <w:sz w:val="19"/>
                <w:szCs w:val="21"/>
                <w:lang w:eastAsia="zh-CN"/>
              </w:rPr>
              <w:t>source</w:t>
            </w:r>
            <w:r>
              <w:rPr>
                <w:rFonts w:hint="eastAsia" w:ascii="Times New Roman" w:hAnsi="Times New Roman" w:cs="Times New Roman"/>
                <w:sz w:val="19"/>
                <w:szCs w:val="21"/>
                <w:lang w:eastAsia="zh-CN"/>
              </w:rPr>
              <w:t>标签</w:t>
            </w:r>
          </w:p>
        </w:tc>
        <w:tc>
          <w:tcPr>
            <w:tcW w:w="2000" w:type="dxa"/>
            <w:tcBorders>
              <w:top w:val="nil"/>
              <w:left w:val="nil"/>
              <w:bottom w:val="nil"/>
              <w:right w:val="nil"/>
            </w:tcBorders>
            <w:vAlign w:val="center"/>
          </w:tcPr>
          <w:p w14:paraId="4D283B28">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隐式场位置约束和断层边界</w:t>
            </w:r>
          </w:p>
        </w:tc>
      </w:tr>
      <w:tr w14:paraId="485F1402">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0DA6D0F7">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方向或产状记录</w:t>
            </w:r>
          </w:p>
        </w:tc>
        <w:tc>
          <w:tcPr>
            <w:tcW w:w="2800" w:type="dxa"/>
            <w:tcBorders>
              <w:top w:val="nil"/>
              <w:left w:val="nil"/>
              <w:bottom w:val="nil"/>
              <w:right w:val="nil"/>
            </w:tcBorders>
            <w:vAlign w:val="center"/>
          </w:tcPr>
          <w:p w14:paraId="53AB5D76">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Z</w:t>
            </w:r>
            <w:r>
              <w:rPr>
                <w:rFonts w:hint="eastAsia" w:ascii="Times New Roman" w:hAnsi="Times New Roman" w:cs="Times New Roman"/>
                <w:sz w:val="19"/>
                <w:szCs w:val="21"/>
                <w:lang w:eastAsia="zh-CN"/>
              </w:rPr>
              <w:t>、倾角、方位角或法向量、来源</w:t>
            </w:r>
          </w:p>
        </w:tc>
        <w:tc>
          <w:tcPr>
            <w:tcW w:w="2600" w:type="dxa"/>
            <w:tcBorders>
              <w:top w:val="nil"/>
              <w:left w:val="nil"/>
              <w:bottom w:val="nil"/>
              <w:right w:val="nil"/>
            </w:tcBorders>
            <w:vAlign w:val="center"/>
          </w:tcPr>
          <w:p w14:paraId="702D4783">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标准化梯度向量及权重</w:t>
            </w:r>
          </w:p>
        </w:tc>
        <w:tc>
          <w:tcPr>
            <w:tcW w:w="2000" w:type="dxa"/>
            <w:tcBorders>
              <w:top w:val="nil"/>
              <w:left w:val="nil"/>
              <w:bottom w:val="nil"/>
              <w:right w:val="nil"/>
            </w:tcBorders>
            <w:vAlign w:val="center"/>
          </w:tcPr>
          <w:p w14:paraId="141D7004">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约束界面局部延伸方向</w:t>
            </w:r>
          </w:p>
        </w:tc>
      </w:tr>
      <w:tr w14:paraId="1549DCD3">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028F604E">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数字高程模型</w:t>
            </w:r>
          </w:p>
        </w:tc>
        <w:tc>
          <w:tcPr>
            <w:tcW w:w="2800" w:type="dxa"/>
            <w:tcBorders>
              <w:top w:val="nil"/>
              <w:left w:val="nil"/>
              <w:bottom w:val="nil"/>
              <w:right w:val="nil"/>
            </w:tcBorders>
            <w:vAlign w:val="center"/>
          </w:tcPr>
          <w:p w14:paraId="516E4011">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GeoTIFF</w:t>
            </w:r>
            <w:r>
              <w:rPr>
                <w:rFonts w:hint="eastAsia" w:ascii="Times New Roman" w:hAnsi="Times New Roman" w:cs="Times New Roman"/>
                <w:sz w:val="19"/>
                <w:szCs w:val="21"/>
              </w:rPr>
              <w:t>像元行列、坐标、地表高程</w:t>
            </w:r>
          </w:p>
        </w:tc>
        <w:tc>
          <w:tcPr>
            <w:tcW w:w="2600" w:type="dxa"/>
            <w:tcBorders>
              <w:top w:val="nil"/>
              <w:left w:val="nil"/>
              <w:bottom w:val="nil"/>
              <w:right w:val="nil"/>
            </w:tcBorders>
            <w:vAlign w:val="center"/>
          </w:tcPr>
          <w:p w14:paraId="0D9C9AB5">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与钻孔同坐标系的地形面和活动单元掩膜</w:t>
            </w:r>
          </w:p>
        </w:tc>
        <w:tc>
          <w:tcPr>
            <w:tcW w:w="2000" w:type="dxa"/>
            <w:tcBorders>
              <w:top w:val="nil"/>
              <w:left w:val="nil"/>
              <w:bottom w:val="nil"/>
              <w:right w:val="nil"/>
            </w:tcBorders>
            <w:vAlign w:val="center"/>
          </w:tcPr>
          <w:p w14:paraId="4BE7C3A8">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模型上边界与地形裁切</w:t>
            </w:r>
          </w:p>
        </w:tc>
      </w:tr>
      <w:tr w14:paraId="48AE3781">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4DA9477E">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模型域与网格</w:t>
            </w:r>
          </w:p>
        </w:tc>
        <w:tc>
          <w:tcPr>
            <w:tcW w:w="2800" w:type="dxa"/>
            <w:tcBorders>
              <w:top w:val="nil"/>
              <w:left w:val="nil"/>
              <w:bottom w:val="nil"/>
              <w:right w:val="nil"/>
            </w:tcBorders>
            <w:vAlign w:val="center"/>
          </w:tcPr>
          <w:p w14:paraId="7228997E">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Z</w:t>
            </w:r>
            <w:r>
              <w:rPr>
                <w:rFonts w:hint="eastAsia" w:ascii="Times New Roman" w:hAnsi="Times New Roman" w:cs="Times New Roman"/>
                <w:sz w:val="19"/>
                <w:szCs w:val="21"/>
                <w:lang w:eastAsia="zh-CN"/>
              </w:rPr>
              <w:t>范围、网格分辨率、工程边界</w:t>
            </w:r>
          </w:p>
        </w:tc>
        <w:tc>
          <w:tcPr>
            <w:tcW w:w="2600" w:type="dxa"/>
            <w:tcBorders>
              <w:top w:val="nil"/>
              <w:left w:val="nil"/>
              <w:bottom w:val="nil"/>
              <w:right w:val="nil"/>
            </w:tcBorders>
            <w:vAlign w:val="center"/>
          </w:tcPr>
          <w:p w14:paraId="1A95661F">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统一三维计算域和节点索引</w:t>
            </w:r>
          </w:p>
        </w:tc>
        <w:tc>
          <w:tcPr>
            <w:tcW w:w="2000" w:type="dxa"/>
            <w:tcBorders>
              <w:top w:val="nil"/>
              <w:left w:val="nil"/>
              <w:bottom w:val="nil"/>
              <w:right w:val="nil"/>
            </w:tcBorders>
            <w:vAlign w:val="center"/>
          </w:tcPr>
          <w:p w14:paraId="707B63BD">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标量场求解、剖面与散点输出</w:t>
            </w:r>
          </w:p>
        </w:tc>
      </w:tr>
      <w:tr w14:paraId="39912922">
        <w:tblPrEx>
          <w:tblCellMar>
            <w:top w:w="60" w:type="dxa"/>
            <w:left w:w="60" w:type="dxa"/>
            <w:bottom w:w="60" w:type="dxa"/>
            <w:right w:w="60" w:type="dxa"/>
          </w:tblCellMar>
        </w:tblPrEx>
        <w:trPr>
          <w:cantSplit/>
          <w:jc w:val="center"/>
        </w:trPr>
        <w:tc>
          <w:tcPr>
            <w:tcW w:w="1700" w:type="dxa"/>
            <w:tcBorders>
              <w:top w:val="nil"/>
              <w:left w:val="nil"/>
              <w:bottom w:val="single" w:color="000000" w:sz="12" w:space="0"/>
              <w:right w:val="nil"/>
            </w:tcBorders>
            <w:vAlign w:val="center"/>
          </w:tcPr>
          <w:p w14:paraId="5E9434CA">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虚拟钻孔生成条件</w:t>
            </w:r>
          </w:p>
        </w:tc>
        <w:tc>
          <w:tcPr>
            <w:tcW w:w="2800" w:type="dxa"/>
            <w:tcBorders>
              <w:top w:val="nil"/>
              <w:left w:val="nil"/>
              <w:bottom w:val="single" w:color="000000" w:sz="12" w:space="0"/>
              <w:right w:val="nil"/>
            </w:tcBorders>
            <w:vAlign w:val="center"/>
          </w:tcPr>
          <w:p w14:paraId="76BA1CEB">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候选</w:t>
            </w: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、归一化坐标、地层先验、随机噪声</w:t>
            </w:r>
          </w:p>
        </w:tc>
        <w:tc>
          <w:tcPr>
            <w:tcW w:w="2600" w:type="dxa"/>
            <w:tcBorders>
              <w:top w:val="nil"/>
              <w:left w:val="nil"/>
              <w:bottom w:val="single" w:color="000000" w:sz="12" w:space="0"/>
              <w:right w:val="nil"/>
            </w:tcBorders>
            <w:vAlign w:val="center"/>
          </w:tcPr>
          <w:p w14:paraId="5CF46705">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候选地层序列或界面高程、生成概率和置信度</w:t>
            </w:r>
          </w:p>
        </w:tc>
        <w:tc>
          <w:tcPr>
            <w:tcW w:w="2000" w:type="dxa"/>
            <w:tcBorders>
              <w:top w:val="nil"/>
              <w:left w:val="nil"/>
              <w:bottom w:val="single" w:color="000000" w:sz="12" w:space="0"/>
              <w:right w:val="nil"/>
            </w:tcBorders>
            <w:vAlign w:val="center"/>
          </w:tcPr>
          <w:p w14:paraId="27210A34">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质量筛选后作为辅助弱约束</w:t>
            </w:r>
          </w:p>
        </w:tc>
      </w:tr>
    </w:tbl>
    <w:p w14:paraId="10E3D8B1">
      <w:pPr>
        <w:spacing w:after="0" w:line="360" w:lineRule="auto"/>
        <w:rPr>
          <w:lang w:eastAsia="zh-CN"/>
        </w:rPr>
      </w:pPr>
      <w:r>
        <w:rPr>
          <w:rFonts w:hint="eastAsia" w:cs="Times New Roman"/>
          <w:lang w:val="en-US" w:eastAsia="zh-CN"/>
        </w:rPr>
        <w:t>选取</w:t>
      </w:r>
      <w:r>
        <w:rPr>
          <w:rFonts w:ascii="Times New Roman" w:hAnsi="Times New Roman" w:cs="Times New Roman"/>
          <w:lang w:eastAsia="zh-CN"/>
        </w:rPr>
        <w:t>Alesmodel</w:t>
      </w:r>
      <w:r>
        <w:rPr>
          <w:rFonts w:hint="eastAsia" w:cs="Times New Roman"/>
          <w:lang w:val="en-US" w:eastAsia="zh-CN"/>
        </w:rPr>
        <w:t>案例作为透明地质建模示例</w:t>
      </w:r>
      <w:r>
        <w:rPr>
          <w:rFonts w:hint="eastAsia" w:cs="Times New Roman"/>
          <w:highlight w:val="yellow"/>
          <w:lang w:val="en-US" w:eastAsia="zh-CN"/>
        </w:rPr>
        <w:t>（给出来源网址、引用）</w:t>
      </w:r>
      <w:r>
        <w:rPr>
          <w:rFonts w:hint="eastAsia" w:cs="Times New Roman"/>
          <w:lang w:val="en-US" w:eastAsia="zh-CN"/>
        </w:rPr>
        <w:t>，其</w:t>
      </w:r>
      <w:r>
        <w:rPr>
          <w:rFonts w:ascii="Times New Roman" w:hAnsi="Times New Roman" w:cs="Times New Roman"/>
          <w:lang w:eastAsia="zh-CN"/>
        </w:rPr>
        <w:t>界面文件interf.csv</w:t>
      </w:r>
      <w:r>
        <w:rPr>
          <w:rFonts w:hint="eastAsia" w:cs="Times New Roman"/>
          <w:lang w:val="en-US" w:eastAsia="zh-CN"/>
        </w:rPr>
        <w:t>包括</w:t>
      </w:r>
      <w:r>
        <w:rPr>
          <w:rFonts w:ascii="Times New Roman" w:hAnsi="Times New Roman" w:cs="Times New Roman"/>
          <w:lang w:eastAsia="zh-CN"/>
        </w:rPr>
        <w:t>126条控制点记录和11个字段</w:t>
      </w:r>
      <w:r>
        <w:rPr>
          <w:rFonts w:hint="eastAsia" w:cs="Times New Roman"/>
          <w:lang w:eastAsia="zh-CN"/>
        </w:rPr>
        <w:t>（</w:t>
      </w:r>
      <w:r>
        <w:rPr>
          <w:rFonts w:ascii="Times New Roman" w:hAnsi="Times New Roman" w:cs="Times New Roman"/>
          <w:lang w:eastAsia="zh-CN"/>
        </w:rPr>
        <w:t>X、Y、Z、X</w:t>
      </w:r>
      <w:r>
        <w:rPr>
          <w:rFonts w:ascii="Times New Roman" w:hAnsi="Times New Roman" w:cs="Times New Roman"/>
          <w:vertAlign w:val="subscript"/>
          <w:lang w:eastAsia="zh-CN"/>
        </w:rPr>
        <w:t>r</w:t>
      </w:r>
      <w:r>
        <w:rPr>
          <w:rFonts w:ascii="Times New Roman" w:hAnsi="Times New Roman" w:cs="Times New Roman"/>
          <w:lang w:eastAsia="zh-CN"/>
        </w:rPr>
        <w:t>、Y</w:t>
      </w:r>
      <w:r>
        <w:rPr>
          <w:rFonts w:ascii="Times New Roman" w:hAnsi="Times New Roman" w:cs="Times New Roman"/>
          <w:vertAlign w:val="subscript"/>
          <w:lang w:eastAsia="zh-CN"/>
        </w:rPr>
        <w:t>r</w:t>
      </w:r>
      <w:r>
        <w:rPr>
          <w:rFonts w:ascii="Times New Roman" w:hAnsi="Times New Roman" w:cs="Times New Roman"/>
          <w:lang w:eastAsia="zh-CN"/>
        </w:rPr>
        <w:t>、Z</w:t>
      </w:r>
      <w:r>
        <w:rPr>
          <w:rFonts w:ascii="Times New Roman" w:hAnsi="Times New Roman" w:cs="Times New Roman"/>
          <w:vertAlign w:val="subscript"/>
          <w:lang w:eastAsia="zh-CN"/>
        </w:rPr>
        <w:t>r</w:t>
      </w:r>
      <w:r>
        <w:rPr>
          <w:rFonts w:ascii="Times New Roman" w:hAnsi="Times New Roman" w:cs="Times New Roman"/>
          <w:lang w:eastAsia="zh-CN"/>
        </w:rPr>
        <w:t>、formation、series、id、order_series和smooth</w:t>
      </w:r>
      <w:r>
        <w:rPr>
          <w:rFonts w:hint="eastAsia" w:cs="Times New Roman"/>
          <w:lang w:eastAsia="zh-CN"/>
        </w:rPr>
        <w:t>），</w:t>
      </w:r>
      <w:r>
        <w:rPr>
          <w:rFonts w:ascii="Times New Roman" w:hAnsi="Times New Roman" w:cs="Times New Roman"/>
          <w:lang w:eastAsia="zh-CN"/>
        </w:rPr>
        <w:t>其中，X、Y、Z为实际空间坐标，X</w:t>
      </w:r>
      <w:r>
        <w:rPr>
          <w:rFonts w:ascii="Times New Roman" w:hAnsi="Times New Roman" w:cs="Times New Roman"/>
          <w:vertAlign w:val="subscript"/>
          <w:lang w:eastAsia="zh-CN"/>
        </w:rPr>
        <w:t>r</w:t>
      </w:r>
      <w:r>
        <w:rPr>
          <w:rFonts w:ascii="Times New Roman" w:hAnsi="Times New Roman" w:cs="Times New Roman"/>
          <w:lang w:eastAsia="zh-CN"/>
        </w:rPr>
        <w:t>、Y</w:t>
      </w:r>
      <w:r>
        <w:rPr>
          <w:rFonts w:ascii="Times New Roman" w:hAnsi="Times New Roman" w:cs="Times New Roman"/>
          <w:vertAlign w:val="subscript"/>
          <w:lang w:eastAsia="zh-CN"/>
        </w:rPr>
        <w:t>r</w:t>
      </w:r>
      <w:r>
        <w:rPr>
          <w:rFonts w:ascii="Times New Roman" w:hAnsi="Times New Roman" w:cs="Times New Roman"/>
          <w:lang w:eastAsia="zh-CN"/>
        </w:rPr>
        <w:t>、Z</w:t>
      </w:r>
      <w:r>
        <w:rPr>
          <w:rFonts w:ascii="Times New Roman" w:hAnsi="Times New Roman" w:cs="Times New Roman"/>
          <w:vertAlign w:val="subscript"/>
          <w:lang w:eastAsia="zh-CN"/>
        </w:rPr>
        <w:t>r</w:t>
      </w:r>
      <w:r>
        <w:rPr>
          <w:rFonts w:ascii="Times New Roman" w:hAnsi="Times New Roman" w:cs="Times New Roman"/>
          <w:lang w:eastAsia="zh-CN"/>
        </w:rPr>
        <w:t>为数据集已有的归一化坐标；formation用于标识地层界面或断层名称，series、id和order_series用于定义地质序列及结构关系，smooth为隐式求解的平滑参数。</w:t>
      </w:r>
    </w:p>
    <w:p w14:paraId="0FFCC1E4">
      <w:pPr>
        <w:spacing w:after="0" w:line="360" w:lineRule="auto"/>
        <w:rPr>
          <w:lang w:eastAsia="zh-CN"/>
        </w:rPr>
      </w:pPr>
      <w:r>
        <w:rPr>
          <w:rFonts w:ascii="Times New Roman" w:hAnsi="Times New Roman" w:cs="Times New Roman"/>
          <w:lang w:eastAsia="zh-CN"/>
        </w:rPr>
        <w:t>分类统计结果表明，126个控制点中有102个地层界面点，包括LIAS</w:t>
      </w:r>
      <w:r>
        <w:rPr>
          <w:rFonts w:hint="eastAsia" w:cs="Times New Roman"/>
          <w:highlight w:val="yellow"/>
          <w:lang w:eastAsia="zh-CN"/>
        </w:rPr>
        <w:t>（</w:t>
      </w:r>
      <w:r>
        <w:rPr>
          <w:rFonts w:hint="eastAsia" w:cs="Times New Roman"/>
          <w:highlight w:val="yellow"/>
          <w:lang w:val="en-US" w:eastAsia="zh-CN"/>
        </w:rPr>
        <w:t>中文名称</w:t>
      </w:r>
      <w:r>
        <w:rPr>
          <w:rFonts w:hint="eastAsia" w:cs="Times New Roman"/>
          <w:highlight w:val="yellow"/>
          <w:lang w:eastAsia="zh-CN"/>
        </w:rPr>
        <w:t>）</w:t>
      </w:r>
      <w:r>
        <w:rPr>
          <w:rFonts w:ascii="Times New Roman" w:hAnsi="Times New Roman" w:cs="Times New Roman"/>
          <w:lang w:eastAsia="zh-CN"/>
        </w:rPr>
        <w:t xml:space="preserve"> 31个、TRIAS 38个和CARBO 33个；其余24个为断层控制点，包括fault_left 11个、fault_right 8个和fault_lr 5个。原始控制点的X坐标范围为732562.65～745077.89 m，Y坐标范围为1912418.60～1923227.79 m，Z坐标范围为190.94～617.13 m。各坐标及formation字段均无缺失值。</w:t>
      </w:r>
    </w:p>
    <w:p w14:paraId="6EA6F528">
      <w:pPr>
        <w:spacing w:after="0" w:line="360" w:lineRule="auto"/>
        <w:rPr>
          <w:lang w:eastAsia="zh-CN"/>
        </w:rPr>
      </w:pPr>
      <w:r>
        <w:rPr>
          <w:rFonts w:ascii="Times New Roman" w:hAnsi="Times New Roman" w:cs="Times New Roman"/>
          <w:lang w:eastAsia="zh-CN"/>
        </w:rPr>
        <w:t>方向约束文件</w:t>
      </w:r>
      <w:r>
        <w:rPr>
          <w:rFonts w:ascii="Times New Roman" w:hAnsi="Times New Roman" w:cs="Times New Roman"/>
          <w:highlight w:val="yellow"/>
          <w:lang w:eastAsia="zh-CN"/>
        </w:rPr>
        <w:t>orient_clust_n_init5_0</w:t>
      </w:r>
      <w:r>
        <w:rPr>
          <w:rFonts w:ascii="Times New Roman" w:hAnsi="Times New Roman" w:cs="Times New Roman"/>
          <w:lang w:eastAsia="zh-CN"/>
        </w:rPr>
        <w:t>.csv，共198条记录和13个字段</w:t>
      </w:r>
      <w:r>
        <w:rPr>
          <w:rFonts w:hint="eastAsia" w:cs="Times New Roman"/>
          <w:lang w:eastAsia="zh-CN"/>
        </w:rPr>
        <w:t>（</w:t>
      </w:r>
      <w:r>
        <w:rPr>
          <w:rFonts w:ascii="Times New Roman" w:hAnsi="Times New Roman" w:cs="Times New Roman"/>
          <w:lang w:eastAsia="zh-CN"/>
        </w:rPr>
        <w:t>梯度分量G</w:t>
      </w:r>
      <w:r>
        <w:rPr>
          <w:rFonts w:ascii="Times New Roman" w:hAnsi="Times New Roman" w:cs="Times New Roman"/>
          <w:vertAlign w:val="subscript"/>
          <w:lang w:eastAsia="zh-CN"/>
        </w:rPr>
        <w:t>x</w:t>
      </w:r>
      <w:r>
        <w:rPr>
          <w:rFonts w:ascii="Times New Roman" w:hAnsi="Times New Roman" w:cs="Times New Roman"/>
          <w:lang w:eastAsia="zh-CN"/>
        </w:rPr>
        <w:t>、G</w:t>
      </w:r>
      <w:r>
        <w:rPr>
          <w:rFonts w:ascii="Times New Roman" w:hAnsi="Times New Roman" w:cs="Times New Roman"/>
          <w:vertAlign w:val="subscript"/>
          <w:lang w:eastAsia="zh-CN"/>
        </w:rPr>
        <w:t>y</w:t>
      </w:r>
      <w:r>
        <w:rPr>
          <w:rFonts w:ascii="Times New Roman" w:hAnsi="Times New Roman" w:cs="Times New Roman"/>
          <w:lang w:eastAsia="zh-CN"/>
        </w:rPr>
        <w:t>、G</w:t>
      </w:r>
      <w:r>
        <w:rPr>
          <w:rFonts w:ascii="Times New Roman" w:hAnsi="Times New Roman" w:cs="Times New Roman"/>
          <w:vertAlign w:val="subscript"/>
          <w:lang w:eastAsia="zh-CN"/>
        </w:rPr>
        <w:t>z</w:t>
      </w:r>
      <w:r>
        <w:rPr>
          <w:rFonts w:ascii="Times New Roman" w:hAnsi="Times New Roman" w:cs="Times New Roman"/>
          <w:lang w:eastAsia="zh-CN"/>
        </w:rPr>
        <w:t>，空间坐标X、Y、Z，azimuth、beta、dip、formation、kappa、n_points和polarity</w:t>
      </w:r>
      <w:r>
        <w:rPr>
          <w:rFonts w:hint="eastAsia" w:cs="Times New Roman"/>
          <w:lang w:eastAsia="zh-CN"/>
        </w:rPr>
        <w:t>）</w:t>
      </w:r>
      <w:r>
        <w:rPr>
          <w:rFonts w:ascii="Times New Roman" w:hAnsi="Times New Roman" w:cs="Times New Roman"/>
          <w:lang w:eastAsia="zh-CN"/>
        </w:rPr>
        <w:t>。其中189条对应LIAS、TRIAS和CARBO地层界面，9条对应三组断层。预处理保留原始方向信息，并按照formation字段与相应界面或断层控制点建立关联，作为隐式标量场的局部梯度约束。</w:t>
      </w:r>
    </w:p>
    <w:p w14:paraId="1617FB9E">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表3-2　Alesmodel验证数据预处理前后变化</w:t>
      </w:r>
    </w:p>
    <w:p w14:paraId="311C881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3-2 Changes in the Alesmodel validation data before and after preprocessing</w:t>
      </w:r>
    </w:p>
    <w:tbl>
      <w:tblPr>
        <w:tblStyle w:val="35"/>
        <w:tblW w:w="9099" w:type="dxa"/>
        <w:jc w:val="center"/>
        <w:tblLayout w:type="fixed"/>
        <w:tblCellMar>
          <w:top w:w="0" w:type="dxa"/>
          <w:left w:w="108" w:type="dxa"/>
          <w:bottom w:w="0" w:type="dxa"/>
          <w:right w:w="108" w:type="dxa"/>
        </w:tblCellMar>
      </w:tblPr>
      <w:tblGrid>
        <w:gridCol w:w="2351"/>
        <w:gridCol w:w="2351"/>
        <w:gridCol w:w="2351"/>
        <w:gridCol w:w="2046"/>
      </w:tblGrid>
      <w:tr w14:paraId="0F2A791D">
        <w:tblPrEx>
          <w:tblCellMar>
            <w:top w:w="0" w:type="dxa"/>
            <w:left w:w="108" w:type="dxa"/>
            <w:bottom w:w="0" w:type="dxa"/>
            <w:right w:w="108" w:type="dxa"/>
          </w:tblCellMar>
        </w:tblPrEx>
        <w:trPr>
          <w:tblHeader/>
          <w:jc w:val="center"/>
        </w:trPr>
        <w:tc>
          <w:tcPr>
            <w:tcW w:w="2351" w:type="dxa"/>
            <w:tcBorders>
              <w:top w:val="single" w:color="auto" w:sz="12" w:space="0"/>
              <w:left w:val="nil"/>
              <w:bottom w:val="single" w:color="auto" w:sz="4" w:space="0"/>
              <w:right w:val="nil"/>
            </w:tcBorders>
            <w:vAlign w:val="center"/>
          </w:tcPr>
          <w:p w14:paraId="2E9D638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数据对象</w:t>
            </w:r>
          </w:p>
        </w:tc>
        <w:tc>
          <w:tcPr>
            <w:tcW w:w="2351" w:type="dxa"/>
            <w:tcBorders>
              <w:top w:val="single" w:color="auto" w:sz="12" w:space="0"/>
              <w:left w:val="nil"/>
              <w:bottom w:val="single" w:color="auto" w:sz="4" w:space="0"/>
              <w:right w:val="nil"/>
            </w:tcBorders>
            <w:vAlign w:val="center"/>
          </w:tcPr>
          <w:p w14:paraId="66FEDF1E">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处理前</w:t>
            </w:r>
          </w:p>
        </w:tc>
        <w:tc>
          <w:tcPr>
            <w:tcW w:w="2351" w:type="dxa"/>
            <w:tcBorders>
              <w:top w:val="single" w:color="auto" w:sz="12" w:space="0"/>
              <w:left w:val="nil"/>
              <w:bottom w:val="single" w:color="auto" w:sz="4" w:space="0"/>
              <w:right w:val="nil"/>
            </w:tcBorders>
            <w:vAlign w:val="center"/>
          </w:tcPr>
          <w:p w14:paraId="5AC275E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处理操作</w:t>
            </w:r>
          </w:p>
        </w:tc>
        <w:tc>
          <w:tcPr>
            <w:tcW w:w="2046" w:type="dxa"/>
            <w:tcBorders>
              <w:top w:val="single" w:color="auto" w:sz="12" w:space="0"/>
              <w:left w:val="nil"/>
              <w:bottom w:val="single" w:color="auto" w:sz="4" w:space="0"/>
              <w:right w:val="nil"/>
            </w:tcBorders>
            <w:vAlign w:val="center"/>
          </w:tcPr>
          <w:p w14:paraId="71316632">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处理后及实际输出</w:t>
            </w:r>
          </w:p>
        </w:tc>
      </w:tr>
      <w:tr w14:paraId="27DE4798">
        <w:tblPrEx>
          <w:tblCellMar>
            <w:top w:w="0" w:type="dxa"/>
            <w:left w:w="108" w:type="dxa"/>
            <w:bottom w:w="0" w:type="dxa"/>
            <w:right w:w="108" w:type="dxa"/>
          </w:tblCellMar>
        </w:tblPrEx>
        <w:trPr>
          <w:jc w:val="center"/>
        </w:trPr>
        <w:tc>
          <w:tcPr>
            <w:tcW w:w="2351" w:type="dxa"/>
            <w:tcBorders>
              <w:top w:val="single" w:color="auto" w:sz="4" w:space="0"/>
              <w:left w:val="nil"/>
              <w:bottom w:val="nil"/>
              <w:right w:val="nil"/>
            </w:tcBorders>
            <w:vAlign w:val="center"/>
          </w:tcPr>
          <w:p w14:paraId="6B750534">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界面与断层控制点</w:t>
            </w:r>
          </w:p>
        </w:tc>
        <w:tc>
          <w:tcPr>
            <w:tcW w:w="2351" w:type="dxa"/>
            <w:tcBorders>
              <w:top w:val="single" w:color="auto" w:sz="4" w:space="0"/>
              <w:left w:val="nil"/>
              <w:bottom w:val="nil"/>
              <w:right w:val="nil"/>
            </w:tcBorders>
            <w:vAlign w:val="center"/>
          </w:tcPr>
          <w:p w14:paraId="03559A86">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highlight w:val="yellow"/>
              </w:rPr>
              <w:t>2018_</w:t>
            </w:r>
            <w:r>
              <w:rPr>
                <w:rFonts w:ascii="Times New Roman" w:hAnsi="Times New Roman" w:cs="Times New Roman"/>
                <w:sz w:val="19"/>
                <w:szCs w:val="21"/>
              </w:rPr>
              <w:t>interf.csv；126条、11字段</w:t>
            </w:r>
          </w:p>
        </w:tc>
        <w:tc>
          <w:tcPr>
            <w:tcW w:w="2351" w:type="dxa"/>
            <w:tcBorders>
              <w:top w:val="single" w:color="auto" w:sz="4" w:space="0"/>
              <w:left w:val="nil"/>
              <w:bottom w:val="nil"/>
              <w:right w:val="nil"/>
            </w:tcBorders>
            <w:vAlign w:val="center"/>
          </w:tcPr>
          <w:p w14:paraId="0615B94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检查坐标与类别，按formation分类</w:t>
            </w:r>
          </w:p>
        </w:tc>
        <w:tc>
          <w:tcPr>
            <w:tcW w:w="2046" w:type="dxa"/>
            <w:tcBorders>
              <w:top w:val="single" w:color="auto" w:sz="4" w:space="0"/>
              <w:left w:val="nil"/>
              <w:bottom w:val="nil"/>
              <w:right w:val="nil"/>
            </w:tcBorders>
            <w:vAlign w:val="center"/>
          </w:tcPr>
          <w:p w14:paraId="0A70E3C2">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102个地层界面点+24个断层控制点</w:t>
            </w:r>
          </w:p>
        </w:tc>
      </w:tr>
      <w:tr w14:paraId="056EAF9D">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156D5BF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地层界面点</w:t>
            </w:r>
          </w:p>
        </w:tc>
        <w:tc>
          <w:tcPr>
            <w:tcW w:w="2351" w:type="dxa"/>
            <w:tcBorders>
              <w:top w:val="nil"/>
              <w:left w:val="nil"/>
              <w:bottom w:val="nil"/>
              <w:right w:val="nil"/>
            </w:tcBorders>
            <w:vAlign w:val="center"/>
          </w:tcPr>
          <w:p w14:paraId="1F6D48EE">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LIAS 31、TRIAS 38、CARBO 33</w:t>
            </w:r>
          </w:p>
        </w:tc>
        <w:tc>
          <w:tcPr>
            <w:tcW w:w="2351" w:type="dxa"/>
            <w:tcBorders>
              <w:top w:val="nil"/>
              <w:left w:val="nil"/>
              <w:bottom w:val="nil"/>
              <w:right w:val="nil"/>
            </w:tcBorders>
            <w:vAlign w:val="center"/>
          </w:tcPr>
          <w:p w14:paraId="3E938929">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按地层分层并由西向东划分5个空间带</w:t>
            </w:r>
          </w:p>
        </w:tc>
        <w:tc>
          <w:tcPr>
            <w:tcW w:w="2046" w:type="dxa"/>
            <w:tcBorders>
              <w:top w:val="nil"/>
              <w:left w:val="nil"/>
              <w:bottom w:val="nil"/>
              <w:right w:val="nil"/>
            </w:tcBorders>
            <w:vAlign w:val="center"/>
          </w:tcPr>
          <w:p w14:paraId="3D01B44D">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增加cv_fold字段；五折验证数为22、21、21、19、19</w:t>
            </w:r>
          </w:p>
        </w:tc>
      </w:tr>
      <w:tr w14:paraId="0973BE16">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0253D20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断层控制点</w:t>
            </w:r>
          </w:p>
        </w:tc>
        <w:tc>
          <w:tcPr>
            <w:tcW w:w="2351" w:type="dxa"/>
            <w:tcBorders>
              <w:top w:val="nil"/>
              <w:left w:val="nil"/>
              <w:bottom w:val="nil"/>
              <w:right w:val="nil"/>
            </w:tcBorders>
            <w:vAlign w:val="center"/>
          </w:tcPr>
          <w:p w14:paraId="64AC648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fault_left 11、fault_right 8、fault_lr 5</w:t>
            </w:r>
          </w:p>
        </w:tc>
        <w:tc>
          <w:tcPr>
            <w:tcW w:w="2351" w:type="dxa"/>
            <w:tcBorders>
              <w:top w:val="nil"/>
              <w:left w:val="nil"/>
              <w:bottom w:val="nil"/>
              <w:right w:val="nil"/>
            </w:tcBorders>
            <w:vAlign w:val="center"/>
          </w:tcPr>
          <w:p w14:paraId="4498712C">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与验证点分折过程分离</w:t>
            </w:r>
          </w:p>
        </w:tc>
        <w:tc>
          <w:tcPr>
            <w:tcW w:w="2046" w:type="dxa"/>
            <w:tcBorders>
              <w:top w:val="nil"/>
              <w:left w:val="nil"/>
              <w:bottom w:val="nil"/>
              <w:right w:val="nil"/>
            </w:tcBorders>
            <w:vAlign w:val="center"/>
          </w:tcPr>
          <w:p w14:paraId="273A7A54">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cv_fold=−1；五次训练均保留</w:t>
            </w:r>
          </w:p>
        </w:tc>
      </w:tr>
      <w:tr w14:paraId="3659B175">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3850161A">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方向记录</w:t>
            </w:r>
          </w:p>
        </w:tc>
        <w:tc>
          <w:tcPr>
            <w:tcW w:w="2351" w:type="dxa"/>
            <w:tcBorders>
              <w:top w:val="nil"/>
              <w:left w:val="nil"/>
              <w:bottom w:val="nil"/>
              <w:right w:val="nil"/>
            </w:tcBorders>
            <w:vAlign w:val="center"/>
          </w:tcPr>
          <w:p w14:paraId="736CC18D">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198条、13字段</w:t>
            </w:r>
          </w:p>
        </w:tc>
        <w:tc>
          <w:tcPr>
            <w:tcW w:w="2351" w:type="dxa"/>
            <w:tcBorders>
              <w:top w:val="nil"/>
              <w:left w:val="nil"/>
              <w:bottom w:val="nil"/>
              <w:right w:val="nil"/>
            </w:tcBorders>
            <w:vAlign w:val="center"/>
          </w:tcPr>
          <w:p w14:paraId="2E4A43D2">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按formation关联至地层或断层</w:t>
            </w:r>
          </w:p>
        </w:tc>
        <w:tc>
          <w:tcPr>
            <w:tcW w:w="2046" w:type="dxa"/>
            <w:tcBorders>
              <w:top w:val="nil"/>
              <w:left w:val="nil"/>
              <w:bottom w:val="nil"/>
              <w:right w:val="nil"/>
            </w:tcBorders>
            <w:vAlign w:val="center"/>
          </w:tcPr>
          <w:p w14:paraId="7218A408">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189条地层方向约束+9条断层方向约束</w:t>
            </w:r>
          </w:p>
        </w:tc>
      </w:tr>
      <w:tr w14:paraId="5F8A00B4">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29F9945F">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坐标字段</w:t>
            </w:r>
          </w:p>
        </w:tc>
        <w:tc>
          <w:tcPr>
            <w:tcW w:w="2351" w:type="dxa"/>
            <w:tcBorders>
              <w:top w:val="nil"/>
              <w:left w:val="nil"/>
              <w:bottom w:val="nil"/>
              <w:right w:val="nil"/>
            </w:tcBorders>
            <w:vAlign w:val="center"/>
          </w:tcPr>
          <w:p w14:paraId="66BDC332">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X、Y、Z及X</w:t>
            </w:r>
            <w:r>
              <w:rPr>
                <w:rFonts w:ascii="Times New Roman" w:hAnsi="Times New Roman" w:cs="Times New Roman"/>
                <w:sz w:val="19"/>
                <w:szCs w:val="21"/>
                <w:vertAlign w:val="subscript"/>
              </w:rPr>
              <w:t>r</w:t>
            </w:r>
            <w:r>
              <w:rPr>
                <w:rFonts w:ascii="Times New Roman" w:hAnsi="Times New Roman" w:cs="Times New Roman"/>
                <w:sz w:val="19"/>
                <w:szCs w:val="21"/>
              </w:rPr>
              <w:t>、Y</w:t>
            </w:r>
            <w:r>
              <w:rPr>
                <w:rFonts w:ascii="Times New Roman" w:hAnsi="Times New Roman" w:cs="Times New Roman"/>
                <w:sz w:val="19"/>
                <w:szCs w:val="21"/>
                <w:vertAlign w:val="subscript"/>
              </w:rPr>
              <w:t>r</w:t>
            </w:r>
            <w:r>
              <w:rPr>
                <w:rFonts w:ascii="Times New Roman" w:hAnsi="Times New Roman" w:cs="Times New Roman"/>
                <w:sz w:val="19"/>
                <w:szCs w:val="21"/>
              </w:rPr>
              <w:t>、Z</w:t>
            </w:r>
            <w:r>
              <w:rPr>
                <w:rFonts w:ascii="Times New Roman" w:hAnsi="Times New Roman" w:cs="Times New Roman"/>
                <w:sz w:val="19"/>
                <w:szCs w:val="21"/>
                <w:vertAlign w:val="subscript"/>
              </w:rPr>
              <w:t>r</w:t>
            </w:r>
          </w:p>
        </w:tc>
        <w:tc>
          <w:tcPr>
            <w:tcW w:w="2351" w:type="dxa"/>
            <w:tcBorders>
              <w:top w:val="nil"/>
              <w:left w:val="nil"/>
              <w:bottom w:val="nil"/>
              <w:right w:val="nil"/>
            </w:tcBorders>
            <w:vAlign w:val="center"/>
          </w:tcPr>
          <w:p w14:paraId="18F64855">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核查缺失值并保留实际与归一化坐标</w:t>
            </w:r>
          </w:p>
        </w:tc>
        <w:tc>
          <w:tcPr>
            <w:tcW w:w="2046" w:type="dxa"/>
            <w:tcBorders>
              <w:top w:val="nil"/>
              <w:left w:val="nil"/>
              <w:bottom w:val="nil"/>
              <w:right w:val="nil"/>
            </w:tcBorders>
            <w:vAlign w:val="center"/>
          </w:tcPr>
          <w:p w14:paraId="3B419F53">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坐标数量不变，无缺失值</w:t>
            </w:r>
          </w:p>
        </w:tc>
      </w:tr>
      <w:tr w14:paraId="22D5A780">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4C49D327">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交叉验证文件</w:t>
            </w:r>
          </w:p>
        </w:tc>
        <w:tc>
          <w:tcPr>
            <w:tcW w:w="2351" w:type="dxa"/>
            <w:tcBorders>
              <w:top w:val="nil"/>
              <w:left w:val="nil"/>
              <w:bottom w:val="nil"/>
              <w:right w:val="nil"/>
            </w:tcBorders>
            <w:vAlign w:val="center"/>
          </w:tcPr>
          <w:p w14:paraId="4736703C">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原始文件无分折字段</w:t>
            </w:r>
          </w:p>
        </w:tc>
        <w:tc>
          <w:tcPr>
            <w:tcW w:w="2351" w:type="dxa"/>
            <w:tcBorders>
              <w:top w:val="nil"/>
              <w:left w:val="nil"/>
              <w:bottom w:val="nil"/>
              <w:right w:val="nil"/>
            </w:tcBorders>
            <w:vAlign w:val="center"/>
          </w:tcPr>
          <w:p w14:paraId="0E7C8B5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按cv_fold逐折拆分</w:t>
            </w:r>
          </w:p>
        </w:tc>
        <w:tc>
          <w:tcPr>
            <w:tcW w:w="2046" w:type="dxa"/>
            <w:tcBorders>
              <w:top w:val="nil"/>
              <w:left w:val="nil"/>
              <w:bottom w:val="nil"/>
              <w:right w:val="nil"/>
            </w:tcBorders>
            <w:vAlign w:val="center"/>
          </w:tcPr>
          <w:p w14:paraId="5AF9238C">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5个训练文件+5个验证文件</w:t>
            </w:r>
          </w:p>
        </w:tc>
      </w:tr>
      <w:tr w14:paraId="4282B402">
        <w:tblPrEx>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vAlign w:val="center"/>
          </w:tcPr>
          <w:p w14:paraId="798793B7">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主输出文件</w:t>
            </w:r>
          </w:p>
        </w:tc>
        <w:tc>
          <w:tcPr>
            <w:tcW w:w="2351" w:type="dxa"/>
            <w:tcBorders>
              <w:top w:val="nil"/>
              <w:left w:val="nil"/>
              <w:bottom w:val="single" w:color="auto" w:sz="12" w:space="0"/>
              <w:right w:val="nil"/>
            </w:tcBorders>
            <w:vAlign w:val="center"/>
          </w:tcPr>
          <w:p w14:paraId="613AD8DA">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126条控制点、11字段</w:t>
            </w:r>
          </w:p>
        </w:tc>
        <w:tc>
          <w:tcPr>
            <w:tcW w:w="2351" w:type="dxa"/>
            <w:tcBorders>
              <w:top w:val="nil"/>
              <w:left w:val="nil"/>
              <w:bottom w:val="single" w:color="auto" w:sz="12" w:space="0"/>
              <w:right w:val="nil"/>
            </w:tcBorders>
            <w:vAlign w:val="center"/>
          </w:tcPr>
          <w:p w14:paraId="299E095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附加空间折编号</w:t>
            </w:r>
          </w:p>
        </w:tc>
        <w:tc>
          <w:tcPr>
            <w:tcW w:w="2046" w:type="dxa"/>
            <w:tcBorders>
              <w:top w:val="nil"/>
              <w:left w:val="nil"/>
              <w:bottom w:val="single" w:color="auto" w:sz="12" w:space="0"/>
              <w:right w:val="nil"/>
            </w:tcBorders>
            <w:vAlign w:val="center"/>
          </w:tcPr>
          <w:p w14:paraId="2ED87EBC">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interface_points_with_spatial_folds.csv；126条、12字段</w:t>
            </w:r>
          </w:p>
        </w:tc>
      </w:tr>
    </w:tbl>
    <w:p w14:paraId="2B409608">
      <w:pPr>
        <w:spacing w:after="0" w:line="360" w:lineRule="auto"/>
        <w:rPr>
          <w:lang w:eastAsia="zh-CN"/>
        </w:rPr>
      </w:pPr>
      <w:r>
        <w:rPr>
          <w:rFonts w:ascii="Times New Roman" w:hAnsi="Times New Roman" w:cs="Times New Roman"/>
          <w:lang w:eastAsia="zh-CN"/>
        </w:rPr>
        <w:t>以LIAS界面点（X=740250.38 m，Y=1915746.79 m，Z=361.17 m）为例，处理前记录包含实际坐标、归一化坐标、formation、series、id、order_series和smooth等11个字段；处理后上述属性保持不变，并增加cv_fold=0，表示该点属于论文中的第1折验证集。相应地，断层点（如fault_left控制点X=737866.44 m，Y=1916440.94 m，Z=408.29 m）处理后被赋值cv_fold=−1，在每一折训练中均作为构造约束保留。</w:t>
      </w:r>
    </w:p>
    <w:p w14:paraId="67C87A8F">
      <w:pPr>
        <w:spacing w:after="0" w:line="360" w:lineRule="auto"/>
        <w:rPr>
          <w:lang w:eastAsia="zh-CN"/>
        </w:rPr>
      </w:pPr>
      <w:r>
        <w:rPr>
          <w:rFonts w:ascii="Times New Roman" w:hAnsi="Times New Roman" w:cs="Times New Roman"/>
          <w:lang w:eastAsia="zh-CN"/>
        </w:rPr>
        <w:t>预处理最终生成interface_points_with_spatial_folds.csv、spatial_fold_counts.csv，以及fold_1至fold_5对应的训练集和验证集文件。各折训练文件包含未被留出的地层界面点和全部24个断层点，记录数依次为104、105、105、107和107；各折验证文件只包含当折地层界面点，记录数依次为22、21、21、19和19。198条方向记录不参与验证集划分，而是作为独立约束文件输入隐式建模程序，如表3-2所示。</w:t>
      </w:r>
    </w:p>
    <w:p w14:paraId="1112AEFF">
      <w:pPr>
        <w:spacing w:after="0" w:line="360" w:lineRule="auto"/>
        <w:rPr>
          <w:lang w:eastAsia="zh-CN"/>
        </w:rPr>
      </w:pPr>
      <w:r>
        <w:rPr>
          <w:rFonts w:ascii="Times New Roman" w:hAnsi="Times New Roman" w:cs="Times New Roman"/>
          <w:lang w:eastAsia="zh-CN"/>
        </w:rPr>
        <w:t>同一层段的顶、底界面分别关联到相邻地层界面，不将两个点简单赋为同一个界面编号。转换完成后，每个钻孔对象同时保存空间位置、孔口高程、标准化层序、层厚、界面点索引和来源标识。质量检查进一步包括钻孔编号唯一性、坐标和孔口高程完整性、地层名称可映射性、层厚大于零以及同一钻孔内不存在重复界面。存在问题的记录进入异常清单，完成核查前不参与虚拟钻孔训练或隐式界面重构。</w:t>
      </w:r>
    </w:p>
    <w:p w14:paraId="14D02775">
      <w:pPr>
        <w:spacing w:after="0" w:line="360" w:lineRule="auto"/>
        <w:rPr>
          <w:lang w:eastAsia="zh-CN"/>
        </w:rPr>
      </w:pPr>
      <w:r>
        <w:rPr>
          <w:rFonts w:ascii="Times New Roman" w:hAnsi="Times New Roman" w:cs="Times New Roman"/>
          <w:lang w:eastAsia="zh-CN"/>
        </w:rPr>
        <w:t>图3-3概括了钻孔数据标准化流程。原始分层表经字段校验、编码统一和层序整理形成钻孔对象Bᵢ，再按累计深度换算界面高程zᵢ,ₖ，输出地层序列Sᵢ、三维界面点pᵢ,ₖ和层厚hᵢ,ₖ。</w:t>
      </w:r>
    </w:p>
    <w:p w14:paraId="10867D89">
      <w:pPr>
        <w:spacing w:before="120" w:after="0" w:line="240" w:lineRule="auto"/>
        <w:ind w:firstLine="0"/>
        <w:jc w:val="center"/>
        <w:rPr>
          <w:rFonts w:ascii="Times New Roman" w:hAnsi="Times New Roman" w:cs="Times New Roman"/>
        </w:rPr>
      </w:pPr>
      <w:r>
        <w:drawing>
          <wp:inline distT="0" distB="0" distL="114300" distR="114300">
            <wp:extent cx="5391150" cy="1414145"/>
            <wp:effectExtent l="0" t="0" r="0" b="5080"/>
            <wp:docPr id="13" name="Picture 169493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94935849"/>
                    <pic:cNvPicPr>
                      <a:picLocks noChangeAspect="1"/>
                    </pic:cNvPicPr>
                  </pic:nvPicPr>
                  <pic:blipFill>
                    <a:blip r:embed="rId50"/>
                    <a:stretch>
                      <a:fillRect/>
                    </a:stretch>
                  </pic:blipFill>
                  <pic:spPr>
                    <a:xfrm>
                      <a:off x="0" y="0"/>
                      <a:ext cx="5391150" cy="1414485"/>
                    </a:xfrm>
                    <a:prstGeom prst="rect">
                      <a:avLst/>
                    </a:prstGeom>
                  </pic:spPr>
                </pic:pic>
              </a:graphicData>
            </a:graphic>
          </wp:inline>
        </w:drawing>
      </w:r>
    </w:p>
    <w:p w14:paraId="128AB5E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　钻孔原始记录向标准化观测对象的转换</w:t>
      </w:r>
    </w:p>
    <w:p w14:paraId="6E72380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 Conversion of raw borehole records into standardized observation objects</w:t>
      </w:r>
    </w:p>
    <w:p w14:paraId="2EDCA389">
      <w:pPr>
        <w:spacing w:after="0" w:line="360" w:lineRule="auto"/>
        <w:rPr>
          <w:lang w:eastAsia="zh-CN"/>
        </w:rPr>
      </w:pPr>
      <w:r>
        <w:rPr>
          <w:rFonts w:ascii="Times New Roman" w:hAnsi="Times New Roman"/>
          <w:lang w:eastAsia="zh-CN"/>
        </w:rPr>
        <w:t>为保证输入可复核，模型将</w:t>
      </w:r>
      <w:r>
        <w:rPr>
          <w:rFonts w:ascii="Times New Roman" w:hAnsi="Times New Roman"/>
          <w:highlight w:val="yellow"/>
          <w:lang w:eastAsia="zh-CN"/>
        </w:rPr>
        <w:t>“</w:t>
      </w:r>
      <w:r>
        <w:rPr>
          <w:rFonts w:ascii="Times New Roman" w:hAnsi="Times New Roman"/>
          <w:lang w:eastAsia="zh-CN"/>
        </w:rPr>
        <w:t>观测数据</w:t>
      </w:r>
      <w:r>
        <w:rPr>
          <w:rFonts w:ascii="Times New Roman" w:hAnsi="Times New Roman"/>
          <w:highlight w:val="yellow"/>
          <w:lang w:eastAsia="zh-CN"/>
        </w:rPr>
        <w:t>”“</w:t>
      </w:r>
      <w:r>
        <w:rPr>
          <w:rFonts w:ascii="Times New Roman" w:hAnsi="Times New Roman"/>
          <w:lang w:eastAsia="zh-CN"/>
        </w:rPr>
        <w:t>生成数据</w:t>
      </w:r>
      <w:r>
        <w:rPr>
          <w:rFonts w:ascii="Times New Roman" w:hAnsi="Times New Roman"/>
          <w:highlight w:val="yellow"/>
          <w:lang w:eastAsia="zh-CN"/>
        </w:rPr>
        <w:t>”</w:t>
      </w:r>
      <w:r>
        <w:rPr>
          <w:rFonts w:ascii="Times New Roman" w:hAnsi="Times New Roman"/>
          <w:lang w:eastAsia="zh-CN"/>
        </w:rPr>
        <w:t>和“规则约束”分别保存。实测钻孔分层表和实测界面点保留原始孔号与来源标识；虚拟钻孔除空间坐标和界面结果外，还保留生成概率、综合置信度与筛选状态；地层顺序、最小层厚和方向信息作为独立约束传入求解器，避免在数据预处理阶段被误写成实测值。</w:t>
      </w:r>
    </w:p>
    <w:p w14:paraId="617A98C2">
      <w:pPr>
        <w:spacing w:after="0" w:line="360" w:lineRule="auto"/>
        <w:rPr>
          <w:lang w:eastAsia="zh-CN"/>
        </w:rPr>
      </w:pPr>
      <w:r>
        <w:rPr>
          <w:rFonts w:ascii="Times New Roman" w:hAnsi="Times New Roman"/>
        </w:rPr>
        <w:t>3.1.3 地层隐式模型拓扑预处理</w:t>
      </w:r>
    </w:p>
    <w:p w14:paraId="1CC7032E">
      <w:pPr>
        <w:pStyle w:val="6"/>
      </w:pPr>
      <w:r>
        <w:rPr>
          <w:rFonts w:ascii="Times New Roman" w:hAnsi="Times New Roman"/>
        </w:rPr>
        <w:t>3.1.3.1 坐标高程与地形边界统一</w:t>
      </w:r>
    </w:p>
    <w:p w14:paraId="26B25F24">
      <w:pPr>
        <w:spacing w:after="0" w:line="360" w:lineRule="auto"/>
        <w:rPr>
          <w:lang w:eastAsia="zh-CN"/>
        </w:rPr>
      </w:pPr>
      <w:r>
        <w:rPr>
          <w:rFonts w:ascii="Times New Roman" w:hAnsi="Times New Roman" w:cs="Times New Roman"/>
          <w:lang w:eastAsia="zh-CN"/>
        </w:rPr>
        <w:t>钻孔坐标、孔口高程、地形栅格与模型网格应采用统一的空间参考系统。本节以East和North表示平面坐标，以Elevation表示孔口绝对高程，并在同一坐标系下对数字高程模型进行采样。对第i个钻孔，计算孔口高程与DEM采样高程之差δᵢ；当该差值超过测量精度允许范围时，回查高程基准、坐标投影与钻孔定位信息，并据此校正或标记为待核查样本。</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E16B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EF1F85E">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−DEM(</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oMath>
            </m:oMathPara>
          </w:p>
        </w:tc>
        <w:tc>
          <w:tcPr>
            <w:tcW w:w="848" w:type="dxa"/>
            <w:tcBorders>
              <w:top w:val="nil"/>
              <w:left w:val="nil"/>
              <w:bottom w:val="nil"/>
              <w:right w:val="nil"/>
            </w:tcBorders>
            <w:vAlign w:val="center"/>
          </w:tcPr>
          <w:p w14:paraId="0082F77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w:t>
            </w:r>
          </w:p>
        </w:tc>
      </w:tr>
    </w:tbl>
    <w:p w14:paraId="179358CC">
      <w:pPr>
        <w:spacing w:after="0" w:line="360" w:lineRule="auto"/>
        <w:rPr>
          <w:lang w:eastAsia="zh-CN"/>
        </w:rPr>
      </w:pPr>
      <w:r>
        <w:rPr>
          <w:rFonts w:ascii="Times New Roman" w:hAnsi="Times New Roman" w:cs="Times New Roman"/>
          <w:lang w:eastAsia="zh-CN"/>
        </w:rPr>
        <w:t>模型域由研究区平面范围和垂向范围共同确定。平面范围取所有有效钻孔、地层界面点和工程边界的联合包络，垂向范围由地形面、最深钻孔界面和必要的底部边界确定。</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2F6E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0E67ACC">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Ω=[</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in,</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in,</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in,</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oMath>
            </m:oMathPara>
          </w:p>
        </w:tc>
        <w:tc>
          <w:tcPr>
            <w:tcW w:w="848" w:type="dxa"/>
            <w:tcBorders>
              <w:top w:val="nil"/>
              <w:left w:val="nil"/>
              <w:bottom w:val="nil"/>
              <w:right w:val="nil"/>
            </w:tcBorders>
            <w:vAlign w:val="center"/>
          </w:tcPr>
          <w:p w14:paraId="37A3B7D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w:t>
            </w:r>
          </w:p>
        </w:tc>
      </w:tr>
    </w:tbl>
    <w:p w14:paraId="5C002FCA">
      <w:pPr>
        <w:spacing w:after="0" w:line="360" w:lineRule="auto"/>
        <w:rPr>
          <w:lang w:eastAsia="zh-CN"/>
        </w:rPr>
      </w:pPr>
      <w:r>
        <w:rPr>
          <w:rFonts w:ascii="Times New Roman" w:hAnsi="Times New Roman" w:cs="Times New Roman"/>
          <w:lang w:eastAsia="zh-CN"/>
        </w:rPr>
        <w:t>在Ω内建立规则网格G={gⱼ}，网格节点用于计算隐式标量场并提取地层界面。DEM采样值作为模型上边界，高于地表的网格单元被掩膜，研究区边界外的节点不参与地质体分类。由此可使重构地层受实际地形约束，避免在地表以上形成非物理地质体，处理过程如图3-4所示。</w:t>
      </w:r>
    </w:p>
    <w:p w14:paraId="0E36300D">
      <w:pPr>
        <w:spacing w:before="120" w:after="0" w:line="240" w:lineRule="auto"/>
        <w:ind w:firstLine="0"/>
        <w:jc w:val="center"/>
        <w:rPr>
          <w:rFonts w:ascii="Times New Roman" w:hAnsi="Times New Roman" w:cs="Times New Roman"/>
        </w:rPr>
      </w:pPr>
      <w:r>
        <w:drawing>
          <wp:inline distT="0" distB="0" distL="114300" distR="114300">
            <wp:extent cx="5267325" cy="1962150"/>
            <wp:effectExtent l="0" t="0" r="0" b="0"/>
            <wp:docPr id="14" name="Picture 169493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94935850"/>
                    <pic:cNvPicPr>
                      <a:picLocks noChangeAspect="1"/>
                    </pic:cNvPicPr>
                  </pic:nvPicPr>
                  <pic:blipFill>
                    <a:blip r:embed="rId51"/>
                    <a:stretch>
                      <a:fillRect/>
                    </a:stretch>
                  </pic:blipFill>
                  <pic:spPr>
                    <a:xfrm>
                      <a:off x="0" y="0"/>
                      <a:ext cx="5267325" cy="1962150"/>
                    </a:xfrm>
                    <a:prstGeom prst="rect">
                      <a:avLst/>
                    </a:prstGeom>
                  </pic:spPr>
                </pic:pic>
              </a:graphicData>
            </a:graphic>
          </wp:inline>
        </w:drawing>
      </w:r>
    </w:p>
    <w:p w14:paraId="4FDE2A2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　坐标、高程与地形边界的统一</w:t>
      </w:r>
    </w:p>
    <w:p w14:paraId="190311C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 Unification of coordinates, elevations and terrain boundaries</w:t>
      </w:r>
    </w:p>
    <w:p w14:paraId="5B5F4A32">
      <w:pPr>
        <w:pStyle w:val="6"/>
      </w:pPr>
      <w:r>
        <w:rPr>
          <w:rFonts w:ascii="Times New Roman" w:hAnsi="Times New Roman"/>
        </w:rPr>
        <w:t>3.1.3.2 地层名称标准化与层序矩阵构建</w:t>
      </w:r>
    </w:p>
    <w:p w14:paraId="042FD889">
      <w:pPr>
        <w:spacing w:after="0" w:line="360" w:lineRule="auto"/>
        <w:rPr>
          <w:lang w:eastAsia="zh-CN"/>
        </w:rPr>
      </w:pPr>
      <w:r>
        <w:rPr>
          <w:rFonts w:ascii="Times New Roman" w:hAnsi="Times New Roman" w:cs="Times New Roman"/>
          <w:lang w:eastAsia="zh-CN"/>
        </w:rPr>
        <w:t>建立原始名称到标准编码的映射表，将具有相同工程地质意义且处于同一层序位置的记录归并到统一编码。编码同时保存原始名称、岩性类别、模型单元名称和层序位置，保证模型计算后的工程属性仍可追溯。</w:t>
      </w:r>
    </w:p>
    <w:p w14:paraId="3A92BB7D">
      <w:pPr>
        <w:spacing w:after="0" w:line="360" w:lineRule="auto"/>
        <w:rPr>
          <w:lang w:eastAsia="zh-CN"/>
        </w:rPr>
      </w:pPr>
      <w:r>
        <w:rPr>
          <w:rFonts w:ascii="Times New Roman" w:hAnsi="Times New Roman" w:cs="Times New Roman"/>
          <w:lang w:eastAsia="zh-CN"/>
        </w:rPr>
        <w:t>从每个钻孔的标准编码序列中提取相邻层关系。当地层La在钻孔中位于Lb之上时，记录有向关系La→Lb；汇总全部钻孔后，依据出现频次和地质解释结果消解局部冲突，形成地层关系图，并通过拓扑排序得到研究区统一层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01D6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4651FC5">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S=(</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m:t>
                </m:r>
              </m:oMath>
            </m:oMathPara>
          </w:p>
        </w:tc>
        <w:tc>
          <w:tcPr>
            <w:tcW w:w="848" w:type="dxa"/>
            <w:tcBorders>
              <w:top w:val="nil"/>
              <w:left w:val="nil"/>
              <w:bottom w:val="nil"/>
              <w:right w:val="nil"/>
            </w:tcBorders>
            <w:vAlign w:val="center"/>
          </w:tcPr>
          <w:p w14:paraId="72F0164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w:t>
            </w:r>
          </w:p>
        </w:tc>
      </w:tr>
    </w:tbl>
    <w:p w14:paraId="7A9B4C4F">
      <w:pPr>
        <w:spacing w:after="0" w:line="360" w:lineRule="auto"/>
        <w:rPr>
          <w:lang w:eastAsia="zh-CN"/>
        </w:rPr>
      </w:pPr>
      <w:r>
        <w:rPr>
          <w:rFonts w:ascii="Times New Roman" w:hAnsi="Times New Roman" w:cs="Times New Roman"/>
          <w:lang w:eastAsia="zh-CN"/>
        </w:rPr>
        <w:t>层序矩阵M用于保持不同钻孔输入维度一致。矩阵中的0只表示该层在当前钻孔中没有可用揭露信息，不能直接解释为地层真实缺失；对于钻孔深度不足、资料缺失和经地质解释确认的尖灭，应通过独立状态标记区分，如图3-5所示。</w:t>
      </w:r>
    </w:p>
    <w:p w14:paraId="32CB6A2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593080" cy="1851025"/>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52"/>
                    <a:stretch>
                      <a:fillRect/>
                    </a:stretch>
                  </pic:blipFill>
                  <pic:spPr>
                    <a:xfrm>
                      <a:off x="0" y="0"/>
                      <a:ext cx="5593080" cy="1851025"/>
                    </a:xfrm>
                    <a:prstGeom prst="rect">
                      <a:avLst/>
                    </a:prstGeom>
                  </pic:spPr>
                </pic:pic>
              </a:graphicData>
            </a:graphic>
          </wp:inline>
        </w:drawing>
      </w:r>
    </w:p>
    <w:p w14:paraId="40B388D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　Alesmodel 地层名称标准化与层序矩阵构建</w:t>
      </w:r>
    </w:p>
    <w:p w14:paraId="4296A9C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 Alesmodel Stratum name standardization and stratigraphic sequence matrix construction</w:t>
      </w:r>
    </w:p>
    <w:p w14:paraId="48E6BA9D">
      <w:pPr>
        <w:pStyle w:val="6"/>
      </w:pPr>
      <w:r>
        <w:rPr>
          <w:rFonts w:ascii="Times New Roman" w:hAnsi="Times New Roman"/>
        </w:rPr>
        <w:t>3.1.3.3 地层界面控制点与局部界面趋势提取</w:t>
      </w:r>
    </w:p>
    <w:p w14:paraId="6B1E4085">
      <w:pPr>
        <w:spacing w:after="0" w:line="360" w:lineRule="auto"/>
        <w:rPr>
          <w:lang w:eastAsia="zh-CN"/>
        </w:rPr>
      </w:pPr>
      <w:r>
        <w:rPr>
          <w:rFonts w:ascii="Times New Roman" w:hAnsi="Times New Roman" w:cs="Times New Roman"/>
          <w:lang w:eastAsia="zh-CN"/>
        </w:rPr>
        <w:t>完成高程转换和层序编码后，将每个界面点按照所属地层编码分组，形成地层</w:t>
      </w:r>
      <w:r>
        <w:rPr>
          <w:rFonts w:ascii="Times New Roman" w:hAnsi="Times New Roman" w:cs="Times New Roman"/>
        </w:rPr>
        <w:t>γ</w:t>
      </w:r>
      <w:r>
        <w:rPr>
          <w:rFonts w:ascii="Times New Roman" w:hAnsi="Times New Roman" w:cs="Times New Roman"/>
          <w:lang w:eastAsia="zh-CN"/>
        </w:rPr>
        <w:t>的控制点集合P</w:t>
      </w:r>
      <w:r>
        <w:rPr>
          <w:rFonts w:ascii="Times New Roman" w:hAnsi="Times New Roman" w:cs="Times New Roman"/>
        </w:rPr>
        <w:t>γ</w:t>
      </w:r>
      <w:r>
        <w:rPr>
          <w:rFonts w:ascii="Times New Roman" w:hAnsi="Times New Roman" w:cs="Times New Roman"/>
          <w:lang w:eastAsia="zh-CN"/>
        </w:rPr>
        <w:t>。控制点是隐式界面重构的几何基础，用于限定界面在钻孔位置处的高程。对于同一钻孔的相邻界面，按照统一层序检查其上下关系，避免把层顶点和层底点混入相反的界面集合。</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5244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5B8D94E">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γ</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,k|</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,k=γ</m:t>
                </m:r>
              </m:oMath>
            </m:oMathPara>
          </w:p>
        </w:tc>
        <w:tc>
          <w:tcPr>
            <w:tcW w:w="848" w:type="dxa"/>
            <w:tcBorders>
              <w:top w:val="nil"/>
              <w:left w:val="nil"/>
              <w:bottom w:val="nil"/>
              <w:right w:val="nil"/>
            </w:tcBorders>
            <w:vAlign w:val="center"/>
          </w:tcPr>
          <w:p w14:paraId="0D0631A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（3-4）</w:t>
            </w:r>
          </w:p>
        </w:tc>
      </w:tr>
    </w:tbl>
    <w:p w14:paraId="0560A4A0">
      <w:pPr>
        <w:spacing w:after="0" w:line="360" w:lineRule="auto"/>
        <w:rPr>
          <w:lang w:eastAsia="zh-CN"/>
        </w:rPr>
      </w:pPr>
      <w:r>
        <w:rPr>
          <w:rFonts w:ascii="Times New Roman" w:hAnsi="Times New Roman" w:cs="Times New Roman"/>
          <w:lang w:eastAsia="zh-CN"/>
        </w:rPr>
        <w:t>当附加表提供倾角、方位角等方向信息时，将其转换为局部界面趋势约束；在缺少实测产状的区域，可由邻域界面点拟合低阶局部趋势，但该趋势只作为弱约束。实测界面点采用较高权重，拟合趋势采用较低权重，使模型在保证钻孔控制点一致的同时具有平滑的空间延拓能力。</w:t>
      </w:r>
    </w:p>
    <w:p w14:paraId="67983B88">
      <w:pPr>
        <w:spacing w:after="0" w:line="360" w:lineRule="auto"/>
        <w:rPr>
          <w:lang w:eastAsia="zh-CN"/>
        </w:rPr>
      </w:pPr>
      <w:r>
        <w:rPr>
          <w:rFonts w:ascii="Times New Roman" w:hAnsi="Times New Roman" w:cs="Times New Roman"/>
          <w:lang w:eastAsia="zh-CN"/>
        </w:rPr>
        <w:t>如图3-6所示，界面重构同时使用几何位置和局部延伸趋势。按地层编号分组的界面点为硬约束，限定界面通过钻孔揭露位置；由实测产状或邻域拟合得到的局部趋势为方向约束，控制界面在点间区域的延伸。两类信息共同作用，可减少仅依据点间距离插值产生的异常弯曲。</w:t>
      </w:r>
    </w:p>
    <w:p w14:paraId="5630C416">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936490" cy="213741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53"/>
                    <a:stretch>
                      <a:fillRect/>
                    </a:stretch>
                  </pic:blipFill>
                  <pic:spPr>
                    <a:xfrm>
                      <a:off x="0" y="0"/>
                      <a:ext cx="4936490" cy="2137410"/>
                    </a:xfrm>
                    <a:prstGeom prst="rect">
                      <a:avLst/>
                    </a:prstGeom>
                  </pic:spPr>
                </pic:pic>
              </a:graphicData>
            </a:graphic>
          </wp:inline>
        </w:drawing>
      </w:r>
    </w:p>
    <w:p w14:paraId="27DF5BE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图3-6　Alesmodel地层界面控制点与局部界面趋势提取</w:t>
      </w:r>
    </w:p>
    <w:p w14:paraId="3ED68E6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3-6 Alesmodel Extraction of stratum interface control points and local interface trends</w:t>
      </w:r>
    </w:p>
    <w:p w14:paraId="4822EB0D">
      <w:pPr>
        <w:spacing w:after="0" w:line="360" w:lineRule="auto"/>
        <w:rPr>
          <w:lang w:eastAsia="zh-CN"/>
        </w:rPr>
      </w:pPr>
      <w:r>
        <w:rPr>
          <w:rFonts w:ascii="Times New Roman" w:hAnsi="Times New Roman"/>
        </w:rPr>
        <w:t>3.2 透明地质建模原理与方法</w:t>
      </w:r>
    </w:p>
    <w:p w14:paraId="7EA02A6F">
      <w:pPr>
        <w:spacing w:after="0" w:line="360" w:lineRule="auto"/>
        <w:rPr>
          <w:lang w:eastAsia="zh-CN"/>
        </w:rPr>
      </w:pPr>
      <w:r>
        <w:rPr>
          <w:rFonts w:ascii="Times New Roman" w:hAnsi="Times New Roman"/>
        </w:rPr>
        <w:t>3.2.1 基于ET-CGAN的虚拟钻孔生成方法</w:t>
      </w:r>
    </w:p>
    <w:p w14:paraId="6188E6EC">
      <w:pPr>
        <w:spacing w:after="0" w:line="360" w:lineRule="auto"/>
        <w:rPr>
          <w:lang w:eastAsia="zh-CN"/>
        </w:rPr>
      </w:pPr>
      <w:r>
        <w:rPr>
          <w:rFonts w:ascii="Times New Roman" w:hAnsi="Times New Roman" w:cs="Times New Roman"/>
          <w:lang w:eastAsia="zh-CN"/>
        </w:rPr>
        <w:t>堤防钻孔通常沿堤线近线性布置，孔间区域缺少直接观测。单孔资料能够揭示局部垂向地层序列，却不能直接给出相邻钻孔之间界面的连续变化。虚拟钻孔生成旨在利用已知钻孔及地质先验，估计未观测位置的地层序列，并为后续界面重构提供具有明确空间坐标的辅助约束。</w:t>
      </w:r>
    </w:p>
    <w:p w14:paraId="5C0FDCA6">
      <w:pPr>
        <w:spacing w:after="0" w:line="360" w:lineRule="auto"/>
        <w:rPr>
          <w:lang w:eastAsia="zh-CN"/>
        </w:rPr>
      </w:pPr>
      <w:r>
        <w:rPr>
          <w:rFonts w:ascii="Times New Roman" w:hAnsi="Times New Roman" w:cs="Times New Roman"/>
          <w:lang w:eastAsia="zh-CN"/>
        </w:rPr>
        <w:t>本节提出由Efficient Transformer（ET）与条件生成对抗网络（CGAN）组成的ET-CGAN框架，其总体结构见图3-7。CGAN用于建立空间条件与地层序列之间的生成关系，将钻孔位置、深度及地层先验引入生成过程；ET采用轻量化自注意力机制提取不同深度位置之间的长程依赖，以识别跨层位的地层组合特征。完整框架的输出包括目标深度处的岩性概率分布及相应地层序列。</w:t>
      </w:r>
    </w:p>
    <w:p w14:paraId="6790C23D">
      <w:pPr>
        <w:spacing w:after="0" w:line="360" w:lineRule="auto"/>
        <w:rPr>
          <w:lang w:eastAsia="zh-CN"/>
        </w:rPr>
      </w:pPr>
      <w:r>
        <w:rPr>
          <w:rFonts w:ascii="Times New Roman" w:hAnsi="Times New Roman" w:cs="Times New Roman"/>
          <w:lang w:eastAsia="zh-CN"/>
        </w:rPr>
        <w:t>在总体流程中，ET-CGAN用于补充实测约束稀疏区的地层信息。生成序列经层序、层厚及邻域相容性检查后被转换为虚拟界面控制点，并依据生成置信度赋予弱于实测点的约束强度。需要区分的是，Alesmodel仅提供稀疏界面与方向记录，不能直接构成完整钻孔序列。</w:t>
      </w:r>
    </w:p>
    <w:p w14:paraId="37789A9E">
      <w:pPr>
        <w:spacing w:before="120" w:after="0" w:line="240" w:lineRule="auto"/>
        <w:ind w:firstLine="0"/>
        <w:jc w:val="center"/>
        <w:rPr>
          <w:rFonts w:ascii="Times New Roman" w:hAnsi="Times New Roman" w:cs="Times New Roman"/>
        </w:rPr>
      </w:pPr>
      <w:r>
        <w:drawing>
          <wp:inline distT="0" distB="0" distL="114300" distR="114300">
            <wp:extent cx="5334635" cy="4152900"/>
            <wp:effectExtent l="0" t="0" r="8890" b="0"/>
            <wp:docPr id="15" name="Picture 169493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94935851"/>
                    <pic:cNvPicPr>
                      <a:picLocks noChangeAspect="1"/>
                    </pic:cNvPicPr>
                  </pic:nvPicPr>
                  <pic:blipFill>
                    <a:blip r:embed="rId54"/>
                    <a:stretch>
                      <a:fillRect/>
                    </a:stretch>
                  </pic:blipFill>
                  <pic:spPr>
                    <a:xfrm>
                      <a:off x="0" y="0"/>
                      <a:ext cx="5334635" cy="4152985"/>
                    </a:xfrm>
                    <a:prstGeom prst="rect">
                      <a:avLst/>
                    </a:prstGeom>
                  </pic:spPr>
                </pic:pic>
              </a:graphicData>
            </a:graphic>
          </wp:inline>
        </w:drawing>
      </w:r>
    </w:p>
    <w:p w14:paraId="28D06D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图3-7　ET-CGAN总体结构</w:t>
      </w:r>
    </w:p>
    <w:p w14:paraId="5F15DE5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3-7 Overall architecture of ET-CGAN</w:t>
      </w:r>
    </w:p>
    <w:p w14:paraId="496E8126">
      <w:pPr>
        <w:pStyle w:val="6"/>
      </w:pPr>
      <w:r>
        <w:rPr>
          <w:rFonts w:ascii="Times New Roman" w:hAnsi="Times New Roman"/>
        </w:rPr>
        <w:t>3.2.1.1 ET模块</w:t>
      </w:r>
    </w:p>
    <w:p w14:paraId="583AF32C">
      <w:pPr>
        <w:spacing w:after="0" w:line="360" w:lineRule="auto"/>
        <w:rPr>
          <w:lang w:eastAsia="zh-CN"/>
        </w:rPr>
      </w:pPr>
      <w:r>
        <w:rPr>
          <w:rFonts w:ascii="Times New Roman" w:hAnsi="Times New Roman" w:cs="Times New Roman"/>
        </w:rPr>
        <w:t>ET-CGAN由特征提取模块（Efficient Transformer，ET）与条件生成对抗网络（CGAN）两部分构成：ET模块负责在钻孔序列中提取长程依赖，CGAN负责在空间条件约束下生成完整的地层序列。</w:t>
      </w:r>
      <w:r>
        <w:rPr>
          <w:rFonts w:ascii="Times New Roman" w:hAnsi="Times New Roman" w:cs="Times New Roman"/>
          <w:lang w:eastAsia="zh-CN"/>
        </w:rPr>
        <w:t>两部分的结构与作用分别说明如下。标准Transformer的自注意力机制虽然能捕捉全局依赖，但其计算复杂度高，对于长序列或嵌入式设备而言计算成本高昂。为降低计算成本，ET模块将输入通道数减半，从源头上压缩了模型计算量，其结构如图3-8所示。该模块将生成的Q、K、V矩阵沿通道维度均匀地划分为s组。随后，每组Q、K、V独立进行点积注意力计算，将全局注意力分解为多个并行的轻量化注意力单元，大幅降低了计算复杂度。最后，各组输出O₁至Oₛ通过一个线性层进行拼接，形成最终的输出序列O，计算过程见下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B958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C8FB66C">
            <w:pPr>
              <w:spacing w:before="60" w:after="60" w:line="240" w:lineRule="auto"/>
              <w:ind w:left="0" w:right="0" w:firstLine="0"/>
              <w:jc w:val="center"/>
              <w:rPr>
                <w:rFonts w:ascii="Times New Roman" w:hAnsi="Times New Roman" w:cs="Times New Roman"/>
              </w:rPr>
            </w:pPr>
            <w:r>
              <w:rPr>
                <w:rFonts w:ascii="Times New Roman" w:hAnsi="Times New Roman" w:cs="Times New Roman"/>
              </w:rPr>
              <w:object>
                <v:shape id="_x0000_i1025" o:spt="75" type="#_x0000_t75" style="height:36.2pt;width:125.45pt;" o:ole="t" filled="f" coordsize="21600,21600">
                  <v:path/>
                  <v:fill on="f" focussize="0,0"/>
                  <v:stroke/>
                  <v:imagedata r:id="rId56" o:title=""/>
                  <o:lock v:ext="edit" aspectratio="t"/>
                  <w10:wrap type="none"/>
                  <w10:anchorlock/>
                </v:shape>
                <o:OLEObject Type="Embed" ProgID="Equation.3" ShapeID="_x0000_i1025" DrawAspect="Content" ObjectID="_1468075725" r:id="rId55">
                  <o:LockedField>false</o:LockedField>
                </o:OLEObject>
              </w:object>
            </w:r>
          </w:p>
        </w:tc>
        <w:tc>
          <w:tcPr>
            <w:tcW w:w="848" w:type="dxa"/>
            <w:tcBorders>
              <w:top w:val="nil"/>
              <w:left w:val="nil"/>
              <w:bottom w:val="nil"/>
              <w:right w:val="nil"/>
            </w:tcBorders>
            <w:vAlign w:val="center"/>
          </w:tcPr>
          <w:p w14:paraId="493E43D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（3-5）</w:t>
            </w:r>
          </w:p>
        </w:tc>
      </w:tr>
    </w:tbl>
    <w:p w14:paraId="6F89879A">
      <w:pPr>
        <w:spacing w:after="0" w:line="360" w:lineRule="auto"/>
        <w:rPr>
          <w:lang w:eastAsia="zh-CN"/>
        </w:rPr>
      </w:pPr>
      <w:r>
        <w:rPr>
          <w:rFonts w:ascii="Times New Roman" w:hAnsi="Times New Roman" w:cs="Times New Roman"/>
        </w:rPr>
        <w:t>其中Q、K和V表示query、key和value量度，d是嵌入维度，输出为O1,O2, . . ,Os。</w:t>
      </w:r>
    </w:p>
    <w:p w14:paraId="0A2417E2">
      <w:pPr>
        <w:spacing w:before="120" w:after="0" w:line="240" w:lineRule="auto"/>
        <w:ind w:firstLine="0"/>
        <w:jc w:val="center"/>
        <w:rPr>
          <w:rFonts w:ascii="Times New Roman" w:hAnsi="Times New Roman" w:cs="Times New Roman"/>
        </w:rPr>
      </w:pPr>
      <w:r>
        <w:drawing>
          <wp:inline distT="0" distB="0" distL="114300" distR="114300">
            <wp:extent cx="3074035" cy="3908425"/>
            <wp:effectExtent l="0" t="0" r="2540" b="6350"/>
            <wp:docPr id="16" name="Picture 169493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94935852"/>
                    <pic:cNvPicPr>
                      <a:picLocks noChangeAspect="1"/>
                    </pic:cNvPicPr>
                  </pic:nvPicPr>
                  <pic:blipFill>
                    <a:blip r:embed="rId57"/>
                    <a:stretch>
                      <a:fillRect/>
                    </a:stretch>
                  </pic:blipFill>
                  <pic:spPr>
                    <a:xfrm>
                      <a:off x="0" y="0"/>
                      <a:ext cx="3074035" cy="3908878"/>
                    </a:xfrm>
                    <a:prstGeom prst="rect">
                      <a:avLst/>
                    </a:prstGeom>
                  </pic:spPr>
                </pic:pic>
              </a:graphicData>
            </a:graphic>
          </wp:inline>
        </w:drawing>
      </w:r>
    </w:p>
    <w:p w14:paraId="25B4F32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图3-8　Efficient Transformer模块流程</w:t>
      </w:r>
    </w:p>
    <w:p w14:paraId="29E1B00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3-8 Workflow of the Efficient Transformer module</w:t>
      </w:r>
    </w:p>
    <w:p w14:paraId="01D00B9B">
      <w:pPr>
        <w:pStyle w:val="6"/>
      </w:pPr>
      <w:r>
        <w:rPr>
          <w:rFonts w:ascii="Times New Roman" w:hAnsi="Times New Roman"/>
        </w:rPr>
        <w:t>3.2.1.2 改进后的CGAN模块</w:t>
      </w:r>
    </w:p>
    <w:p w14:paraId="7BC10C55">
      <w:pPr>
        <w:spacing w:after="0" w:line="360" w:lineRule="auto"/>
        <w:rPr>
          <w:lang w:eastAsia="zh-CN"/>
        </w:rPr>
      </w:pPr>
      <w:r>
        <w:rPr>
          <w:rFonts w:ascii="Times New Roman" w:hAnsi="Times New Roman" w:cs="Times New Roman"/>
          <w:lang w:eastAsia="zh-CN"/>
        </w:rPr>
        <w:t>ET-CGAN的生成器与判别器结构如图3-9所示。生成器G将噪声向量z与条件变量y经全连接层融合，形成序列初始表示，再输入多层ET编码器。编码结果经全连接层与Softmax层转换为各深度位置的岩性类别概率，并据此采样得到条件虚拟钻孔序列G(z|y)。</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57EE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FC4AD1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cs="Times New Roman"/>
                      </w:rPr>
                    </m:ctrlPr>
                  </m:sSubPr>
                  <m:e>
                    <m:r>
                      <m:rPr>
                        <m:sty m:val="p"/>
                        <m:scr m:val="script"/>
                      </m:rPr>
                      <w:rPr>
                        <w:rFonts w:ascii="Times New Roman" w:hAnsi="Times New Roman" w:eastAsia="MS Mincho"/>
                      </w:rPr>
                      <m:t>ℒ</m:t>
                    </m:r>
                    <m:ctrlPr>
                      <w:rPr>
                        <w:rFonts w:ascii="Cambria Math" w:hAnsi="Cambria Math"/>
                      </w:rPr>
                    </m:ctrlPr>
                  </m:e>
                  <m:sub>
                    <m:r>
                      <m:rPr>
                        <m:sty m:val="p"/>
                      </m:rPr>
                      <w:rPr>
                        <w:rFonts w:ascii="Times New Roman" w:hAnsi="Times New Roman"/>
                      </w:rPr>
                      <m:t>G</m:t>
                    </m:r>
                    <m:ctrlPr>
                      <w:rPr>
                        <w:rFonts w:ascii="Cambria Math" w:hAnsi="Cambria Math"/>
                      </w:rPr>
                    </m:ctrlPr>
                  </m:sub>
                </m:sSub>
                <m:r>
                  <m:rPr>
                    <m:sty m:val="p"/>
                  </m:rPr>
                  <w:rPr>
                    <w:rFonts w:ascii="Times New Roman" w:hAnsi="Times New Roman"/>
                  </w:rPr>
                  <m:t>=</m:t>
                </m:r>
                <m:r>
                  <m:rPr>
                    <m:sty m:val="p"/>
                  </m:rPr>
                  <w:rPr>
                    <w:rFonts w:hint="eastAsia" w:ascii="Times New Roman" w:hAnsi="Times New Roman"/>
                  </w:rPr>
                  <m:t>－</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z~</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z</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[Log(G(z|y))]</m:t>
                </m:r>
              </m:oMath>
            </m:oMathPara>
          </w:p>
        </w:tc>
        <w:tc>
          <w:tcPr>
            <w:tcW w:w="848" w:type="dxa"/>
            <w:tcBorders>
              <w:top w:val="nil"/>
              <w:left w:val="nil"/>
              <w:bottom w:val="nil"/>
              <w:right w:val="nil"/>
            </w:tcBorders>
            <w:vAlign w:val="center"/>
          </w:tcPr>
          <w:p w14:paraId="563C3A8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（3-6）</w:t>
            </w:r>
          </w:p>
        </w:tc>
      </w:tr>
    </w:tbl>
    <w:p w14:paraId="6756A9DC">
      <w:pPr>
        <w:spacing w:after="0" w:line="360" w:lineRule="auto"/>
        <w:rPr>
          <w:lang w:eastAsia="zh-CN"/>
        </w:rPr>
      </w:pPr>
      <w:r>
        <w:rPr>
          <w:rFonts w:ascii="Times New Roman" w:hAnsi="Times New Roman" w:cs="Times New Roman"/>
          <w:lang w:eastAsia="zh-CN"/>
        </w:rPr>
        <w:t>判别器D用于评估给定条件y下输入岩性序列x与实测数据分布的一致程度。岩性序列与条件变量经向量化和融合后输入多层ET编码器，提取层序组合、厚度变化及空间位置等特征，最终由二分类层输出样本属于实测数据分布的概率D(x|y)。</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70CB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0B3AC64">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cs="Times New Roman"/>
                      </w:rPr>
                    </m:ctrlPr>
                  </m:sSubPr>
                  <m:e>
                    <m:r>
                      <m:rPr>
                        <m:sty m:val="p"/>
                        <m:scr m:val="script"/>
                      </m:rPr>
                      <w:rPr>
                        <w:rFonts w:ascii="Times New Roman" w:hAnsi="Times New Roman" w:eastAsia="MS Mincho"/>
                      </w:rPr>
                      <m:t>ℒ</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hint="eastAsia" w:ascii="Times New Roman" w:hAnsi="Times New Roman"/>
                      </w:rPr>
                      <m:t>－</m:t>
                    </m:r>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hint="eastAsia" w:ascii="Times New Roman" w:hAnsi="Times New Roman"/>
                          </w:rPr>
                          <m:t>date</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x</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[LogD(x|y)]</m:t>
                </m:r>
                <m:r>
                  <m:rPr>
                    <m:sty m:val="p"/>
                  </m:rPr>
                  <w:rPr>
                    <w:rFonts w:hint="eastAsia" w:ascii="Times New Roman" w:hAnsi="Times New Roman"/>
                  </w:rPr>
                  <m:t>－</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z~</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z</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[Log(1−D(z|y))]</m:t>
                </m:r>
              </m:oMath>
            </m:oMathPara>
          </w:p>
        </w:tc>
        <w:tc>
          <w:tcPr>
            <w:tcW w:w="848" w:type="dxa"/>
            <w:tcBorders>
              <w:top w:val="nil"/>
              <w:left w:val="nil"/>
              <w:bottom w:val="nil"/>
              <w:right w:val="nil"/>
            </w:tcBorders>
            <w:vAlign w:val="center"/>
          </w:tcPr>
          <w:p w14:paraId="58DE6FC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（3-7）</w:t>
            </w:r>
          </w:p>
        </w:tc>
      </w:tr>
    </w:tbl>
    <w:p w14:paraId="00731CAD">
      <w:pPr>
        <w:spacing w:after="0" w:line="360" w:lineRule="auto"/>
        <w:rPr>
          <w:lang w:eastAsia="zh-CN"/>
        </w:rPr>
      </w:pPr>
      <w:r>
        <w:rPr>
          <w:rFonts w:ascii="Times New Roman" w:hAnsi="Times New Roman" w:cs="Times New Roman"/>
          <w:lang w:eastAsia="zh-CN"/>
        </w:rPr>
        <w:t>生成器通过最小化生成损失，使合成序列逐步逼近实测数据分布；判别器则通过提高真实样本与生成样本的区分能力进行对抗训练，其价值函数V(G,D)见下式。训练收敛后，生成器可在给定空间条件下输出候选地层序列。该输出仍属于模型推断结果，必须经层序、层厚、邻域一致性及置信度筛选后，方可作为隐式重构的辅助信息。</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1A08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5916873">
            <w:pPr>
              <w:spacing w:before="60" w:after="60" w:line="240" w:lineRule="auto"/>
              <w:ind w:left="0" w:right="0" w:firstLine="0"/>
              <w:jc w:val="center"/>
              <w:rPr>
                <w:rFonts w:ascii="Times New Roman" w:hAnsi="Times New Roman" w:cs="Times New Roman"/>
              </w:rPr>
            </w:pPr>
            <m:oMathPara>
              <m:oMath>
                <m:m>
                  <m:mPr>
                    <m:mcs>
                      <m:mc>
                        <m:mcPr>
                          <m:count m:val="1"/>
                          <m:mcJc m:val="center"/>
                        </m:mcPr>
                      </m:mc>
                    </m:mcs>
                    <m:ctrlPr>
                      <w:rPr>
                        <w:rFonts w:ascii="Cambria Math" w:hAnsi="Cambria Math" w:cs="Times New Roman"/>
                      </w:rPr>
                    </m:ctrlPr>
                  </m:mPr>
                  <m:mr>
                    <m:e>
                      <m:r>
                        <m:rPr>
                          <m:sty m:val="p"/>
                        </m:rPr>
                        <w:rPr>
                          <w:rFonts w:hint="eastAsia" w:ascii="Times New Roman" w:hAnsi="Times New Roman"/>
                        </w:rPr>
                        <m:t>min</m:t>
                      </m:r>
                      <m:ctrlPr>
                        <w:rPr>
                          <w:rFonts w:ascii="Cambria Math" w:hAnsi="Cambria Math"/>
                        </w:rPr>
                      </m:ctrlPr>
                    </m:e>
                  </m:mr>
                  <m:mr>
                    <m:e>
                      <m:r>
                        <m:rPr>
                          <m:sty m:val="p"/>
                        </m:rPr>
                        <w:rPr>
                          <w:rFonts w:ascii="Times New Roman" w:hAnsi="Times New Roman"/>
                        </w:rPr>
                        <m:t>G</m:t>
                      </m:r>
                      <m:ctrlPr>
                        <w:rPr>
                          <w:rFonts w:ascii="Cambria Math" w:hAnsi="Cambria Math"/>
                        </w:rPr>
                      </m:ctrlPr>
                    </m:e>
                  </m:mr>
                </m:m>
                <m:r>
                  <m:rPr>
                    <m:sty m:val="p"/>
                  </m:rPr>
                  <w:rPr>
                    <w:rFonts w:ascii="Times New Roman" w:hAnsi="Times New Roman"/>
                  </w:rPr>
                  <m:t xml:space="preserve"> </m:t>
                </m:r>
                <m:m>
                  <m:mPr>
                    <m:mcs>
                      <m:mc>
                        <m:mcPr>
                          <m:count m:val="1"/>
                          <m:mcJc m:val="center"/>
                        </m:mcPr>
                      </m:mc>
                    </m:mcs>
                    <m:ctrlPr>
                      <w:rPr>
                        <w:rFonts w:ascii="Cambria Math" w:hAnsi="Cambria Math"/>
                      </w:rPr>
                    </m:ctrlPr>
                  </m:mPr>
                  <m:mr>
                    <m:e>
                      <m:r>
                        <m:rPr>
                          <m:sty m:val="p"/>
                        </m:rPr>
                        <w:rPr>
                          <w:rFonts w:hint="eastAsia" w:ascii="Times New Roman" w:hAnsi="Times New Roman"/>
                        </w:rPr>
                        <m:t>max</m:t>
                      </m:r>
                      <m:ctrlPr>
                        <w:rPr>
                          <w:rFonts w:ascii="Cambria Math" w:hAnsi="Cambria Math"/>
                        </w:rPr>
                      </m:ctrlPr>
                    </m:e>
                  </m:mr>
                  <m:mr>
                    <m:e>
                      <m:r>
                        <m:rPr>
                          <m:sty m:val="p"/>
                        </m:rPr>
                        <w:rPr>
                          <w:rFonts w:ascii="Times New Roman" w:hAnsi="Times New Roman"/>
                        </w:rPr>
                        <m:t>D</m:t>
                      </m:r>
                      <m:ctrlPr>
                        <w:rPr>
                          <w:rFonts w:ascii="Cambria Math" w:hAnsi="Cambria Math"/>
                        </w:rPr>
                      </m:ctrlPr>
                    </m:e>
                  </m:mr>
                </m:m>
                <m:r>
                  <m:rPr>
                    <m:sty m:val="p"/>
                  </m:rPr>
                  <w:rPr>
                    <w:rFonts w:ascii="Times New Roman" w:hAnsi="Times New Roman"/>
                  </w:rPr>
                  <m:t>V(D,G)=</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hint="eastAsia" w:ascii="Times New Roman" w:hAnsi="Times New Roman"/>
                          </w:rPr>
                          <m:t>date</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x</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[LogD(x|y)]+</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z~</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z</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[Log(1−D(z|y))]</m:t>
                </m:r>
              </m:oMath>
            </m:oMathPara>
          </w:p>
        </w:tc>
        <w:tc>
          <w:tcPr>
            <w:tcW w:w="848" w:type="dxa"/>
            <w:tcBorders>
              <w:top w:val="nil"/>
              <w:left w:val="nil"/>
              <w:bottom w:val="nil"/>
              <w:right w:val="nil"/>
            </w:tcBorders>
            <w:vAlign w:val="center"/>
          </w:tcPr>
          <w:p w14:paraId="3BC5FF9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（3-8）</w:t>
            </w:r>
          </w:p>
        </w:tc>
      </w:tr>
    </w:tbl>
    <w:p w14:paraId="6B78F124">
      <w:pPr>
        <w:spacing w:before="120" w:after="0" w:line="240" w:lineRule="auto"/>
        <w:ind w:firstLine="0"/>
        <w:jc w:val="center"/>
        <w:rPr>
          <w:rFonts w:ascii="Times New Roman" w:hAnsi="Times New Roman" w:cs="Times New Roman"/>
        </w:rPr>
      </w:pPr>
      <w:r>
        <w:drawing>
          <wp:inline distT="0" distB="0" distL="114300" distR="114300">
            <wp:extent cx="3164205" cy="2265680"/>
            <wp:effectExtent l="0" t="0" r="7620" b="1270"/>
            <wp:docPr id="17" name="Picture 169493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94935853"/>
                    <pic:cNvPicPr>
                      <a:picLocks noChangeAspect="1"/>
                    </pic:cNvPicPr>
                  </pic:nvPicPr>
                  <pic:blipFill>
                    <a:blip r:embed="rId58"/>
                    <a:stretch>
                      <a:fillRect/>
                    </a:stretch>
                  </pic:blipFill>
                  <pic:spPr>
                    <a:xfrm>
                      <a:off x="0" y="0"/>
                      <a:ext cx="3164205" cy="2265950"/>
                    </a:xfrm>
                    <a:prstGeom prst="rect">
                      <a:avLst/>
                    </a:prstGeom>
                  </pic:spPr>
                </pic:pic>
              </a:graphicData>
            </a:graphic>
          </wp:inline>
        </w:drawing>
      </w:r>
    </w:p>
    <w:p w14:paraId="19C7E9D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图3-9　ET-CGAN生成器与判别器网络结构</w:t>
      </w:r>
    </w:p>
    <w:p w14:paraId="2561B49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3-9 Network architecture of the ET-CGAN generator and discriminator</w:t>
      </w:r>
    </w:p>
    <w:p w14:paraId="3059F181">
      <w:pPr>
        <w:spacing w:after="0" w:line="360" w:lineRule="auto"/>
        <w:rPr>
          <w:lang w:eastAsia="zh-CN"/>
        </w:rPr>
      </w:pPr>
      <w:r>
        <w:rPr>
          <w:rFonts w:ascii="Times New Roman" w:hAnsi="Times New Roman"/>
        </w:rPr>
        <w:t>3.2.2 基于地层序列约束的隐式界面重构方法</w:t>
      </w:r>
    </w:p>
    <w:p w14:paraId="0592A3E1">
      <w:pPr>
        <w:spacing w:after="0" w:line="360" w:lineRule="auto"/>
        <w:rPr>
          <w:lang w:eastAsia="zh-CN"/>
        </w:rPr>
      </w:pPr>
      <w:r>
        <w:rPr>
          <w:rFonts w:ascii="Times New Roman" w:hAnsi="Times New Roman" w:cs="Times New Roman"/>
          <w:lang w:eastAsia="zh-CN"/>
        </w:rPr>
        <w:t>多源数据预处理与虚拟钻孔生成完成后，实测资料和生成资料均被转换为带有空间坐标、界面类别及来源标识的三维地质约束。实测数据保持观测属性，虚拟数据保留生成概率、置信度与筛选状态，两者不作等同处理。</w:t>
      </w:r>
    </w:p>
    <w:p w14:paraId="65A5A330">
      <w:pPr>
        <w:spacing w:after="0" w:line="360" w:lineRule="auto"/>
        <w:rPr>
          <w:lang w:eastAsia="zh-CN"/>
        </w:rPr>
      </w:pPr>
      <w:r>
        <w:rPr>
          <w:rFonts w:ascii="Times New Roman" w:hAnsi="Times New Roman" w:cs="Times New Roman"/>
          <w:lang w:eastAsia="zh-CN"/>
        </w:rPr>
        <w:t>传统三维地质建模通常根据钻孔中各地层界面的空间坐标，采用距离加权、普通克里金、径向基函数或样条插值等方法估计界面高程。这类方法主要依据控制点之间的数学距离进行计算，缺少对地层形成顺序和地质结构关系的约束。当钻孔数量较少、空间分布不均或地层厚度变化较大时，容易产生界面交叉、层序倒置、局部尖灭不合理和地层穿插等问题。</w:t>
      </w:r>
    </w:p>
    <w:p w14:paraId="1E7247F9">
      <w:pPr>
        <w:spacing w:after="0" w:line="360" w:lineRule="auto"/>
        <w:rPr>
          <w:lang w:eastAsia="zh-CN"/>
        </w:rPr>
      </w:pPr>
      <w:r>
        <w:rPr>
          <w:rFonts w:ascii="Times New Roman" w:hAnsi="Times New Roman" w:cs="Times New Roman"/>
          <w:lang w:eastAsia="zh-CN"/>
        </w:rPr>
        <w:t>据此，本节建立基于地层序列约束的隐式界面重构方法。实测钻孔与通过筛选的虚拟钻孔分别转换为实测界面点和虚拟界面点，并在隐式场求解中同时引入地层顺序、界面方向、局部缺失层与地形边界约束。图3-10给出钻孔柱状记录向建模约束的转换过程：相邻层段的分界深度被换算为三维界面坐标，按统一层序赋予界面编号，同一编号的点共同约束相应连续等值面。</w:t>
      </w:r>
    </w:p>
    <w:p w14:paraId="213FE5A3">
      <w:pPr>
        <w:spacing w:before="120" w:after="0" w:line="240" w:lineRule="auto"/>
        <w:ind w:firstLine="0"/>
        <w:jc w:val="center"/>
        <w:rPr>
          <w:rFonts w:ascii="Times New Roman" w:hAnsi="Times New Roman" w:cs="Times New Roman"/>
        </w:rPr>
      </w:pPr>
      <w:r>
        <w:drawing>
          <wp:inline distT="0" distB="0" distL="114300" distR="114300">
            <wp:extent cx="5267325" cy="2269490"/>
            <wp:effectExtent l="0" t="0" r="0" b="6985"/>
            <wp:docPr id="18" name="Picture 169493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94935854"/>
                    <pic:cNvPicPr>
                      <a:picLocks noChangeAspect="1"/>
                    </pic:cNvPicPr>
                  </pic:nvPicPr>
                  <pic:blipFill>
                    <a:blip r:embed="rId59"/>
                    <a:stretch>
                      <a:fillRect/>
                    </a:stretch>
                  </pic:blipFill>
                  <pic:spPr>
                    <a:xfrm>
                      <a:off x="0" y="0"/>
                      <a:ext cx="5267325" cy="2269999"/>
                    </a:xfrm>
                    <a:prstGeom prst="rect">
                      <a:avLst/>
                    </a:prstGeom>
                  </pic:spPr>
                </pic:pic>
              </a:graphicData>
            </a:graphic>
          </wp:inline>
        </w:drawing>
      </w:r>
    </w:p>
    <w:p w14:paraId="2B59715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图3-10　钻孔界面控制点与界面编号组织</w:t>
      </w:r>
    </w:p>
    <w:p w14:paraId="215CCE6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3-10 Organization of borehole interface control points and interface indices</w:t>
      </w:r>
    </w:p>
    <w:p w14:paraId="488717AC">
      <w:pPr>
        <w:pStyle w:val="6"/>
      </w:pPr>
      <w:r>
        <w:rPr>
          <w:rFonts w:ascii="Times New Roman" w:hAnsi="Times New Roman"/>
        </w:rPr>
        <w:t>3.2.2.1 隐式地层界面</w:t>
      </w:r>
    </w:p>
    <w:p w14:paraId="076D51A1">
      <w:pPr>
        <w:spacing w:after="0" w:line="360" w:lineRule="auto"/>
        <w:rPr>
          <w:lang w:eastAsia="zh-CN"/>
        </w:rPr>
      </w:pPr>
      <w:r>
        <w:rPr>
          <w:rFonts w:ascii="Times New Roman" w:hAnsi="Times New Roman" w:cs="Times New Roman"/>
          <w:lang w:eastAsia="zh-CN"/>
        </w:rPr>
        <w:t>完成实测钻孔和虚拟钻孔的界面控制点组织后，需要根据离散控制点恢复连续的三维地层界面。传统显式方法通常将界面表示为高程函数z=f(x,y)，并分别对不同界面的高程进行插值。该方法表达直观，但要求同一平面位置(x,y)只对应一个界面高程，难以稳定表达断层切割、强烈褶皱或局部多值界面。</w:t>
      </w:r>
    </w:p>
    <w:p w14:paraId="07E13CEC">
      <w:pPr>
        <w:spacing w:after="0" w:line="360" w:lineRule="auto"/>
        <w:rPr>
          <w:lang w:eastAsia="zh-CN"/>
        </w:rPr>
      </w:pPr>
      <w:r>
        <w:rPr>
          <w:rFonts w:ascii="Times New Roman" w:hAnsi="Times New Roman" w:cs="Times New Roman"/>
          <w:lang w:eastAsia="zh-CN"/>
        </w:rPr>
        <w:t>因此，本节采用隐式标量场表达地层界面。该方法不直接拟合界面的显式几何方程，而是在三维研究域内求解连续标量场，并以其等值面表示地层界面，从而在统一数学框架内综合界面位置、局部方向与地层顺序。设研究区域为三维空间域，任意空间点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13B4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F8322F2">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x=(x,y,z),x∈Ω</m:t>
                </m:r>
              </m:oMath>
            </m:oMathPara>
          </w:p>
        </w:tc>
        <w:tc>
          <w:tcPr>
            <w:tcW w:w="848" w:type="dxa"/>
            <w:tcBorders>
              <w:top w:val="nil"/>
              <w:left w:val="nil"/>
              <w:bottom w:val="nil"/>
              <w:right w:val="nil"/>
            </w:tcBorders>
            <w:vAlign w:val="center"/>
          </w:tcPr>
          <w:p w14:paraId="335043E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（3-9）</w:t>
            </w:r>
          </w:p>
        </w:tc>
      </w:tr>
    </w:tbl>
    <w:p w14:paraId="5D3D1EE5">
      <w:pPr>
        <w:spacing w:after="0" w:line="360" w:lineRule="auto"/>
        <w:rPr>
          <w:lang w:eastAsia="zh-CN"/>
        </w:rPr>
      </w:pPr>
      <w:r>
        <w:rPr>
          <w:rFonts w:ascii="Times New Roman" w:hAnsi="Times New Roman" w:cs="Times New Roman"/>
          <w:lang w:eastAsia="zh-CN"/>
        </w:rPr>
        <w:t>在研究区域内定义连续隐式标量场：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E9F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6E70DA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ϕ(x)=ϕ(x,y,z)</m:t>
                </m:r>
              </m:oMath>
            </m:oMathPara>
          </w:p>
        </w:tc>
        <w:tc>
          <w:tcPr>
            <w:tcW w:w="848" w:type="dxa"/>
            <w:tcBorders>
              <w:top w:val="nil"/>
              <w:left w:val="nil"/>
              <w:bottom w:val="nil"/>
              <w:right w:val="nil"/>
            </w:tcBorders>
            <w:vAlign w:val="center"/>
          </w:tcPr>
          <w:p w14:paraId="572389B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（3-10）</w:t>
            </w:r>
          </w:p>
        </w:tc>
      </w:tr>
    </w:tbl>
    <w:p w14:paraId="35A34451">
      <w:pPr>
        <w:spacing w:after="0" w:line="360" w:lineRule="auto"/>
        <w:rPr>
          <w:lang w:eastAsia="zh-CN"/>
        </w:rPr>
      </w:pPr>
      <w:r>
        <w:rPr>
          <w:rFonts w:ascii="Times New Roman" w:hAnsi="Times New Roman" w:cs="Times New Roman"/>
          <w:lang w:eastAsia="zh-CN"/>
        </w:rPr>
        <w:t>标量场可以理解为描述地层相对位置的势函数。其具体数值本身通常不直接代表高程、厚度或岩性，而是用于描述空间点在地层序列中的相对位置。</w:t>
      </w:r>
      <m:oMath>
        <m:r>
          <m:rPr>
            <m:sty m:val="p"/>
          </m:rPr>
          <w:rPr>
            <w:rFonts w:ascii="Times New Roman" w:hAnsi="Times New Roman"/>
          </w:rPr>
          <m:t>ϕ</m:t>
        </m:r>
      </m:oMath>
    </w:p>
    <w:p w14:paraId="538099E3">
      <w:pPr>
        <w:spacing w:after="0" w:line="360" w:lineRule="auto"/>
        <w:rPr>
          <w:lang w:eastAsia="zh-CN"/>
        </w:rPr>
      </w:pPr>
      <w:r>
        <w:rPr>
          <w:rFonts w:ascii="Times New Roman" w:hAnsi="Times New Roman" w:cs="Times New Roman"/>
          <w:lang w:eastAsia="zh-CN"/>
        </w:rPr>
        <w:t>对于第k个地层界面，为其设置对应的等值参数ck，则该界面可以表示为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543A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6803994">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S</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m:t>
                </m:r>
                <m:d>
                  <m:dPr>
                    <m:begChr m:val="{"/>
                    <m:endChr m:val="}"/>
                    <m:ctrlPr>
                      <w:rPr>
                        <w:rFonts w:ascii="Cambria Math" w:hAnsi="Cambria Math"/>
                      </w:rPr>
                    </m:ctrlPr>
                  </m:dPr>
                  <m:e>
                    <m:r>
                      <m:rPr>
                        <m:sty m:val="p"/>
                      </m:rPr>
                      <w:rPr>
                        <w:rFonts w:ascii="Times New Roman" w:hAnsi="Times New Roman"/>
                      </w:rPr>
                      <m:t>x∈Ω∣ϕ(x)=</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k</m:t>
                        </m:r>
                        <m:ctrlPr>
                          <w:rPr>
                            <w:rFonts w:ascii="Cambria Math" w:hAnsi="Cambria Math"/>
                          </w:rPr>
                        </m:ctrlPr>
                      </m:sub>
                    </m:sSub>
                    <m:ctrlPr>
                      <w:rPr>
                        <w:rFonts w:ascii="Cambria Math" w:hAnsi="Cambria Math"/>
                      </w:rPr>
                    </m:ctrlPr>
                  </m:e>
                </m:d>
              </m:oMath>
            </m:oMathPara>
          </w:p>
        </w:tc>
        <w:tc>
          <w:tcPr>
            <w:tcW w:w="848" w:type="dxa"/>
            <w:tcBorders>
              <w:top w:val="nil"/>
              <w:left w:val="nil"/>
              <w:bottom w:val="nil"/>
              <w:right w:val="nil"/>
            </w:tcBorders>
            <w:vAlign w:val="center"/>
          </w:tcPr>
          <w:p w14:paraId="5BA7DD1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（3-11）</w:t>
            </w:r>
          </w:p>
        </w:tc>
      </w:tr>
    </w:tbl>
    <w:p w14:paraId="18A9E161">
      <w:pPr>
        <w:spacing w:after="0" w:line="360" w:lineRule="auto"/>
        <w:rPr>
          <w:lang w:eastAsia="zh-CN"/>
        </w:rPr>
      </w:pPr>
      <w:r>
        <w:rPr>
          <w:rFonts w:ascii="Times New Roman" w:hAnsi="Times New Roman" w:cs="Times New Roman"/>
          <w:lang w:eastAsia="zh-CN"/>
        </w:rPr>
        <w:t>式中，Sk表示第k个地层界面，ck表示该界面在隐式标量场中的等值参数。所有满足该关系的空间点共同组成一个连续的三维等值面，该等值面即为重构得到的地层界面，其与隐式标量场的关系如图3-11所示。</w:t>
      </w:r>
    </w:p>
    <w:p w14:paraId="483812A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68215" cy="300101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60"/>
                    <a:stretch>
                      <a:fillRect/>
                    </a:stretch>
                  </pic:blipFill>
                  <pic:spPr>
                    <a:xfrm>
                      <a:off x="0" y="0"/>
                      <a:ext cx="4768215" cy="3001010"/>
                    </a:xfrm>
                    <a:prstGeom prst="rect">
                      <a:avLst/>
                    </a:prstGeom>
                  </pic:spPr>
                </pic:pic>
              </a:graphicData>
            </a:graphic>
          </wp:inline>
        </w:drawing>
      </w:r>
    </w:p>
    <w:p w14:paraId="2A30E81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图3-11　隐式标量场及等值界面表达</w:t>
      </w:r>
    </w:p>
    <w:p w14:paraId="3144762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3-11 Implicit scalar field and its isosurface representation of interfaces</w:t>
      </w:r>
    </w:p>
    <w:p w14:paraId="70556DAE">
      <w:pPr>
        <w:pStyle w:val="6"/>
      </w:pPr>
      <w:r>
        <w:rPr>
          <w:rFonts w:ascii="Times New Roman" w:hAnsi="Times New Roman"/>
        </w:rPr>
        <w:t>3.2.2.2 钻孔界面控制点约束</w:t>
      </w:r>
    </w:p>
    <w:p w14:paraId="7517F3F9">
      <w:pPr>
        <w:spacing w:after="0" w:line="360" w:lineRule="auto"/>
        <w:rPr>
          <w:lang w:eastAsia="zh-CN"/>
        </w:rPr>
      </w:pPr>
      <w:r>
        <w:rPr>
          <w:rFonts w:ascii="Times New Roman" w:hAnsi="Times New Roman" w:cs="Times New Roman"/>
          <w:lang w:eastAsia="zh-CN"/>
        </w:rPr>
        <w:t>隐式界面重构的直接输入是具有三维坐标、界面归属、来源类型与约束属性的离散地质数据，而非二维图像或未经转换的钻孔柱状图。Alesmodel验证案例以2018_interf.csv中的126个界面/断层控制点及198条方向记录为基础数据，其中102个地层界面点用于五折空间交叉验证，24个断层点和方向记录用于维持构造边界与局部梯度约束。</w:t>
      </w:r>
    </w:p>
    <w:p w14:paraId="32F78F45">
      <w:pPr>
        <w:spacing w:after="0" w:line="360" w:lineRule="auto"/>
        <w:rPr>
          <w:lang w:eastAsia="zh-CN"/>
        </w:rPr>
      </w:pPr>
      <w:r>
        <w:rPr>
          <w:rFonts w:ascii="Times New Roman" w:hAnsi="Times New Roman" w:cs="Times New Roman"/>
          <w:lang w:eastAsia="zh-CN"/>
        </w:rPr>
        <w:t>Alesmodel的126个控制点包括LIAS31个、TRIAS38个、CARBO33个以及三条断层的24个控制点，组成见表3-3。由于该数据集不包含孔号、孔口高程、From、To及连续岩性序列，第3.3节为完整钻孔训练集，在9个统一候选孔位上对各界面重复采样256次，以中位数作为原始预测，并结合采样标准差、最近训练点距离与层序修正计算置信度和nugget。</w:t>
      </w:r>
    </w:p>
    <w:p w14:paraId="5E400EA0">
      <w:pPr>
        <w:spacing w:after="120" w:line="240" w:lineRule="auto"/>
        <w:ind w:firstLine="0"/>
        <w:jc w:val="center"/>
        <w:rPr>
          <w:rFonts w:ascii="Times New Roman" w:hAnsi="Times New Roman" w:cs="Times New Roman"/>
          <w:sz w:val="21"/>
          <w:szCs w:val="21"/>
          <w:lang w:eastAsia="zh-CN"/>
        </w:rPr>
      </w:pPr>
      <w:r>
        <w:rPr>
          <w:rFonts w:ascii="Times New Roman" w:hAnsi="Times New Roman"/>
          <w:color w:val="000000"/>
          <w:sz w:val="21"/>
        </w:rPr>
        <w:t>表3-3　Alesmodel原始控制数据的组成与用途</w:t>
      </w:r>
    </w:p>
    <w:p w14:paraId="5A7DF1AE">
      <w:pPr>
        <w:spacing w:after="120" w:line="240" w:lineRule="auto"/>
        <w:ind w:firstLine="0"/>
        <w:jc w:val="center"/>
        <w:rPr>
          <w:rFonts w:ascii="Times New Roman" w:hAnsi="Times New Roman" w:cs="Times New Roman"/>
          <w:sz w:val="21"/>
          <w:szCs w:val="21"/>
          <w:lang w:eastAsia="zh-CN"/>
        </w:rPr>
      </w:pPr>
      <w:r>
        <w:rPr>
          <w:rFonts w:ascii="Times New Roman" w:hAnsi="Times New Roman"/>
        </w:rPr>
        <w:t>Table 3-3 Composition and use of the original Alesmodel control data</w:t>
      </w:r>
    </w:p>
    <w:tbl>
      <w:tblPr>
        <w:tblStyle w:val="35"/>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1701"/>
        <w:gridCol w:w="907"/>
        <w:gridCol w:w="3515"/>
        <w:gridCol w:w="3118"/>
      </w:tblGrid>
      <w:tr w14:paraId="79C5DE0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547" w:hRule="atLeast"/>
          <w:tblHeader/>
          <w:jc w:val="center"/>
        </w:trPr>
        <w:tc>
          <w:tcPr>
            <w:tcW w:w="1701"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2CAD8D1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原始数据类型</w:t>
            </w:r>
          </w:p>
        </w:tc>
        <w:tc>
          <w:tcPr>
            <w:tcW w:w="907"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190A358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数量</w:t>
            </w:r>
          </w:p>
        </w:tc>
        <w:tc>
          <w:tcPr>
            <w:tcW w:w="3515"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37B50A4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主要字段</w:t>
            </w:r>
          </w:p>
        </w:tc>
        <w:tc>
          <w:tcPr>
            <w:tcW w:w="3118"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3759595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模型用途</w:t>
            </w:r>
          </w:p>
        </w:tc>
      </w:tr>
      <w:tr w14:paraId="40AE85C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tcMar>
              <w:top w:w="100" w:type="dxa"/>
              <w:left w:w="100" w:type="dxa"/>
              <w:bottom w:w="100" w:type="dxa"/>
              <w:right w:w="100" w:type="dxa"/>
            </w:tcMar>
            <w:vAlign w:val="center"/>
          </w:tcPr>
          <w:p w14:paraId="36E3E1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r>
              <w:rPr>
                <w:rFonts w:hint="eastAsia" w:ascii="Times New Roman" w:hAnsi="Times New Roman" w:cs="Times New Roman"/>
                <w:sz w:val="21"/>
                <w:szCs w:val="21"/>
              </w:rPr>
              <w:t>界面点</w:t>
            </w:r>
          </w:p>
        </w:tc>
        <w:tc>
          <w:tcPr>
            <w:tcW w:w="907" w:type="dxa"/>
            <w:tcBorders>
              <w:top w:val="single" w:color="auto" w:sz="4" w:space="0"/>
              <w:left w:val="nil"/>
              <w:bottom w:val="nil"/>
              <w:right w:val="nil"/>
            </w:tcBorders>
            <w:tcMar>
              <w:top w:w="100" w:type="dxa"/>
              <w:left w:w="100" w:type="dxa"/>
              <w:bottom w:w="100" w:type="dxa"/>
              <w:right w:w="100" w:type="dxa"/>
            </w:tcMar>
            <w:vAlign w:val="center"/>
          </w:tcPr>
          <w:p w14:paraId="5F462A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w:t>
            </w:r>
          </w:p>
        </w:tc>
        <w:tc>
          <w:tcPr>
            <w:tcW w:w="3515" w:type="dxa"/>
            <w:tcBorders>
              <w:top w:val="single" w:color="auto" w:sz="4" w:space="0"/>
              <w:left w:val="nil"/>
              <w:bottom w:val="nil"/>
              <w:right w:val="nil"/>
            </w:tcBorders>
            <w:tcMar>
              <w:top w:w="100" w:type="dxa"/>
              <w:left w:w="100" w:type="dxa"/>
              <w:bottom w:w="100" w:type="dxa"/>
              <w:right w:w="100" w:type="dxa"/>
            </w:tcMar>
            <w:vAlign w:val="center"/>
          </w:tcPr>
          <w:p w14:paraId="21E2C5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series</w:t>
            </w:r>
          </w:p>
        </w:tc>
        <w:tc>
          <w:tcPr>
            <w:tcW w:w="3118" w:type="dxa"/>
            <w:tcBorders>
              <w:top w:val="single" w:color="auto" w:sz="4" w:space="0"/>
              <w:left w:val="nil"/>
              <w:bottom w:val="nil"/>
              <w:right w:val="nil"/>
            </w:tcBorders>
            <w:tcMar>
              <w:top w:w="100" w:type="dxa"/>
              <w:left w:w="100" w:type="dxa"/>
              <w:bottom w:w="100" w:type="dxa"/>
              <w:right w:w="100" w:type="dxa"/>
            </w:tcMar>
            <w:vAlign w:val="center"/>
          </w:tcPr>
          <w:p w14:paraId="13D07F4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w:t>
            </w:r>
            <w:r>
              <w:rPr>
                <w:rFonts w:ascii="Times New Roman" w:hAnsi="Times New Roman" w:cs="Times New Roman"/>
                <w:sz w:val="21"/>
                <w:szCs w:val="21"/>
              </w:rPr>
              <w:t>LIAS</w:t>
            </w:r>
            <w:r>
              <w:rPr>
                <w:rFonts w:hint="eastAsia" w:ascii="Times New Roman" w:hAnsi="Times New Roman" w:cs="Times New Roman"/>
                <w:sz w:val="21"/>
                <w:szCs w:val="21"/>
              </w:rPr>
              <w:t>界面位置</w:t>
            </w:r>
          </w:p>
        </w:tc>
      </w:tr>
      <w:tr w14:paraId="71847F7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1701" w:type="dxa"/>
            <w:tcBorders>
              <w:top w:val="nil"/>
              <w:left w:val="nil"/>
              <w:bottom w:val="nil"/>
              <w:right w:val="nil"/>
            </w:tcBorders>
            <w:tcMar>
              <w:top w:w="100" w:type="dxa"/>
              <w:left w:w="100" w:type="dxa"/>
              <w:bottom w:w="100" w:type="dxa"/>
              <w:right w:w="100" w:type="dxa"/>
            </w:tcMar>
            <w:vAlign w:val="center"/>
          </w:tcPr>
          <w:p w14:paraId="024F00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r>
              <w:rPr>
                <w:rFonts w:hint="eastAsia" w:ascii="Times New Roman" w:hAnsi="Times New Roman" w:cs="Times New Roman"/>
                <w:sz w:val="21"/>
                <w:szCs w:val="21"/>
              </w:rPr>
              <w:t>界面点</w:t>
            </w:r>
          </w:p>
        </w:tc>
        <w:tc>
          <w:tcPr>
            <w:tcW w:w="907" w:type="dxa"/>
            <w:tcBorders>
              <w:top w:val="nil"/>
              <w:left w:val="nil"/>
              <w:bottom w:val="nil"/>
              <w:right w:val="nil"/>
            </w:tcBorders>
            <w:tcMar>
              <w:top w:w="100" w:type="dxa"/>
              <w:left w:w="100" w:type="dxa"/>
              <w:bottom w:w="100" w:type="dxa"/>
              <w:right w:w="100" w:type="dxa"/>
            </w:tcMar>
            <w:vAlign w:val="center"/>
          </w:tcPr>
          <w:p w14:paraId="2BDBCC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w:t>
            </w:r>
          </w:p>
        </w:tc>
        <w:tc>
          <w:tcPr>
            <w:tcW w:w="3515" w:type="dxa"/>
            <w:tcBorders>
              <w:top w:val="nil"/>
              <w:left w:val="nil"/>
              <w:bottom w:val="nil"/>
              <w:right w:val="nil"/>
            </w:tcBorders>
            <w:tcMar>
              <w:top w:w="100" w:type="dxa"/>
              <w:left w:w="100" w:type="dxa"/>
              <w:bottom w:w="100" w:type="dxa"/>
              <w:right w:w="100" w:type="dxa"/>
            </w:tcMar>
            <w:vAlign w:val="center"/>
          </w:tcPr>
          <w:p w14:paraId="2A4D41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series</w:t>
            </w:r>
          </w:p>
        </w:tc>
        <w:tc>
          <w:tcPr>
            <w:tcW w:w="3118" w:type="dxa"/>
            <w:tcBorders>
              <w:top w:val="nil"/>
              <w:left w:val="nil"/>
              <w:bottom w:val="nil"/>
              <w:right w:val="nil"/>
            </w:tcBorders>
            <w:tcMar>
              <w:top w:w="100" w:type="dxa"/>
              <w:left w:w="100" w:type="dxa"/>
              <w:bottom w:w="100" w:type="dxa"/>
              <w:right w:w="100" w:type="dxa"/>
            </w:tcMar>
            <w:vAlign w:val="center"/>
          </w:tcPr>
          <w:p w14:paraId="70CFDD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w:t>
            </w:r>
            <w:r>
              <w:rPr>
                <w:rFonts w:ascii="Times New Roman" w:hAnsi="Times New Roman" w:cs="Times New Roman"/>
                <w:sz w:val="21"/>
                <w:szCs w:val="21"/>
              </w:rPr>
              <w:t>TRIAS</w:t>
            </w:r>
            <w:r>
              <w:rPr>
                <w:rFonts w:hint="eastAsia" w:ascii="Times New Roman" w:hAnsi="Times New Roman" w:cs="Times New Roman"/>
                <w:sz w:val="21"/>
                <w:szCs w:val="21"/>
              </w:rPr>
              <w:t>界面位置</w:t>
            </w:r>
          </w:p>
        </w:tc>
      </w:tr>
      <w:tr w14:paraId="680B5BC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371" w:hRule="atLeast"/>
          <w:jc w:val="center"/>
        </w:trPr>
        <w:tc>
          <w:tcPr>
            <w:tcW w:w="1701" w:type="dxa"/>
            <w:tcBorders>
              <w:top w:val="nil"/>
              <w:left w:val="nil"/>
              <w:bottom w:val="nil"/>
              <w:right w:val="nil"/>
            </w:tcBorders>
            <w:tcMar>
              <w:top w:w="100" w:type="dxa"/>
              <w:left w:w="100" w:type="dxa"/>
              <w:bottom w:w="100" w:type="dxa"/>
              <w:right w:w="100" w:type="dxa"/>
            </w:tcMar>
            <w:vAlign w:val="center"/>
          </w:tcPr>
          <w:p w14:paraId="031ACD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r>
              <w:rPr>
                <w:rFonts w:hint="eastAsia" w:ascii="Times New Roman" w:hAnsi="Times New Roman" w:cs="Times New Roman"/>
                <w:sz w:val="21"/>
                <w:szCs w:val="21"/>
              </w:rPr>
              <w:t>界面点</w:t>
            </w:r>
          </w:p>
        </w:tc>
        <w:tc>
          <w:tcPr>
            <w:tcW w:w="907" w:type="dxa"/>
            <w:tcBorders>
              <w:top w:val="nil"/>
              <w:left w:val="nil"/>
              <w:bottom w:val="nil"/>
              <w:right w:val="nil"/>
            </w:tcBorders>
            <w:tcMar>
              <w:top w:w="100" w:type="dxa"/>
              <w:left w:w="100" w:type="dxa"/>
              <w:bottom w:w="100" w:type="dxa"/>
              <w:right w:w="100" w:type="dxa"/>
            </w:tcMar>
            <w:vAlign w:val="center"/>
          </w:tcPr>
          <w:p w14:paraId="364D56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w:t>
            </w:r>
          </w:p>
        </w:tc>
        <w:tc>
          <w:tcPr>
            <w:tcW w:w="3515" w:type="dxa"/>
            <w:tcBorders>
              <w:top w:val="nil"/>
              <w:left w:val="nil"/>
              <w:bottom w:val="nil"/>
              <w:right w:val="nil"/>
            </w:tcBorders>
            <w:tcMar>
              <w:top w:w="100" w:type="dxa"/>
              <w:left w:w="100" w:type="dxa"/>
              <w:bottom w:w="100" w:type="dxa"/>
              <w:right w:w="100" w:type="dxa"/>
            </w:tcMar>
            <w:vAlign w:val="center"/>
          </w:tcPr>
          <w:p w14:paraId="4FEAD5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series</w:t>
            </w:r>
          </w:p>
        </w:tc>
        <w:tc>
          <w:tcPr>
            <w:tcW w:w="3118" w:type="dxa"/>
            <w:tcBorders>
              <w:top w:val="nil"/>
              <w:left w:val="nil"/>
              <w:bottom w:val="nil"/>
              <w:right w:val="nil"/>
            </w:tcBorders>
            <w:tcMar>
              <w:top w:w="100" w:type="dxa"/>
              <w:left w:w="100" w:type="dxa"/>
              <w:bottom w:w="100" w:type="dxa"/>
              <w:right w:w="100" w:type="dxa"/>
            </w:tcMar>
            <w:vAlign w:val="center"/>
          </w:tcPr>
          <w:p w14:paraId="7F0B1AA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w:t>
            </w:r>
            <w:r>
              <w:rPr>
                <w:rFonts w:ascii="Times New Roman" w:hAnsi="Times New Roman" w:cs="Times New Roman"/>
                <w:sz w:val="21"/>
                <w:szCs w:val="21"/>
              </w:rPr>
              <w:t>CARBO</w:t>
            </w:r>
            <w:r>
              <w:rPr>
                <w:rFonts w:hint="eastAsia" w:ascii="Times New Roman" w:hAnsi="Times New Roman" w:cs="Times New Roman"/>
                <w:sz w:val="21"/>
                <w:szCs w:val="21"/>
              </w:rPr>
              <w:t>界面位置</w:t>
            </w:r>
          </w:p>
        </w:tc>
      </w:tr>
      <w:tr w14:paraId="0693D78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90" w:hRule="atLeast"/>
          <w:jc w:val="center"/>
        </w:trPr>
        <w:tc>
          <w:tcPr>
            <w:tcW w:w="1701" w:type="dxa"/>
            <w:tcBorders>
              <w:top w:val="nil"/>
              <w:left w:val="nil"/>
              <w:bottom w:val="nil"/>
              <w:right w:val="nil"/>
            </w:tcBorders>
            <w:tcMar>
              <w:top w:w="100" w:type="dxa"/>
              <w:left w:w="100" w:type="dxa"/>
              <w:bottom w:w="100" w:type="dxa"/>
              <w:right w:w="100" w:type="dxa"/>
            </w:tcMar>
            <w:vAlign w:val="center"/>
          </w:tcPr>
          <w:p w14:paraId="16CBCD2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断层控制点</w:t>
            </w:r>
          </w:p>
        </w:tc>
        <w:tc>
          <w:tcPr>
            <w:tcW w:w="907" w:type="dxa"/>
            <w:tcBorders>
              <w:top w:val="nil"/>
              <w:left w:val="nil"/>
              <w:bottom w:val="nil"/>
              <w:right w:val="nil"/>
            </w:tcBorders>
            <w:tcMar>
              <w:top w:w="100" w:type="dxa"/>
              <w:left w:w="100" w:type="dxa"/>
              <w:bottom w:w="100" w:type="dxa"/>
              <w:right w:w="100" w:type="dxa"/>
            </w:tcMar>
            <w:vAlign w:val="center"/>
          </w:tcPr>
          <w:p w14:paraId="238A73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w:t>
            </w:r>
          </w:p>
        </w:tc>
        <w:tc>
          <w:tcPr>
            <w:tcW w:w="3515" w:type="dxa"/>
            <w:tcBorders>
              <w:top w:val="nil"/>
              <w:left w:val="nil"/>
              <w:bottom w:val="nil"/>
              <w:right w:val="nil"/>
            </w:tcBorders>
            <w:tcMar>
              <w:top w:w="100" w:type="dxa"/>
              <w:left w:w="100" w:type="dxa"/>
              <w:bottom w:w="100" w:type="dxa"/>
              <w:right w:w="100" w:type="dxa"/>
            </w:tcMar>
            <w:vAlign w:val="center"/>
          </w:tcPr>
          <w:p w14:paraId="1187DF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、断层名称、</w:t>
            </w:r>
            <w:r>
              <w:rPr>
                <w:rFonts w:ascii="Times New Roman" w:hAnsi="Times New Roman" w:cs="Times New Roman"/>
                <w:sz w:val="21"/>
                <w:szCs w:val="21"/>
              </w:rPr>
              <w:t>series</w:t>
            </w:r>
          </w:p>
        </w:tc>
        <w:tc>
          <w:tcPr>
            <w:tcW w:w="3118" w:type="dxa"/>
            <w:tcBorders>
              <w:top w:val="nil"/>
              <w:left w:val="nil"/>
              <w:bottom w:val="nil"/>
              <w:right w:val="nil"/>
            </w:tcBorders>
            <w:tcMar>
              <w:top w:w="100" w:type="dxa"/>
              <w:left w:w="100" w:type="dxa"/>
              <w:bottom w:w="100" w:type="dxa"/>
              <w:right w:w="100" w:type="dxa"/>
            </w:tcMar>
            <w:vAlign w:val="center"/>
          </w:tcPr>
          <w:p w14:paraId="24A26F4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约束断层几何边界</w:t>
            </w:r>
          </w:p>
        </w:tc>
      </w:tr>
      <w:tr w14:paraId="648D884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827" w:hRule="atLeast"/>
          <w:jc w:val="center"/>
        </w:trPr>
        <w:tc>
          <w:tcPr>
            <w:tcW w:w="1701" w:type="dxa"/>
            <w:tcBorders>
              <w:top w:val="nil"/>
              <w:left w:val="nil"/>
              <w:bottom w:val="nil"/>
              <w:right w:val="nil"/>
            </w:tcBorders>
            <w:tcMar>
              <w:top w:w="100" w:type="dxa"/>
              <w:left w:w="100" w:type="dxa"/>
              <w:bottom w:w="100" w:type="dxa"/>
              <w:right w:w="100" w:type="dxa"/>
            </w:tcMar>
            <w:vAlign w:val="center"/>
          </w:tcPr>
          <w:p w14:paraId="70C01C9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方向记录</w:t>
            </w:r>
          </w:p>
        </w:tc>
        <w:tc>
          <w:tcPr>
            <w:tcW w:w="907" w:type="dxa"/>
            <w:tcBorders>
              <w:top w:val="nil"/>
              <w:left w:val="nil"/>
              <w:bottom w:val="nil"/>
              <w:right w:val="nil"/>
            </w:tcBorders>
            <w:tcMar>
              <w:top w:w="100" w:type="dxa"/>
              <w:left w:w="100" w:type="dxa"/>
              <w:bottom w:w="100" w:type="dxa"/>
              <w:right w:w="100" w:type="dxa"/>
            </w:tcMar>
            <w:vAlign w:val="center"/>
          </w:tcPr>
          <w:p w14:paraId="151704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198</w:t>
            </w:r>
          </w:p>
        </w:tc>
        <w:tc>
          <w:tcPr>
            <w:tcW w:w="3515" w:type="dxa"/>
            <w:tcBorders>
              <w:top w:val="nil"/>
              <w:left w:val="nil"/>
              <w:bottom w:val="nil"/>
              <w:right w:val="nil"/>
            </w:tcBorders>
            <w:tcMar>
              <w:top w:w="100" w:type="dxa"/>
              <w:left w:w="100" w:type="dxa"/>
              <w:bottom w:w="100" w:type="dxa"/>
              <w:right w:w="100" w:type="dxa"/>
            </w:tcMar>
            <w:vAlign w:val="center"/>
          </w:tcPr>
          <w:p w14:paraId="2F01B1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dip</w:t>
            </w:r>
            <w:r>
              <w:rPr>
                <w:rFonts w:hint="eastAsia" w:ascii="Times New Roman" w:hAnsi="Times New Roman" w:cs="Times New Roman"/>
                <w:sz w:val="21"/>
                <w:szCs w:val="21"/>
              </w:rPr>
              <w:t>、</w:t>
            </w:r>
            <w:r>
              <w:rPr>
                <w:rFonts w:ascii="Times New Roman" w:hAnsi="Times New Roman" w:cs="Times New Roman"/>
                <w:sz w:val="21"/>
                <w:szCs w:val="21"/>
              </w:rPr>
              <w:t>azimuth</w:t>
            </w:r>
            <w:r>
              <w:rPr>
                <w:rFonts w:hint="eastAsia" w:ascii="Times New Roman" w:hAnsi="Times New Roman" w:cs="Times New Roman"/>
                <w:sz w:val="21"/>
                <w:szCs w:val="21"/>
              </w:rPr>
              <w:t>、</w:t>
            </w:r>
            <w:r>
              <w:rPr>
                <w:rFonts w:ascii="Times New Roman" w:hAnsi="Times New Roman" w:cs="Times New Roman"/>
                <w:sz w:val="21"/>
                <w:szCs w:val="21"/>
              </w:rPr>
              <w:t>polarity</w:t>
            </w:r>
            <w:r>
              <w:rPr>
                <w:rFonts w:hint="eastAsia" w:ascii="Times New Roman" w:hAnsi="Times New Roman" w:cs="Times New Roman"/>
                <w:sz w:val="21"/>
                <w:szCs w:val="21"/>
              </w:rPr>
              <w:t>或梯度分量</w:t>
            </w:r>
          </w:p>
        </w:tc>
        <w:tc>
          <w:tcPr>
            <w:tcW w:w="3118" w:type="dxa"/>
            <w:tcBorders>
              <w:top w:val="nil"/>
              <w:left w:val="nil"/>
              <w:bottom w:val="nil"/>
              <w:right w:val="nil"/>
            </w:tcBorders>
            <w:tcMar>
              <w:top w:w="100" w:type="dxa"/>
              <w:left w:w="100" w:type="dxa"/>
              <w:bottom w:w="100" w:type="dxa"/>
              <w:right w:w="100" w:type="dxa"/>
            </w:tcMar>
            <w:vAlign w:val="center"/>
          </w:tcPr>
          <w:p w14:paraId="6F0316C5">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约束隐式标量场局部梯度</w:t>
            </w:r>
          </w:p>
        </w:tc>
      </w:tr>
      <w:tr w14:paraId="74A2242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1701" w:type="dxa"/>
            <w:tcBorders>
              <w:top w:val="nil"/>
              <w:left w:val="nil"/>
              <w:bottom w:val="single" w:color="auto" w:sz="12" w:space="0"/>
              <w:right w:val="nil"/>
            </w:tcBorders>
            <w:tcMar>
              <w:top w:w="100" w:type="dxa"/>
              <w:left w:w="100" w:type="dxa"/>
              <w:bottom w:w="100" w:type="dxa"/>
              <w:right w:w="100" w:type="dxa"/>
            </w:tcMar>
            <w:vAlign w:val="center"/>
          </w:tcPr>
          <w:p w14:paraId="24B1668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虚拟</w:t>
            </w:r>
            <w:r>
              <w:rPr>
                <w:rFonts w:hint="eastAsia" w:ascii="Times New Roman" w:hAnsi="Times New Roman" w:cs="Times New Roman"/>
                <w:sz w:val="21"/>
                <w:szCs w:val="21"/>
                <w:lang w:eastAsia="zh-CN"/>
              </w:rPr>
              <w:t>钻孔</w:t>
            </w:r>
            <w:r>
              <w:rPr>
                <w:rFonts w:hint="eastAsia" w:ascii="Times New Roman" w:hAnsi="Times New Roman" w:cs="Times New Roman"/>
                <w:sz w:val="21"/>
                <w:szCs w:val="21"/>
              </w:rPr>
              <w:t>界面点</w:t>
            </w:r>
          </w:p>
        </w:tc>
        <w:tc>
          <w:tcPr>
            <w:tcW w:w="907" w:type="dxa"/>
            <w:tcBorders>
              <w:top w:val="nil"/>
              <w:left w:val="nil"/>
              <w:bottom w:val="single" w:color="auto" w:sz="12" w:space="0"/>
              <w:right w:val="nil"/>
            </w:tcBorders>
            <w:tcMar>
              <w:top w:w="100" w:type="dxa"/>
              <w:left w:w="100" w:type="dxa"/>
              <w:bottom w:w="100" w:type="dxa"/>
              <w:right w:w="100" w:type="dxa"/>
            </w:tcMar>
            <w:vAlign w:val="center"/>
          </w:tcPr>
          <w:p w14:paraId="44B824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w:t>
            </w:r>
          </w:p>
        </w:tc>
        <w:tc>
          <w:tcPr>
            <w:tcW w:w="3515" w:type="dxa"/>
            <w:tcBorders>
              <w:top w:val="nil"/>
              <w:left w:val="nil"/>
              <w:bottom w:val="single" w:color="auto" w:sz="12" w:space="0"/>
              <w:right w:val="nil"/>
            </w:tcBorders>
            <w:tcMar>
              <w:top w:w="100" w:type="dxa"/>
              <w:left w:w="100" w:type="dxa"/>
              <w:bottom w:w="100" w:type="dxa"/>
              <w:right w:w="100" w:type="dxa"/>
            </w:tcMar>
            <w:vAlign w:val="center"/>
          </w:tcPr>
          <w:p w14:paraId="676AEC8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孔号、</w:t>
            </w: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confidence</w:t>
            </w:r>
            <w:r>
              <w:rPr>
                <w:rFonts w:hint="eastAsia" w:ascii="Times New Roman" w:hAnsi="Times New Roman" w:cs="Times New Roman"/>
                <w:sz w:val="21"/>
                <w:szCs w:val="21"/>
              </w:rPr>
              <w:t>、</w:t>
            </w:r>
            <w:r>
              <w:rPr>
                <w:rFonts w:ascii="Times New Roman" w:hAnsi="Times New Roman" w:cs="Times New Roman"/>
                <w:sz w:val="21"/>
                <w:szCs w:val="21"/>
              </w:rPr>
              <w:t>nugget</w:t>
            </w:r>
          </w:p>
        </w:tc>
        <w:tc>
          <w:tcPr>
            <w:tcW w:w="3118" w:type="dxa"/>
            <w:tcBorders>
              <w:top w:val="nil"/>
              <w:left w:val="nil"/>
              <w:bottom w:val="single" w:color="auto" w:sz="12" w:space="0"/>
              <w:right w:val="nil"/>
            </w:tcBorders>
            <w:tcMar>
              <w:top w:w="100" w:type="dxa"/>
              <w:left w:w="100" w:type="dxa"/>
              <w:bottom w:w="100" w:type="dxa"/>
              <w:right w:w="100" w:type="dxa"/>
            </w:tcMar>
            <w:vAlign w:val="center"/>
          </w:tcPr>
          <w:p w14:paraId="0BFFEFE0">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补充实测界面稀疏区的弱约束</w:t>
            </w:r>
          </w:p>
        </w:tc>
      </w:tr>
    </w:tbl>
    <w:p w14:paraId="0B5142A9">
      <w:pPr>
        <w:spacing w:after="0" w:line="360" w:lineRule="auto"/>
        <w:rPr>
          <w:lang w:eastAsia="zh-CN"/>
        </w:rPr>
      </w:pPr>
      <w:r>
        <w:rPr>
          <w:rFonts w:ascii="Times New Roman" w:hAnsi="Times New Roman"/>
          <w:color w:val="000000"/>
          <w:lang w:eastAsia="zh-CN"/>
        </w:rPr>
        <w:t>设第i个钻孔的平面坐标为(xᵢ,yᵢ)，孔口高程为Hᵢ，第k个界面的埋深为dᵢ,ₖ，则界面绝对高程为：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4DB7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6B38658">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i,k</m:t>
                    </m:r>
                    <m:ctrlPr>
                      <w:rPr>
                        <w:rFonts w:ascii="Cambria Math" w:hAnsi="Cambria Math"/>
                      </w:rPr>
                    </m:ctrlPr>
                  </m:sub>
                </m:sSub>
              </m:oMath>
            </m:oMathPara>
          </w:p>
        </w:tc>
        <w:tc>
          <w:tcPr>
            <w:tcW w:w="848" w:type="dxa"/>
            <w:tcBorders>
              <w:top w:val="nil"/>
              <w:left w:val="nil"/>
              <w:bottom w:val="nil"/>
              <w:right w:val="nil"/>
            </w:tcBorders>
            <w:vAlign w:val="center"/>
          </w:tcPr>
          <w:p w14:paraId="081B918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（3-12）</w:t>
            </w:r>
          </w:p>
        </w:tc>
      </w:tr>
    </w:tbl>
    <w:p w14:paraId="3D9123DA">
      <w:pPr>
        <w:spacing w:after="0" w:line="360" w:lineRule="auto"/>
        <w:rPr>
          <w:lang w:eastAsia="zh-CN"/>
        </w:rPr>
      </w:pPr>
      <w:r>
        <w:rPr>
          <w:rFonts w:ascii="Times New Roman" w:hAnsi="Times New Roman"/>
          <w:color w:val="000000"/>
          <w:lang w:eastAsia="zh-CN"/>
        </w:rPr>
        <w:t>相应的三维界面控制点为：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2B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80D1F48">
            <w:pPr>
              <w:spacing w:before="60" w:after="60" w:line="240" w:lineRule="auto"/>
              <w:ind w:left="0" w:right="0" w:firstLine="0"/>
              <w:jc w:val="center"/>
              <w:rPr>
                <w:rFonts w:ascii="Times New Roman" w:hAnsi="Times New Roman" w:cs="Times New Roman"/>
              </w:rPr>
            </w:pPr>
            <m:oMathPara>
              <m:oMath>
                <m:r>
                  <m:rPr>
                    <m:sty m:val="b"/>
                  </m:rPr>
                  <w:rPr>
                    <w:rFonts w:ascii="Cambria Math" w:hAnsi="Cambria Math"/>
                  </w:rPr>
                  <m:t>p</m:t>
                </m:r>
                <m:r>
                  <m:rPr/>
                  <w:rPr>
                    <w:rFonts w:ascii="Cambria Math" w:hAnsi="Cambria Math"/>
                  </w:rPr>
                  <m:t>i,k=(</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i,k</m:t>
                    </m:r>
                    <m:ctrlPr>
                      <w:rPr>
                        <w:rFonts w:ascii="Cambria Math" w:hAnsi="Cambria Math"/>
                      </w:rPr>
                    </m:ctrlPr>
                  </m:sub>
                </m:sSub>
                <m:r>
                  <m:rPr/>
                  <w:rPr>
                    <w:rFonts w:ascii="Cambria Math" w:hAnsi="Cambria Math"/>
                  </w:rPr>
                  <m:t>)</m:t>
                </m:r>
              </m:oMath>
            </m:oMathPara>
          </w:p>
        </w:tc>
        <w:tc>
          <w:tcPr>
            <w:tcW w:w="848" w:type="dxa"/>
            <w:tcBorders>
              <w:top w:val="nil"/>
              <w:left w:val="nil"/>
              <w:bottom w:val="nil"/>
              <w:right w:val="nil"/>
            </w:tcBorders>
            <w:vAlign w:val="center"/>
          </w:tcPr>
          <w:p w14:paraId="4D5F628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（3-13）</w:t>
            </w:r>
          </w:p>
        </w:tc>
      </w:tr>
    </w:tbl>
    <w:p w14:paraId="59379EE3">
      <w:pPr>
        <w:spacing w:after="0" w:line="360" w:lineRule="auto"/>
        <w:rPr>
          <w:lang w:eastAsia="zh-CN"/>
        </w:rPr>
      </w:pPr>
      <w:r>
        <w:rPr>
          <w:rFonts w:ascii="Times New Roman" w:hAnsi="Times New Roman"/>
          <w:color w:val="000000"/>
          <w:lang w:eastAsia="zh-CN"/>
        </w:rPr>
        <w:t>对于第k个地层界面，其原始观测控制点集合定义为：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9486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848B44A">
            <w:pPr>
              <w:spacing w:before="60" w:after="60" w:line="240" w:lineRule="auto"/>
              <w:ind w:left="0" w:right="0" w:firstLine="0"/>
              <w:jc w:val="center"/>
              <w:rPr>
                <w:rFonts w:ascii="Times New Roman" w:hAnsi="Times New Roman" w:cs="Times New Roman"/>
              </w:rPr>
            </w:pPr>
            <m:oMathPara>
              <m:oMath>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obs</m:t>
                    </m:r>
                    <m:ctrlPr>
                      <w:rPr>
                        <w:rFonts w:ascii="Cambria Math" w:hAnsi="Cambria Math"/>
                      </w:rPr>
                    </m:ctrlPr>
                  </m:sup>
                </m:sSubSup>
                <m:r>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formation</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=k}</m:t>
                </m:r>
              </m:oMath>
            </m:oMathPara>
          </w:p>
        </w:tc>
        <w:tc>
          <w:tcPr>
            <w:tcW w:w="848" w:type="dxa"/>
            <w:tcBorders>
              <w:top w:val="nil"/>
              <w:left w:val="nil"/>
              <w:bottom w:val="nil"/>
              <w:right w:val="nil"/>
            </w:tcBorders>
            <w:vAlign w:val="center"/>
          </w:tcPr>
          <w:p w14:paraId="0FD3B74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（3-14）</w:t>
            </w:r>
          </w:p>
        </w:tc>
      </w:tr>
    </w:tbl>
    <w:p w14:paraId="6E6FB57D">
      <w:pPr>
        <w:spacing w:after="0" w:line="360" w:lineRule="auto"/>
        <w:rPr>
          <w:lang w:eastAsia="zh-CN"/>
        </w:rPr>
      </w:pPr>
      <w:r>
        <w:rPr>
          <w:rFonts w:ascii="Times New Roman" w:hAnsi="Times New Roman"/>
          <w:color w:val="000000"/>
          <w:lang w:eastAsia="zh-CN"/>
        </w:rPr>
        <w:t>ET-CGAN根据原始观测数据生成候选虚拟钻孔。经过地层序列、生成概率、置信度和最小层厚等条件筛选后，第k个界面对应的虚拟控制点集合记为：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69B0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130AC72">
            <w:pPr>
              <w:spacing w:before="60" w:after="60" w:line="240" w:lineRule="auto"/>
              <w:ind w:left="0" w:right="0" w:firstLine="0"/>
              <w:jc w:val="center"/>
              <w:rPr>
                <w:rFonts w:ascii="Times New Roman" w:hAnsi="Times New Roman" w:cs="Times New Roman"/>
              </w:rPr>
            </w:pPr>
            <m:oMathPara>
              <m:oMath>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vir</m:t>
                    </m:r>
                    <m:ctrlPr>
                      <w:rPr>
                        <w:rFonts w:ascii="Cambria Math" w:hAnsi="Cambria Math"/>
                      </w:rPr>
                    </m:ctrlPr>
                  </m:sup>
                </m:sSubSup>
                <m:r>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ty m:val="b"/>
                          </m:rPr>
                          <w:rPr>
                            <w:rFonts w:ascii="Cambria Math" w:hAnsi="Cambria Math"/>
                          </w:rPr>
                          <m:t>p</m:t>
                        </m:r>
                        <m:ctrlPr>
                          <w:rPr>
                            <w:rFonts w:ascii="Cambria Math" w:hAnsi="Cambria Math"/>
                          </w:rPr>
                        </m:ctrlPr>
                      </m:e>
                      <m:lim>
                        <m:r>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q,k</m:t>
                    </m:r>
                    <m:ctrlPr>
                      <w:rPr>
                        <w:rFonts w:ascii="Cambria Math" w:hAnsi="Cambria Math"/>
                      </w:rPr>
                    </m:ctrlPr>
                  </m:sub>
                </m:sSub>
                <m:r>
                  <m:rPr/>
                  <w:rPr>
                    <w:rFonts w:ascii="Cambria Math" w:hAnsi="Cambria Math"/>
                  </w:rPr>
                  <m:t>}</m:t>
                </m:r>
              </m:oMath>
            </m:oMathPara>
          </w:p>
        </w:tc>
        <w:tc>
          <w:tcPr>
            <w:tcW w:w="848" w:type="dxa"/>
            <w:tcBorders>
              <w:top w:val="nil"/>
              <w:left w:val="nil"/>
              <w:bottom w:val="nil"/>
              <w:right w:val="nil"/>
            </w:tcBorders>
            <w:vAlign w:val="center"/>
          </w:tcPr>
          <w:p w14:paraId="702D25F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（3-15）</w:t>
            </w:r>
          </w:p>
        </w:tc>
      </w:tr>
    </w:tbl>
    <w:p w14:paraId="6239C202">
      <w:pPr>
        <w:spacing w:after="0" w:line="360" w:lineRule="auto"/>
        <w:rPr>
          <w:lang w:eastAsia="zh-CN"/>
        </w:rPr>
      </w:pPr>
      <w:r>
        <w:rPr>
          <w:rFonts w:ascii="Times New Roman" w:hAnsi="Times New Roman"/>
          <w:color w:val="000000"/>
          <w:lang w:eastAsia="zh-CN"/>
        </w:rPr>
        <w:t>因此，参与第k个界面重构的控制点集合及其数量分别为：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A4BF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07E519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obs</m:t>
                    </m:r>
                    <m:ctrlPr>
                      <w:rPr>
                        <w:rFonts w:ascii="Cambria Math" w:hAnsi="Cambria Math"/>
                      </w:rPr>
                    </m:ctrlPr>
                  </m:sup>
                </m:sSubSup>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vir</m:t>
                    </m:r>
                    <m:ctrlPr>
                      <w:rPr>
                        <w:rFonts w:ascii="Cambria Math" w:hAnsi="Cambria Math"/>
                      </w:rPr>
                    </m:ctrlPr>
                  </m:sup>
                </m:sSubSup>
              </m:oMath>
            </m:oMathPara>
          </w:p>
        </w:tc>
        <w:tc>
          <w:tcPr>
            <w:tcW w:w="848" w:type="dxa"/>
            <w:tcBorders>
              <w:top w:val="nil"/>
              <w:left w:val="nil"/>
              <w:bottom w:val="nil"/>
              <w:right w:val="nil"/>
            </w:tcBorders>
            <w:vAlign w:val="center"/>
          </w:tcPr>
          <w:p w14:paraId="692E478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（3-16）</w:t>
            </w:r>
          </w:p>
        </w:tc>
      </w:tr>
      <w:tr w14:paraId="26E45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2524E7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obs</m:t>
                    </m:r>
                    <m:ctrlPr>
                      <w:rPr>
                        <w:rFonts w:ascii="Cambria Math" w:hAnsi="Cambria Math"/>
                      </w:rPr>
                    </m:ctrlPr>
                  </m:sup>
                </m:sSubSup>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vir</m:t>
                    </m:r>
                    <m:ctrlPr>
                      <w:rPr>
                        <w:rFonts w:ascii="Cambria Math" w:hAnsi="Cambria Math"/>
                      </w:rPr>
                    </m:ctrlPr>
                  </m:sup>
                </m:sSubSup>
                <m:r>
                  <m:rPr/>
                  <w:rPr>
                    <w:rFonts w:ascii="Cambria Math" w:hAnsi="Cambria Math"/>
                  </w:rPr>
                  <m:t>|</m:t>
                </m:r>
              </m:oMath>
            </m:oMathPara>
          </w:p>
        </w:tc>
        <w:tc>
          <w:tcPr>
            <w:tcW w:w="848" w:type="dxa"/>
            <w:tcBorders>
              <w:top w:val="nil"/>
              <w:left w:val="nil"/>
              <w:bottom w:val="nil"/>
              <w:right w:val="nil"/>
            </w:tcBorders>
            <w:vAlign w:val="center"/>
          </w:tcPr>
          <w:p w14:paraId="5623EE7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（3-17）</w:t>
            </w:r>
          </w:p>
        </w:tc>
      </w:tr>
    </w:tbl>
    <w:p w14:paraId="797D64AE">
      <w:pPr>
        <w:spacing w:after="0" w:line="360" w:lineRule="auto"/>
        <w:rPr>
          <w:lang w:eastAsia="zh-CN"/>
        </w:rPr>
      </w:pPr>
      <w:r>
        <w:rPr>
          <w:rFonts w:ascii="Times New Roman" w:hAnsi="Times New Roman"/>
          <w:color w:val="000000"/>
          <w:lang w:eastAsia="zh-CN"/>
        </w:rPr>
        <w:t>对于属于同一地层界面的控制点，其空间坐标不同，但在对应的隐式标量场中应约束同一等值面。设第k个界面的等值参数为cₖ，则有：</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9DAF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64D1AEF">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color w:val="000000"/>
                      </w:rPr>
                    </m:ctrlPr>
                  </m:sSubPr>
                  <m:e>
                    <m:r>
                      <m:rPr>
                        <m:sty m:val="p"/>
                      </m:rPr>
                      <w:rPr>
                        <w:rFonts w:hint="eastAsia" w:ascii="Times New Roman" w:hAnsi="Times New Roman"/>
                        <w:color w:val="000000"/>
                      </w:rPr>
                      <m:t>F</m:t>
                    </m:r>
                    <m:ctrlPr>
                      <w:rPr>
                        <w:rFonts w:ascii="Cambria Math" w:hAnsi="Cambria Math"/>
                        <w:color w:val="000000"/>
                      </w:rPr>
                    </m:ctrlPr>
                  </m:e>
                  <m:sub>
                    <m:r>
                      <m:rPr>
                        <m:sty m:val="p"/>
                      </m:rPr>
                      <w:rPr>
                        <w:rFonts w:hint="eastAsia" w:ascii="Times New Roman" w:hAnsi="Times New Roman"/>
                        <w:color w:val="000000"/>
                      </w:rPr>
                      <m:t>k</m:t>
                    </m:r>
                    <m:ctrlPr>
                      <w:rPr>
                        <w:rFonts w:ascii="Cambria Math" w:hAnsi="Cambria Math"/>
                        <w:color w:val="000000"/>
                      </w:rPr>
                    </m:ctrlPr>
                  </m:sub>
                </m:sSub>
                <m:r>
                  <m:rPr>
                    <m:sty m:val="p"/>
                  </m:rPr>
                  <w:rPr>
                    <w:rFonts w:hint="eastAsia" w:ascii="Times New Roman" w:hAnsi="Times New Roman"/>
                    <w:color w:val="000000"/>
                  </w:rPr>
                  <m:t>(p)=</m:t>
                </m:r>
                <m:sSub>
                  <m:sSubPr>
                    <m:ctrlPr>
                      <w:rPr>
                        <w:rFonts w:ascii="Cambria Math" w:hAnsi="Cambria Math"/>
                        <w:color w:val="000000"/>
                      </w:rPr>
                    </m:ctrlPr>
                  </m:sSubPr>
                  <m:e>
                    <m:r>
                      <m:rPr>
                        <m:sty m:val="p"/>
                      </m:rPr>
                      <w:rPr>
                        <w:rFonts w:hint="eastAsia" w:ascii="Times New Roman" w:hAnsi="Times New Roman"/>
                        <w:color w:val="000000"/>
                      </w:rPr>
                      <m:t>c</m:t>
                    </m:r>
                    <m:ctrlPr>
                      <w:rPr>
                        <w:rFonts w:ascii="Cambria Math" w:hAnsi="Cambria Math"/>
                        <w:color w:val="000000"/>
                      </w:rPr>
                    </m:ctrlPr>
                  </m:e>
                  <m:sub>
                    <m:r>
                      <m:rPr>
                        <m:sty m:val="p"/>
                      </m:rPr>
                      <w:rPr>
                        <w:rFonts w:hint="eastAsia" w:ascii="Times New Roman" w:hAnsi="Times New Roman"/>
                        <w:color w:val="000000"/>
                      </w:rPr>
                      <m:t>k</m:t>
                    </m:r>
                    <m:ctrlPr>
                      <w:rPr>
                        <w:rFonts w:ascii="Cambria Math" w:hAnsi="Cambria Math"/>
                        <w:color w:val="000000"/>
                      </w:rPr>
                    </m:ctrlPr>
                  </m:sub>
                </m:sSub>
                <m:r>
                  <m:rPr>
                    <m:sty m:val="p"/>
                  </m:rPr>
                  <w:rPr>
                    <w:rFonts w:hint="eastAsia" w:ascii="Times New Roman" w:hAnsi="Times New Roman"/>
                    <w:color w:val="000000"/>
                  </w:rPr>
                  <m:t>,p∈</m:t>
                </m:r>
                <m:sSub>
                  <m:sSubPr>
                    <m:ctrlPr>
                      <w:rPr>
                        <w:rFonts w:ascii="Cambria Math" w:hAnsi="Cambria Math"/>
                        <w:color w:val="000000"/>
                      </w:rPr>
                    </m:ctrlPr>
                  </m:sSubPr>
                  <m:e>
                    <m:r>
                      <m:rPr>
                        <m:sty m:val="p"/>
                        <m:scr m:val="script"/>
                      </m:rPr>
                      <w:rPr>
                        <w:rFonts w:hint="eastAsia" w:ascii="Times New Roman" w:hAnsi="Times New Roman"/>
                        <w:color w:val="000000"/>
                      </w:rPr>
                      <m:t>P</m:t>
                    </m:r>
                    <m:ctrlPr>
                      <w:rPr>
                        <w:rFonts w:ascii="Cambria Math" w:hAnsi="Cambria Math"/>
                        <w:color w:val="000000"/>
                      </w:rPr>
                    </m:ctrlPr>
                  </m:e>
                  <m:sub>
                    <m:r>
                      <m:rPr>
                        <m:sty m:val="p"/>
                      </m:rPr>
                      <w:rPr>
                        <w:rFonts w:hint="eastAsia" w:ascii="Times New Roman" w:hAnsi="Times New Roman"/>
                        <w:color w:val="000000"/>
                      </w:rPr>
                      <m:t>k</m:t>
                    </m:r>
                    <m:ctrlPr>
                      <w:rPr>
                        <w:rFonts w:ascii="Cambria Math" w:hAnsi="Cambria Math"/>
                        <w:color w:val="000000"/>
                      </w:rPr>
                    </m:ctrlPr>
                  </m:sub>
                </m:sSub>
              </m:oMath>
            </m:oMathPara>
          </w:p>
        </w:tc>
        <w:tc>
          <w:tcPr>
            <w:tcW w:w="848" w:type="dxa"/>
            <w:tcBorders>
              <w:top w:val="nil"/>
              <w:left w:val="nil"/>
              <w:bottom w:val="nil"/>
              <w:right w:val="nil"/>
            </w:tcBorders>
            <w:vAlign w:val="center"/>
          </w:tcPr>
          <w:p w14:paraId="1511CBD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（3-18）</w:t>
            </w:r>
          </w:p>
        </w:tc>
      </w:tr>
    </w:tbl>
    <w:p w14:paraId="570663A7">
      <w:pPr>
        <w:spacing w:after="0" w:line="360" w:lineRule="auto"/>
        <w:rPr>
          <w:lang w:eastAsia="zh-CN"/>
        </w:rPr>
      </w:pPr>
      <w:r>
        <w:rPr>
          <w:rFonts w:ascii="Times New Roman" w:hAnsi="Times New Roman"/>
          <w:color w:val="000000"/>
          <w:lang w:eastAsia="zh-CN"/>
        </w:rPr>
        <w:t>表3-4列出全部126个Alesmodel原始控制点，以及21个条件ET-GAN虚拟界面点。OBS表示原始观测点，SVBH表示候选虚拟孔位；同一SVBH编号下的LIAS、TRIAS或CARBO记录为该孔位与相应界面的交点。代表折虚拟点的置信度为0.8249～0.9500，模型nugget为0.02045～0.02552；五折计算均独立生成21个虚拟界面点，以避免将不同训练折的生成结果混合为同一组输入。</w:t>
      </w:r>
    </w:p>
    <w:p w14:paraId="2B29D0B1">
      <w:pPr>
        <w:spacing w:after="120" w:line="240" w:lineRule="auto"/>
        <w:ind w:firstLine="0"/>
        <w:jc w:val="center"/>
        <w:rPr>
          <w:rFonts w:ascii="Times New Roman" w:hAnsi="Times New Roman" w:cs="Times New Roman"/>
          <w:sz w:val="21"/>
          <w:szCs w:val="21"/>
          <w:lang w:eastAsia="zh-CN"/>
        </w:rPr>
      </w:pPr>
      <w:r>
        <w:rPr>
          <w:rFonts w:ascii="Times New Roman" w:hAnsi="Times New Roman"/>
        </w:rPr>
        <w:t>表3-4　Alesmodel原始控制点与当前虚拟钻孔完整数据</w:t>
      </w:r>
    </w:p>
    <w:p w14:paraId="7E37D3AA">
      <w:pPr>
        <w:spacing w:after="120" w:line="240" w:lineRule="auto"/>
        <w:ind w:firstLine="0"/>
        <w:jc w:val="center"/>
        <w:rPr>
          <w:rFonts w:ascii="Times New Roman" w:hAnsi="Times New Roman" w:cs="Times New Roman"/>
          <w:sz w:val="21"/>
          <w:szCs w:val="21"/>
          <w:lang w:eastAsia="zh-CN"/>
        </w:rPr>
      </w:pPr>
      <w:r>
        <w:rPr>
          <w:rFonts w:ascii="Times New Roman" w:hAnsi="Times New Roman"/>
        </w:rPr>
        <w:t>Table 3-4 Complete data of original control points and current virtual boreholes for Alesmodel</w:t>
      </w:r>
    </w:p>
    <w:tbl>
      <w:tblPr>
        <w:tblStyle w:val="35"/>
        <w:tblW w:w="8925" w:type="dxa"/>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1275"/>
        <w:gridCol w:w="1275"/>
        <w:gridCol w:w="1275"/>
        <w:gridCol w:w="1275"/>
        <w:gridCol w:w="1275"/>
        <w:gridCol w:w="1275"/>
        <w:gridCol w:w="1275"/>
      </w:tblGrid>
      <w:tr w14:paraId="269F903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rHeight w:val="461" w:hRule="atLeast"/>
          <w:tblHeader/>
          <w:jc w:val="center"/>
        </w:trPr>
        <w:tc>
          <w:tcPr>
            <w:tcW w:w="1275" w:type="dxa"/>
            <w:tcBorders>
              <w:top w:val="single" w:color="auto" w:sz="12" w:space="0"/>
              <w:left w:val="nil"/>
              <w:bottom w:val="single" w:color="auto" w:sz="4" w:space="0"/>
              <w:right w:val="nil"/>
            </w:tcBorders>
            <w:vAlign w:val="center"/>
          </w:tcPr>
          <w:p w14:paraId="3EC017E5">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编号</w:t>
            </w:r>
          </w:p>
        </w:tc>
        <w:tc>
          <w:tcPr>
            <w:tcW w:w="1275" w:type="dxa"/>
            <w:tcBorders>
              <w:top w:val="single" w:color="auto" w:sz="12" w:space="0"/>
              <w:left w:val="nil"/>
              <w:bottom w:val="single" w:color="auto" w:sz="4" w:space="0"/>
              <w:right w:val="nil"/>
            </w:tcBorders>
            <w:vAlign w:val="center"/>
          </w:tcPr>
          <w:p w14:paraId="6A617ED6">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数据来源</w:t>
            </w:r>
          </w:p>
        </w:tc>
        <w:tc>
          <w:tcPr>
            <w:tcW w:w="1275" w:type="dxa"/>
            <w:tcBorders>
              <w:top w:val="single" w:color="auto" w:sz="12" w:space="0"/>
              <w:left w:val="nil"/>
              <w:bottom w:val="single" w:color="auto" w:sz="4" w:space="0"/>
              <w:right w:val="nil"/>
            </w:tcBorders>
            <w:vAlign w:val="center"/>
          </w:tcPr>
          <w:p w14:paraId="394BBEFE">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界面/断层</w:t>
            </w:r>
          </w:p>
        </w:tc>
        <w:tc>
          <w:tcPr>
            <w:tcW w:w="1275" w:type="dxa"/>
            <w:tcBorders>
              <w:top w:val="single" w:color="auto" w:sz="12" w:space="0"/>
              <w:left w:val="nil"/>
              <w:bottom w:val="single" w:color="auto" w:sz="4" w:space="0"/>
              <w:right w:val="nil"/>
            </w:tcBorders>
            <w:vAlign w:val="center"/>
          </w:tcPr>
          <w:p w14:paraId="29EAFBA7">
            <w:pPr>
              <w:spacing w:before="20" w:after="20" w:line="240" w:lineRule="auto"/>
              <w:ind w:left="0" w:right="0" w:firstLine="0"/>
              <w:jc w:val="center"/>
              <w:rPr>
                <w:rFonts w:ascii="Times New Roman" w:hAnsi="Times New Roman" w:cs="Times New Roman"/>
                <w:b/>
                <w:bCs/>
                <w:sz w:val="21"/>
                <w:szCs w:val="21"/>
              </w:rPr>
            </w:pPr>
            <w:r>
              <w:rPr>
                <w:rFonts w:ascii="Times New Roman" w:hAnsi="Times New Roman" w:cs="Times New Roman"/>
                <w:b/>
                <w:bCs/>
                <w:sz w:val="21"/>
                <w:szCs w:val="21"/>
              </w:rPr>
              <w:t>X / m</w:t>
            </w:r>
          </w:p>
        </w:tc>
        <w:tc>
          <w:tcPr>
            <w:tcW w:w="1275" w:type="dxa"/>
            <w:tcBorders>
              <w:top w:val="single" w:color="auto" w:sz="12" w:space="0"/>
              <w:left w:val="nil"/>
              <w:bottom w:val="single" w:color="auto" w:sz="4" w:space="0"/>
              <w:right w:val="nil"/>
            </w:tcBorders>
            <w:vAlign w:val="center"/>
          </w:tcPr>
          <w:p w14:paraId="36C5064B">
            <w:pPr>
              <w:spacing w:before="20" w:after="20" w:line="240" w:lineRule="auto"/>
              <w:ind w:left="0" w:right="0" w:firstLine="0"/>
              <w:jc w:val="center"/>
              <w:rPr>
                <w:rFonts w:ascii="Times New Roman" w:hAnsi="Times New Roman" w:cs="Times New Roman"/>
                <w:b/>
                <w:bCs/>
                <w:sz w:val="21"/>
                <w:szCs w:val="21"/>
              </w:rPr>
            </w:pPr>
            <w:r>
              <w:rPr>
                <w:rFonts w:ascii="Times New Roman" w:hAnsi="Times New Roman" w:cs="Times New Roman"/>
                <w:b/>
                <w:bCs/>
                <w:sz w:val="21"/>
                <w:szCs w:val="21"/>
              </w:rPr>
              <w:t>Y / m</w:t>
            </w:r>
          </w:p>
        </w:tc>
        <w:tc>
          <w:tcPr>
            <w:tcW w:w="1275" w:type="dxa"/>
            <w:tcBorders>
              <w:top w:val="single" w:color="auto" w:sz="12" w:space="0"/>
              <w:left w:val="nil"/>
              <w:bottom w:val="single" w:color="auto" w:sz="4" w:space="0"/>
              <w:right w:val="nil"/>
            </w:tcBorders>
            <w:vAlign w:val="center"/>
          </w:tcPr>
          <w:p w14:paraId="3F8F2FCE">
            <w:pPr>
              <w:spacing w:before="20" w:after="20" w:line="240" w:lineRule="auto"/>
              <w:ind w:left="0" w:right="0" w:firstLine="0"/>
              <w:jc w:val="center"/>
              <w:rPr>
                <w:rFonts w:ascii="Times New Roman" w:hAnsi="Times New Roman" w:cs="Times New Roman"/>
                <w:b/>
                <w:bCs/>
                <w:sz w:val="21"/>
                <w:szCs w:val="21"/>
              </w:rPr>
            </w:pPr>
            <w:r>
              <w:rPr>
                <w:rFonts w:ascii="Times New Roman" w:hAnsi="Times New Roman" w:cs="Times New Roman"/>
                <w:b/>
                <w:bCs/>
                <w:sz w:val="21"/>
                <w:szCs w:val="21"/>
              </w:rPr>
              <w:t>Z / m</w:t>
            </w:r>
          </w:p>
        </w:tc>
        <w:tc>
          <w:tcPr>
            <w:tcW w:w="1275" w:type="dxa"/>
            <w:tcBorders>
              <w:top w:val="single" w:color="auto" w:sz="12" w:space="0"/>
              <w:left w:val="nil"/>
              <w:bottom w:val="single" w:color="auto" w:sz="4" w:space="0"/>
              <w:right w:val="nil"/>
            </w:tcBorders>
            <w:vAlign w:val="center"/>
          </w:tcPr>
          <w:p w14:paraId="7329D364">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置信度</w:t>
            </w:r>
          </w:p>
        </w:tc>
      </w:tr>
      <w:tr w14:paraId="7A23720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single" w:color="auto" w:sz="4" w:space="0"/>
              <w:left w:val="nil"/>
              <w:bottom w:val="nil"/>
              <w:right w:val="nil"/>
            </w:tcBorders>
            <w:vAlign w:val="center"/>
          </w:tcPr>
          <w:p w14:paraId="526BCB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OBS-001</w:t>
            </w:r>
          </w:p>
        </w:tc>
        <w:tc>
          <w:tcPr>
            <w:tcW w:w="1275" w:type="dxa"/>
            <w:tcBorders>
              <w:top w:val="single" w:color="auto" w:sz="4" w:space="0"/>
              <w:left w:val="nil"/>
              <w:bottom w:val="nil"/>
              <w:right w:val="nil"/>
            </w:tcBorders>
            <w:vAlign w:val="center"/>
          </w:tcPr>
          <w:p w14:paraId="0C6B82B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single" w:color="auto" w:sz="4" w:space="0"/>
              <w:left w:val="nil"/>
              <w:bottom w:val="nil"/>
              <w:right w:val="nil"/>
            </w:tcBorders>
            <w:vAlign w:val="center"/>
          </w:tcPr>
          <w:p w14:paraId="138342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single" w:color="auto" w:sz="4" w:space="0"/>
              <w:left w:val="nil"/>
              <w:bottom w:val="nil"/>
              <w:right w:val="nil"/>
            </w:tcBorders>
            <w:vAlign w:val="center"/>
          </w:tcPr>
          <w:p w14:paraId="2DA7CB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737866.44</w:t>
            </w:r>
          </w:p>
        </w:tc>
        <w:tc>
          <w:tcPr>
            <w:tcW w:w="1275" w:type="dxa"/>
            <w:tcBorders>
              <w:top w:val="single" w:color="auto" w:sz="4" w:space="0"/>
              <w:left w:val="nil"/>
              <w:bottom w:val="nil"/>
              <w:right w:val="nil"/>
            </w:tcBorders>
            <w:vAlign w:val="center"/>
          </w:tcPr>
          <w:p w14:paraId="193FA3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1916440.94</w:t>
            </w:r>
          </w:p>
        </w:tc>
        <w:tc>
          <w:tcPr>
            <w:tcW w:w="1275" w:type="dxa"/>
            <w:tcBorders>
              <w:top w:val="single" w:color="auto" w:sz="4" w:space="0"/>
              <w:left w:val="nil"/>
              <w:bottom w:val="nil"/>
              <w:right w:val="nil"/>
            </w:tcBorders>
            <w:vAlign w:val="center"/>
          </w:tcPr>
          <w:p w14:paraId="396D1B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408.294</w:t>
            </w:r>
          </w:p>
        </w:tc>
        <w:tc>
          <w:tcPr>
            <w:tcW w:w="1275" w:type="dxa"/>
            <w:tcBorders>
              <w:top w:val="single" w:color="auto" w:sz="4" w:space="0"/>
              <w:left w:val="nil"/>
              <w:bottom w:val="nil"/>
              <w:right w:val="nil"/>
            </w:tcBorders>
            <w:vAlign w:val="center"/>
          </w:tcPr>
          <w:p w14:paraId="29C809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6F309C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CDAC1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OBS-002</w:t>
            </w:r>
          </w:p>
        </w:tc>
        <w:tc>
          <w:tcPr>
            <w:tcW w:w="1275" w:type="dxa"/>
            <w:tcBorders>
              <w:top w:val="nil"/>
              <w:left w:val="nil"/>
              <w:bottom w:val="nil"/>
              <w:right w:val="nil"/>
            </w:tcBorders>
            <w:vAlign w:val="center"/>
          </w:tcPr>
          <w:p w14:paraId="2F338E9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7F1D3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433998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737393.89</w:t>
            </w:r>
          </w:p>
        </w:tc>
        <w:tc>
          <w:tcPr>
            <w:tcW w:w="1275" w:type="dxa"/>
            <w:tcBorders>
              <w:top w:val="nil"/>
              <w:left w:val="nil"/>
              <w:bottom w:val="nil"/>
              <w:right w:val="nil"/>
            </w:tcBorders>
            <w:vAlign w:val="center"/>
          </w:tcPr>
          <w:p w14:paraId="13A6A6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1917771.71</w:t>
            </w:r>
          </w:p>
        </w:tc>
        <w:tc>
          <w:tcPr>
            <w:tcW w:w="1275" w:type="dxa"/>
            <w:tcBorders>
              <w:top w:val="nil"/>
              <w:left w:val="nil"/>
              <w:bottom w:val="nil"/>
              <w:right w:val="nil"/>
            </w:tcBorders>
            <w:vAlign w:val="center"/>
          </w:tcPr>
          <w:p w14:paraId="7B52C8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321.804</w:t>
            </w:r>
          </w:p>
        </w:tc>
        <w:tc>
          <w:tcPr>
            <w:tcW w:w="1275" w:type="dxa"/>
            <w:tcBorders>
              <w:top w:val="nil"/>
              <w:left w:val="nil"/>
              <w:bottom w:val="nil"/>
              <w:right w:val="nil"/>
            </w:tcBorders>
            <w:vAlign w:val="center"/>
          </w:tcPr>
          <w:p w14:paraId="31D72D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45728C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4CB8A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OBS-003</w:t>
            </w:r>
          </w:p>
        </w:tc>
        <w:tc>
          <w:tcPr>
            <w:tcW w:w="1275" w:type="dxa"/>
            <w:tcBorders>
              <w:top w:val="nil"/>
              <w:left w:val="nil"/>
              <w:bottom w:val="nil"/>
              <w:right w:val="nil"/>
            </w:tcBorders>
            <w:vAlign w:val="center"/>
          </w:tcPr>
          <w:p w14:paraId="1F8D8E4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498B0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40C1D0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737824.59</w:t>
            </w:r>
          </w:p>
        </w:tc>
        <w:tc>
          <w:tcPr>
            <w:tcW w:w="1275" w:type="dxa"/>
            <w:tcBorders>
              <w:top w:val="nil"/>
              <w:left w:val="nil"/>
              <w:bottom w:val="nil"/>
              <w:right w:val="nil"/>
            </w:tcBorders>
            <w:vAlign w:val="center"/>
          </w:tcPr>
          <w:p w14:paraId="6661F5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1917182.81</w:t>
            </w:r>
          </w:p>
        </w:tc>
        <w:tc>
          <w:tcPr>
            <w:tcW w:w="1275" w:type="dxa"/>
            <w:tcBorders>
              <w:top w:val="nil"/>
              <w:left w:val="nil"/>
              <w:bottom w:val="nil"/>
              <w:right w:val="nil"/>
            </w:tcBorders>
            <w:vAlign w:val="center"/>
          </w:tcPr>
          <w:p w14:paraId="571F26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345.540</w:t>
            </w:r>
          </w:p>
        </w:tc>
        <w:tc>
          <w:tcPr>
            <w:tcW w:w="1275" w:type="dxa"/>
            <w:tcBorders>
              <w:top w:val="nil"/>
              <w:left w:val="nil"/>
              <w:bottom w:val="nil"/>
              <w:right w:val="nil"/>
            </w:tcBorders>
            <w:vAlign w:val="center"/>
          </w:tcPr>
          <w:p w14:paraId="6126B0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CE2E7C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EC496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OBS-004</w:t>
            </w:r>
          </w:p>
        </w:tc>
        <w:tc>
          <w:tcPr>
            <w:tcW w:w="1275" w:type="dxa"/>
            <w:tcBorders>
              <w:top w:val="nil"/>
              <w:left w:val="nil"/>
              <w:bottom w:val="nil"/>
              <w:right w:val="nil"/>
            </w:tcBorders>
            <w:vAlign w:val="center"/>
          </w:tcPr>
          <w:p w14:paraId="16E0437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4882B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66F40B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739063.13</w:t>
            </w:r>
          </w:p>
        </w:tc>
        <w:tc>
          <w:tcPr>
            <w:tcW w:w="1275" w:type="dxa"/>
            <w:tcBorders>
              <w:top w:val="nil"/>
              <w:left w:val="nil"/>
              <w:bottom w:val="nil"/>
              <w:right w:val="nil"/>
            </w:tcBorders>
            <w:vAlign w:val="center"/>
          </w:tcPr>
          <w:p w14:paraId="3B7234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1914761.51</w:t>
            </w:r>
          </w:p>
        </w:tc>
        <w:tc>
          <w:tcPr>
            <w:tcW w:w="1275" w:type="dxa"/>
            <w:tcBorders>
              <w:top w:val="nil"/>
              <w:left w:val="nil"/>
              <w:bottom w:val="nil"/>
              <w:right w:val="nil"/>
            </w:tcBorders>
            <w:vAlign w:val="center"/>
          </w:tcPr>
          <w:p w14:paraId="2747EA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356.969</w:t>
            </w:r>
          </w:p>
        </w:tc>
        <w:tc>
          <w:tcPr>
            <w:tcW w:w="1275" w:type="dxa"/>
            <w:tcBorders>
              <w:top w:val="nil"/>
              <w:left w:val="nil"/>
              <w:bottom w:val="nil"/>
              <w:right w:val="nil"/>
            </w:tcBorders>
            <w:vAlign w:val="center"/>
          </w:tcPr>
          <w:p w14:paraId="0CEBCB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AA2B06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7E23D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OBS-005</w:t>
            </w:r>
          </w:p>
        </w:tc>
        <w:tc>
          <w:tcPr>
            <w:tcW w:w="1275" w:type="dxa"/>
            <w:tcBorders>
              <w:top w:val="nil"/>
              <w:left w:val="nil"/>
              <w:bottom w:val="nil"/>
              <w:right w:val="nil"/>
            </w:tcBorders>
            <w:vAlign w:val="center"/>
          </w:tcPr>
          <w:p w14:paraId="7D50805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45889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23AE7B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738479.04</w:t>
            </w:r>
          </w:p>
        </w:tc>
        <w:tc>
          <w:tcPr>
            <w:tcW w:w="1275" w:type="dxa"/>
            <w:tcBorders>
              <w:top w:val="nil"/>
              <w:left w:val="nil"/>
              <w:bottom w:val="nil"/>
              <w:right w:val="nil"/>
            </w:tcBorders>
            <w:vAlign w:val="center"/>
          </w:tcPr>
          <w:p w14:paraId="77CDFD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1915276.11</w:t>
            </w:r>
          </w:p>
        </w:tc>
        <w:tc>
          <w:tcPr>
            <w:tcW w:w="1275" w:type="dxa"/>
            <w:tcBorders>
              <w:top w:val="nil"/>
              <w:left w:val="nil"/>
              <w:bottom w:val="nil"/>
              <w:right w:val="nil"/>
            </w:tcBorders>
            <w:vAlign w:val="center"/>
          </w:tcPr>
          <w:p w14:paraId="347AF4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377.767</w:t>
            </w:r>
          </w:p>
        </w:tc>
        <w:tc>
          <w:tcPr>
            <w:tcW w:w="1275" w:type="dxa"/>
            <w:tcBorders>
              <w:top w:val="nil"/>
              <w:left w:val="nil"/>
              <w:bottom w:val="nil"/>
              <w:right w:val="nil"/>
            </w:tcBorders>
            <w:vAlign w:val="center"/>
          </w:tcPr>
          <w:p w14:paraId="6C0FF1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547457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56D7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OBS-006</w:t>
            </w:r>
          </w:p>
        </w:tc>
        <w:tc>
          <w:tcPr>
            <w:tcW w:w="1275" w:type="dxa"/>
            <w:tcBorders>
              <w:top w:val="nil"/>
              <w:left w:val="nil"/>
              <w:bottom w:val="nil"/>
              <w:right w:val="nil"/>
            </w:tcBorders>
            <w:vAlign w:val="center"/>
          </w:tcPr>
          <w:p w14:paraId="3496598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F4D4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799396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738375.75</w:t>
            </w:r>
          </w:p>
        </w:tc>
        <w:tc>
          <w:tcPr>
            <w:tcW w:w="1275" w:type="dxa"/>
            <w:tcBorders>
              <w:top w:val="nil"/>
              <w:left w:val="nil"/>
              <w:bottom w:val="nil"/>
              <w:right w:val="nil"/>
            </w:tcBorders>
            <w:vAlign w:val="center"/>
          </w:tcPr>
          <w:p w14:paraId="2DF366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1915524.08</w:t>
            </w:r>
          </w:p>
        </w:tc>
        <w:tc>
          <w:tcPr>
            <w:tcW w:w="1275" w:type="dxa"/>
            <w:tcBorders>
              <w:top w:val="nil"/>
              <w:left w:val="nil"/>
              <w:bottom w:val="nil"/>
              <w:right w:val="nil"/>
            </w:tcBorders>
            <w:vAlign w:val="center"/>
          </w:tcPr>
          <w:p w14:paraId="6DBF69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379.181</w:t>
            </w:r>
          </w:p>
        </w:tc>
        <w:tc>
          <w:tcPr>
            <w:tcW w:w="1275" w:type="dxa"/>
            <w:tcBorders>
              <w:top w:val="nil"/>
              <w:left w:val="nil"/>
              <w:bottom w:val="nil"/>
              <w:right w:val="nil"/>
            </w:tcBorders>
            <w:vAlign w:val="center"/>
          </w:tcPr>
          <w:p w14:paraId="634265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5F3AEE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A405B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OBS-007</w:t>
            </w:r>
          </w:p>
        </w:tc>
        <w:tc>
          <w:tcPr>
            <w:tcW w:w="1275" w:type="dxa"/>
            <w:tcBorders>
              <w:top w:val="nil"/>
              <w:left w:val="nil"/>
              <w:bottom w:val="nil"/>
              <w:right w:val="nil"/>
            </w:tcBorders>
            <w:vAlign w:val="center"/>
          </w:tcPr>
          <w:p w14:paraId="3212111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A279D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5CC62C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737590.48</w:t>
            </w:r>
          </w:p>
        </w:tc>
        <w:tc>
          <w:tcPr>
            <w:tcW w:w="1275" w:type="dxa"/>
            <w:tcBorders>
              <w:top w:val="nil"/>
              <w:left w:val="nil"/>
              <w:bottom w:val="nil"/>
              <w:right w:val="nil"/>
            </w:tcBorders>
            <w:vAlign w:val="center"/>
          </w:tcPr>
          <w:p w14:paraId="39B38F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1917621.64</w:t>
            </w:r>
          </w:p>
        </w:tc>
        <w:tc>
          <w:tcPr>
            <w:tcW w:w="1275" w:type="dxa"/>
            <w:tcBorders>
              <w:top w:val="nil"/>
              <w:left w:val="nil"/>
              <w:bottom w:val="nil"/>
              <w:right w:val="nil"/>
            </w:tcBorders>
            <w:vAlign w:val="center"/>
          </w:tcPr>
          <w:p w14:paraId="38866F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314.629</w:t>
            </w:r>
          </w:p>
        </w:tc>
        <w:tc>
          <w:tcPr>
            <w:tcW w:w="1275" w:type="dxa"/>
            <w:tcBorders>
              <w:top w:val="nil"/>
              <w:left w:val="nil"/>
              <w:bottom w:val="nil"/>
              <w:right w:val="nil"/>
            </w:tcBorders>
            <w:vAlign w:val="center"/>
          </w:tcPr>
          <w:p w14:paraId="187545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1E84C4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0896F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OBS-008</w:t>
            </w:r>
          </w:p>
        </w:tc>
        <w:tc>
          <w:tcPr>
            <w:tcW w:w="1275" w:type="dxa"/>
            <w:tcBorders>
              <w:top w:val="nil"/>
              <w:left w:val="nil"/>
              <w:bottom w:val="nil"/>
              <w:right w:val="nil"/>
            </w:tcBorders>
            <w:vAlign w:val="center"/>
          </w:tcPr>
          <w:p w14:paraId="438428B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01C0F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0F7E87B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737692.80</w:t>
            </w:r>
          </w:p>
        </w:tc>
        <w:tc>
          <w:tcPr>
            <w:tcW w:w="1275" w:type="dxa"/>
            <w:tcBorders>
              <w:top w:val="nil"/>
              <w:left w:val="nil"/>
              <w:bottom w:val="nil"/>
              <w:right w:val="nil"/>
            </w:tcBorders>
            <w:vAlign w:val="center"/>
          </w:tcPr>
          <w:p w14:paraId="042845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1917370.45</w:t>
            </w:r>
          </w:p>
        </w:tc>
        <w:tc>
          <w:tcPr>
            <w:tcW w:w="1275" w:type="dxa"/>
            <w:tcBorders>
              <w:top w:val="nil"/>
              <w:left w:val="nil"/>
              <w:bottom w:val="nil"/>
              <w:right w:val="nil"/>
            </w:tcBorders>
            <w:vAlign w:val="center"/>
          </w:tcPr>
          <w:p w14:paraId="17EED7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344.002</w:t>
            </w:r>
          </w:p>
        </w:tc>
        <w:tc>
          <w:tcPr>
            <w:tcW w:w="1275" w:type="dxa"/>
            <w:tcBorders>
              <w:top w:val="nil"/>
              <w:left w:val="nil"/>
              <w:bottom w:val="nil"/>
              <w:right w:val="nil"/>
            </w:tcBorders>
            <w:vAlign w:val="center"/>
          </w:tcPr>
          <w:p w14:paraId="40CC1F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3B0CB5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7C3E3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OBS-009</w:t>
            </w:r>
          </w:p>
        </w:tc>
        <w:tc>
          <w:tcPr>
            <w:tcW w:w="1275" w:type="dxa"/>
            <w:tcBorders>
              <w:top w:val="nil"/>
              <w:left w:val="nil"/>
              <w:bottom w:val="nil"/>
              <w:right w:val="nil"/>
            </w:tcBorders>
            <w:vAlign w:val="center"/>
          </w:tcPr>
          <w:p w14:paraId="3100D0F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75C50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7B7F38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737973.38</w:t>
            </w:r>
          </w:p>
        </w:tc>
        <w:tc>
          <w:tcPr>
            <w:tcW w:w="1275" w:type="dxa"/>
            <w:tcBorders>
              <w:top w:val="nil"/>
              <w:left w:val="nil"/>
              <w:bottom w:val="nil"/>
              <w:right w:val="nil"/>
            </w:tcBorders>
            <w:vAlign w:val="center"/>
          </w:tcPr>
          <w:p w14:paraId="5A9B3E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1916306.72</w:t>
            </w:r>
          </w:p>
        </w:tc>
        <w:tc>
          <w:tcPr>
            <w:tcW w:w="1275" w:type="dxa"/>
            <w:tcBorders>
              <w:top w:val="nil"/>
              <w:left w:val="nil"/>
              <w:bottom w:val="nil"/>
              <w:right w:val="nil"/>
            </w:tcBorders>
            <w:vAlign w:val="center"/>
          </w:tcPr>
          <w:p w14:paraId="10C76B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407.538</w:t>
            </w:r>
          </w:p>
        </w:tc>
        <w:tc>
          <w:tcPr>
            <w:tcW w:w="1275" w:type="dxa"/>
            <w:tcBorders>
              <w:top w:val="nil"/>
              <w:left w:val="nil"/>
              <w:bottom w:val="nil"/>
              <w:right w:val="nil"/>
            </w:tcBorders>
            <w:vAlign w:val="center"/>
          </w:tcPr>
          <w:p w14:paraId="4D6FC3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6097A6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755F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OBS-010</w:t>
            </w:r>
          </w:p>
        </w:tc>
        <w:tc>
          <w:tcPr>
            <w:tcW w:w="1275" w:type="dxa"/>
            <w:tcBorders>
              <w:top w:val="nil"/>
              <w:left w:val="nil"/>
              <w:bottom w:val="nil"/>
              <w:right w:val="nil"/>
            </w:tcBorders>
            <w:vAlign w:val="center"/>
          </w:tcPr>
          <w:p w14:paraId="71DED49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C8DE2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3A24B2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736659.33</w:t>
            </w:r>
          </w:p>
        </w:tc>
        <w:tc>
          <w:tcPr>
            <w:tcW w:w="1275" w:type="dxa"/>
            <w:tcBorders>
              <w:top w:val="nil"/>
              <w:left w:val="nil"/>
              <w:bottom w:val="nil"/>
              <w:right w:val="nil"/>
            </w:tcBorders>
            <w:vAlign w:val="center"/>
          </w:tcPr>
          <w:p w14:paraId="2CEA87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1919824.65</w:t>
            </w:r>
          </w:p>
        </w:tc>
        <w:tc>
          <w:tcPr>
            <w:tcW w:w="1275" w:type="dxa"/>
            <w:tcBorders>
              <w:top w:val="nil"/>
              <w:left w:val="nil"/>
              <w:bottom w:val="nil"/>
              <w:right w:val="nil"/>
            </w:tcBorders>
            <w:vAlign w:val="center"/>
          </w:tcPr>
          <w:p w14:paraId="3C53AD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409.425</w:t>
            </w:r>
          </w:p>
        </w:tc>
        <w:tc>
          <w:tcPr>
            <w:tcW w:w="1275" w:type="dxa"/>
            <w:tcBorders>
              <w:top w:val="nil"/>
              <w:left w:val="nil"/>
              <w:bottom w:val="nil"/>
              <w:right w:val="nil"/>
            </w:tcBorders>
            <w:vAlign w:val="center"/>
          </w:tcPr>
          <w:p w14:paraId="71243B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890143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4AA8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OBS-011</w:t>
            </w:r>
          </w:p>
        </w:tc>
        <w:tc>
          <w:tcPr>
            <w:tcW w:w="1275" w:type="dxa"/>
            <w:tcBorders>
              <w:top w:val="nil"/>
              <w:left w:val="nil"/>
              <w:bottom w:val="nil"/>
              <w:right w:val="nil"/>
            </w:tcBorders>
            <w:vAlign w:val="center"/>
          </w:tcPr>
          <w:p w14:paraId="1CB2F1A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7EE11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230F0B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736175.65</w:t>
            </w:r>
          </w:p>
        </w:tc>
        <w:tc>
          <w:tcPr>
            <w:tcW w:w="1275" w:type="dxa"/>
            <w:tcBorders>
              <w:top w:val="nil"/>
              <w:left w:val="nil"/>
              <w:bottom w:val="nil"/>
              <w:right w:val="nil"/>
            </w:tcBorders>
            <w:vAlign w:val="center"/>
          </w:tcPr>
          <w:p w14:paraId="13410F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1921407.13</w:t>
            </w:r>
          </w:p>
        </w:tc>
        <w:tc>
          <w:tcPr>
            <w:tcW w:w="1275" w:type="dxa"/>
            <w:tcBorders>
              <w:top w:val="nil"/>
              <w:left w:val="nil"/>
              <w:bottom w:val="nil"/>
              <w:right w:val="nil"/>
            </w:tcBorders>
            <w:vAlign w:val="center"/>
          </w:tcPr>
          <w:p w14:paraId="41F789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617.132</w:t>
            </w:r>
          </w:p>
        </w:tc>
        <w:tc>
          <w:tcPr>
            <w:tcW w:w="1275" w:type="dxa"/>
            <w:tcBorders>
              <w:top w:val="nil"/>
              <w:left w:val="nil"/>
              <w:bottom w:val="nil"/>
              <w:right w:val="nil"/>
            </w:tcBorders>
            <w:vAlign w:val="center"/>
          </w:tcPr>
          <w:p w14:paraId="5065B2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30556D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A642A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OBS-012</w:t>
            </w:r>
          </w:p>
        </w:tc>
        <w:tc>
          <w:tcPr>
            <w:tcW w:w="1275" w:type="dxa"/>
            <w:tcBorders>
              <w:top w:val="nil"/>
              <w:left w:val="nil"/>
              <w:bottom w:val="nil"/>
              <w:right w:val="nil"/>
            </w:tcBorders>
            <w:vAlign w:val="center"/>
          </w:tcPr>
          <w:p w14:paraId="6FD12D4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6C2FE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419E92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742298.34</w:t>
            </w:r>
          </w:p>
        </w:tc>
        <w:tc>
          <w:tcPr>
            <w:tcW w:w="1275" w:type="dxa"/>
            <w:tcBorders>
              <w:top w:val="nil"/>
              <w:left w:val="nil"/>
              <w:bottom w:val="nil"/>
              <w:right w:val="nil"/>
            </w:tcBorders>
            <w:vAlign w:val="center"/>
          </w:tcPr>
          <w:p w14:paraId="7B5FF2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1916230.43</w:t>
            </w:r>
          </w:p>
        </w:tc>
        <w:tc>
          <w:tcPr>
            <w:tcW w:w="1275" w:type="dxa"/>
            <w:tcBorders>
              <w:top w:val="nil"/>
              <w:left w:val="nil"/>
              <w:bottom w:val="nil"/>
              <w:right w:val="nil"/>
            </w:tcBorders>
            <w:vAlign w:val="center"/>
          </w:tcPr>
          <w:p w14:paraId="2ADBD1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227.105</w:t>
            </w:r>
          </w:p>
        </w:tc>
        <w:tc>
          <w:tcPr>
            <w:tcW w:w="1275" w:type="dxa"/>
            <w:tcBorders>
              <w:top w:val="nil"/>
              <w:left w:val="nil"/>
              <w:bottom w:val="nil"/>
              <w:right w:val="nil"/>
            </w:tcBorders>
            <w:vAlign w:val="center"/>
          </w:tcPr>
          <w:p w14:paraId="4E093A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E60F68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E09C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OBS-013</w:t>
            </w:r>
          </w:p>
        </w:tc>
        <w:tc>
          <w:tcPr>
            <w:tcW w:w="1275" w:type="dxa"/>
            <w:tcBorders>
              <w:top w:val="nil"/>
              <w:left w:val="nil"/>
              <w:bottom w:val="nil"/>
              <w:right w:val="nil"/>
            </w:tcBorders>
            <w:vAlign w:val="center"/>
          </w:tcPr>
          <w:p w14:paraId="59DD7E7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148E9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054035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743019.23</w:t>
            </w:r>
          </w:p>
        </w:tc>
        <w:tc>
          <w:tcPr>
            <w:tcW w:w="1275" w:type="dxa"/>
            <w:tcBorders>
              <w:top w:val="nil"/>
              <w:left w:val="nil"/>
              <w:bottom w:val="nil"/>
              <w:right w:val="nil"/>
            </w:tcBorders>
            <w:vAlign w:val="center"/>
          </w:tcPr>
          <w:p w14:paraId="0B5139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1915920.01</w:t>
            </w:r>
          </w:p>
        </w:tc>
        <w:tc>
          <w:tcPr>
            <w:tcW w:w="1275" w:type="dxa"/>
            <w:tcBorders>
              <w:top w:val="nil"/>
              <w:left w:val="nil"/>
              <w:bottom w:val="nil"/>
              <w:right w:val="nil"/>
            </w:tcBorders>
            <w:vAlign w:val="center"/>
          </w:tcPr>
          <w:p w14:paraId="460A7C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346.222</w:t>
            </w:r>
          </w:p>
        </w:tc>
        <w:tc>
          <w:tcPr>
            <w:tcW w:w="1275" w:type="dxa"/>
            <w:tcBorders>
              <w:top w:val="nil"/>
              <w:left w:val="nil"/>
              <w:bottom w:val="nil"/>
              <w:right w:val="nil"/>
            </w:tcBorders>
            <w:vAlign w:val="center"/>
          </w:tcPr>
          <w:p w14:paraId="1B4C04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46E5B3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8DD78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OBS-014</w:t>
            </w:r>
          </w:p>
        </w:tc>
        <w:tc>
          <w:tcPr>
            <w:tcW w:w="1275" w:type="dxa"/>
            <w:tcBorders>
              <w:top w:val="nil"/>
              <w:left w:val="nil"/>
              <w:bottom w:val="nil"/>
              <w:right w:val="nil"/>
            </w:tcBorders>
            <w:vAlign w:val="center"/>
          </w:tcPr>
          <w:p w14:paraId="63524AC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70AC0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2288E2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743444.65</w:t>
            </w:r>
          </w:p>
        </w:tc>
        <w:tc>
          <w:tcPr>
            <w:tcW w:w="1275" w:type="dxa"/>
            <w:tcBorders>
              <w:top w:val="nil"/>
              <w:left w:val="nil"/>
              <w:bottom w:val="nil"/>
              <w:right w:val="nil"/>
            </w:tcBorders>
            <w:vAlign w:val="center"/>
          </w:tcPr>
          <w:p w14:paraId="78753B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1915465.78</w:t>
            </w:r>
          </w:p>
        </w:tc>
        <w:tc>
          <w:tcPr>
            <w:tcW w:w="1275" w:type="dxa"/>
            <w:tcBorders>
              <w:top w:val="nil"/>
              <w:left w:val="nil"/>
              <w:bottom w:val="nil"/>
              <w:right w:val="nil"/>
            </w:tcBorders>
            <w:vAlign w:val="center"/>
          </w:tcPr>
          <w:p w14:paraId="447BE5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442.659</w:t>
            </w:r>
          </w:p>
        </w:tc>
        <w:tc>
          <w:tcPr>
            <w:tcW w:w="1275" w:type="dxa"/>
            <w:tcBorders>
              <w:top w:val="nil"/>
              <w:left w:val="nil"/>
              <w:bottom w:val="nil"/>
              <w:right w:val="nil"/>
            </w:tcBorders>
            <w:vAlign w:val="center"/>
          </w:tcPr>
          <w:p w14:paraId="602E89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DD41FB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8ADE1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OBS-015</w:t>
            </w:r>
          </w:p>
        </w:tc>
        <w:tc>
          <w:tcPr>
            <w:tcW w:w="1275" w:type="dxa"/>
            <w:tcBorders>
              <w:top w:val="nil"/>
              <w:left w:val="nil"/>
              <w:bottom w:val="nil"/>
              <w:right w:val="nil"/>
            </w:tcBorders>
            <w:vAlign w:val="center"/>
          </w:tcPr>
          <w:p w14:paraId="51B9CF4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05192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346B9C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743159.56</w:t>
            </w:r>
          </w:p>
        </w:tc>
        <w:tc>
          <w:tcPr>
            <w:tcW w:w="1275" w:type="dxa"/>
            <w:tcBorders>
              <w:top w:val="nil"/>
              <w:left w:val="nil"/>
              <w:bottom w:val="nil"/>
              <w:right w:val="nil"/>
            </w:tcBorders>
            <w:vAlign w:val="center"/>
          </w:tcPr>
          <w:p w14:paraId="1F6524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1915758.03</w:t>
            </w:r>
          </w:p>
        </w:tc>
        <w:tc>
          <w:tcPr>
            <w:tcW w:w="1275" w:type="dxa"/>
            <w:tcBorders>
              <w:top w:val="nil"/>
              <w:left w:val="nil"/>
              <w:bottom w:val="nil"/>
              <w:right w:val="nil"/>
            </w:tcBorders>
            <w:vAlign w:val="center"/>
          </w:tcPr>
          <w:p w14:paraId="0627FD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352.648</w:t>
            </w:r>
          </w:p>
        </w:tc>
        <w:tc>
          <w:tcPr>
            <w:tcW w:w="1275" w:type="dxa"/>
            <w:tcBorders>
              <w:top w:val="nil"/>
              <w:left w:val="nil"/>
              <w:bottom w:val="nil"/>
              <w:right w:val="nil"/>
            </w:tcBorders>
            <w:vAlign w:val="center"/>
          </w:tcPr>
          <w:p w14:paraId="4723A7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68DED2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DD069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OBS-016</w:t>
            </w:r>
          </w:p>
        </w:tc>
        <w:tc>
          <w:tcPr>
            <w:tcW w:w="1275" w:type="dxa"/>
            <w:tcBorders>
              <w:top w:val="nil"/>
              <w:left w:val="nil"/>
              <w:bottom w:val="nil"/>
              <w:right w:val="nil"/>
            </w:tcBorders>
            <w:vAlign w:val="center"/>
          </w:tcPr>
          <w:p w14:paraId="0F7870B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A87C9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6654E0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742804.77</w:t>
            </w:r>
          </w:p>
        </w:tc>
        <w:tc>
          <w:tcPr>
            <w:tcW w:w="1275" w:type="dxa"/>
            <w:tcBorders>
              <w:top w:val="nil"/>
              <w:left w:val="nil"/>
              <w:bottom w:val="nil"/>
              <w:right w:val="nil"/>
            </w:tcBorders>
            <w:vAlign w:val="center"/>
          </w:tcPr>
          <w:p w14:paraId="612965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1916009.65</w:t>
            </w:r>
          </w:p>
        </w:tc>
        <w:tc>
          <w:tcPr>
            <w:tcW w:w="1275" w:type="dxa"/>
            <w:tcBorders>
              <w:top w:val="nil"/>
              <w:left w:val="nil"/>
              <w:bottom w:val="nil"/>
              <w:right w:val="nil"/>
            </w:tcBorders>
            <w:vAlign w:val="center"/>
          </w:tcPr>
          <w:p w14:paraId="0C337D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285.059</w:t>
            </w:r>
          </w:p>
        </w:tc>
        <w:tc>
          <w:tcPr>
            <w:tcW w:w="1275" w:type="dxa"/>
            <w:tcBorders>
              <w:top w:val="nil"/>
              <w:left w:val="nil"/>
              <w:bottom w:val="nil"/>
              <w:right w:val="nil"/>
            </w:tcBorders>
            <w:vAlign w:val="center"/>
          </w:tcPr>
          <w:p w14:paraId="2E7200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54EFC5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DD10A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OBS-017</w:t>
            </w:r>
          </w:p>
        </w:tc>
        <w:tc>
          <w:tcPr>
            <w:tcW w:w="1275" w:type="dxa"/>
            <w:tcBorders>
              <w:top w:val="nil"/>
              <w:left w:val="nil"/>
              <w:bottom w:val="nil"/>
              <w:right w:val="nil"/>
            </w:tcBorders>
            <w:vAlign w:val="center"/>
          </w:tcPr>
          <w:p w14:paraId="0795559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70066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57B73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739523.11</w:t>
            </w:r>
          </w:p>
        </w:tc>
        <w:tc>
          <w:tcPr>
            <w:tcW w:w="1275" w:type="dxa"/>
            <w:tcBorders>
              <w:top w:val="nil"/>
              <w:left w:val="nil"/>
              <w:bottom w:val="nil"/>
              <w:right w:val="nil"/>
            </w:tcBorders>
            <w:vAlign w:val="center"/>
          </w:tcPr>
          <w:p w14:paraId="5C1306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1918881.50</w:t>
            </w:r>
          </w:p>
        </w:tc>
        <w:tc>
          <w:tcPr>
            <w:tcW w:w="1275" w:type="dxa"/>
            <w:tcBorders>
              <w:top w:val="nil"/>
              <w:left w:val="nil"/>
              <w:bottom w:val="nil"/>
              <w:right w:val="nil"/>
            </w:tcBorders>
            <w:vAlign w:val="center"/>
          </w:tcPr>
          <w:p w14:paraId="60F5DF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272.565</w:t>
            </w:r>
          </w:p>
        </w:tc>
        <w:tc>
          <w:tcPr>
            <w:tcW w:w="1275" w:type="dxa"/>
            <w:tcBorders>
              <w:top w:val="nil"/>
              <w:left w:val="nil"/>
              <w:bottom w:val="nil"/>
              <w:right w:val="nil"/>
            </w:tcBorders>
            <w:vAlign w:val="center"/>
          </w:tcPr>
          <w:p w14:paraId="539925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A3DC25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23424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OBS-018</w:t>
            </w:r>
          </w:p>
        </w:tc>
        <w:tc>
          <w:tcPr>
            <w:tcW w:w="1275" w:type="dxa"/>
            <w:tcBorders>
              <w:top w:val="nil"/>
              <w:left w:val="nil"/>
              <w:bottom w:val="nil"/>
              <w:right w:val="nil"/>
            </w:tcBorders>
            <w:vAlign w:val="center"/>
          </w:tcPr>
          <w:p w14:paraId="155C822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8F9E7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463921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739523.11</w:t>
            </w:r>
          </w:p>
        </w:tc>
        <w:tc>
          <w:tcPr>
            <w:tcW w:w="1275" w:type="dxa"/>
            <w:tcBorders>
              <w:top w:val="nil"/>
              <w:left w:val="nil"/>
              <w:bottom w:val="nil"/>
              <w:right w:val="nil"/>
            </w:tcBorders>
            <w:vAlign w:val="center"/>
          </w:tcPr>
          <w:p w14:paraId="18D656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1918881.50</w:t>
            </w:r>
          </w:p>
        </w:tc>
        <w:tc>
          <w:tcPr>
            <w:tcW w:w="1275" w:type="dxa"/>
            <w:tcBorders>
              <w:top w:val="nil"/>
              <w:left w:val="nil"/>
              <w:bottom w:val="nil"/>
              <w:right w:val="nil"/>
            </w:tcBorders>
            <w:vAlign w:val="center"/>
          </w:tcPr>
          <w:p w14:paraId="71CC3B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272.565</w:t>
            </w:r>
          </w:p>
        </w:tc>
        <w:tc>
          <w:tcPr>
            <w:tcW w:w="1275" w:type="dxa"/>
            <w:tcBorders>
              <w:top w:val="nil"/>
              <w:left w:val="nil"/>
              <w:bottom w:val="nil"/>
              <w:right w:val="nil"/>
            </w:tcBorders>
            <w:vAlign w:val="center"/>
          </w:tcPr>
          <w:p w14:paraId="4321FE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B4C132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E560B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OBS-019</w:t>
            </w:r>
          </w:p>
        </w:tc>
        <w:tc>
          <w:tcPr>
            <w:tcW w:w="1275" w:type="dxa"/>
            <w:tcBorders>
              <w:top w:val="nil"/>
              <w:left w:val="nil"/>
              <w:bottom w:val="nil"/>
              <w:right w:val="nil"/>
            </w:tcBorders>
            <w:vAlign w:val="center"/>
          </w:tcPr>
          <w:p w14:paraId="45FE63E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B4C21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42B525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739337.25</w:t>
            </w:r>
          </w:p>
        </w:tc>
        <w:tc>
          <w:tcPr>
            <w:tcW w:w="1275" w:type="dxa"/>
            <w:tcBorders>
              <w:top w:val="nil"/>
              <w:left w:val="nil"/>
              <w:bottom w:val="nil"/>
              <w:right w:val="nil"/>
            </w:tcBorders>
            <w:vAlign w:val="center"/>
          </w:tcPr>
          <w:p w14:paraId="3A6580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1919764.72</w:t>
            </w:r>
          </w:p>
        </w:tc>
        <w:tc>
          <w:tcPr>
            <w:tcW w:w="1275" w:type="dxa"/>
            <w:tcBorders>
              <w:top w:val="nil"/>
              <w:left w:val="nil"/>
              <w:bottom w:val="nil"/>
              <w:right w:val="nil"/>
            </w:tcBorders>
            <w:vAlign w:val="center"/>
          </w:tcPr>
          <w:p w14:paraId="62F019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328.227</w:t>
            </w:r>
          </w:p>
        </w:tc>
        <w:tc>
          <w:tcPr>
            <w:tcW w:w="1275" w:type="dxa"/>
            <w:tcBorders>
              <w:top w:val="nil"/>
              <w:left w:val="nil"/>
              <w:bottom w:val="nil"/>
              <w:right w:val="nil"/>
            </w:tcBorders>
            <w:vAlign w:val="center"/>
          </w:tcPr>
          <w:p w14:paraId="3012C6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0575FE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088EA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OBS-020</w:t>
            </w:r>
          </w:p>
        </w:tc>
        <w:tc>
          <w:tcPr>
            <w:tcW w:w="1275" w:type="dxa"/>
            <w:tcBorders>
              <w:top w:val="nil"/>
              <w:left w:val="nil"/>
              <w:bottom w:val="nil"/>
              <w:right w:val="nil"/>
            </w:tcBorders>
            <w:vAlign w:val="center"/>
          </w:tcPr>
          <w:p w14:paraId="6F872DB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FF0B1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FDBF8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739368.80</w:t>
            </w:r>
          </w:p>
        </w:tc>
        <w:tc>
          <w:tcPr>
            <w:tcW w:w="1275" w:type="dxa"/>
            <w:tcBorders>
              <w:top w:val="nil"/>
              <w:left w:val="nil"/>
              <w:bottom w:val="nil"/>
              <w:right w:val="nil"/>
            </w:tcBorders>
            <w:vAlign w:val="center"/>
          </w:tcPr>
          <w:p w14:paraId="74E300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1920230.31</w:t>
            </w:r>
          </w:p>
        </w:tc>
        <w:tc>
          <w:tcPr>
            <w:tcW w:w="1275" w:type="dxa"/>
            <w:tcBorders>
              <w:top w:val="nil"/>
              <w:left w:val="nil"/>
              <w:bottom w:val="nil"/>
              <w:right w:val="nil"/>
            </w:tcBorders>
            <w:vAlign w:val="center"/>
          </w:tcPr>
          <w:p w14:paraId="43A80EE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412.296</w:t>
            </w:r>
          </w:p>
        </w:tc>
        <w:tc>
          <w:tcPr>
            <w:tcW w:w="1275" w:type="dxa"/>
            <w:tcBorders>
              <w:top w:val="nil"/>
              <w:left w:val="nil"/>
              <w:bottom w:val="nil"/>
              <w:right w:val="nil"/>
            </w:tcBorders>
            <w:vAlign w:val="center"/>
          </w:tcPr>
          <w:p w14:paraId="215120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55F2D1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307FA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OBS-021</w:t>
            </w:r>
          </w:p>
        </w:tc>
        <w:tc>
          <w:tcPr>
            <w:tcW w:w="1275" w:type="dxa"/>
            <w:tcBorders>
              <w:top w:val="nil"/>
              <w:left w:val="nil"/>
              <w:bottom w:val="nil"/>
              <w:right w:val="nil"/>
            </w:tcBorders>
            <w:vAlign w:val="center"/>
          </w:tcPr>
          <w:p w14:paraId="1412FD69">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79054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70F24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739523.11</w:t>
            </w:r>
          </w:p>
        </w:tc>
        <w:tc>
          <w:tcPr>
            <w:tcW w:w="1275" w:type="dxa"/>
            <w:tcBorders>
              <w:top w:val="nil"/>
              <w:left w:val="nil"/>
              <w:bottom w:val="nil"/>
              <w:right w:val="nil"/>
            </w:tcBorders>
            <w:vAlign w:val="center"/>
          </w:tcPr>
          <w:p w14:paraId="5AEB02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1918881.50</w:t>
            </w:r>
          </w:p>
        </w:tc>
        <w:tc>
          <w:tcPr>
            <w:tcW w:w="1275" w:type="dxa"/>
            <w:tcBorders>
              <w:top w:val="nil"/>
              <w:left w:val="nil"/>
              <w:bottom w:val="nil"/>
              <w:right w:val="nil"/>
            </w:tcBorders>
            <w:vAlign w:val="center"/>
          </w:tcPr>
          <w:p w14:paraId="04C7E4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272.565</w:t>
            </w:r>
          </w:p>
        </w:tc>
        <w:tc>
          <w:tcPr>
            <w:tcW w:w="1275" w:type="dxa"/>
            <w:tcBorders>
              <w:top w:val="nil"/>
              <w:left w:val="nil"/>
              <w:bottom w:val="nil"/>
              <w:right w:val="nil"/>
            </w:tcBorders>
            <w:vAlign w:val="center"/>
          </w:tcPr>
          <w:p w14:paraId="0388E2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5AB49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F50D7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OBS-022</w:t>
            </w:r>
          </w:p>
        </w:tc>
        <w:tc>
          <w:tcPr>
            <w:tcW w:w="1275" w:type="dxa"/>
            <w:tcBorders>
              <w:top w:val="nil"/>
              <w:left w:val="nil"/>
              <w:bottom w:val="nil"/>
              <w:right w:val="nil"/>
            </w:tcBorders>
            <w:vAlign w:val="center"/>
          </w:tcPr>
          <w:p w14:paraId="7B71637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800FA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68A779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739520.42</w:t>
            </w:r>
          </w:p>
        </w:tc>
        <w:tc>
          <w:tcPr>
            <w:tcW w:w="1275" w:type="dxa"/>
            <w:tcBorders>
              <w:top w:val="nil"/>
              <w:left w:val="nil"/>
              <w:bottom w:val="nil"/>
              <w:right w:val="nil"/>
            </w:tcBorders>
            <w:vAlign w:val="center"/>
          </w:tcPr>
          <w:p w14:paraId="7BF35C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1918475.21</w:t>
            </w:r>
          </w:p>
        </w:tc>
        <w:tc>
          <w:tcPr>
            <w:tcW w:w="1275" w:type="dxa"/>
            <w:tcBorders>
              <w:top w:val="nil"/>
              <w:left w:val="nil"/>
              <w:bottom w:val="nil"/>
              <w:right w:val="nil"/>
            </w:tcBorders>
            <w:vAlign w:val="center"/>
          </w:tcPr>
          <w:p w14:paraId="423464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293.753</w:t>
            </w:r>
          </w:p>
        </w:tc>
        <w:tc>
          <w:tcPr>
            <w:tcW w:w="1275" w:type="dxa"/>
            <w:tcBorders>
              <w:top w:val="nil"/>
              <w:left w:val="nil"/>
              <w:bottom w:val="nil"/>
              <w:right w:val="nil"/>
            </w:tcBorders>
            <w:vAlign w:val="center"/>
          </w:tcPr>
          <w:p w14:paraId="6F08F2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B060A1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3CF2C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OBS-023</w:t>
            </w:r>
          </w:p>
        </w:tc>
        <w:tc>
          <w:tcPr>
            <w:tcW w:w="1275" w:type="dxa"/>
            <w:tcBorders>
              <w:top w:val="nil"/>
              <w:left w:val="nil"/>
              <w:bottom w:val="nil"/>
              <w:right w:val="nil"/>
            </w:tcBorders>
            <w:vAlign w:val="center"/>
          </w:tcPr>
          <w:p w14:paraId="7DD89ED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A53AF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778BF6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739432.91</w:t>
            </w:r>
          </w:p>
        </w:tc>
        <w:tc>
          <w:tcPr>
            <w:tcW w:w="1275" w:type="dxa"/>
            <w:tcBorders>
              <w:top w:val="nil"/>
              <w:left w:val="nil"/>
              <w:bottom w:val="nil"/>
              <w:right w:val="nil"/>
            </w:tcBorders>
            <w:vAlign w:val="center"/>
          </w:tcPr>
          <w:p w14:paraId="4F78D0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1921404.27</w:t>
            </w:r>
          </w:p>
        </w:tc>
        <w:tc>
          <w:tcPr>
            <w:tcW w:w="1275" w:type="dxa"/>
            <w:tcBorders>
              <w:top w:val="nil"/>
              <w:left w:val="nil"/>
              <w:bottom w:val="nil"/>
              <w:right w:val="nil"/>
            </w:tcBorders>
            <w:vAlign w:val="center"/>
          </w:tcPr>
          <w:p w14:paraId="68EDD9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307.200</w:t>
            </w:r>
          </w:p>
        </w:tc>
        <w:tc>
          <w:tcPr>
            <w:tcW w:w="1275" w:type="dxa"/>
            <w:tcBorders>
              <w:top w:val="nil"/>
              <w:left w:val="nil"/>
              <w:bottom w:val="nil"/>
              <w:right w:val="nil"/>
            </w:tcBorders>
            <w:vAlign w:val="center"/>
          </w:tcPr>
          <w:p w14:paraId="07ADA0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C7498A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1BECC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OBS-024</w:t>
            </w:r>
          </w:p>
        </w:tc>
        <w:tc>
          <w:tcPr>
            <w:tcW w:w="1275" w:type="dxa"/>
            <w:tcBorders>
              <w:top w:val="nil"/>
              <w:left w:val="nil"/>
              <w:bottom w:val="nil"/>
              <w:right w:val="nil"/>
            </w:tcBorders>
            <w:vAlign w:val="center"/>
          </w:tcPr>
          <w:p w14:paraId="2FACE6A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71916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8743B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739630.11</w:t>
            </w:r>
          </w:p>
        </w:tc>
        <w:tc>
          <w:tcPr>
            <w:tcW w:w="1275" w:type="dxa"/>
            <w:tcBorders>
              <w:top w:val="nil"/>
              <w:left w:val="nil"/>
              <w:bottom w:val="nil"/>
              <w:right w:val="nil"/>
            </w:tcBorders>
            <w:vAlign w:val="center"/>
          </w:tcPr>
          <w:p w14:paraId="5E169D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1922747.93</w:t>
            </w:r>
          </w:p>
        </w:tc>
        <w:tc>
          <w:tcPr>
            <w:tcW w:w="1275" w:type="dxa"/>
            <w:tcBorders>
              <w:top w:val="nil"/>
              <w:left w:val="nil"/>
              <w:bottom w:val="nil"/>
              <w:right w:val="nil"/>
            </w:tcBorders>
            <w:vAlign w:val="center"/>
          </w:tcPr>
          <w:p w14:paraId="24B295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315.142</w:t>
            </w:r>
          </w:p>
        </w:tc>
        <w:tc>
          <w:tcPr>
            <w:tcW w:w="1275" w:type="dxa"/>
            <w:tcBorders>
              <w:top w:val="nil"/>
              <w:left w:val="nil"/>
              <w:bottom w:val="nil"/>
              <w:right w:val="nil"/>
            </w:tcBorders>
            <w:vAlign w:val="center"/>
          </w:tcPr>
          <w:p w14:paraId="720DF4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3BCBE8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117C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OBS-025</w:t>
            </w:r>
          </w:p>
        </w:tc>
        <w:tc>
          <w:tcPr>
            <w:tcW w:w="1275" w:type="dxa"/>
            <w:tcBorders>
              <w:top w:val="nil"/>
              <w:left w:val="nil"/>
              <w:bottom w:val="nil"/>
              <w:right w:val="nil"/>
            </w:tcBorders>
            <w:vAlign w:val="center"/>
          </w:tcPr>
          <w:p w14:paraId="79F1D799">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DE90A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04215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740296.43</w:t>
            </w:r>
          </w:p>
        </w:tc>
        <w:tc>
          <w:tcPr>
            <w:tcW w:w="1275" w:type="dxa"/>
            <w:tcBorders>
              <w:top w:val="nil"/>
              <w:left w:val="nil"/>
              <w:bottom w:val="nil"/>
              <w:right w:val="nil"/>
            </w:tcBorders>
            <w:vAlign w:val="center"/>
          </w:tcPr>
          <w:p w14:paraId="024FD1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1921980.39</w:t>
            </w:r>
          </w:p>
        </w:tc>
        <w:tc>
          <w:tcPr>
            <w:tcW w:w="1275" w:type="dxa"/>
            <w:tcBorders>
              <w:top w:val="nil"/>
              <w:left w:val="nil"/>
              <w:bottom w:val="nil"/>
              <w:right w:val="nil"/>
            </w:tcBorders>
            <w:vAlign w:val="center"/>
          </w:tcPr>
          <w:p w14:paraId="4B17BD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362.909</w:t>
            </w:r>
          </w:p>
        </w:tc>
        <w:tc>
          <w:tcPr>
            <w:tcW w:w="1275" w:type="dxa"/>
            <w:tcBorders>
              <w:top w:val="nil"/>
              <w:left w:val="nil"/>
              <w:bottom w:val="nil"/>
              <w:right w:val="nil"/>
            </w:tcBorders>
            <w:vAlign w:val="center"/>
          </w:tcPr>
          <w:p w14:paraId="68DC3A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989F62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AE70B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OBS-026</w:t>
            </w:r>
          </w:p>
        </w:tc>
        <w:tc>
          <w:tcPr>
            <w:tcW w:w="1275" w:type="dxa"/>
            <w:tcBorders>
              <w:top w:val="nil"/>
              <w:left w:val="nil"/>
              <w:bottom w:val="nil"/>
              <w:right w:val="nil"/>
            </w:tcBorders>
            <w:vAlign w:val="center"/>
          </w:tcPr>
          <w:p w14:paraId="6CB8C21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FBEEE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A093D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740508.41</w:t>
            </w:r>
          </w:p>
        </w:tc>
        <w:tc>
          <w:tcPr>
            <w:tcW w:w="1275" w:type="dxa"/>
            <w:tcBorders>
              <w:top w:val="nil"/>
              <w:left w:val="nil"/>
              <w:bottom w:val="nil"/>
              <w:right w:val="nil"/>
            </w:tcBorders>
            <w:vAlign w:val="center"/>
          </w:tcPr>
          <w:p w14:paraId="1F93F3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1918165.96</w:t>
            </w:r>
          </w:p>
        </w:tc>
        <w:tc>
          <w:tcPr>
            <w:tcW w:w="1275" w:type="dxa"/>
            <w:tcBorders>
              <w:top w:val="nil"/>
              <w:left w:val="nil"/>
              <w:bottom w:val="nil"/>
              <w:right w:val="nil"/>
            </w:tcBorders>
            <w:vAlign w:val="center"/>
          </w:tcPr>
          <w:p w14:paraId="09DF37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285.946</w:t>
            </w:r>
          </w:p>
        </w:tc>
        <w:tc>
          <w:tcPr>
            <w:tcW w:w="1275" w:type="dxa"/>
            <w:tcBorders>
              <w:top w:val="nil"/>
              <w:left w:val="nil"/>
              <w:bottom w:val="nil"/>
              <w:right w:val="nil"/>
            </w:tcBorders>
            <w:vAlign w:val="center"/>
          </w:tcPr>
          <w:p w14:paraId="535E08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009863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B5A9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OBS-027</w:t>
            </w:r>
          </w:p>
        </w:tc>
        <w:tc>
          <w:tcPr>
            <w:tcW w:w="1275" w:type="dxa"/>
            <w:tcBorders>
              <w:top w:val="nil"/>
              <w:left w:val="nil"/>
              <w:bottom w:val="nil"/>
              <w:right w:val="nil"/>
            </w:tcBorders>
            <w:vAlign w:val="center"/>
          </w:tcPr>
          <w:p w14:paraId="003B852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6FF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044AB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740514.08</w:t>
            </w:r>
          </w:p>
        </w:tc>
        <w:tc>
          <w:tcPr>
            <w:tcW w:w="1275" w:type="dxa"/>
            <w:tcBorders>
              <w:top w:val="nil"/>
              <w:left w:val="nil"/>
              <w:bottom w:val="nil"/>
              <w:right w:val="nil"/>
            </w:tcBorders>
            <w:vAlign w:val="center"/>
          </w:tcPr>
          <w:p w14:paraId="3574B6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1918162.75</w:t>
            </w:r>
          </w:p>
        </w:tc>
        <w:tc>
          <w:tcPr>
            <w:tcW w:w="1275" w:type="dxa"/>
            <w:tcBorders>
              <w:top w:val="nil"/>
              <w:left w:val="nil"/>
              <w:bottom w:val="nil"/>
              <w:right w:val="nil"/>
            </w:tcBorders>
            <w:vAlign w:val="center"/>
          </w:tcPr>
          <w:p w14:paraId="598AA5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286.345</w:t>
            </w:r>
          </w:p>
        </w:tc>
        <w:tc>
          <w:tcPr>
            <w:tcW w:w="1275" w:type="dxa"/>
            <w:tcBorders>
              <w:top w:val="nil"/>
              <w:left w:val="nil"/>
              <w:bottom w:val="nil"/>
              <w:right w:val="nil"/>
            </w:tcBorders>
            <w:vAlign w:val="center"/>
          </w:tcPr>
          <w:p w14:paraId="36EEBE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1F16F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86DFD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OBS-028</w:t>
            </w:r>
          </w:p>
        </w:tc>
        <w:tc>
          <w:tcPr>
            <w:tcW w:w="1275" w:type="dxa"/>
            <w:tcBorders>
              <w:top w:val="nil"/>
              <w:left w:val="nil"/>
              <w:bottom w:val="nil"/>
              <w:right w:val="nil"/>
            </w:tcBorders>
            <w:vAlign w:val="center"/>
          </w:tcPr>
          <w:p w14:paraId="7EA454A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15050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1339B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740669.86</w:t>
            </w:r>
          </w:p>
        </w:tc>
        <w:tc>
          <w:tcPr>
            <w:tcW w:w="1275" w:type="dxa"/>
            <w:tcBorders>
              <w:top w:val="nil"/>
              <w:left w:val="nil"/>
              <w:bottom w:val="nil"/>
              <w:right w:val="nil"/>
            </w:tcBorders>
            <w:vAlign w:val="center"/>
          </w:tcPr>
          <w:p w14:paraId="33D596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1917432.62</w:t>
            </w:r>
          </w:p>
        </w:tc>
        <w:tc>
          <w:tcPr>
            <w:tcW w:w="1275" w:type="dxa"/>
            <w:tcBorders>
              <w:top w:val="nil"/>
              <w:left w:val="nil"/>
              <w:bottom w:val="nil"/>
              <w:right w:val="nil"/>
            </w:tcBorders>
            <w:vAlign w:val="center"/>
          </w:tcPr>
          <w:p w14:paraId="23F3AB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263.891</w:t>
            </w:r>
          </w:p>
        </w:tc>
        <w:tc>
          <w:tcPr>
            <w:tcW w:w="1275" w:type="dxa"/>
            <w:tcBorders>
              <w:top w:val="nil"/>
              <w:left w:val="nil"/>
              <w:bottom w:val="nil"/>
              <w:right w:val="nil"/>
            </w:tcBorders>
            <w:vAlign w:val="center"/>
          </w:tcPr>
          <w:p w14:paraId="560251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9BB34B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6488C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OBS-029</w:t>
            </w:r>
          </w:p>
        </w:tc>
        <w:tc>
          <w:tcPr>
            <w:tcW w:w="1275" w:type="dxa"/>
            <w:tcBorders>
              <w:top w:val="nil"/>
              <w:left w:val="nil"/>
              <w:bottom w:val="nil"/>
              <w:right w:val="nil"/>
            </w:tcBorders>
            <w:vAlign w:val="center"/>
          </w:tcPr>
          <w:p w14:paraId="785189B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B1E67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88161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740635.79</w:t>
            </w:r>
          </w:p>
        </w:tc>
        <w:tc>
          <w:tcPr>
            <w:tcW w:w="1275" w:type="dxa"/>
            <w:tcBorders>
              <w:top w:val="nil"/>
              <w:left w:val="nil"/>
              <w:bottom w:val="nil"/>
              <w:right w:val="nil"/>
            </w:tcBorders>
            <w:vAlign w:val="center"/>
          </w:tcPr>
          <w:p w14:paraId="66778B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1917668.07</w:t>
            </w:r>
          </w:p>
        </w:tc>
        <w:tc>
          <w:tcPr>
            <w:tcW w:w="1275" w:type="dxa"/>
            <w:tcBorders>
              <w:top w:val="nil"/>
              <w:left w:val="nil"/>
              <w:bottom w:val="nil"/>
              <w:right w:val="nil"/>
            </w:tcBorders>
            <w:vAlign w:val="center"/>
          </w:tcPr>
          <w:p w14:paraId="133156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253.274</w:t>
            </w:r>
          </w:p>
        </w:tc>
        <w:tc>
          <w:tcPr>
            <w:tcW w:w="1275" w:type="dxa"/>
            <w:tcBorders>
              <w:top w:val="nil"/>
              <w:left w:val="nil"/>
              <w:bottom w:val="nil"/>
              <w:right w:val="nil"/>
            </w:tcBorders>
            <w:vAlign w:val="center"/>
          </w:tcPr>
          <w:p w14:paraId="66E066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97FE58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DE22E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OBS-030</w:t>
            </w:r>
          </w:p>
        </w:tc>
        <w:tc>
          <w:tcPr>
            <w:tcW w:w="1275" w:type="dxa"/>
            <w:tcBorders>
              <w:top w:val="nil"/>
              <w:left w:val="nil"/>
              <w:bottom w:val="nil"/>
              <w:right w:val="nil"/>
            </w:tcBorders>
            <w:vAlign w:val="center"/>
          </w:tcPr>
          <w:p w14:paraId="592AD5B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B5522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C20EB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742991.43</w:t>
            </w:r>
          </w:p>
        </w:tc>
        <w:tc>
          <w:tcPr>
            <w:tcW w:w="1275" w:type="dxa"/>
            <w:tcBorders>
              <w:top w:val="nil"/>
              <w:left w:val="nil"/>
              <w:bottom w:val="nil"/>
              <w:right w:val="nil"/>
            </w:tcBorders>
            <w:vAlign w:val="center"/>
          </w:tcPr>
          <w:p w14:paraId="45F253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1917577.86</w:t>
            </w:r>
          </w:p>
        </w:tc>
        <w:tc>
          <w:tcPr>
            <w:tcW w:w="1275" w:type="dxa"/>
            <w:tcBorders>
              <w:top w:val="nil"/>
              <w:left w:val="nil"/>
              <w:bottom w:val="nil"/>
              <w:right w:val="nil"/>
            </w:tcBorders>
            <w:vAlign w:val="center"/>
          </w:tcPr>
          <w:p w14:paraId="7C8509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294.191</w:t>
            </w:r>
          </w:p>
        </w:tc>
        <w:tc>
          <w:tcPr>
            <w:tcW w:w="1275" w:type="dxa"/>
            <w:tcBorders>
              <w:top w:val="nil"/>
              <w:left w:val="nil"/>
              <w:bottom w:val="nil"/>
              <w:right w:val="nil"/>
            </w:tcBorders>
            <w:vAlign w:val="center"/>
          </w:tcPr>
          <w:p w14:paraId="16C5B3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AAFC81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A967D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OBS-031</w:t>
            </w:r>
          </w:p>
        </w:tc>
        <w:tc>
          <w:tcPr>
            <w:tcW w:w="1275" w:type="dxa"/>
            <w:tcBorders>
              <w:top w:val="nil"/>
              <w:left w:val="nil"/>
              <w:bottom w:val="nil"/>
              <w:right w:val="nil"/>
            </w:tcBorders>
            <w:vAlign w:val="center"/>
          </w:tcPr>
          <w:p w14:paraId="7A65466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A4A3C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CF545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740634.56</w:t>
            </w:r>
          </w:p>
        </w:tc>
        <w:tc>
          <w:tcPr>
            <w:tcW w:w="1275" w:type="dxa"/>
            <w:tcBorders>
              <w:top w:val="nil"/>
              <w:left w:val="nil"/>
              <w:bottom w:val="nil"/>
              <w:right w:val="nil"/>
            </w:tcBorders>
            <w:vAlign w:val="center"/>
          </w:tcPr>
          <w:p w14:paraId="5867D9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1917780.73</w:t>
            </w:r>
          </w:p>
        </w:tc>
        <w:tc>
          <w:tcPr>
            <w:tcW w:w="1275" w:type="dxa"/>
            <w:tcBorders>
              <w:top w:val="nil"/>
              <w:left w:val="nil"/>
              <w:bottom w:val="nil"/>
              <w:right w:val="nil"/>
            </w:tcBorders>
            <w:vAlign w:val="center"/>
          </w:tcPr>
          <w:p w14:paraId="23005C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240.402</w:t>
            </w:r>
          </w:p>
        </w:tc>
        <w:tc>
          <w:tcPr>
            <w:tcW w:w="1275" w:type="dxa"/>
            <w:tcBorders>
              <w:top w:val="nil"/>
              <w:left w:val="nil"/>
              <w:bottom w:val="nil"/>
              <w:right w:val="nil"/>
            </w:tcBorders>
            <w:vAlign w:val="center"/>
          </w:tcPr>
          <w:p w14:paraId="5FF665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E8C1F3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49C52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OBS-032</w:t>
            </w:r>
          </w:p>
        </w:tc>
        <w:tc>
          <w:tcPr>
            <w:tcW w:w="1275" w:type="dxa"/>
            <w:tcBorders>
              <w:top w:val="nil"/>
              <w:left w:val="nil"/>
              <w:bottom w:val="nil"/>
              <w:right w:val="nil"/>
            </w:tcBorders>
            <w:vAlign w:val="center"/>
          </w:tcPr>
          <w:p w14:paraId="4C28303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CCF71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D4E61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740486.85</w:t>
            </w:r>
          </w:p>
        </w:tc>
        <w:tc>
          <w:tcPr>
            <w:tcW w:w="1275" w:type="dxa"/>
            <w:tcBorders>
              <w:top w:val="nil"/>
              <w:left w:val="nil"/>
              <w:bottom w:val="nil"/>
              <w:right w:val="nil"/>
            </w:tcBorders>
            <w:vAlign w:val="center"/>
          </w:tcPr>
          <w:p w14:paraId="42EF03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1918229.12</w:t>
            </w:r>
          </w:p>
        </w:tc>
        <w:tc>
          <w:tcPr>
            <w:tcW w:w="1275" w:type="dxa"/>
            <w:tcBorders>
              <w:top w:val="nil"/>
              <w:left w:val="nil"/>
              <w:bottom w:val="nil"/>
              <w:right w:val="nil"/>
            </w:tcBorders>
            <w:vAlign w:val="center"/>
          </w:tcPr>
          <w:p w14:paraId="665E5B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293.930</w:t>
            </w:r>
          </w:p>
        </w:tc>
        <w:tc>
          <w:tcPr>
            <w:tcW w:w="1275" w:type="dxa"/>
            <w:tcBorders>
              <w:top w:val="nil"/>
              <w:left w:val="nil"/>
              <w:bottom w:val="nil"/>
              <w:right w:val="nil"/>
            </w:tcBorders>
            <w:vAlign w:val="center"/>
          </w:tcPr>
          <w:p w14:paraId="4CFA04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CD3DB9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0970E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OBS-033</w:t>
            </w:r>
          </w:p>
        </w:tc>
        <w:tc>
          <w:tcPr>
            <w:tcW w:w="1275" w:type="dxa"/>
            <w:tcBorders>
              <w:top w:val="nil"/>
              <w:left w:val="nil"/>
              <w:bottom w:val="nil"/>
              <w:right w:val="nil"/>
            </w:tcBorders>
            <w:vAlign w:val="center"/>
          </w:tcPr>
          <w:p w14:paraId="4E05A67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9D0BA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780C6E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738689.37</w:t>
            </w:r>
          </w:p>
        </w:tc>
        <w:tc>
          <w:tcPr>
            <w:tcW w:w="1275" w:type="dxa"/>
            <w:tcBorders>
              <w:top w:val="nil"/>
              <w:left w:val="nil"/>
              <w:bottom w:val="nil"/>
              <w:right w:val="nil"/>
            </w:tcBorders>
            <w:vAlign w:val="center"/>
          </w:tcPr>
          <w:p w14:paraId="525C24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1913266.01</w:t>
            </w:r>
          </w:p>
        </w:tc>
        <w:tc>
          <w:tcPr>
            <w:tcW w:w="1275" w:type="dxa"/>
            <w:tcBorders>
              <w:top w:val="nil"/>
              <w:left w:val="nil"/>
              <w:bottom w:val="nil"/>
              <w:right w:val="nil"/>
            </w:tcBorders>
            <w:vAlign w:val="center"/>
          </w:tcPr>
          <w:p w14:paraId="33E3AC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228.513</w:t>
            </w:r>
          </w:p>
        </w:tc>
        <w:tc>
          <w:tcPr>
            <w:tcW w:w="1275" w:type="dxa"/>
            <w:tcBorders>
              <w:top w:val="nil"/>
              <w:left w:val="nil"/>
              <w:bottom w:val="nil"/>
              <w:right w:val="nil"/>
            </w:tcBorders>
            <w:vAlign w:val="center"/>
          </w:tcPr>
          <w:p w14:paraId="405EB8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90131B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69D24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OBS-034</w:t>
            </w:r>
          </w:p>
        </w:tc>
        <w:tc>
          <w:tcPr>
            <w:tcW w:w="1275" w:type="dxa"/>
            <w:tcBorders>
              <w:top w:val="nil"/>
              <w:left w:val="nil"/>
              <w:bottom w:val="nil"/>
              <w:right w:val="nil"/>
            </w:tcBorders>
            <w:vAlign w:val="center"/>
          </w:tcPr>
          <w:p w14:paraId="4595BAD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C2EE0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D6DC9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736436.36</w:t>
            </w:r>
          </w:p>
        </w:tc>
        <w:tc>
          <w:tcPr>
            <w:tcW w:w="1275" w:type="dxa"/>
            <w:tcBorders>
              <w:top w:val="nil"/>
              <w:left w:val="nil"/>
              <w:bottom w:val="nil"/>
              <w:right w:val="nil"/>
            </w:tcBorders>
            <w:vAlign w:val="center"/>
          </w:tcPr>
          <w:p w14:paraId="07E85F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1914663.25</w:t>
            </w:r>
          </w:p>
        </w:tc>
        <w:tc>
          <w:tcPr>
            <w:tcW w:w="1275" w:type="dxa"/>
            <w:tcBorders>
              <w:top w:val="nil"/>
              <w:left w:val="nil"/>
              <w:bottom w:val="nil"/>
              <w:right w:val="nil"/>
            </w:tcBorders>
            <w:vAlign w:val="center"/>
          </w:tcPr>
          <w:p w14:paraId="78ACC8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275.063</w:t>
            </w:r>
          </w:p>
        </w:tc>
        <w:tc>
          <w:tcPr>
            <w:tcW w:w="1275" w:type="dxa"/>
            <w:tcBorders>
              <w:top w:val="nil"/>
              <w:left w:val="nil"/>
              <w:bottom w:val="nil"/>
              <w:right w:val="nil"/>
            </w:tcBorders>
            <w:vAlign w:val="center"/>
          </w:tcPr>
          <w:p w14:paraId="1791A2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F9C52F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DDD37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OBS-035</w:t>
            </w:r>
          </w:p>
        </w:tc>
        <w:tc>
          <w:tcPr>
            <w:tcW w:w="1275" w:type="dxa"/>
            <w:tcBorders>
              <w:top w:val="nil"/>
              <w:left w:val="nil"/>
              <w:bottom w:val="nil"/>
              <w:right w:val="nil"/>
            </w:tcBorders>
            <w:vAlign w:val="center"/>
          </w:tcPr>
          <w:p w14:paraId="3AA763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2B40B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027FE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739480.90</w:t>
            </w:r>
          </w:p>
        </w:tc>
        <w:tc>
          <w:tcPr>
            <w:tcW w:w="1275" w:type="dxa"/>
            <w:tcBorders>
              <w:top w:val="nil"/>
              <w:left w:val="nil"/>
              <w:bottom w:val="nil"/>
              <w:right w:val="nil"/>
            </w:tcBorders>
            <w:vAlign w:val="center"/>
          </w:tcPr>
          <w:p w14:paraId="694D69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1914378.88</w:t>
            </w:r>
          </w:p>
        </w:tc>
        <w:tc>
          <w:tcPr>
            <w:tcW w:w="1275" w:type="dxa"/>
            <w:tcBorders>
              <w:top w:val="nil"/>
              <w:left w:val="nil"/>
              <w:bottom w:val="nil"/>
              <w:right w:val="nil"/>
            </w:tcBorders>
            <w:vAlign w:val="center"/>
          </w:tcPr>
          <w:p w14:paraId="59E34B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397.961</w:t>
            </w:r>
          </w:p>
        </w:tc>
        <w:tc>
          <w:tcPr>
            <w:tcW w:w="1275" w:type="dxa"/>
            <w:tcBorders>
              <w:top w:val="nil"/>
              <w:left w:val="nil"/>
              <w:bottom w:val="nil"/>
              <w:right w:val="nil"/>
            </w:tcBorders>
            <w:vAlign w:val="center"/>
          </w:tcPr>
          <w:p w14:paraId="7FDD15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4418BB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B28AB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OBS-036</w:t>
            </w:r>
          </w:p>
        </w:tc>
        <w:tc>
          <w:tcPr>
            <w:tcW w:w="1275" w:type="dxa"/>
            <w:tcBorders>
              <w:top w:val="nil"/>
              <w:left w:val="nil"/>
              <w:bottom w:val="nil"/>
              <w:right w:val="nil"/>
            </w:tcBorders>
            <w:vAlign w:val="center"/>
          </w:tcPr>
          <w:p w14:paraId="32451D3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07E6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C0210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739010.32</w:t>
            </w:r>
          </w:p>
        </w:tc>
        <w:tc>
          <w:tcPr>
            <w:tcW w:w="1275" w:type="dxa"/>
            <w:tcBorders>
              <w:top w:val="nil"/>
              <w:left w:val="nil"/>
              <w:bottom w:val="nil"/>
              <w:right w:val="nil"/>
            </w:tcBorders>
            <w:vAlign w:val="center"/>
          </w:tcPr>
          <w:p w14:paraId="66456E9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1913618.88</w:t>
            </w:r>
          </w:p>
        </w:tc>
        <w:tc>
          <w:tcPr>
            <w:tcW w:w="1275" w:type="dxa"/>
            <w:tcBorders>
              <w:top w:val="nil"/>
              <w:left w:val="nil"/>
              <w:bottom w:val="nil"/>
              <w:right w:val="nil"/>
            </w:tcBorders>
            <w:vAlign w:val="center"/>
          </w:tcPr>
          <w:p w14:paraId="10AFAE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289.094</w:t>
            </w:r>
          </w:p>
        </w:tc>
        <w:tc>
          <w:tcPr>
            <w:tcW w:w="1275" w:type="dxa"/>
            <w:tcBorders>
              <w:top w:val="nil"/>
              <w:left w:val="nil"/>
              <w:bottom w:val="nil"/>
              <w:right w:val="nil"/>
            </w:tcBorders>
            <w:vAlign w:val="center"/>
          </w:tcPr>
          <w:p w14:paraId="3ECE1D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55F54F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19962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OBS-037</w:t>
            </w:r>
          </w:p>
        </w:tc>
        <w:tc>
          <w:tcPr>
            <w:tcW w:w="1275" w:type="dxa"/>
            <w:tcBorders>
              <w:top w:val="nil"/>
              <w:left w:val="nil"/>
              <w:bottom w:val="nil"/>
              <w:right w:val="nil"/>
            </w:tcBorders>
            <w:vAlign w:val="center"/>
          </w:tcPr>
          <w:p w14:paraId="5455D7B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C405D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C3D59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737664.53</w:t>
            </w:r>
          </w:p>
        </w:tc>
        <w:tc>
          <w:tcPr>
            <w:tcW w:w="1275" w:type="dxa"/>
            <w:tcBorders>
              <w:top w:val="nil"/>
              <w:left w:val="nil"/>
              <w:bottom w:val="nil"/>
              <w:right w:val="nil"/>
            </w:tcBorders>
            <w:vAlign w:val="center"/>
          </w:tcPr>
          <w:p w14:paraId="68A888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1915280.47</w:t>
            </w:r>
          </w:p>
        </w:tc>
        <w:tc>
          <w:tcPr>
            <w:tcW w:w="1275" w:type="dxa"/>
            <w:tcBorders>
              <w:top w:val="nil"/>
              <w:left w:val="nil"/>
              <w:bottom w:val="nil"/>
              <w:right w:val="nil"/>
            </w:tcBorders>
            <w:vAlign w:val="center"/>
          </w:tcPr>
          <w:p w14:paraId="2479D1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392.886</w:t>
            </w:r>
          </w:p>
        </w:tc>
        <w:tc>
          <w:tcPr>
            <w:tcW w:w="1275" w:type="dxa"/>
            <w:tcBorders>
              <w:top w:val="nil"/>
              <w:left w:val="nil"/>
              <w:bottom w:val="nil"/>
              <w:right w:val="nil"/>
            </w:tcBorders>
            <w:vAlign w:val="center"/>
          </w:tcPr>
          <w:p w14:paraId="707220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ECA68A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54A90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OBS-038</w:t>
            </w:r>
          </w:p>
        </w:tc>
        <w:tc>
          <w:tcPr>
            <w:tcW w:w="1275" w:type="dxa"/>
            <w:tcBorders>
              <w:top w:val="nil"/>
              <w:left w:val="nil"/>
              <w:bottom w:val="nil"/>
              <w:right w:val="nil"/>
            </w:tcBorders>
            <w:vAlign w:val="center"/>
          </w:tcPr>
          <w:p w14:paraId="689CD84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421BB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D1CBE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739235.16</w:t>
            </w:r>
          </w:p>
        </w:tc>
        <w:tc>
          <w:tcPr>
            <w:tcW w:w="1275" w:type="dxa"/>
            <w:tcBorders>
              <w:top w:val="nil"/>
              <w:left w:val="nil"/>
              <w:bottom w:val="nil"/>
              <w:right w:val="nil"/>
            </w:tcBorders>
            <w:vAlign w:val="center"/>
          </w:tcPr>
          <w:p w14:paraId="52B734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1913852.37</w:t>
            </w:r>
          </w:p>
        </w:tc>
        <w:tc>
          <w:tcPr>
            <w:tcW w:w="1275" w:type="dxa"/>
            <w:tcBorders>
              <w:top w:val="nil"/>
              <w:left w:val="nil"/>
              <w:bottom w:val="nil"/>
              <w:right w:val="nil"/>
            </w:tcBorders>
            <w:vAlign w:val="center"/>
          </w:tcPr>
          <w:p w14:paraId="5957DA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341.806</w:t>
            </w:r>
          </w:p>
        </w:tc>
        <w:tc>
          <w:tcPr>
            <w:tcW w:w="1275" w:type="dxa"/>
            <w:tcBorders>
              <w:top w:val="nil"/>
              <w:left w:val="nil"/>
              <w:bottom w:val="nil"/>
              <w:right w:val="nil"/>
            </w:tcBorders>
            <w:vAlign w:val="center"/>
          </w:tcPr>
          <w:p w14:paraId="1A5660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C839C2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61DFD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OBS-039</w:t>
            </w:r>
          </w:p>
        </w:tc>
        <w:tc>
          <w:tcPr>
            <w:tcW w:w="1275" w:type="dxa"/>
            <w:tcBorders>
              <w:top w:val="nil"/>
              <w:left w:val="nil"/>
              <w:bottom w:val="nil"/>
              <w:right w:val="nil"/>
            </w:tcBorders>
            <w:vAlign w:val="center"/>
          </w:tcPr>
          <w:p w14:paraId="3783A2E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00CD3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71ACB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738837.12</w:t>
            </w:r>
          </w:p>
        </w:tc>
        <w:tc>
          <w:tcPr>
            <w:tcW w:w="1275" w:type="dxa"/>
            <w:tcBorders>
              <w:top w:val="nil"/>
              <w:left w:val="nil"/>
              <w:bottom w:val="nil"/>
              <w:right w:val="nil"/>
            </w:tcBorders>
            <w:vAlign w:val="center"/>
          </w:tcPr>
          <w:p w14:paraId="79ECFE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1913660.75</w:t>
            </w:r>
          </w:p>
        </w:tc>
        <w:tc>
          <w:tcPr>
            <w:tcW w:w="1275" w:type="dxa"/>
            <w:tcBorders>
              <w:top w:val="nil"/>
              <w:left w:val="nil"/>
              <w:bottom w:val="nil"/>
              <w:right w:val="nil"/>
            </w:tcBorders>
            <w:vAlign w:val="center"/>
          </w:tcPr>
          <w:p w14:paraId="13E97E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277.422</w:t>
            </w:r>
          </w:p>
        </w:tc>
        <w:tc>
          <w:tcPr>
            <w:tcW w:w="1275" w:type="dxa"/>
            <w:tcBorders>
              <w:top w:val="nil"/>
              <w:left w:val="nil"/>
              <w:bottom w:val="nil"/>
              <w:right w:val="nil"/>
            </w:tcBorders>
            <w:vAlign w:val="center"/>
          </w:tcPr>
          <w:p w14:paraId="7FAF8B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B6B9A5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00949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OBS-040</w:t>
            </w:r>
          </w:p>
        </w:tc>
        <w:tc>
          <w:tcPr>
            <w:tcW w:w="1275" w:type="dxa"/>
            <w:tcBorders>
              <w:top w:val="nil"/>
              <w:left w:val="nil"/>
              <w:bottom w:val="nil"/>
              <w:right w:val="nil"/>
            </w:tcBorders>
            <w:vAlign w:val="center"/>
          </w:tcPr>
          <w:p w14:paraId="6F67A0D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59201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D4676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739393.81</w:t>
            </w:r>
          </w:p>
        </w:tc>
        <w:tc>
          <w:tcPr>
            <w:tcW w:w="1275" w:type="dxa"/>
            <w:tcBorders>
              <w:top w:val="nil"/>
              <w:left w:val="nil"/>
              <w:bottom w:val="nil"/>
              <w:right w:val="nil"/>
            </w:tcBorders>
            <w:vAlign w:val="center"/>
          </w:tcPr>
          <w:p w14:paraId="134570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1914213.30</w:t>
            </w:r>
          </w:p>
        </w:tc>
        <w:tc>
          <w:tcPr>
            <w:tcW w:w="1275" w:type="dxa"/>
            <w:tcBorders>
              <w:top w:val="nil"/>
              <w:left w:val="nil"/>
              <w:bottom w:val="nil"/>
              <w:right w:val="nil"/>
            </w:tcBorders>
            <w:vAlign w:val="center"/>
          </w:tcPr>
          <w:p w14:paraId="6A08EB5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388.045</w:t>
            </w:r>
          </w:p>
        </w:tc>
        <w:tc>
          <w:tcPr>
            <w:tcW w:w="1275" w:type="dxa"/>
            <w:tcBorders>
              <w:top w:val="nil"/>
              <w:left w:val="nil"/>
              <w:bottom w:val="nil"/>
              <w:right w:val="nil"/>
            </w:tcBorders>
            <w:vAlign w:val="center"/>
          </w:tcPr>
          <w:p w14:paraId="733A37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3B7316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A0C0F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OBS-041</w:t>
            </w:r>
          </w:p>
        </w:tc>
        <w:tc>
          <w:tcPr>
            <w:tcW w:w="1275" w:type="dxa"/>
            <w:tcBorders>
              <w:top w:val="nil"/>
              <w:left w:val="nil"/>
              <w:bottom w:val="nil"/>
              <w:right w:val="nil"/>
            </w:tcBorders>
            <w:vAlign w:val="center"/>
          </w:tcPr>
          <w:p w14:paraId="0BA99E8B">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533FE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36C6DD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734994.57</w:t>
            </w:r>
          </w:p>
        </w:tc>
        <w:tc>
          <w:tcPr>
            <w:tcW w:w="1275" w:type="dxa"/>
            <w:tcBorders>
              <w:top w:val="nil"/>
              <w:left w:val="nil"/>
              <w:bottom w:val="nil"/>
              <w:right w:val="nil"/>
            </w:tcBorders>
            <w:vAlign w:val="center"/>
          </w:tcPr>
          <w:p w14:paraId="063BB5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1914860.35</w:t>
            </w:r>
          </w:p>
        </w:tc>
        <w:tc>
          <w:tcPr>
            <w:tcW w:w="1275" w:type="dxa"/>
            <w:tcBorders>
              <w:top w:val="nil"/>
              <w:left w:val="nil"/>
              <w:bottom w:val="nil"/>
              <w:right w:val="nil"/>
            </w:tcBorders>
            <w:vAlign w:val="center"/>
          </w:tcPr>
          <w:p w14:paraId="3BB537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319.975</w:t>
            </w:r>
          </w:p>
        </w:tc>
        <w:tc>
          <w:tcPr>
            <w:tcW w:w="1275" w:type="dxa"/>
            <w:tcBorders>
              <w:top w:val="nil"/>
              <w:left w:val="nil"/>
              <w:bottom w:val="nil"/>
              <w:right w:val="nil"/>
            </w:tcBorders>
            <w:vAlign w:val="center"/>
          </w:tcPr>
          <w:p w14:paraId="3216E76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2CCC9F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5EE38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OBS-042</w:t>
            </w:r>
          </w:p>
        </w:tc>
        <w:tc>
          <w:tcPr>
            <w:tcW w:w="1275" w:type="dxa"/>
            <w:tcBorders>
              <w:top w:val="nil"/>
              <w:left w:val="nil"/>
              <w:bottom w:val="nil"/>
              <w:right w:val="nil"/>
            </w:tcBorders>
            <w:vAlign w:val="center"/>
          </w:tcPr>
          <w:p w14:paraId="6EF9327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91164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B42E2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734969.60</w:t>
            </w:r>
          </w:p>
        </w:tc>
        <w:tc>
          <w:tcPr>
            <w:tcW w:w="1275" w:type="dxa"/>
            <w:tcBorders>
              <w:top w:val="nil"/>
              <w:left w:val="nil"/>
              <w:bottom w:val="nil"/>
              <w:right w:val="nil"/>
            </w:tcBorders>
            <w:vAlign w:val="center"/>
          </w:tcPr>
          <w:p w14:paraId="3002B4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1914830.89</w:t>
            </w:r>
          </w:p>
        </w:tc>
        <w:tc>
          <w:tcPr>
            <w:tcW w:w="1275" w:type="dxa"/>
            <w:tcBorders>
              <w:top w:val="nil"/>
              <w:left w:val="nil"/>
              <w:bottom w:val="nil"/>
              <w:right w:val="nil"/>
            </w:tcBorders>
            <w:vAlign w:val="center"/>
          </w:tcPr>
          <w:p w14:paraId="72C8D6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312.390</w:t>
            </w:r>
          </w:p>
        </w:tc>
        <w:tc>
          <w:tcPr>
            <w:tcW w:w="1275" w:type="dxa"/>
            <w:tcBorders>
              <w:top w:val="nil"/>
              <w:left w:val="nil"/>
              <w:bottom w:val="nil"/>
              <w:right w:val="nil"/>
            </w:tcBorders>
            <w:vAlign w:val="center"/>
          </w:tcPr>
          <w:p w14:paraId="1DEA5B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B6FD0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56C6D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OBS-043</w:t>
            </w:r>
          </w:p>
        </w:tc>
        <w:tc>
          <w:tcPr>
            <w:tcW w:w="1275" w:type="dxa"/>
            <w:tcBorders>
              <w:top w:val="nil"/>
              <w:left w:val="nil"/>
              <w:bottom w:val="nil"/>
              <w:right w:val="nil"/>
            </w:tcBorders>
            <w:vAlign w:val="center"/>
          </w:tcPr>
          <w:p w14:paraId="6B9EB79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2F73D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1EE2A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735293.07</w:t>
            </w:r>
          </w:p>
        </w:tc>
        <w:tc>
          <w:tcPr>
            <w:tcW w:w="1275" w:type="dxa"/>
            <w:tcBorders>
              <w:top w:val="nil"/>
              <w:left w:val="nil"/>
              <w:bottom w:val="nil"/>
              <w:right w:val="nil"/>
            </w:tcBorders>
            <w:vAlign w:val="center"/>
          </w:tcPr>
          <w:p w14:paraId="48DA0B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1915162.86</w:t>
            </w:r>
          </w:p>
        </w:tc>
        <w:tc>
          <w:tcPr>
            <w:tcW w:w="1275" w:type="dxa"/>
            <w:tcBorders>
              <w:top w:val="nil"/>
              <w:left w:val="nil"/>
              <w:bottom w:val="nil"/>
              <w:right w:val="nil"/>
            </w:tcBorders>
            <w:vAlign w:val="center"/>
          </w:tcPr>
          <w:p w14:paraId="7008DD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383.202</w:t>
            </w:r>
          </w:p>
        </w:tc>
        <w:tc>
          <w:tcPr>
            <w:tcW w:w="1275" w:type="dxa"/>
            <w:tcBorders>
              <w:top w:val="nil"/>
              <w:left w:val="nil"/>
              <w:bottom w:val="nil"/>
              <w:right w:val="nil"/>
            </w:tcBorders>
            <w:vAlign w:val="center"/>
          </w:tcPr>
          <w:p w14:paraId="1F3816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E30CDB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81609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OBS-044</w:t>
            </w:r>
          </w:p>
        </w:tc>
        <w:tc>
          <w:tcPr>
            <w:tcW w:w="1275" w:type="dxa"/>
            <w:tcBorders>
              <w:top w:val="nil"/>
              <w:left w:val="nil"/>
              <w:bottom w:val="nil"/>
              <w:right w:val="nil"/>
            </w:tcBorders>
            <w:vAlign w:val="center"/>
          </w:tcPr>
          <w:p w14:paraId="2075700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4584C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A6BA5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736383.76</w:t>
            </w:r>
          </w:p>
        </w:tc>
        <w:tc>
          <w:tcPr>
            <w:tcW w:w="1275" w:type="dxa"/>
            <w:tcBorders>
              <w:top w:val="nil"/>
              <w:left w:val="nil"/>
              <w:bottom w:val="nil"/>
              <w:right w:val="nil"/>
            </w:tcBorders>
            <w:vAlign w:val="center"/>
          </w:tcPr>
          <w:p w14:paraId="6EBF0A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1914654.50</w:t>
            </w:r>
          </w:p>
        </w:tc>
        <w:tc>
          <w:tcPr>
            <w:tcW w:w="1275" w:type="dxa"/>
            <w:tcBorders>
              <w:top w:val="nil"/>
              <w:left w:val="nil"/>
              <w:bottom w:val="nil"/>
              <w:right w:val="nil"/>
            </w:tcBorders>
            <w:vAlign w:val="center"/>
          </w:tcPr>
          <w:p w14:paraId="320977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285.911</w:t>
            </w:r>
          </w:p>
        </w:tc>
        <w:tc>
          <w:tcPr>
            <w:tcW w:w="1275" w:type="dxa"/>
            <w:tcBorders>
              <w:top w:val="nil"/>
              <w:left w:val="nil"/>
              <w:bottom w:val="nil"/>
              <w:right w:val="nil"/>
            </w:tcBorders>
            <w:vAlign w:val="center"/>
          </w:tcPr>
          <w:p w14:paraId="302FA0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2238AB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150F8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OBS-045</w:t>
            </w:r>
          </w:p>
        </w:tc>
        <w:tc>
          <w:tcPr>
            <w:tcW w:w="1275" w:type="dxa"/>
            <w:tcBorders>
              <w:top w:val="nil"/>
              <w:left w:val="nil"/>
              <w:bottom w:val="nil"/>
              <w:right w:val="nil"/>
            </w:tcBorders>
            <w:vAlign w:val="center"/>
          </w:tcPr>
          <w:p w14:paraId="3A511C2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4B2AB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55D22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744631.28</w:t>
            </w:r>
          </w:p>
        </w:tc>
        <w:tc>
          <w:tcPr>
            <w:tcW w:w="1275" w:type="dxa"/>
            <w:tcBorders>
              <w:top w:val="nil"/>
              <w:left w:val="nil"/>
              <w:bottom w:val="nil"/>
              <w:right w:val="nil"/>
            </w:tcBorders>
            <w:vAlign w:val="center"/>
          </w:tcPr>
          <w:p w14:paraId="40F9DF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1915597.24</w:t>
            </w:r>
          </w:p>
        </w:tc>
        <w:tc>
          <w:tcPr>
            <w:tcW w:w="1275" w:type="dxa"/>
            <w:tcBorders>
              <w:top w:val="nil"/>
              <w:left w:val="nil"/>
              <w:bottom w:val="nil"/>
              <w:right w:val="nil"/>
            </w:tcBorders>
            <w:vAlign w:val="center"/>
          </w:tcPr>
          <w:p w14:paraId="4CEFEC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237.516</w:t>
            </w:r>
          </w:p>
        </w:tc>
        <w:tc>
          <w:tcPr>
            <w:tcW w:w="1275" w:type="dxa"/>
            <w:tcBorders>
              <w:top w:val="nil"/>
              <w:left w:val="nil"/>
              <w:bottom w:val="nil"/>
              <w:right w:val="nil"/>
            </w:tcBorders>
            <w:vAlign w:val="center"/>
          </w:tcPr>
          <w:p w14:paraId="2B5CCC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BBA7B0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88C7D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OBS-046</w:t>
            </w:r>
          </w:p>
        </w:tc>
        <w:tc>
          <w:tcPr>
            <w:tcW w:w="1275" w:type="dxa"/>
            <w:tcBorders>
              <w:top w:val="nil"/>
              <w:left w:val="nil"/>
              <w:bottom w:val="nil"/>
              <w:right w:val="nil"/>
            </w:tcBorders>
            <w:vAlign w:val="center"/>
          </w:tcPr>
          <w:p w14:paraId="50B1790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37CD6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72FD9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743326.24</w:t>
            </w:r>
          </w:p>
        </w:tc>
        <w:tc>
          <w:tcPr>
            <w:tcW w:w="1275" w:type="dxa"/>
            <w:tcBorders>
              <w:top w:val="nil"/>
              <w:left w:val="nil"/>
              <w:bottom w:val="nil"/>
              <w:right w:val="nil"/>
            </w:tcBorders>
            <w:vAlign w:val="center"/>
          </w:tcPr>
          <w:p w14:paraId="71B132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1917494.53</w:t>
            </w:r>
          </w:p>
        </w:tc>
        <w:tc>
          <w:tcPr>
            <w:tcW w:w="1275" w:type="dxa"/>
            <w:tcBorders>
              <w:top w:val="nil"/>
              <w:left w:val="nil"/>
              <w:bottom w:val="nil"/>
              <w:right w:val="nil"/>
            </w:tcBorders>
            <w:vAlign w:val="center"/>
          </w:tcPr>
          <w:p w14:paraId="35EA26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284.651</w:t>
            </w:r>
          </w:p>
        </w:tc>
        <w:tc>
          <w:tcPr>
            <w:tcW w:w="1275" w:type="dxa"/>
            <w:tcBorders>
              <w:top w:val="nil"/>
              <w:left w:val="nil"/>
              <w:bottom w:val="nil"/>
              <w:right w:val="nil"/>
            </w:tcBorders>
            <w:vAlign w:val="center"/>
          </w:tcPr>
          <w:p w14:paraId="72CCF4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1B8572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C0E5D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OBS-047</w:t>
            </w:r>
          </w:p>
        </w:tc>
        <w:tc>
          <w:tcPr>
            <w:tcW w:w="1275" w:type="dxa"/>
            <w:tcBorders>
              <w:top w:val="nil"/>
              <w:left w:val="nil"/>
              <w:bottom w:val="nil"/>
              <w:right w:val="nil"/>
            </w:tcBorders>
            <w:vAlign w:val="center"/>
          </w:tcPr>
          <w:p w14:paraId="4E3681F9">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C2519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65EA0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743962.83</w:t>
            </w:r>
          </w:p>
        </w:tc>
        <w:tc>
          <w:tcPr>
            <w:tcW w:w="1275" w:type="dxa"/>
            <w:tcBorders>
              <w:top w:val="nil"/>
              <w:left w:val="nil"/>
              <w:bottom w:val="nil"/>
              <w:right w:val="nil"/>
            </w:tcBorders>
            <w:vAlign w:val="center"/>
          </w:tcPr>
          <w:p w14:paraId="0734F8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1917976.36</w:t>
            </w:r>
          </w:p>
        </w:tc>
        <w:tc>
          <w:tcPr>
            <w:tcW w:w="1275" w:type="dxa"/>
            <w:tcBorders>
              <w:top w:val="nil"/>
              <w:left w:val="nil"/>
              <w:bottom w:val="nil"/>
              <w:right w:val="nil"/>
            </w:tcBorders>
            <w:vAlign w:val="center"/>
          </w:tcPr>
          <w:p w14:paraId="162B72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380.285</w:t>
            </w:r>
          </w:p>
        </w:tc>
        <w:tc>
          <w:tcPr>
            <w:tcW w:w="1275" w:type="dxa"/>
            <w:tcBorders>
              <w:top w:val="nil"/>
              <w:left w:val="nil"/>
              <w:bottom w:val="nil"/>
              <w:right w:val="nil"/>
            </w:tcBorders>
            <w:vAlign w:val="center"/>
          </w:tcPr>
          <w:p w14:paraId="1BCF7B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4463C7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7F4A4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OBS-048</w:t>
            </w:r>
          </w:p>
        </w:tc>
        <w:tc>
          <w:tcPr>
            <w:tcW w:w="1275" w:type="dxa"/>
            <w:tcBorders>
              <w:top w:val="nil"/>
              <w:left w:val="nil"/>
              <w:bottom w:val="nil"/>
              <w:right w:val="nil"/>
            </w:tcBorders>
            <w:vAlign w:val="center"/>
          </w:tcPr>
          <w:p w14:paraId="1F69BF9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6E730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E2C92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744599.59</w:t>
            </w:r>
          </w:p>
        </w:tc>
        <w:tc>
          <w:tcPr>
            <w:tcW w:w="1275" w:type="dxa"/>
            <w:tcBorders>
              <w:top w:val="nil"/>
              <w:left w:val="nil"/>
              <w:bottom w:val="nil"/>
              <w:right w:val="nil"/>
            </w:tcBorders>
            <w:vAlign w:val="center"/>
          </w:tcPr>
          <w:p w14:paraId="6F0FA2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1917804.10</w:t>
            </w:r>
          </w:p>
        </w:tc>
        <w:tc>
          <w:tcPr>
            <w:tcW w:w="1275" w:type="dxa"/>
            <w:tcBorders>
              <w:top w:val="nil"/>
              <w:left w:val="nil"/>
              <w:bottom w:val="nil"/>
              <w:right w:val="nil"/>
            </w:tcBorders>
            <w:vAlign w:val="center"/>
          </w:tcPr>
          <w:p w14:paraId="45EBBA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378.554</w:t>
            </w:r>
          </w:p>
        </w:tc>
        <w:tc>
          <w:tcPr>
            <w:tcW w:w="1275" w:type="dxa"/>
            <w:tcBorders>
              <w:top w:val="nil"/>
              <w:left w:val="nil"/>
              <w:bottom w:val="nil"/>
              <w:right w:val="nil"/>
            </w:tcBorders>
            <w:vAlign w:val="center"/>
          </w:tcPr>
          <w:p w14:paraId="7F55A9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374D64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58992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OBS-049</w:t>
            </w:r>
          </w:p>
        </w:tc>
        <w:tc>
          <w:tcPr>
            <w:tcW w:w="1275" w:type="dxa"/>
            <w:tcBorders>
              <w:top w:val="nil"/>
              <w:left w:val="nil"/>
              <w:bottom w:val="nil"/>
              <w:right w:val="nil"/>
            </w:tcBorders>
            <w:vAlign w:val="center"/>
          </w:tcPr>
          <w:p w14:paraId="69D1441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C2F32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9C27E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744779.37</w:t>
            </w:r>
          </w:p>
        </w:tc>
        <w:tc>
          <w:tcPr>
            <w:tcW w:w="1275" w:type="dxa"/>
            <w:tcBorders>
              <w:top w:val="nil"/>
              <w:left w:val="nil"/>
              <w:bottom w:val="nil"/>
              <w:right w:val="nil"/>
            </w:tcBorders>
            <w:vAlign w:val="center"/>
          </w:tcPr>
          <w:p w14:paraId="15770A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1917816.16</w:t>
            </w:r>
          </w:p>
        </w:tc>
        <w:tc>
          <w:tcPr>
            <w:tcW w:w="1275" w:type="dxa"/>
            <w:tcBorders>
              <w:top w:val="nil"/>
              <w:left w:val="nil"/>
              <w:bottom w:val="nil"/>
              <w:right w:val="nil"/>
            </w:tcBorders>
            <w:vAlign w:val="center"/>
          </w:tcPr>
          <w:p w14:paraId="12DAEA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352.116</w:t>
            </w:r>
          </w:p>
        </w:tc>
        <w:tc>
          <w:tcPr>
            <w:tcW w:w="1275" w:type="dxa"/>
            <w:tcBorders>
              <w:top w:val="nil"/>
              <w:left w:val="nil"/>
              <w:bottom w:val="nil"/>
              <w:right w:val="nil"/>
            </w:tcBorders>
            <w:vAlign w:val="center"/>
          </w:tcPr>
          <w:p w14:paraId="736ACE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43DCFA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44CA5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OBS-050</w:t>
            </w:r>
          </w:p>
        </w:tc>
        <w:tc>
          <w:tcPr>
            <w:tcW w:w="1275" w:type="dxa"/>
            <w:tcBorders>
              <w:top w:val="nil"/>
              <w:left w:val="nil"/>
              <w:bottom w:val="nil"/>
              <w:right w:val="nil"/>
            </w:tcBorders>
            <w:vAlign w:val="center"/>
          </w:tcPr>
          <w:p w14:paraId="5B750AB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4280C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F681F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743882.54</w:t>
            </w:r>
          </w:p>
        </w:tc>
        <w:tc>
          <w:tcPr>
            <w:tcW w:w="1275" w:type="dxa"/>
            <w:tcBorders>
              <w:top w:val="nil"/>
              <w:left w:val="nil"/>
              <w:bottom w:val="nil"/>
              <w:right w:val="nil"/>
            </w:tcBorders>
            <w:vAlign w:val="center"/>
          </w:tcPr>
          <w:p w14:paraId="588A3C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1918004.30</w:t>
            </w:r>
          </w:p>
        </w:tc>
        <w:tc>
          <w:tcPr>
            <w:tcW w:w="1275" w:type="dxa"/>
            <w:tcBorders>
              <w:top w:val="nil"/>
              <w:left w:val="nil"/>
              <w:bottom w:val="nil"/>
              <w:right w:val="nil"/>
            </w:tcBorders>
            <w:vAlign w:val="center"/>
          </w:tcPr>
          <w:p w14:paraId="4A3F61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354.082</w:t>
            </w:r>
          </w:p>
        </w:tc>
        <w:tc>
          <w:tcPr>
            <w:tcW w:w="1275" w:type="dxa"/>
            <w:tcBorders>
              <w:top w:val="nil"/>
              <w:left w:val="nil"/>
              <w:bottom w:val="nil"/>
              <w:right w:val="nil"/>
            </w:tcBorders>
            <w:vAlign w:val="center"/>
          </w:tcPr>
          <w:p w14:paraId="7C8E25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DC6057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25562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OBS-051</w:t>
            </w:r>
          </w:p>
        </w:tc>
        <w:tc>
          <w:tcPr>
            <w:tcW w:w="1275" w:type="dxa"/>
            <w:tcBorders>
              <w:top w:val="nil"/>
              <w:left w:val="nil"/>
              <w:bottom w:val="nil"/>
              <w:right w:val="nil"/>
            </w:tcBorders>
            <w:vAlign w:val="center"/>
          </w:tcPr>
          <w:p w14:paraId="20B9B15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ED652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F2D59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744383.16</w:t>
            </w:r>
          </w:p>
        </w:tc>
        <w:tc>
          <w:tcPr>
            <w:tcW w:w="1275" w:type="dxa"/>
            <w:tcBorders>
              <w:top w:val="nil"/>
              <w:left w:val="nil"/>
              <w:bottom w:val="nil"/>
              <w:right w:val="nil"/>
            </w:tcBorders>
            <w:vAlign w:val="center"/>
          </w:tcPr>
          <w:p w14:paraId="19C43B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1917954.25</w:t>
            </w:r>
          </w:p>
        </w:tc>
        <w:tc>
          <w:tcPr>
            <w:tcW w:w="1275" w:type="dxa"/>
            <w:tcBorders>
              <w:top w:val="nil"/>
              <w:left w:val="nil"/>
              <w:bottom w:val="nil"/>
              <w:right w:val="nil"/>
            </w:tcBorders>
            <w:vAlign w:val="center"/>
          </w:tcPr>
          <w:p w14:paraId="18209B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404.866</w:t>
            </w:r>
          </w:p>
        </w:tc>
        <w:tc>
          <w:tcPr>
            <w:tcW w:w="1275" w:type="dxa"/>
            <w:tcBorders>
              <w:top w:val="nil"/>
              <w:left w:val="nil"/>
              <w:bottom w:val="nil"/>
              <w:right w:val="nil"/>
            </w:tcBorders>
            <w:vAlign w:val="center"/>
          </w:tcPr>
          <w:p w14:paraId="35FD34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7333BA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CCB5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OBS-052</w:t>
            </w:r>
          </w:p>
        </w:tc>
        <w:tc>
          <w:tcPr>
            <w:tcW w:w="1275" w:type="dxa"/>
            <w:tcBorders>
              <w:top w:val="nil"/>
              <w:left w:val="nil"/>
              <w:bottom w:val="nil"/>
              <w:right w:val="nil"/>
            </w:tcBorders>
            <w:vAlign w:val="center"/>
          </w:tcPr>
          <w:p w14:paraId="0869E75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1DD62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518BD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742547.93</w:t>
            </w:r>
          </w:p>
        </w:tc>
        <w:tc>
          <w:tcPr>
            <w:tcW w:w="1275" w:type="dxa"/>
            <w:tcBorders>
              <w:top w:val="nil"/>
              <w:left w:val="nil"/>
              <w:bottom w:val="nil"/>
              <w:right w:val="nil"/>
            </w:tcBorders>
            <w:vAlign w:val="center"/>
          </w:tcPr>
          <w:p w14:paraId="212C26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1917432.62</w:t>
            </w:r>
          </w:p>
        </w:tc>
        <w:tc>
          <w:tcPr>
            <w:tcW w:w="1275" w:type="dxa"/>
            <w:tcBorders>
              <w:top w:val="nil"/>
              <w:left w:val="nil"/>
              <w:bottom w:val="nil"/>
              <w:right w:val="nil"/>
            </w:tcBorders>
            <w:vAlign w:val="center"/>
          </w:tcPr>
          <w:p w14:paraId="35C764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258.595</w:t>
            </w:r>
          </w:p>
        </w:tc>
        <w:tc>
          <w:tcPr>
            <w:tcW w:w="1275" w:type="dxa"/>
            <w:tcBorders>
              <w:top w:val="nil"/>
              <w:left w:val="nil"/>
              <w:bottom w:val="nil"/>
              <w:right w:val="nil"/>
            </w:tcBorders>
            <w:vAlign w:val="center"/>
          </w:tcPr>
          <w:p w14:paraId="3D6718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DF2A12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38502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OBS-053</w:t>
            </w:r>
          </w:p>
        </w:tc>
        <w:tc>
          <w:tcPr>
            <w:tcW w:w="1275" w:type="dxa"/>
            <w:tcBorders>
              <w:top w:val="nil"/>
              <w:left w:val="nil"/>
              <w:bottom w:val="nil"/>
              <w:right w:val="nil"/>
            </w:tcBorders>
            <w:vAlign w:val="center"/>
          </w:tcPr>
          <w:p w14:paraId="60C10AC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8C88A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07B1D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744897.72</w:t>
            </w:r>
          </w:p>
        </w:tc>
        <w:tc>
          <w:tcPr>
            <w:tcW w:w="1275" w:type="dxa"/>
            <w:tcBorders>
              <w:top w:val="nil"/>
              <w:left w:val="nil"/>
              <w:bottom w:val="nil"/>
              <w:right w:val="nil"/>
            </w:tcBorders>
            <w:vAlign w:val="center"/>
          </w:tcPr>
          <w:p w14:paraId="3E3131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1915938.38</w:t>
            </w:r>
          </w:p>
        </w:tc>
        <w:tc>
          <w:tcPr>
            <w:tcW w:w="1275" w:type="dxa"/>
            <w:tcBorders>
              <w:top w:val="nil"/>
              <w:left w:val="nil"/>
              <w:bottom w:val="nil"/>
              <w:right w:val="nil"/>
            </w:tcBorders>
            <w:vAlign w:val="center"/>
          </w:tcPr>
          <w:p w14:paraId="004DAA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216.480</w:t>
            </w:r>
          </w:p>
        </w:tc>
        <w:tc>
          <w:tcPr>
            <w:tcW w:w="1275" w:type="dxa"/>
            <w:tcBorders>
              <w:top w:val="nil"/>
              <w:left w:val="nil"/>
              <w:bottom w:val="nil"/>
              <w:right w:val="nil"/>
            </w:tcBorders>
            <w:vAlign w:val="center"/>
          </w:tcPr>
          <w:p w14:paraId="3E9F3C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2476FA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01E34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OBS-054</w:t>
            </w:r>
          </w:p>
        </w:tc>
        <w:tc>
          <w:tcPr>
            <w:tcW w:w="1275" w:type="dxa"/>
            <w:tcBorders>
              <w:top w:val="nil"/>
              <w:left w:val="nil"/>
              <w:bottom w:val="nil"/>
              <w:right w:val="nil"/>
            </w:tcBorders>
            <w:vAlign w:val="center"/>
          </w:tcPr>
          <w:p w14:paraId="01D40E1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F2CAF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30553E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742951.88</w:t>
            </w:r>
          </w:p>
        </w:tc>
        <w:tc>
          <w:tcPr>
            <w:tcW w:w="1275" w:type="dxa"/>
            <w:tcBorders>
              <w:top w:val="nil"/>
              <w:left w:val="nil"/>
              <w:bottom w:val="nil"/>
              <w:right w:val="nil"/>
            </w:tcBorders>
            <w:vAlign w:val="center"/>
          </w:tcPr>
          <w:p w14:paraId="514321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1917594.10</w:t>
            </w:r>
          </w:p>
        </w:tc>
        <w:tc>
          <w:tcPr>
            <w:tcW w:w="1275" w:type="dxa"/>
            <w:tcBorders>
              <w:top w:val="nil"/>
              <w:left w:val="nil"/>
              <w:bottom w:val="nil"/>
              <w:right w:val="nil"/>
            </w:tcBorders>
            <w:vAlign w:val="center"/>
          </w:tcPr>
          <w:p w14:paraId="17787B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297.172</w:t>
            </w:r>
          </w:p>
        </w:tc>
        <w:tc>
          <w:tcPr>
            <w:tcW w:w="1275" w:type="dxa"/>
            <w:tcBorders>
              <w:top w:val="nil"/>
              <w:left w:val="nil"/>
              <w:bottom w:val="nil"/>
              <w:right w:val="nil"/>
            </w:tcBorders>
            <w:vAlign w:val="center"/>
          </w:tcPr>
          <w:p w14:paraId="041E1C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78293F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99455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OBS-055</w:t>
            </w:r>
          </w:p>
        </w:tc>
        <w:tc>
          <w:tcPr>
            <w:tcW w:w="1275" w:type="dxa"/>
            <w:tcBorders>
              <w:top w:val="nil"/>
              <w:left w:val="nil"/>
              <w:bottom w:val="nil"/>
              <w:right w:val="nil"/>
            </w:tcBorders>
            <w:vAlign w:val="center"/>
          </w:tcPr>
          <w:p w14:paraId="2A8EE02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63B41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A4B5C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742988.98</w:t>
            </w:r>
          </w:p>
        </w:tc>
        <w:tc>
          <w:tcPr>
            <w:tcW w:w="1275" w:type="dxa"/>
            <w:tcBorders>
              <w:top w:val="nil"/>
              <w:left w:val="nil"/>
              <w:bottom w:val="nil"/>
              <w:right w:val="nil"/>
            </w:tcBorders>
            <w:vAlign w:val="center"/>
          </w:tcPr>
          <w:p w14:paraId="682D63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1917578.29</w:t>
            </w:r>
          </w:p>
        </w:tc>
        <w:tc>
          <w:tcPr>
            <w:tcW w:w="1275" w:type="dxa"/>
            <w:tcBorders>
              <w:top w:val="nil"/>
              <w:left w:val="nil"/>
              <w:bottom w:val="nil"/>
              <w:right w:val="nil"/>
            </w:tcBorders>
            <w:vAlign w:val="center"/>
          </w:tcPr>
          <w:p w14:paraId="3053FA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294.373</w:t>
            </w:r>
          </w:p>
        </w:tc>
        <w:tc>
          <w:tcPr>
            <w:tcW w:w="1275" w:type="dxa"/>
            <w:tcBorders>
              <w:top w:val="nil"/>
              <w:left w:val="nil"/>
              <w:bottom w:val="nil"/>
              <w:right w:val="nil"/>
            </w:tcBorders>
            <w:vAlign w:val="center"/>
          </w:tcPr>
          <w:p w14:paraId="20CB04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3C393F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7725B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OBS-056</w:t>
            </w:r>
          </w:p>
        </w:tc>
        <w:tc>
          <w:tcPr>
            <w:tcW w:w="1275" w:type="dxa"/>
            <w:tcBorders>
              <w:top w:val="nil"/>
              <w:left w:val="nil"/>
              <w:bottom w:val="nil"/>
              <w:right w:val="nil"/>
            </w:tcBorders>
            <w:vAlign w:val="center"/>
          </w:tcPr>
          <w:p w14:paraId="593FF82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1F40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8092D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743621.68</w:t>
            </w:r>
          </w:p>
        </w:tc>
        <w:tc>
          <w:tcPr>
            <w:tcW w:w="1275" w:type="dxa"/>
            <w:tcBorders>
              <w:top w:val="nil"/>
              <w:left w:val="nil"/>
              <w:bottom w:val="nil"/>
              <w:right w:val="nil"/>
            </w:tcBorders>
            <w:vAlign w:val="center"/>
          </w:tcPr>
          <w:p w14:paraId="1312AE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1917245.10</w:t>
            </w:r>
          </w:p>
        </w:tc>
        <w:tc>
          <w:tcPr>
            <w:tcW w:w="1275" w:type="dxa"/>
            <w:tcBorders>
              <w:top w:val="nil"/>
              <w:left w:val="nil"/>
              <w:bottom w:val="nil"/>
              <w:right w:val="nil"/>
            </w:tcBorders>
            <w:vAlign w:val="center"/>
          </w:tcPr>
          <w:p w14:paraId="4EBE6A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310.120</w:t>
            </w:r>
          </w:p>
        </w:tc>
        <w:tc>
          <w:tcPr>
            <w:tcW w:w="1275" w:type="dxa"/>
            <w:tcBorders>
              <w:top w:val="nil"/>
              <w:left w:val="nil"/>
              <w:bottom w:val="nil"/>
              <w:right w:val="nil"/>
            </w:tcBorders>
            <w:vAlign w:val="center"/>
          </w:tcPr>
          <w:p w14:paraId="7A0E5A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CB0766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11018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OBS-057</w:t>
            </w:r>
          </w:p>
        </w:tc>
        <w:tc>
          <w:tcPr>
            <w:tcW w:w="1275" w:type="dxa"/>
            <w:tcBorders>
              <w:top w:val="nil"/>
              <w:left w:val="nil"/>
              <w:bottom w:val="nil"/>
              <w:right w:val="nil"/>
            </w:tcBorders>
            <w:vAlign w:val="center"/>
          </w:tcPr>
          <w:p w14:paraId="7177F38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1C67A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6548A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743554.29</w:t>
            </w:r>
          </w:p>
        </w:tc>
        <w:tc>
          <w:tcPr>
            <w:tcW w:w="1275" w:type="dxa"/>
            <w:tcBorders>
              <w:top w:val="nil"/>
              <w:left w:val="nil"/>
              <w:bottom w:val="nil"/>
              <w:right w:val="nil"/>
            </w:tcBorders>
            <w:vAlign w:val="center"/>
          </w:tcPr>
          <w:p w14:paraId="04422E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1916129.00</w:t>
            </w:r>
          </w:p>
        </w:tc>
        <w:tc>
          <w:tcPr>
            <w:tcW w:w="1275" w:type="dxa"/>
            <w:tcBorders>
              <w:top w:val="nil"/>
              <w:left w:val="nil"/>
              <w:bottom w:val="nil"/>
              <w:right w:val="nil"/>
            </w:tcBorders>
            <w:vAlign w:val="center"/>
          </w:tcPr>
          <w:p w14:paraId="7A01D3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333.122</w:t>
            </w:r>
          </w:p>
        </w:tc>
        <w:tc>
          <w:tcPr>
            <w:tcW w:w="1275" w:type="dxa"/>
            <w:tcBorders>
              <w:top w:val="nil"/>
              <w:left w:val="nil"/>
              <w:bottom w:val="nil"/>
              <w:right w:val="nil"/>
            </w:tcBorders>
            <w:vAlign w:val="center"/>
          </w:tcPr>
          <w:p w14:paraId="3320CE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7A0B86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8BC23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OBS-058</w:t>
            </w:r>
          </w:p>
        </w:tc>
        <w:tc>
          <w:tcPr>
            <w:tcW w:w="1275" w:type="dxa"/>
            <w:tcBorders>
              <w:top w:val="nil"/>
              <w:left w:val="nil"/>
              <w:bottom w:val="nil"/>
              <w:right w:val="nil"/>
            </w:tcBorders>
            <w:vAlign w:val="center"/>
          </w:tcPr>
          <w:p w14:paraId="14A0CDB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80127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F6829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744213.33</w:t>
            </w:r>
          </w:p>
        </w:tc>
        <w:tc>
          <w:tcPr>
            <w:tcW w:w="1275" w:type="dxa"/>
            <w:tcBorders>
              <w:top w:val="nil"/>
              <w:left w:val="nil"/>
              <w:bottom w:val="nil"/>
              <w:right w:val="nil"/>
            </w:tcBorders>
            <w:vAlign w:val="center"/>
          </w:tcPr>
          <w:p w14:paraId="3A1827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1917981.47</w:t>
            </w:r>
          </w:p>
        </w:tc>
        <w:tc>
          <w:tcPr>
            <w:tcW w:w="1275" w:type="dxa"/>
            <w:tcBorders>
              <w:top w:val="nil"/>
              <w:left w:val="nil"/>
              <w:bottom w:val="nil"/>
              <w:right w:val="nil"/>
            </w:tcBorders>
            <w:vAlign w:val="center"/>
          </w:tcPr>
          <w:p w14:paraId="4BB393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417.093</w:t>
            </w:r>
          </w:p>
        </w:tc>
        <w:tc>
          <w:tcPr>
            <w:tcW w:w="1275" w:type="dxa"/>
            <w:tcBorders>
              <w:top w:val="nil"/>
              <w:left w:val="nil"/>
              <w:bottom w:val="nil"/>
              <w:right w:val="nil"/>
            </w:tcBorders>
            <w:vAlign w:val="center"/>
          </w:tcPr>
          <w:p w14:paraId="43282F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EA10B7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BCFC6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OBS-059</w:t>
            </w:r>
          </w:p>
        </w:tc>
        <w:tc>
          <w:tcPr>
            <w:tcW w:w="1275" w:type="dxa"/>
            <w:tcBorders>
              <w:top w:val="nil"/>
              <w:left w:val="nil"/>
              <w:bottom w:val="nil"/>
              <w:right w:val="nil"/>
            </w:tcBorders>
            <w:vAlign w:val="center"/>
          </w:tcPr>
          <w:p w14:paraId="1CFB15B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77BEA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7E63A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744096.32</w:t>
            </w:r>
          </w:p>
        </w:tc>
        <w:tc>
          <w:tcPr>
            <w:tcW w:w="1275" w:type="dxa"/>
            <w:tcBorders>
              <w:top w:val="nil"/>
              <w:left w:val="nil"/>
              <w:bottom w:val="nil"/>
              <w:right w:val="nil"/>
            </w:tcBorders>
            <w:vAlign w:val="center"/>
          </w:tcPr>
          <w:p w14:paraId="7660EE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1916643.18</w:t>
            </w:r>
          </w:p>
        </w:tc>
        <w:tc>
          <w:tcPr>
            <w:tcW w:w="1275" w:type="dxa"/>
            <w:tcBorders>
              <w:top w:val="nil"/>
              <w:left w:val="nil"/>
              <w:bottom w:val="nil"/>
              <w:right w:val="nil"/>
            </w:tcBorders>
            <w:vAlign w:val="center"/>
          </w:tcPr>
          <w:p w14:paraId="7FBB64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252.899</w:t>
            </w:r>
          </w:p>
        </w:tc>
        <w:tc>
          <w:tcPr>
            <w:tcW w:w="1275" w:type="dxa"/>
            <w:tcBorders>
              <w:top w:val="nil"/>
              <w:left w:val="nil"/>
              <w:bottom w:val="nil"/>
              <w:right w:val="nil"/>
            </w:tcBorders>
            <w:vAlign w:val="center"/>
          </w:tcPr>
          <w:p w14:paraId="530A56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8379AE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34216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OBS-060</w:t>
            </w:r>
          </w:p>
        </w:tc>
        <w:tc>
          <w:tcPr>
            <w:tcW w:w="1275" w:type="dxa"/>
            <w:tcBorders>
              <w:top w:val="nil"/>
              <w:left w:val="nil"/>
              <w:bottom w:val="nil"/>
              <w:right w:val="nil"/>
            </w:tcBorders>
            <w:vAlign w:val="center"/>
          </w:tcPr>
          <w:p w14:paraId="695E265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BF0E0E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2F17C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740283.50</w:t>
            </w:r>
          </w:p>
        </w:tc>
        <w:tc>
          <w:tcPr>
            <w:tcW w:w="1275" w:type="dxa"/>
            <w:tcBorders>
              <w:top w:val="nil"/>
              <w:left w:val="nil"/>
              <w:bottom w:val="nil"/>
              <w:right w:val="nil"/>
            </w:tcBorders>
            <w:vAlign w:val="center"/>
          </w:tcPr>
          <w:p w14:paraId="452EE3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1922177.04</w:t>
            </w:r>
          </w:p>
        </w:tc>
        <w:tc>
          <w:tcPr>
            <w:tcW w:w="1275" w:type="dxa"/>
            <w:tcBorders>
              <w:top w:val="nil"/>
              <w:left w:val="nil"/>
              <w:bottom w:val="nil"/>
              <w:right w:val="nil"/>
            </w:tcBorders>
            <w:vAlign w:val="center"/>
          </w:tcPr>
          <w:p w14:paraId="32E0DE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318.030</w:t>
            </w:r>
          </w:p>
        </w:tc>
        <w:tc>
          <w:tcPr>
            <w:tcW w:w="1275" w:type="dxa"/>
            <w:tcBorders>
              <w:top w:val="nil"/>
              <w:left w:val="nil"/>
              <w:bottom w:val="nil"/>
              <w:right w:val="nil"/>
            </w:tcBorders>
            <w:vAlign w:val="center"/>
          </w:tcPr>
          <w:p w14:paraId="77C5BE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3BE360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83F0E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OBS-061</w:t>
            </w:r>
          </w:p>
        </w:tc>
        <w:tc>
          <w:tcPr>
            <w:tcW w:w="1275" w:type="dxa"/>
            <w:tcBorders>
              <w:top w:val="nil"/>
              <w:left w:val="nil"/>
              <w:bottom w:val="nil"/>
              <w:right w:val="nil"/>
            </w:tcBorders>
            <w:vAlign w:val="center"/>
          </w:tcPr>
          <w:p w14:paraId="761FECB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1C8AF8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B0284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740026.49</w:t>
            </w:r>
          </w:p>
        </w:tc>
        <w:tc>
          <w:tcPr>
            <w:tcW w:w="1275" w:type="dxa"/>
            <w:tcBorders>
              <w:top w:val="nil"/>
              <w:left w:val="nil"/>
              <w:bottom w:val="nil"/>
              <w:right w:val="nil"/>
            </w:tcBorders>
            <w:vAlign w:val="center"/>
          </w:tcPr>
          <w:p w14:paraId="3AA297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1919226.66</w:t>
            </w:r>
          </w:p>
        </w:tc>
        <w:tc>
          <w:tcPr>
            <w:tcW w:w="1275" w:type="dxa"/>
            <w:tcBorders>
              <w:top w:val="nil"/>
              <w:left w:val="nil"/>
              <w:bottom w:val="nil"/>
              <w:right w:val="nil"/>
            </w:tcBorders>
            <w:vAlign w:val="center"/>
          </w:tcPr>
          <w:p w14:paraId="0AA6FA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393.829</w:t>
            </w:r>
          </w:p>
        </w:tc>
        <w:tc>
          <w:tcPr>
            <w:tcW w:w="1275" w:type="dxa"/>
            <w:tcBorders>
              <w:top w:val="nil"/>
              <w:left w:val="nil"/>
              <w:bottom w:val="nil"/>
              <w:right w:val="nil"/>
            </w:tcBorders>
            <w:vAlign w:val="center"/>
          </w:tcPr>
          <w:p w14:paraId="42F533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5402E4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32BFD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OBS-062</w:t>
            </w:r>
          </w:p>
        </w:tc>
        <w:tc>
          <w:tcPr>
            <w:tcW w:w="1275" w:type="dxa"/>
            <w:tcBorders>
              <w:top w:val="nil"/>
              <w:left w:val="nil"/>
              <w:bottom w:val="nil"/>
              <w:right w:val="nil"/>
            </w:tcBorders>
            <w:vAlign w:val="center"/>
          </w:tcPr>
          <w:p w14:paraId="09A4C46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10FDD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8A758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740198.96</w:t>
            </w:r>
          </w:p>
        </w:tc>
        <w:tc>
          <w:tcPr>
            <w:tcW w:w="1275" w:type="dxa"/>
            <w:tcBorders>
              <w:top w:val="nil"/>
              <w:left w:val="nil"/>
              <w:bottom w:val="nil"/>
              <w:right w:val="nil"/>
            </w:tcBorders>
            <w:vAlign w:val="center"/>
          </w:tcPr>
          <w:p w14:paraId="370D7D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1921924.73</w:t>
            </w:r>
          </w:p>
        </w:tc>
        <w:tc>
          <w:tcPr>
            <w:tcW w:w="1275" w:type="dxa"/>
            <w:tcBorders>
              <w:top w:val="nil"/>
              <w:left w:val="nil"/>
              <w:bottom w:val="nil"/>
              <w:right w:val="nil"/>
            </w:tcBorders>
            <w:vAlign w:val="center"/>
          </w:tcPr>
          <w:p w14:paraId="1B9991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340.362</w:t>
            </w:r>
          </w:p>
        </w:tc>
        <w:tc>
          <w:tcPr>
            <w:tcW w:w="1275" w:type="dxa"/>
            <w:tcBorders>
              <w:top w:val="nil"/>
              <w:left w:val="nil"/>
              <w:bottom w:val="nil"/>
              <w:right w:val="nil"/>
            </w:tcBorders>
            <w:vAlign w:val="center"/>
          </w:tcPr>
          <w:p w14:paraId="6D74CF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B86D4D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A3B69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OBS-063</w:t>
            </w:r>
          </w:p>
        </w:tc>
        <w:tc>
          <w:tcPr>
            <w:tcW w:w="1275" w:type="dxa"/>
            <w:tcBorders>
              <w:top w:val="nil"/>
              <w:left w:val="nil"/>
              <w:bottom w:val="nil"/>
              <w:right w:val="nil"/>
            </w:tcBorders>
            <w:vAlign w:val="center"/>
          </w:tcPr>
          <w:p w14:paraId="544FFC2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B8A87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C8FEA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740622.56</w:t>
            </w:r>
          </w:p>
        </w:tc>
        <w:tc>
          <w:tcPr>
            <w:tcW w:w="1275" w:type="dxa"/>
            <w:tcBorders>
              <w:top w:val="nil"/>
              <w:left w:val="nil"/>
              <w:bottom w:val="nil"/>
              <w:right w:val="nil"/>
            </w:tcBorders>
            <w:vAlign w:val="center"/>
          </w:tcPr>
          <w:p w14:paraId="28315C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1920430.02</w:t>
            </w:r>
          </w:p>
        </w:tc>
        <w:tc>
          <w:tcPr>
            <w:tcW w:w="1275" w:type="dxa"/>
            <w:tcBorders>
              <w:top w:val="nil"/>
              <w:left w:val="nil"/>
              <w:bottom w:val="nil"/>
              <w:right w:val="nil"/>
            </w:tcBorders>
            <w:vAlign w:val="center"/>
          </w:tcPr>
          <w:p w14:paraId="08C6BE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263.878</w:t>
            </w:r>
          </w:p>
        </w:tc>
        <w:tc>
          <w:tcPr>
            <w:tcW w:w="1275" w:type="dxa"/>
            <w:tcBorders>
              <w:top w:val="nil"/>
              <w:left w:val="nil"/>
              <w:bottom w:val="nil"/>
              <w:right w:val="nil"/>
            </w:tcBorders>
            <w:vAlign w:val="center"/>
          </w:tcPr>
          <w:p w14:paraId="4B8BC1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5AA0EC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9F5E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OBS-064</w:t>
            </w:r>
          </w:p>
        </w:tc>
        <w:tc>
          <w:tcPr>
            <w:tcW w:w="1275" w:type="dxa"/>
            <w:tcBorders>
              <w:top w:val="nil"/>
              <w:left w:val="nil"/>
              <w:bottom w:val="nil"/>
              <w:right w:val="nil"/>
            </w:tcBorders>
            <w:vAlign w:val="center"/>
          </w:tcPr>
          <w:p w14:paraId="12FFB2E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67FB1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BC2695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742338.68</w:t>
            </w:r>
          </w:p>
        </w:tc>
        <w:tc>
          <w:tcPr>
            <w:tcW w:w="1275" w:type="dxa"/>
            <w:tcBorders>
              <w:top w:val="nil"/>
              <w:left w:val="nil"/>
              <w:bottom w:val="nil"/>
              <w:right w:val="nil"/>
            </w:tcBorders>
            <w:vAlign w:val="center"/>
          </w:tcPr>
          <w:p w14:paraId="0C50CE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1916021.86</w:t>
            </w:r>
          </w:p>
        </w:tc>
        <w:tc>
          <w:tcPr>
            <w:tcW w:w="1275" w:type="dxa"/>
            <w:tcBorders>
              <w:top w:val="nil"/>
              <w:left w:val="nil"/>
              <w:bottom w:val="nil"/>
              <w:right w:val="nil"/>
            </w:tcBorders>
            <w:vAlign w:val="center"/>
          </w:tcPr>
          <w:p w14:paraId="131C78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279.578</w:t>
            </w:r>
          </w:p>
        </w:tc>
        <w:tc>
          <w:tcPr>
            <w:tcW w:w="1275" w:type="dxa"/>
            <w:tcBorders>
              <w:top w:val="nil"/>
              <w:left w:val="nil"/>
              <w:bottom w:val="nil"/>
              <w:right w:val="nil"/>
            </w:tcBorders>
            <w:vAlign w:val="center"/>
          </w:tcPr>
          <w:p w14:paraId="464CA6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489CBB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804CA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OBS-065</w:t>
            </w:r>
          </w:p>
        </w:tc>
        <w:tc>
          <w:tcPr>
            <w:tcW w:w="1275" w:type="dxa"/>
            <w:tcBorders>
              <w:top w:val="nil"/>
              <w:left w:val="nil"/>
              <w:bottom w:val="nil"/>
              <w:right w:val="nil"/>
            </w:tcBorders>
            <w:vAlign w:val="center"/>
          </w:tcPr>
          <w:p w14:paraId="1AE78EC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05E14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440B9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742962.41</w:t>
            </w:r>
          </w:p>
        </w:tc>
        <w:tc>
          <w:tcPr>
            <w:tcW w:w="1275" w:type="dxa"/>
            <w:tcBorders>
              <w:top w:val="nil"/>
              <w:left w:val="nil"/>
              <w:bottom w:val="nil"/>
              <w:right w:val="nil"/>
            </w:tcBorders>
            <w:vAlign w:val="center"/>
          </w:tcPr>
          <w:p w14:paraId="720B3C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1915754.07</w:t>
            </w:r>
          </w:p>
        </w:tc>
        <w:tc>
          <w:tcPr>
            <w:tcW w:w="1275" w:type="dxa"/>
            <w:tcBorders>
              <w:top w:val="nil"/>
              <w:left w:val="nil"/>
              <w:bottom w:val="nil"/>
              <w:right w:val="nil"/>
            </w:tcBorders>
            <w:vAlign w:val="center"/>
          </w:tcPr>
          <w:p w14:paraId="34272F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338.846</w:t>
            </w:r>
          </w:p>
        </w:tc>
        <w:tc>
          <w:tcPr>
            <w:tcW w:w="1275" w:type="dxa"/>
            <w:tcBorders>
              <w:top w:val="nil"/>
              <w:left w:val="nil"/>
              <w:bottom w:val="nil"/>
              <w:right w:val="nil"/>
            </w:tcBorders>
            <w:vAlign w:val="center"/>
          </w:tcPr>
          <w:p w14:paraId="5E4E7F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6F1B14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55909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OBS-066</w:t>
            </w:r>
          </w:p>
        </w:tc>
        <w:tc>
          <w:tcPr>
            <w:tcW w:w="1275" w:type="dxa"/>
            <w:tcBorders>
              <w:top w:val="nil"/>
              <w:left w:val="nil"/>
              <w:bottom w:val="nil"/>
              <w:right w:val="nil"/>
            </w:tcBorders>
            <w:vAlign w:val="center"/>
          </w:tcPr>
          <w:p w14:paraId="33BDA5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D95F2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C9010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740250.38</w:t>
            </w:r>
          </w:p>
        </w:tc>
        <w:tc>
          <w:tcPr>
            <w:tcW w:w="1275" w:type="dxa"/>
            <w:tcBorders>
              <w:top w:val="nil"/>
              <w:left w:val="nil"/>
              <w:bottom w:val="nil"/>
              <w:right w:val="nil"/>
            </w:tcBorders>
            <w:vAlign w:val="center"/>
          </w:tcPr>
          <w:p w14:paraId="4DCFB5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1915746.79</w:t>
            </w:r>
          </w:p>
        </w:tc>
        <w:tc>
          <w:tcPr>
            <w:tcW w:w="1275" w:type="dxa"/>
            <w:tcBorders>
              <w:top w:val="nil"/>
              <w:left w:val="nil"/>
              <w:bottom w:val="nil"/>
              <w:right w:val="nil"/>
            </w:tcBorders>
            <w:vAlign w:val="center"/>
          </w:tcPr>
          <w:p w14:paraId="34632B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361.171</w:t>
            </w:r>
          </w:p>
        </w:tc>
        <w:tc>
          <w:tcPr>
            <w:tcW w:w="1275" w:type="dxa"/>
            <w:tcBorders>
              <w:top w:val="nil"/>
              <w:left w:val="nil"/>
              <w:bottom w:val="nil"/>
              <w:right w:val="nil"/>
            </w:tcBorders>
            <w:vAlign w:val="center"/>
          </w:tcPr>
          <w:p w14:paraId="5B7EB4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9E895C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12B2E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OBS-067</w:t>
            </w:r>
          </w:p>
        </w:tc>
        <w:tc>
          <w:tcPr>
            <w:tcW w:w="1275" w:type="dxa"/>
            <w:tcBorders>
              <w:top w:val="nil"/>
              <w:left w:val="nil"/>
              <w:bottom w:val="nil"/>
              <w:right w:val="nil"/>
            </w:tcBorders>
            <w:vAlign w:val="center"/>
          </w:tcPr>
          <w:p w14:paraId="10B28D7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CEAB1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2B2F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740575.99</w:t>
            </w:r>
          </w:p>
        </w:tc>
        <w:tc>
          <w:tcPr>
            <w:tcW w:w="1275" w:type="dxa"/>
            <w:tcBorders>
              <w:top w:val="nil"/>
              <w:left w:val="nil"/>
              <w:bottom w:val="nil"/>
              <w:right w:val="nil"/>
            </w:tcBorders>
            <w:vAlign w:val="center"/>
          </w:tcPr>
          <w:p w14:paraId="65B08E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1916712.63</w:t>
            </w:r>
          </w:p>
        </w:tc>
        <w:tc>
          <w:tcPr>
            <w:tcW w:w="1275" w:type="dxa"/>
            <w:tcBorders>
              <w:top w:val="nil"/>
              <w:left w:val="nil"/>
              <w:bottom w:val="nil"/>
              <w:right w:val="nil"/>
            </w:tcBorders>
            <w:vAlign w:val="center"/>
          </w:tcPr>
          <w:p w14:paraId="415E35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382.096</w:t>
            </w:r>
          </w:p>
        </w:tc>
        <w:tc>
          <w:tcPr>
            <w:tcW w:w="1275" w:type="dxa"/>
            <w:tcBorders>
              <w:top w:val="nil"/>
              <w:left w:val="nil"/>
              <w:bottom w:val="nil"/>
              <w:right w:val="nil"/>
            </w:tcBorders>
            <w:vAlign w:val="center"/>
          </w:tcPr>
          <w:p w14:paraId="5642C0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459C43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AC7F1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OBS-068</w:t>
            </w:r>
          </w:p>
        </w:tc>
        <w:tc>
          <w:tcPr>
            <w:tcW w:w="1275" w:type="dxa"/>
            <w:tcBorders>
              <w:top w:val="nil"/>
              <w:left w:val="nil"/>
              <w:bottom w:val="nil"/>
              <w:right w:val="nil"/>
            </w:tcBorders>
            <w:vAlign w:val="center"/>
          </w:tcPr>
          <w:p w14:paraId="739429E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6175F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9B785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741692.40</w:t>
            </w:r>
          </w:p>
        </w:tc>
        <w:tc>
          <w:tcPr>
            <w:tcW w:w="1275" w:type="dxa"/>
            <w:tcBorders>
              <w:top w:val="nil"/>
              <w:left w:val="nil"/>
              <w:bottom w:val="nil"/>
              <w:right w:val="nil"/>
            </w:tcBorders>
            <w:vAlign w:val="center"/>
          </w:tcPr>
          <w:p w14:paraId="308364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1917804.23</w:t>
            </w:r>
          </w:p>
        </w:tc>
        <w:tc>
          <w:tcPr>
            <w:tcW w:w="1275" w:type="dxa"/>
            <w:tcBorders>
              <w:top w:val="nil"/>
              <w:left w:val="nil"/>
              <w:bottom w:val="nil"/>
              <w:right w:val="nil"/>
            </w:tcBorders>
            <w:vAlign w:val="center"/>
          </w:tcPr>
          <w:p w14:paraId="3BB817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322.012</w:t>
            </w:r>
          </w:p>
        </w:tc>
        <w:tc>
          <w:tcPr>
            <w:tcW w:w="1275" w:type="dxa"/>
            <w:tcBorders>
              <w:top w:val="nil"/>
              <w:left w:val="nil"/>
              <w:bottom w:val="nil"/>
              <w:right w:val="nil"/>
            </w:tcBorders>
            <w:vAlign w:val="center"/>
          </w:tcPr>
          <w:p w14:paraId="207ADC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FD6BCD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2C8F0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OBS-069</w:t>
            </w:r>
          </w:p>
        </w:tc>
        <w:tc>
          <w:tcPr>
            <w:tcW w:w="1275" w:type="dxa"/>
            <w:tcBorders>
              <w:top w:val="nil"/>
              <w:left w:val="nil"/>
              <w:bottom w:val="nil"/>
              <w:right w:val="nil"/>
            </w:tcBorders>
            <w:vAlign w:val="center"/>
          </w:tcPr>
          <w:p w14:paraId="11AD476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F986A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541FE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740279.61</w:t>
            </w:r>
          </w:p>
        </w:tc>
        <w:tc>
          <w:tcPr>
            <w:tcW w:w="1275" w:type="dxa"/>
            <w:tcBorders>
              <w:top w:val="nil"/>
              <w:left w:val="nil"/>
              <w:bottom w:val="nil"/>
              <w:right w:val="nil"/>
            </w:tcBorders>
            <w:vAlign w:val="center"/>
          </w:tcPr>
          <w:p w14:paraId="5FC620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1915964.20</w:t>
            </w:r>
          </w:p>
        </w:tc>
        <w:tc>
          <w:tcPr>
            <w:tcW w:w="1275" w:type="dxa"/>
            <w:tcBorders>
              <w:top w:val="nil"/>
              <w:left w:val="nil"/>
              <w:bottom w:val="nil"/>
              <w:right w:val="nil"/>
            </w:tcBorders>
            <w:vAlign w:val="center"/>
          </w:tcPr>
          <w:p w14:paraId="4ECB36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388.698</w:t>
            </w:r>
          </w:p>
        </w:tc>
        <w:tc>
          <w:tcPr>
            <w:tcW w:w="1275" w:type="dxa"/>
            <w:tcBorders>
              <w:top w:val="nil"/>
              <w:left w:val="nil"/>
              <w:bottom w:val="nil"/>
              <w:right w:val="nil"/>
            </w:tcBorders>
            <w:vAlign w:val="center"/>
          </w:tcPr>
          <w:p w14:paraId="64E492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54BFE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C1705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OBS-070</w:t>
            </w:r>
          </w:p>
        </w:tc>
        <w:tc>
          <w:tcPr>
            <w:tcW w:w="1275" w:type="dxa"/>
            <w:tcBorders>
              <w:top w:val="nil"/>
              <w:left w:val="nil"/>
              <w:bottom w:val="nil"/>
              <w:right w:val="nil"/>
            </w:tcBorders>
            <w:vAlign w:val="center"/>
          </w:tcPr>
          <w:p w14:paraId="7A2D97D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226D1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63DE1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740685.57</w:t>
            </w:r>
          </w:p>
        </w:tc>
        <w:tc>
          <w:tcPr>
            <w:tcW w:w="1275" w:type="dxa"/>
            <w:tcBorders>
              <w:top w:val="nil"/>
              <w:left w:val="nil"/>
              <w:bottom w:val="nil"/>
              <w:right w:val="nil"/>
            </w:tcBorders>
            <w:vAlign w:val="center"/>
          </w:tcPr>
          <w:p w14:paraId="6EEF73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1916842.12</w:t>
            </w:r>
          </w:p>
        </w:tc>
        <w:tc>
          <w:tcPr>
            <w:tcW w:w="1275" w:type="dxa"/>
            <w:tcBorders>
              <w:top w:val="nil"/>
              <w:left w:val="nil"/>
              <w:bottom w:val="nil"/>
              <w:right w:val="nil"/>
            </w:tcBorders>
            <w:vAlign w:val="center"/>
          </w:tcPr>
          <w:p w14:paraId="731BF1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373.177</w:t>
            </w:r>
          </w:p>
        </w:tc>
        <w:tc>
          <w:tcPr>
            <w:tcW w:w="1275" w:type="dxa"/>
            <w:tcBorders>
              <w:top w:val="nil"/>
              <w:left w:val="nil"/>
              <w:bottom w:val="nil"/>
              <w:right w:val="nil"/>
            </w:tcBorders>
            <w:vAlign w:val="center"/>
          </w:tcPr>
          <w:p w14:paraId="121C5D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88B3AF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F689C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OBS-071</w:t>
            </w:r>
          </w:p>
        </w:tc>
        <w:tc>
          <w:tcPr>
            <w:tcW w:w="1275" w:type="dxa"/>
            <w:tcBorders>
              <w:top w:val="nil"/>
              <w:left w:val="nil"/>
              <w:bottom w:val="nil"/>
              <w:right w:val="nil"/>
            </w:tcBorders>
            <w:vAlign w:val="center"/>
          </w:tcPr>
          <w:p w14:paraId="5B5A1E9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B53B0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4A2AE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737998.20</w:t>
            </w:r>
          </w:p>
        </w:tc>
        <w:tc>
          <w:tcPr>
            <w:tcW w:w="1275" w:type="dxa"/>
            <w:tcBorders>
              <w:top w:val="nil"/>
              <w:left w:val="nil"/>
              <w:bottom w:val="nil"/>
              <w:right w:val="nil"/>
            </w:tcBorders>
            <w:vAlign w:val="center"/>
          </w:tcPr>
          <w:p w14:paraId="301299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1914565.78</w:t>
            </w:r>
          </w:p>
        </w:tc>
        <w:tc>
          <w:tcPr>
            <w:tcW w:w="1275" w:type="dxa"/>
            <w:tcBorders>
              <w:top w:val="nil"/>
              <w:left w:val="nil"/>
              <w:bottom w:val="nil"/>
              <w:right w:val="nil"/>
            </w:tcBorders>
            <w:vAlign w:val="center"/>
          </w:tcPr>
          <w:p w14:paraId="54A701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479.276</w:t>
            </w:r>
          </w:p>
        </w:tc>
        <w:tc>
          <w:tcPr>
            <w:tcW w:w="1275" w:type="dxa"/>
            <w:tcBorders>
              <w:top w:val="nil"/>
              <w:left w:val="nil"/>
              <w:bottom w:val="nil"/>
              <w:right w:val="nil"/>
            </w:tcBorders>
            <w:vAlign w:val="center"/>
          </w:tcPr>
          <w:p w14:paraId="260352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A919B8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60EE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OBS-072</w:t>
            </w:r>
          </w:p>
        </w:tc>
        <w:tc>
          <w:tcPr>
            <w:tcW w:w="1275" w:type="dxa"/>
            <w:tcBorders>
              <w:top w:val="nil"/>
              <w:left w:val="nil"/>
              <w:bottom w:val="nil"/>
              <w:right w:val="nil"/>
            </w:tcBorders>
            <w:vAlign w:val="center"/>
          </w:tcPr>
          <w:p w14:paraId="619EA1F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DB79A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79ED0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737647.22</w:t>
            </w:r>
          </w:p>
        </w:tc>
        <w:tc>
          <w:tcPr>
            <w:tcW w:w="1275" w:type="dxa"/>
            <w:tcBorders>
              <w:top w:val="nil"/>
              <w:left w:val="nil"/>
              <w:bottom w:val="nil"/>
              <w:right w:val="nil"/>
            </w:tcBorders>
            <w:vAlign w:val="center"/>
          </w:tcPr>
          <w:p w14:paraId="12C2D2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1914948.76</w:t>
            </w:r>
          </w:p>
        </w:tc>
        <w:tc>
          <w:tcPr>
            <w:tcW w:w="1275" w:type="dxa"/>
            <w:tcBorders>
              <w:top w:val="nil"/>
              <w:left w:val="nil"/>
              <w:bottom w:val="nil"/>
              <w:right w:val="nil"/>
            </w:tcBorders>
            <w:vAlign w:val="center"/>
          </w:tcPr>
          <w:p w14:paraId="570E37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463.567</w:t>
            </w:r>
          </w:p>
        </w:tc>
        <w:tc>
          <w:tcPr>
            <w:tcW w:w="1275" w:type="dxa"/>
            <w:tcBorders>
              <w:top w:val="nil"/>
              <w:left w:val="nil"/>
              <w:bottom w:val="nil"/>
              <w:right w:val="nil"/>
            </w:tcBorders>
            <w:vAlign w:val="center"/>
          </w:tcPr>
          <w:p w14:paraId="5775BA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713C76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F0833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OBS-073</w:t>
            </w:r>
          </w:p>
        </w:tc>
        <w:tc>
          <w:tcPr>
            <w:tcW w:w="1275" w:type="dxa"/>
            <w:tcBorders>
              <w:top w:val="nil"/>
              <w:left w:val="nil"/>
              <w:bottom w:val="nil"/>
              <w:right w:val="nil"/>
            </w:tcBorders>
            <w:vAlign w:val="center"/>
          </w:tcPr>
          <w:p w14:paraId="18B459E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9EADB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1F84C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739044.73</w:t>
            </w:r>
          </w:p>
        </w:tc>
        <w:tc>
          <w:tcPr>
            <w:tcW w:w="1275" w:type="dxa"/>
            <w:tcBorders>
              <w:top w:val="nil"/>
              <w:left w:val="nil"/>
              <w:bottom w:val="nil"/>
              <w:right w:val="nil"/>
            </w:tcBorders>
            <w:vAlign w:val="center"/>
          </w:tcPr>
          <w:p w14:paraId="4DA0D5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1912441.10</w:t>
            </w:r>
          </w:p>
        </w:tc>
        <w:tc>
          <w:tcPr>
            <w:tcW w:w="1275" w:type="dxa"/>
            <w:tcBorders>
              <w:top w:val="nil"/>
              <w:left w:val="nil"/>
              <w:bottom w:val="nil"/>
              <w:right w:val="nil"/>
            </w:tcBorders>
            <w:vAlign w:val="center"/>
          </w:tcPr>
          <w:p w14:paraId="2E3C58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408.556</w:t>
            </w:r>
          </w:p>
        </w:tc>
        <w:tc>
          <w:tcPr>
            <w:tcW w:w="1275" w:type="dxa"/>
            <w:tcBorders>
              <w:top w:val="nil"/>
              <w:left w:val="nil"/>
              <w:bottom w:val="nil"/>
              <w:right w:val="nil"/>
            </w:tcBorders>
            <w:vAlign w:val="center"/>
          </w:tcPr>
          <w:p w14:paraId="5C17C6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1A95B2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CD515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OBS-074</w:t>
            </w:r>
          </w:p>
        </w:tc>
        <w:tc>
          <w:tcPr>
            <w:tcW w:w="1275" w:type="dxa"/>
            <w:tcBorders>
              <w:top w:val="nil"/>
              <w:left w:val="nil"/>
              <w:bottom w:val="nil"/>
              <w:right w:val="nil"/>
            </w:tcBorders>
            <w:vAlign w:val="center"/>
          </w:tcPr>
          <w:p w14:paraId="45A8B45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41B39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37FC9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737202.17</w:t>
            </w:r>
          </w:p>
        </w:tc>
        <w:tc>
          <w:tcPr>
            <w:tcW w:w="1275" w:type="dxa"/>
            <w:tcBorders>
              <w:top w:val="nil"/>
              <w:left w:val="nil"/>
              <w:bottom w:val="nil"/>
              <w:right w:val="nil"/>
            </w:tcBorders>
            <w:vAlign w:val="center"/>
          </w:tcPr>
          <w:p w14:paraId="6870B3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1914649.25</w:t>
            </w:r>
          </w:p>
        </w:tc>
        <w:tc>
          <w:tcPr>
            <w:tcW w:w="1275" w:type="dxa"/>
            <w:tcBorders>
              <w:top w:val="nil"/>
              <w:left w:val="nil"/>
              <w:bottom w:val="nil"/>
              <w:right w:val="nil"/>
            </w:tcBorders>
            <w:vAlign w:val="center"/>
          </w:tcPr>
          <w:p w14:paraId="46A8CB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424.313</w:t>
            </w:r>
          </w:p>
        </w:tc>
        <w:tc>
          <w:tcPr>
            <w:tcW w:w="1275" w:type="dxa"/>
            <w:tcBorders>
              <w:top w:val="nil"/>
              <w:left w:val="nil"/>
              <w:bottom w:val="nil"/>
              <w:right w:val="nil"/>
            </w:tcBorders>
            <w:vAlign w:val="center"/>
          </w:tcPr>
          <w:p w14:paraId="548A88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282FBB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91B34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OBS-075</w:t>
            </w:r>
          </w:p>
        </w:tc>
        <w:tc>
          <w:tcPr>
            <w:tcW w:w="1275" w:type="dxa"/>
            <w:tcBorders>
              <w:top w:val="nil"/>
              <w:left w:val="nil"/>
              <w:bottom w:val="nil"/>
              <w:right w:val="nil"/>
            </w:tcBorders>
            <w:vAlign w:val="center"/>
          </w:tcPr>
          <w:p w14:paraId="63C173B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F8138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B6649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736756.84</w:t>
            </w:r>
          </w:p>
        </w:tc>
        <w:tc>
          <w:tcPr>
            <w:tcW w:w="1275" w:type="dxa"/>
            <w:tcBorders>
              <w:top w:val="nil"/>
              <w:left w:val="nil"/>
              <w:bottom w:val="nil"/>
              <w:right w:val="nil"/>
            </w:tcBorders>
            <w:vAlign w:val="center"/>
          </w:tcPr>
          <w:p w14:paraId="4E26A1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1914346.68</w:t>
            </w:r>
          </w:p>
        </w:tc>
        <w:tc>
          <w:tcPr>
            <w:tcW w:w="1275" w:type="dxa"/>
            <w:tcBorders>
              <w:top w:val="nil"/>
              <w:left w:val="nil"/>
              <w:bottom w:val="nil"/>
              <w:right w:val="nil"/>
            </w:tcBorders>
            <w:vAlign w:val="center"/>
          </w:tcPr>
          <w:p w14:paraId="3AFDA37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428.446</w:t>
            </w:r>
          </w:p>
        </w:tc>
        <w:tc>
          <w:tcPr>
            <w:tcW w:w="1275" w:type="dxa"/>
            <w:tcBorders>
              <w:top w:val="nil"/>
              <w:left w:val="nil"/>
              <w:bottom w:val="nil"/>
              <w:right w:val="nil"/>
            </w:tcBorders>
            <w:vAlign w:val="center"/>
          </w:tcPr>
          <w:p w14:paraId="2F754F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CD7AE8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6001E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OBS-076</w:t>
            </w:r>
          </w:p>
        </w:tc>
        <w:tc>
          <w:tcPr>
            <w:tcW w:w="1275" w:type="dxa"/>
            <w:tcBorders>
              <w:top w:val="nil"/>
              <w:left w:val="nil"/>
              <w:bottom w:val="nil"/>
              <w:right w:val="nil"/>
            </w:tcBorders>
            <w:vAlign w:val="center"/>
          </w:tcPr>
          <w:p w14:paraId="3DA7D80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B186F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368F0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743818.75</w:t>
            </w:r>
          </w:p>
        </w:tc>
        <w:tc>
          <w:tcPr>
            <w:tcW w:w="1275" w:type="dxa"/>
            <w:tcBorders>
              <w:top w:val="nil"/>
              <w:left w:val="nil"/>
              <w:bottom w:val="nil"/>
              <w:right w:val="nil"/>
            </w:tcBorders>
            <w:vAlign w:val="center"/>
          </w:tcPr>
          <w:p w14:paraId="0BE53A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1912418.60</w:t>
            </w:r>
          </w:p>
        </w:tc>
        <w:tc>
          <w:tcPr>
            <w:tcW w:w="1275" w:type="dxa"/>
            <w:tcBorders>
              <w:top w:val="nil"/>
              <w:left w:val="nil"/>
              <w:bottom w:val="nil"/>
              <w:right w:val="nil"/>
            </w:tcBorders>
            <w:vAlign w:val="center"/>
          </w:tcPr>
          <w:p w14:paraId="73EF95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240.552</w:t>
            </w:r>
          </w:p>
        </w:tc>
        <w:tc>
          <w:tcPr>
            <w:tcW w:w="1275" w:type="dxa"/>
            <w:tcBorders>
              <w:top w:val="nil"/>
              <w:left w:val="nil"/>
              <w:bottom w:val="nil"/>
              <w:right w:val="nil"/>
            </w:tcBorders>
            <w:vAlign w:val="center"/>
          </w:tcPr>
          <w:p w14:paraId="493DA4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0516BE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95009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OBS-077</w:t>
            </w:r>
          </w:p>
        </w:tc>
        <w:tc>
          <w:tcPr>
            <w:tcW w:w="1275" w:type="dxa"/>
            <w:tcBorders>
              <w:top w:val="nil"/>
              <w:left w:val="nil"/>
              <w:bottom w:val="nil"/>
              <w:right w:val="nil"/>
            </w:tcBorders>
            <w:vAlign w:val="center"/>
          </w:tcPr>
          <w:p w14:paraId="6E7AE96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C596A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0D5FB4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745077.89</w:t>
            </w:r>
          </w:p>
        </w:tc>
        <w:tc>
          <w:tcPr>
            <w:tcW w:w="1275" w:type="dxa"/>
            <w:tcBorders>
              <w:top w:val="nil"/>
              <w:left w:val="nil"/>
              <w:bottom w:val="nil"/>
              <w:right w:val="nil"/>
            </w:tcBorders>
            <w:vAlign w:val="center"/>
          </w:tcPr>
          <w:p w14:paraId="2BA965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1917580.22</w:t>
            </w:r>
          </w:p>
        </w:tc>
        <w:tc>
          <w:tcPr>
            <w:tcW w:w="1275" w:type="dxa"/>
            <w:tcBorders>
              <w:top w:val="nil"/>
              <w:left w:val="nil"/>
              <w:bottom w:val="nil"/>
              <w:right w:val="nil"/>
            </w:tcBorders>
            <w:vAlign w:val="center"/>
          </w:tcPr>
          <w:p w14:paraId="1C9AB3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351.886</w:t>
            </w:r>
          </w:p>
        </w:tc>
        <w:tc>
          <w:tcPr>
            <w:tcW w:w="1275" w:type="dxa"/>
            <w:tcBorders>
              <w:top w:val="nil"/>
              <w:left w:val="nil"/>
              <w:bottom w:val="nil"/>
              <w:right w:val="nil"/>
            </w:tcBorders>
            <w:vAlign w:val="center"/>
          </w:tcPr>
          <w:p w14:paraId="75E72A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E6065A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A584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OBS-078</w:t>
            </w:r>
          </w:p>
        </w:tc>
        <w:tc>
          <w:tcPr>
            <w:tcW w:w="1275" w:type="dxa"/>
            <w:tcBorders>
              <w:top w:val="nil"/>
              <w:left w:val="nil"/>
              <w:bottom w:val="nil"/>
              <w:right w:val="nil"/>
            </w:tcBorders>
            <w:vAlign w:val="center"/>
          </w:tcPr>
          <w:p w14:paraId="7EDD52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BC60A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78539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744927.29</w:t>
            </w:r>
          </w:p>
        </w:tc>
        <w:tc>
          <w:tcPr>
            <w:tcW w:w="1275" w:type="dxa"/>
            <w:tcBorders>
              <w:top w:val="nil"/>
              <w:left w:val="nil"/>
              <w:bottom w:val="nil"/>
              <w:right w:val="nil"/>
            </w:tcBorders>
            <w:vAlign w:val="center"/>
          </w:tcPr>
          <w:p w14:paraId="5CFDEE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1917531.94</w:t>
            </w:r>
          </w:p>
        </w:tc>
        <w:tc>
          <w:tcPr>
            <w:tcW w:w="1275" w:type="dxa"/>
            <w:tcBorders>
              <w:top w:val="nil"/>
              <w:left w:val="nil"/>
              <w:bottom w:val="nil"/>
              <w:right w:val="nil"/>
            </w:tcBorders>
            <w:vAlign w:val="center"/>
          </w:tcPr>
          <w:p w14:paraId="14BE1B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388.405</w:t>
            </w:r>
          </w:p>
        </w:tc>
        <w:tc>
          <w:tcPr>
            <w:tcW w:w="1275" w:type="dxa"/>
            <w:tcBorders>
              <w:top w:val="nil"/>
              <w:left w:val="nil"/>
              <w:bottom w:val="nil"/>
              <w:right w:val="nil"/>
            </w:tcBorders>
            <w:vAlign w:val="center"/>
          </w:tcPr>
          <w:p w14:paraId="5C27CF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33290A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327A3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OBS-079</w:t>
            </w:r>
          </w:p>
        </w:tc>
        <w:tc>
          <w:tcPr>
            <w:tcW w:w="1275" w:type="dxa"/>
            <w:tcBorders>
              <w:top w:val="nil"/>
              <w:left w:val="nil"/>
              <w:bottom w:val="nil"/>
              <w:right w:val="nil"/>
            </w:tcBorders>
            <w:vAlign w:val="center"/>
          </w:tcPr>
          <w:p w14:paraId="32BC748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2CE7B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654EF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743989.37</w:t>
            </w:r>
          </w:p>
        </w:tc>
        <w:tc>
          <w:tcPr>
            <w:tcW w:w="1275" w:type="dxa"/>
            <w:tcBorders>
              <w:top w:val="nil"/>
              <w:left w:val="nil"/>
              <w:bottom w:val="nil"/>
              <w:right w:val="nil"/>
            </w:tcBorders>
            <w:vAlign w:val="center"/>
          </w:tcPr>
          <w:p w14:paraId="436F53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1915728.65</w:t>
            </w:r>
          </w:p>
        </w:tc>
        <w:tc>
          <w:tcPr>
            <w:tcW w:w="1275" w:type="dxa"/>
            <w:tcBorders>
              <w:top w:val="nil"/>
              <w:left w:val="nil"/>
              <w:bottom w:val="nil"/>
              <w:right w:val="nil"/>
            </w:tcBorders>
            <w:vAlign w:val="center"/>
          </w:tcPr>
          <w:p w14:paraId="20DA6D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391.690</w:t>
            </w:r>
          </w:p>
        </w:tc>
        <w:tc>
          <w:tcPr>
            <w:tcW w:w="1275" w:type="dxa"/>
            <w:tcBorders>
              <w:top w:val="nil"/>
              <w:left w:val="nil"/>
              <w:bottom w:val="nil"/>
              <w:right w:val="nil"/>
            </w:tcBorders>
            <w:vAlign w:val="center"/>
          </w:tcPr>
          <w:p w14:paraId="76A42B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DE0815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5E41D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OBS-080</w:t>
            </w:r>
          </w:p>
        </w:tc>
        <w:tc>
          <w:tcPr>
            <w:tcW w:w="1275" w:type="dxa"/>
            <w:tcBorders>
              <w:top w:val="nil"/>
              <w:left w:val="nil"/>
              <w:bottom w:val="nil"/>
              <w:right w:val="nil"/>
            </w:tcBorders>
            <w:vAlign w:val="center"/>
          </w:tcPr>
          <w:p w14:paraId="6B45DE0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262B8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05D8A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744823.69</w:t>
            </w:r>
          </w:p>
        </w:tc>
        <w:tc>
          <w:tcPr>
            <w:tcW w:w="1275" w:type="dxa"/>
            <w:tcBorders>
              <w:top w:val="nil"/>
              <w:left w:val="nil"/>
              <w:bottom w:val="nil"/>
              <w:right w:val="nil"/>
            </w:tcBorders>
            <w:vAlign w:val="center"/>
          </w:tcPr>
          <w:p w14:paraId="2F8FB8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1917585.15</w:t>
            </w:r>
          </w:p>
        </w:tc>
        <w:tc>
          <w:tcPr>
            <w:tcW w:w="1275" w:type="dxa"/>
            <w:tcBorders>
              <w:top w:val="nil"/>
              <w:left w:val="nil"/>
              <w:bottom w:val="nil"/>
              <w:right w:val="nil"/>
            </w:tcBorders>
            <w:vAlign w:val="center"/>
          </w:tcPr>
          <w:p w14:paraId="379EB7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383.714</w:t>
            </w:r>
          </w:p>
        </w:tc>
        <w:tc>
          <w:tcPr>
            <w:tcW w:w="1275" w:type="dxa"/>
            <w:tcBorders>
              <w:top w:val="nil"/>
              <w:left w:val="nil"/>
              <w:bottom w:val="nil"/>
              <w:right w:val="nil"/>
            </w:tcBorders>
            <w:vAlign w:val="center"/>
          </w:tcPr>
          <w:p w14:paraId="5EE1F7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7C332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8CE44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OBS-081</w:t>
            </w:r>
          </w:p>
        </w:tc>
        <w:tc>
          <w:tcPr>
            <w:tcW w:w="1275" w:type="dxa"/>
            <w:tcBorders>
              <w:top w:val="nil"/>
              <w:left w:val="nil"/>
              <w:bottom w:val="nil"/>
              <w:right w:val="nil"/>
            </w:tcBorders>
            <w:vAlign w:val="center"/>
          </w:tcPr>
          <w:p w14:paraId="2C1BBD8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F4201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2469D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744751.75</w:t>
            </w:r>
          </w:p>
        </w:tc>
        <w:tc>
          <w:tcPr>
            <w:tcW w:w="1275" w:type="dxa"/>
            <w:tcBorders>
              <w:top w:val="nil"/>
              <w:left w:val="nil"/>
              <w:bottom w:val="nil"/>
              <w:right w:val="nil"/>
            </w:tcBorders>
            <w:vAlign w:val="center"/>
          </w:tcPr>
          <w:p w14:paraId="4A1A6F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1917543.75</w:t>
            </w:r>
          </w:p>
        </w:tc>
        <w:tc>
          <w:tcPr>
            <w:tcW w:w="1275" w:type="dxa"/>
            <w:tcBorders>
              <w:top w:val="nil"/>
              <w:left w:val="nil"/>
              <w:bottom w:val="nil"/>
              <w:right w:val="nil"/>
            </w:tcBorders>
            <w:vAlign w:val="center"/>
          </w:tcPr>
          <w:p w14:paraId="734683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427.773</w:t>
            </w:r>
          </w:p>
        </w:tc>
        <w:tc>
          <w:tcPr>
            <w:tcW w:w="1275" w:type="dxa"/>
            <w:tcBorders>
              <w:top w:val="nil"/>
              <w:left w:val="nil"/>
              <w:bottom w:val="nil"/>
              <w:right w:val="nil"/>
            </w:tcBorders>
            <w:vAlign w:val="center"/>
          </w:tcPr>
          <w:p w14:paraId="7335F3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929B36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66E8F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OBS-082</w:t>
            </w:r>
          </w:p>
        </w:tc>
        <w:tc>
          <w:tcPr>
            <w:tcW w:w="1275" w:type="dxa"/>
            <w:tcBorders>
              <w:top w:val="nil"/>
              <w:left w:val="nil"/>
              <w:bottom w:val="nil"/>
              <w:right w:val="nil"/>
            </w:tcBorders>
            <w:vAlign w:val="center"/>
          </w:tcPr>
          <w:p w14:paraId="2A7AF9F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AD395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321663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743488.53</w:t>
            </w:r>
          </w:p>
        </w:tc>
        <w:tc>
          <w:tcPr>
            <w:tcW w:w="1275" w:type="dxa"/>
            <w:tcBorders>
              <w:top w:val="nil"/>
              <w:left w:val="nil"/>
              <w:bottom w:val="nil"/>
              <w:right w:val="nil"/>
            </w:tcBorders>
            <w:vAlign w:val="center"/>
          </w:tcPr>
          <w:p w14:paraId="1FEABD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1915920.13</w:t>
            </w:r>
          </w:p>
        </w:tc>
        <w:tc>
          <w:tcPr>
            <w:tcW w:w="1275" w:type="dxa"/>
            <w:tcBorders>
              <w:top w:val="nil"/>
              <w:left w:val="nil"/>
              <w:bottom w:val="nil"/>
              <w:right w:val="nil"/>
            </w:tcBorders>
            <w:vAlign w:val="center"/>
          </w:tcPr>
          <w:p w14:paraId="0B77D8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391.064</w:t>
            </w:r>
          </w:p>
        </w:tc>
        <w:tc>
          <w:tcPr>
            <w:tcW w:w="1275" w:type="dxa"/>
            <w:tcBorders>
              <w:top w:val="nil"/>
              <w:left w:val="nil"/>
              <w:bottom w:val="nil"/>
              <w:right w:val="nil"/>
            </w:tcBorders>
            <w:vAlign w:val="center"/>
          </w:tcPr>
          <w:p w14:paraId="0FB837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D1AD2D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FD472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OBS-083</w:t>
            </w:r>
          </w:p>
        </w:tc>
        <w:tc>
          <w:tcPr>
            <w:tcW w:w="1275" w:type="dxa"/>
            <w:tcBorders>
              <w:top w:val="nil"/>
              <w:left w:val="nil"/>
              <w:bottom w:val="nil"/>
              <w:right w:val="nil"/>
            </w:tcBorders>
            <w:vAlign w:val="center"/>
          </w:tcPr>
          <w:p w14:paraId="54396A8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9B952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5A789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744698.22</w:t>
            </w:r>
          </w:p>
        </w:tc>
        <w:tc>
          <w:tcPr>
            <w:tcW w:w="1275" w:type="dxa"/>
            <w:tcBorders>
              <w:top w:val="nil"/>
              <w:left w:val="nil"/>
              <w:bottom w:val="nil"/>
              <w:right w:val="nil"/>
            </w:tcBorders>
            <w:vAlign w:val="center"/>
          </w:tcPr>
          <w:p w14:paraId="5754DA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1915505.99</w:t>
            </w:r>
          </w:p>
        </w:tc>
        <w:tc>
          <w:tcPr>
            <w:tcW w:w="1275" w:type="dxa"/>
            <w:tcBorders>
              <w:top w:val="nil"/>
              <w:left w:val="nil"/>
              <w:bottom w:val="nil"/>
              <w:right w:val="nil"/>
            </w:tcBorders>
            <w:vAlign w:val="center"/>
          </w:tcPr>
          <w:p w14:paraId="6D442A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251.511</w:t>
            </w:r>
          </w:p>
        </w:tc>
        <w:tc>
          <w:tcPr>
            <w:tcW w:w="1275" w:type="dxa"/>
            <w:tcBorders>
              <w:top w:val="nil"/>
              <w:left w:val="nil"/>
              <w:bottom w:val="nil"/>
              <w:right w:val="nil"/>
            </w:tcBorders>
            <w:vAlign w:val="center"/>
          </w:tcPr>
          <w:p w14:paraId="6B1985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DF359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916E7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OBS-084</w:t>
            </w:r>
          </w:p>
        </w:tc>
        <w:tc>
          <w:tcPr>
            <w:tcW w:w="1275" w:type="dxa"/>
            <w:tcBorders>
              <w:top w:val="nil"/>
              <w:left w:val="nil"/>
              <w:bottom w:val="nil"/>
              <w:right w:val="nil"/>
            </w:tcBorders>
            <w:vAlign w:val="center"/>
          </w:tcPr>
          <w:p w14:paraId="1EB66DD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79FCA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8159B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743849.68</w:t>
            </w:r>
          </w:p>
        </w:tc>
        <w:tc>
          <w:tcPr>
            <w:tcW w:w="1275" w:type="dxa"/>
            <w:tcBorders>
              <w:top w:val="nil"/>
              <w:left w:val="nil"/>
              <w:bottom w:val="nil"/>
              <w:right w:val="nil"/>
            </w:tcBorders>
            <w:vAlign w:val="center"/>
          </w:tcPr>
          <w:p w14:paraId="6007B3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1915939.44</w:t>
            </w:r>
          </w:p>
        </w:tc>
        <w:tc>
          <w:tcPr>
            <w:tcW w:w="1275" w:type="dxa"/>
            <w:tcBorders>
              <w:top w:val="nil"/>
              <w:left w:val="nil"/>
              <w:bottom w:val="nil"/>
              <w:right w:val="nil"/>
            </w:tcBorders>
            <w:vAlign w:val="center"/>
          </w:tcPr>
          <w:p w14:paraId="226F21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391.370</w:t>
            </w:r>
          </w:p>
        </w:tc>
        <w:tc>
          <w:tcPr>
            <w:tcW w:w="1275" w:type="dxa"/>
            <w:tcBorders>
              <w:top w:val="nil"/>
              <w:left w:val="nil"/>
              <w:bottom w:val="nil"/>
              <w:right w:val="nil"/>
            </w:tcBorders>
            <w:vAlign w:val="center"/>
          </w:tcPr>
          <w:p w14:paraId="1C69B2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622BC4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BCD0A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OBS-085</w:t>
            </w:r>
          </w:p>
        </w:tc>
        <w:tc>
          <w:tcPr>
            <w:tcW w:w="1275" w:type="dxa"/>
            <w:tcBorders>
              <w:top w:val="nil"/>
              <w:left w:val="nil"/>
              <w:bottom w:val="nil"/>
              <w:right w:val="nil"/>
            </w:tcBorders>
            <w:vAlign w:val="center"/>
          </w:tcPr>
          <w:p w14:paraId="240D161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515B9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D7BB1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743278.24</w:t>
            </w:r>
          </w:p>
        </w:tc>
        <w:tc>
          <w:tcPr>
            <w:tcW w:w="1275" w:type="dxa"/>
            <w:tcBorders>
              <w:top w:val="nil"/>
              <w:left w:val="nil"/>
              <w:bottom w:val="nil"/>
              <w:right w:val="nil"/>
            </w:tcBorders>
            <w:vAlign w:val="center"/>
          </w:tcPr>
          <w:p w14:paraId="1D5B61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1917818.27</w:t>
            </w:r>
          </w:p>
        </w:tc>
        <w:tc>
          <w:tcPr>
            <w:tcW w:w="1275" w:type="dxa"/>
            <w:tcBorders>
              <w:top w:val="nil"/>
              <w:left w:val="nil"/>
              <w:bottom w:val="nil"/>
              <w:right w:val="nil"/>
            </w:tcBorders>
            <w:vAlign w:val="center"/>
          </w:tcPr>
          <w:p w14:paraId="55BE4B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366.704</w:t>
            </w:r>
          </w:p>
        </w:tc>
        <w:tc>
          <w:tcPr>
            <w:tcW w:w="1275" w:type="dxa"/>
            <w:tcBorders>
              <w:top w:val="nil"/>
              <w:left w:val="nil"/>
              <w:bottom w:val="nil"/>
              <w:right w:val="nil"/>
            </w:tcBorders>
            <w:vAlign w:val="center"/>
          </w:tcPr>
          <w:p w14:paraId="007225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6A426C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D9D4C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OBS-086</w:t>
            </w:r>
          </w:p>
        </w:tc>
        <w:tc>
          <w:tcPr>
            <w:tcW w:w="1275" w:type="dxa"/>
            <w:tcBorders>
              <w:top w:val="nil"/>
              <w:left w:val="nil"/>
              <w:bottom w:val="nil"/>
              <w:right w:val="nil"/>
            </w:tcBorders>
            <w:vAlign w:val="center"/>
          </w:tcPr>
          <w:p w14:paraId="469280B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D6051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32C52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742583.28</w:t>
            </w:r>
          </w:p>
        </w:tc>
        <w:tc>
          <w:tcPr>
            <w:tcW w:w="1275" w:type="dxa"/>
            <w:tcBorders>
              <w:top w:val="nil"/>
              <w:left w:val="nil"/>
              <w:bottom w:val="nil"/>
              <w:right w:val="nil"/>
            </w:tcBorders>
            <w:vAlign w:val="center"/>
          </w:tcPr>
          <w:p w14:paraId="066D2F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1917715.36</w:t>
            </w:r>
          </w:p>
        </w:tc>
        <w:tc>
          <w:tcPr>
            <w:tcW w:w="1275" w:type="dxa"/>
            <w:tcBorders>
              <w:top w:val="nil"/>
              <w:left w:val="nil"/>
              <w:bottom w:val="nil"/>
              <w:right w:val="nil"/>
            </w:tcBorders>
            <w:vAlign w:val="center"/>
          </w:tcPr>
          <w:p w14:paraId="25C56F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311.579</w:t>
            </w:r>
          </w:p>
        </w:tc>
        <w:tc>
          <w:tcPr>
            <w:tcW w:w="1275" w:type="dxa"/>
            <w:tcBorders>
              <w:top w:val="nil"/>
              <w:left w:val="nil"/>
              <w:bottom w:val="nil"/>
              <w:right w:val="nil"/>
            </w:tcBorders>
            <w:vAlign w:val="center"/>
          </w:tcPr>
          <w:p w14:paraId="2253DF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0DF488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27114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OBS-087</w:t>
            </w:r>
          </w:p>
        </w:tc>
        <w:tc>
          <w:tcPr>
            <w:tcW w:w="1275" w:type="dxa"/>
            <w:tcBorders>
              <w:top w:val="nil"/>
              <w:left w:val="nil"/>
              <w:bottom w:val="nil"/>
              <w:right w:val="nil"/>
            </w:tcBorders>
            <w:vAlign w:val="center"/>
          </w:tcPr>
          <w:p w14:paraId="273A10F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9A9B3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E6320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744683.28</w:t>
            </w:r>
          </w:p>
        </w:tc>
        <w:tc>
          <w:tcPr>
            <w:tcW w:w="1275" w:type="dxa"/>
            <w:tcBorders>
              <w:top w:val="nil"/>
              <w:left w:val="nil"/>
              <w:bottom w:val="nil"/>
              <w:right w:val="nil"/>
            </w:tcBorders>
            <w:vAlign w:val="center"/>
          </w:tcPr>
          <w:p w14:paraId="3BF4F3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1916855.67</w:t>
            </w:r>
          </w:p>
        </w:tc>
        <w:tc>
          <w:tcPr>
            <w:tcW w:w="1275" w:type="dxa"/>
            <w:tcBorders>
              <w:top w:val="nil"/>
              <w:left w:val="nil"/>
              <w:bottom w:val="nil"/>
              <w:right w:val="nil"/>
            </w:tcBorders>
            <w:vAlign w:val="center"/>
          </w:tcPr>
          <w:p w14:paraId="3F2E90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306.413</w:t>
            </w:r>
          </w:p>
        </w:tc>
        <w:tc>
          <w:tcPr>
            <w:tcW w:w="1275" w:type="dxa"/>
            <w:tcBorders>
              <w:top w:val="nil"/>
              <w:left w:val="nil"/>
              <w:bottom w:val="nil"/>
              <w:right w:val="nil"/>
            </w:tcBorders>
            <w:vAlign w:val="center"/>
          </w:tcPr>
          <w:p w14:paraId="785FDE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7F81DC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0ED0F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OBS-088</w:t>
            </w:r>
          </w:p>
        </w:tc>
        <w:tc>
          <w:tcPr>
            <w:tcW w:w="1275" w:type="dxa"/>
            <w:tcBorders>
              <w:top w:val="nil"/>
              <w:left w:val="nil"/>
              <w:bottom w:val="nil"/>
              <w:right w:val="nil"/>
            </w:tcBorders>
            <w:vAlign w:val="center"/>
          </w:tcPr>
          <w:p w14:paraId="018A832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9D60B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380CD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744517.55</w:t>
            </w:r>
          </w:p>
        </w:tc>
        <w:tc>
          <w:tcPr>
            <w:tcW w:w="1275" w:type="dxa"/>
            <w:tcBorders>
              <w:top w:val="nil"/>
              <w:left w:val="nil"/>
              <w:bottom w:val="nil"/>
              <w:right w:val="nil"/>
            </w:tcBorders>
            <w:vAlign w:val="center"/>
          </w:tcPr>
          <w:p w14:paraId="5F6062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1917008.18</w:t>
            </w:r>
          </w:p>
        </w:tc>
        <w:tc>
          <w:tcPr>
            <w:tcW w:w="1275" w:type="dxa"/>
            <w:tcBorders>
              <w:top w:val="nil"/>
              <w:left w:val="nil"/>
              <w:bottom w:val="nil"/>
              <w:right w:val="nil"/>
            </w:tcBorders>
            <w:vAlign w:val="center"/>
          </w:tcPr>
          <w:p w14:paraId="0FBA7E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344.409</w:t>
            </w:r>
          </w:p>
        </w:tc>
        <w:tc>
          <w:tcPr>
            <w:tcW w:w="1275" w:type="dxa"/>
            <w:tcBorders>
              <w:top w:val="nil"/>
              <w:left w:val="nil"/>
              <w:bottom w:val="nil"/>
              <w:right w:val="nil"/>
            </w:tcBorders>
            <w:vAlign w:val="center"/>
          </w:tcPr>
          <w:p w14:paraId="0087774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C3B3D0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49B81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OBS-089</w:t>
            </w:r>
          </w:p>
        </w:tc>
        <w:tc>
          <w:tcPr>
            <w:tcW w:w="1275" w:type="dxa"/>
            <w:tcBorders>
              <w:top w:val="nil"/>
              <w:left w:val="nil"/>
              <w:bottom w:val="nil"/>
              <w:right w:val="nil"/>
            </w:tcBorders>
            <w:vAlign w:val="center"/>
          </w:tcPr>
          <w:p w14:paraId="4CD491E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1EF24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E603E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743775.88</w:t>
            </w:r>
          </w:p>
        </w:tc>
        <w:tc>
          <w:tcPr>
            <w:tcW w:w="1275" w:type="dxa"/>
            <w:tcBorders>
              <w:top w:val="nil"/>
              <w:left w:val="nil"/>
              <w:bottom w:val="nil"/>
              <w:right w:val="nil"/>
            </w:tcBorders>
            <w:vAlign w:val="center"/>
          </w:tcPr>
          <w:p w14:paraId="6D459D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1917781.20</w:t>
            </w:r>
          </w:p>
        </w:tc>
        <w:tc>
          <w:tcPr>
            <w:tcW w:w="1275" w:type="dxa"/>
            <w:tcBorders>
              <w:top w:val="nil"/>
              <w:left w:val="nil"/>
              <w:bottom w:val="nil"/>
              <w:right w:val="nil"/>
            </w:tcBorders>
            <w:vAlign w:val="center"/>
          </w:tcPr>
          <w:p w14:paraId="22BFB8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384.147</w:t>
            </w:r>
          </w:p>
        </w:tc>
        <w:tc>
          <w:tcPr>
            <w:tcW w:w="1275" w:type="dxa"/>
            <w:tcBorders>
              <w:top w:val="nil"/>
              <w:left w:val="nil"/>
              <w:bottom w:val="nil"/>
              <w:right w:val="nil"/>
            </w:tcBorders>
            <w:vAlign w:val="center"/>
          </w:tcPr>
          <w:p w14:paraId="3004339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4BEC05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7A04E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OBS-090</w:t>
            </w:r>
          </w:p>
        </w:tc>
        <w:tc>
          <w:tcPr>
            <w:tcW w:w="1275" w:type="dxa"/>
            <w:tcBorders>
              <w:top w:val="nil"/>
              <w:left w:val="nil"/>
              <w:bottom w:val="nil"/>
              <w:right w:val="nil"/>
            </w:tcBorders>
            <w:vAlign w:val="center"/>
          </w:tcPr>
          <w:p w14:paraId="5BFC80A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0DFEF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9FFEF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741032.89</w:t>
            </w:r>
          </w:p>
        </w:tc>
        <w:tc>
          <w:tcPr>
            <w:tcW w:w="1275" w:type="dxa"/>
            <w:tcBorders>
              <w:top w:val="nil"/>
              <w:left w:val="nil"/>
              <w:bottom w:val="nil"/>
              <w:right w:val="nil"/>
            </w:tcBorders>
            <w:vAlign w:val="center"/>
          </w:tcPr>
          <w:p w14:paraId="5A9031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1918012.00</w:t>
            </w:r>
          </w:p>
        </w:tc>
        <w:tc>
          <w:tcPr>
            <w:tcW w:w="1275" w:type="dxa"/>
            <w:tcBorders>
              <w:top w:val="nil"/>
              <w:left w:val="nil"/>
              <w:bottom w:val="nil"/>
              <w:right w:val="nil"/>
            </w:tcBorders>
            <w:vAlign w:val="center"/>
          </w:tcPr>
          <w:p w14:paraId="68C388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293.502</w:t>
            </w:r>
          </w:p>
        </w:tc>
        <w:tc>
          <w:tcPr>
            <w:tcW w:w="1275" w:type="dxa"/>
            <w:tcBorders>
              <w:top w:val="nil"/>
              <w:left w:val="nil"/>
              <w:bottom w:val="nil"/>
              <w:right w:val="nil"/>
            </w:tcBorders>
            <w:vAlign w:val="center"/>
          </w:tcPr>
          <w:p w14:paraId="305F57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137694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4E60E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OBS-091</w:t>
            </w:r>
          </w:p>
        </w:tc>
        <w:tc>
          <w:tcPr>
            <w:tcW w:w="1275" w:type="dxa"/>
            <w:tcBorders>
              <w:top w:val="nil"/>
              <w:left w:val="nil"/>
              <w:bottom w:val="nil"/>
              <w:right w:val="nil"/>
            </w:tcBorders>
            <w:vAlign w:val="center"/>
          </w:tcPr>
          <w:p w14:paraId="78D344C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C01C8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B7D6F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741563.92</w:t>
            </w:r>
          </w:p>
        </w:tc>
        <w:tc>
          <w:tcPr>
            <w:tcW w:w="1275" w:type="dxa"/>
            <w:tcBorders>
              <w:top w:val="nil"/>
              <w:left w:val="nil"/>
              <w:bottom w:val="nil"/>
              <w:right w:val="nil"/>
            </w:tcBorders>
            <w:vAlign w:val="center"/>
          </w:tcPr>
          <w:p w14:paraId="262CEC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1918256.34</w:t>
            </w:r>
          </w:p>
        </w:tc>
        <w:tc>
          <w:tcPr>
            <w:tcW w:w="1275" w:type="dxa"/>
            <w:tcBorders>
              <w:top w:val="nil"/>
              <w:left w:val="nil"/>
              <w:bottom w:val="nil"/>
              <w:right w:val="nil"/>
            </w:tcBorders>
            <w:vAlign w:val="center"/>
          </w:tcPr>
          <w:p w14:paraId="247156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385.420</w:t>
            </w:r>
          </w:p>
        </w:tc>
        <w:tc>
          <w:tcPr>
            <w:tcW w:w="1275" w:type="dxa"/>
            <w:tcBorders>
              <w:top w:val="nil"/>
              <w:left w:val="nil"/>
              <w:bottom w:val="nil"/>
              <w:right w:val="nil"/>
            </w:tcBorders>
            <w:vAlign w:val="center"/>
          </w:tcPr>
          <w:p w14:paraId="2B06DC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A24586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5CF99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OBS-092</w:t>
            </w:r>
          </w:p>
        </w:tc>
        <w:tc>
          <w:tcPr>
            <w:tcW w:w="1275" w:type="dxa"/>
            <w:tcBorders>
              <w:top w:val="nil"/>
              <w:left w:val="nil"/>
              <w:bottom w:val="nil"/>
              <w:right w:val="nil"/>
            </w:tcBorders>
            <w:vAlign w:val="center"/>
          </w:tcPr>
          <w:p w14:paraId="0835E8E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7351E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BD604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742691.39</w:t>
            </w:r>
          </w:p>
        </w:tc>
        <w:tc>
          <w:tcPr>
            <w:tcW w:w="1275" w:type="dxa"/>
            <w:tcBorders>
              <w:top w:val="nil"/>
              <w:left w:val="nil"/>
              <w:bottom w:val="nil"/>
              <w:right w:val="nil"/>
            </w:tcBorders>
            <w:vAlign w:val="center"/>
          </w:tcPr>
          <w:p w14:paraId="0C66EE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1920626.20</w:t>
            </w:r>
          </w:p>
        </w:tc>
        <w:tc>
          <w:tcPr>
            <w:tcW w:w="1275" w:type="dxa"/>
            <w:tcBorders>
              <w:top w:val="nil"/>
              <w:left w:val="nil"/>
              <w:bottom w:val="nil"/>
              <w:right w:val="nil"/>
            </w:tcBorders>
            <w:vAlign w:val="center"/>
          </w:tcPr>
          <w:p w14:paraId="63D19A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190.941</w:t>
            </w:r>
          </w:p>
        </w:tc>
        <w:tc>
          <w:tcPr>
            <w:tcW w:w="1275" w:type="dxa"/>
            <w:tcBorders>
              <w:top w:val="nil"/>
              <w:left w:val="nil"/>
              <w:bottom w:val="nil"/>
              <w:right w:val="nil"/>
            </w:tcBorders>
            <w:vAlign w:val="center"/>
          </w:tcPr>
          <w:p w14:paraId="7B1686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5B195D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F6085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OBS-093</w:t>
            </w:r>
          </w:p>
        </w:tc>
        <w:tc>
          <w:tcPr>
            <w:tcW w:w="1275" w:type="dxa"/>
            <w:tcBorders>
              <w:top w:val="nil"/>
              <w:left w:val="nil"/>
              <w:bottom w:val="nil"/>
              <w:right w:val="nil"/>
            </w:tcBorders>
            <w:vAlign w:val="center"/>
          </w:tcPr>
          <w:p w14:paraId="44EC1CF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11FEC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30B52A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742677.48</w:t>
            </w:r>
          </w:p>
        </w:tc>
        <w:tc>
          <w:tcPr>
            <w:tcW w:w="1275" w:type="dxa"/>
            <w:tcBorders>
              <w:top w:val="nil"/>
              <w:left w:val="nil"/>
              <w:bottom w:val="nil"/>
              <w:right w:val="nil"/>
            </w:tcBorders>
            <w:vAlign w:val="center"/>
          </w:tcPr>
          <w:p w14:paraId="3128B5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1920258.21</w:t>
            </w:r>
          </w:p>
        </w:tc>
        <w:tc>
          <w:tcPr>
            <w:tcW w:w="1275" w:type="dxa"/>
            <w:tcBorders>
              <w:top w:val="nil"/>
              <w:left w:val="nil"/>
              <w:bottom w:val="nil"/>
              <w:right w:val="nil"/>
            </w:tcBorders>
            <w:vAlign w:val="center"/>
          </w:tcPr>
          <w:p w14:paraId="01C2AB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249.221</w:t>
            </w:r>
          </w:p>
        </w:tc>
        <w:tc>
          <w:tcPr>
            <w:tcW w:w="1275" w:type="dxa"/>
            <w:tcBorders>
              <w:top w:val="nil"/>
              <w:left w:val="nil"/>
              <w:bottom w:val="nil"/>
              <w:right w:val="nil"/>
            </w:tcBorders>
            <w:vAlign w:val="center"/>
          </w:tcPr>
          <w:p w14:paraId="244C14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A964BE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8CE71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OBS-094</w:t>
            </w:r>
          </w:p>
        </w:tc>
        <w:tc>
          <w:tcPr>
            <w:tcW w:w="1275" w:type="dxa"/>
            <w:tcBorders>
              <w:top w:val="nil"/>
              <w:left w:val="nil"/>
              <w:bottom w:val="nil"/>
              <w:right w:val="nil"/>
            </w:tcBorders>
            <w:vAlign w:val="center"/>
          </w:tcPr>
          <w:p w14:paraId="02F6B2D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D3714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52AC4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738269.72</w:t>
            </w:r>
          </w:p>
        </w:tc>
        <w:tc>
          <w:tcPr>
            <w:tcW w:w="1275" w:type="dxa"/>
            <w:tcBorders>
              <w:top w:val="nil"/>
              <w:left w:val="nil"/>
              <w:bottom w:val="nil"/>
              <w:right w:val="nil"/>
            </w:tcBorders>
            <w:vAlign w:val="center"/>
          </w:tcPr>
          <w:p w14:paraId="64CEE0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1921452.93</w:t>
            </w:r>
          </w:p>
        </w:tc>
        <w:tc>
          <w:tcPr>
            <w:tcW w:w="1275" w:type="dxa"/>
            <w:tcBorders>
              <w:top w:val="nil"/>
              <w:left w:val="nil"/>
              <w:bottom w:val="nil"/>
              <w:right w:val="nil"/>
            </w:tcBorders>
            <w:vAlign w:val="center"/>
          </w:tcPr>
          <w:p w14:paraId="6F8B1B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445.531</w:t>
            </w:r>
          </w:p>
        </w:tc>
        <w:tc>
          <w:tcPr>
            <w:tcW w:w="1275" w:type="dxa"/>
            <w:tcBorders>
              <w:top w:val="nil"/>
              <w:left w:val="nil"/>
              <w:bottom w:val="nil"/>
              <w:right w:val="nil"/>
            </w:tcBorders>
            <w:vAlign w:val="center"/>
          </w:tcPr>
          <w:p w14:paraId="46B0E0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D2149F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2EB10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OBS-095</w:t>
            </w:r>
          </w:p>
        </w:tc>
        <w:tc>
          <w:tcPr>
            <w:tcW w:w="1275" w:type="dxa"/>
            <w:tcBorders>
              <w:top w:val="nil"/>
              <w:left w:val="nil"/>
              <w:bottom w:val="nil"/>
              <w:right w:val="nil"/>
            </w:tcBorders>
            <w:vAlign w:val="center"/>
          </w:tcPr>
          <w:p w14:paraId="4EEE46D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6200B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674A0E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738303.67</w:t>
            </w:r>
          </w:p>
        </w:tc>
        <w:tc>
          <w:tcPr>
            <w:tcW w:w="1275" w:type="dxa"/>
            <w:tcBorders>
              <w:top w:val="nil"/>
              <w:left w:val="nil"/>
              <w:bottom w:val="nil"/>
              <w:right w:val="nil"/>
            </w:tcBorders>
            <w:vAlign w:val="center"/>
          </w:tcPr>
          <w:p w14:paraId="334DF3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1921808.49</w:t>
            </w:r>
          </w:p>
        </w:tc>
        <w:tc>
          <w:tcPr>
            <w:tcW w:w="1275" w:type="dxa"/>
            <w:tcBorders>
              <w:top w:val="nil"/>
              <w:left w:val="nil"/>
              <w:bottom w:val="nil"/>
              <w:right w:val="nil"/>
            </w:tcBorders>
            <w:vAlign w:val="center"/>
          </w:tcPr>
          <w:p w14:paraId="507981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356.783</w:t>
            </w:r>
          </w:p>
        </w:tc>
        <w:tc>
          <w:tcPr>
            <w:tcW w:w="1275" w:type="dxa"/>
            <w:tcBorders>
              <w:top w:val="nil"/>
              <w:left w:val="nil"/>
              <w:bottom w:val="nil"/>
              <w:right w:val="nil"/>
            </w:tcBorders>
            <w:vAlign w:val="center"/>
          </w:tcPr>
          <w:p w14:paraId="605FFAB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02320C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11F77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OBS-096</w:t>
            </w:r>
          </w:p>
        </w:tc>
        <w:tc>
          <w:tcPr>
            <w:tcW w:w="1275" w:type="dxa"/>
            <w:tcBorders>
              <w:top w:val="nil"/>
              <w:left w:val="nil"/>
              <w:bottom w:val="nil"/>
              <w:right w:val="nil"/>
            </w:tcBorders>
            <w:vAlign w:val="center"/>
          </w:tcPr>
          <w:p w14:paraId="0F3D086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376F6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5E641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738748.69</w:t>
            </w:r>
          </w:p>
        </w:tc>
        <w:tc>
          <w:tcPr>
            <w:tcW w:w="1275" w:type="dxa"/>
            <w:tcBorders>
              <w:top w:val="nil"/>
              <w:left w:val="nil"/>
              <w:bottom w:val="nil"/>
              <w:right w:val="nil"/>
            </w:tcBorders>
            <w:vAlign w:val="center"/>
          </w:tcPr>
          <w:p w14:paraId="1D68EC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1922490.64</w:t>
            </w:r>
          </w:p>
        </w:tc>
        <w:tc>
          <w:tcPr>
            <w:tcW w:w="1275" w:type="dxa"/>
            <w:tcBorders>
              <w:top w:val="nil"/>
              <w:left w:val="nil"/>
              <w:bottom w:val="nil"/>
              <w:right w:val="nil"/>
            </w:tcBorders>
            <w:vAlign w:val="center"/>
          </w:tcPr>
          <w:p w14:paraId="5D48DE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290.278</w:t>
            </w:r>
          </w:p>
        </w:tc>
        <w:tc>
          <w:tcPr>
            <w:tcW w:w="1275" w:type="dxa"/>
            <w:tcBorders>
              <w:top w:val="nil"/>
              <w:left w:val="nil"/>
              <w:bottom w:val="nil"/>
              <w:right w:val="nil"/>
            </w:tcBorders>
            <w:vAlign w:val="center"/>
          </w:tcPr>
          <w:p w14:paraId="4F9B33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F3234A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EAD2F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OBS-097</w:t>
            </w:r>
          </w:p>
        </w:tc>
        <w:tc>
          <w:tcPr>
            <w:tcW w:w="1275" w:type="dxa"/>
            <w:tcBorders>
              <w:top w:val="nil"/>
              <w:left w:val="nil"/>
              <w:bottom w:val="nil"/>
              <w:right w:val="nil"/>
            </w:tcBorders>
            <w:vAlign w:val="center"/>
          </w:tcPr>
          <w:p w14:paraId="4501978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92001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BE44A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739081.00</w:t>
            </w:r>
          </w:p>
        </w:tc>
        <w:tc>
          <w:tcPr>
            <w:tcW w:w="1275" w:type="dxa"/>
            <w:tcBorders>
              <w:top w:val="nil"/>
              <w:left w:val="nil"/>
              <w:bottom w:val="nil"/>
              <w:right w:val="nil"/>
            </w:tcBorders>
            <w:vAlign w:val="center"/>
          </w:tcPr>
          <w:p w14:paraId="500EEE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1923227.79</w:t>
            </w:r>
          </w:p>
        </w:tc>
        <w:tc>
          <w:tcPr>
            <w:tcW w:w="1275" w:type="dxa"/>
            <w:tcBorders>
              <w:top w:val="nil"/>
              <w:left w:val="nil"/>
              <w:bottom w:val="nil"/>
              <w:right w:val="nil"/>
            </w:tcBorders>
            <w:vAlign w:val="center"/>
          </w:tcPr>
          <w:p w14:paraId="67D24F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190.944</w:t>
            </w:r>
          </w:p>
        </w:tc>
        <w:tc>
          <w:tcPr>
            <w:tcW w:w="1275" w:type="dxa"/>
            <w:tcBorders>
              <w:top w:val="nil"/>
              <w:left w:val="nil"/>
              <w:bottom w:val="nil"/>
              <w:right w:val="nil"/>
            </w:tcBorders>
            <w:vAlign w:val="center"/>
          </w:tcPr>
          <w:p w14:paraId="0A399C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8571BE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41A89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OBS-098</w:t>
            </w:r>
          </w:p>
        </w:tc>
        <w:tc>
          <w:tcPr>
            <w:tcW w:w="1275" w:type="dxa"/>
            <w:tcBorders>
              <w:top w:val="nil"/>
              <w:left w:val="nil"/>
              <w:bottom w:val="nil"/>
              <w:right w:val="nil"/>
            </w:tcBorders>
            <w:vAlign w:val="center"/>
          </w:tcPr>
          <w:p w14:paraId="290FC73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D59A1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292D1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738610.18</w:t>
            </w:r>
          </w:p>
        </w:tc>
        <w:tc>
          <w:tcPr>
            <w:tcW w:w="1275" w:type="dxa"/>
            <w:tcBorders>
              <w:top w:val="nil"/>
              <w:left w:val="nil"/>
              <w:bottom w:val="nil"/>
              <w:right w:val="nil"/>
            </w:tcBorders>
            <w:vAlign w:val="center"/>
          </w:tcPr>
          <w:p w14:paraId="658595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1920687.66</w:t>
            </w:r>
          </w:p>
        </w:tc>
        <w:tc>
          <w:tcPr>
            <w:tcW w:w="1275" w:type="dxa"/>
            <w:tcBorders>
              <w:top w:val="nil"/>
              <w:left w:val="nil"/>
              <w:bottom w:val="nil"/>
              <w:right w:val="nil"/>
            </w:tcBorders>
            <w:vAlign w:val="center"/>
          </w:tcPr>
          <w:p w14:paraId="50D69E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450.184</w:t>
            </w:r>
          </w:p>
        </w:tc>
        <w:tc>
          <w:tcPr>
            <w:tcW w:w="1275" w:type="dxa"/>
            <w:tcBorders>
              <w:top w:val="nil"/>
              <w:left w:val="nil"/>
              <w:bottom w:val="nil"/>
              <w:right w:val="nil"/>
            </w:tcBorders>
            <w:vAlign w:val="center"/>
          </w:tcPr>
          <w:p w14:paraId="54861E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90D01E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0D600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OBS-099</w:t>
            </w:r>
          </w:p>
        </w:tc>
        <w:tc>
          <w:tcPr>
            <w:tcW w:w="1275" w:type="dxa"/>
            <w:tcBorders>
              <w:top w:val="nil"/>
              <w:left w:val="nil"/>
              <w:bottom w:val="nil"/>
              <w:right w:val="nil"/>
            </w:tcBorders>
            <w:vAlign w:val="center"/>
          </w:tcPr>
          <w:p w14:paraId="2CCEAC1B">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FAD46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56EC9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738215.08</w:t>
            </w:r>
          </w:p>
        </w:tc>
        <w:tc>
          <w:tcPr>
            <w:tcW w:w="1275" w:type="dxa"/>
            <w:tcBorders>
              <w:top w:val="nil"/>
              <w:left w:val="nil"/>
              <w:bottom w:val="nil"/>
              <w:right w:val="nil"/>
            </w:tcBorders>
            <w:vAlign w:val="center"/>
          </w:tcPr>
          <w:p w14:paraId="063C08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1920369.15</w:t>
            </w:r>
          </w:p>
        </w:tc>
        <w:tc>
          <w:tcPr>
            <w:tcW w:w="1275" w:type="dxa"/>
            <w:tcBorders>
              <w:top w:val="nil"/>
              <w:left w:val="nil"/>
              <w:bottom w:val="nil"/>
              <w:right w:val="nil"/>
            </w:tcBorders>
            <w:vAlign w:val="center"/>
          </w:tcPr>
          <w:p w14:paraId="4815F8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495.889</w:t>
            </w:r>
          </w:p>
        </w:tc>
        <w:tc>
          <w:tcPr>
            <w:tcW w:w="1275" w:type="dxa"/>
            <w:tcBorders>
              <w:top w:val="nil"/>
              <w:left w:val="nil"/>
              <w:bottom w:val="nil"/>
              <w:right w:val="nil"/>
            </w:tcBorders>
            <w:vAlign w:val="center"/>
          </w:tcPr>
          <w:p w14:paraId="0DD9D6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6C586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31027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OBS-100</w:t>
            </w:r>
          </w:p>
        </w:tc>
        <w:tc>
          <w:tcPr>
            <w:tcW w:w="1275" w:type="dxa"/>
            <w:tcBorders>
              <w:top w:val="nil"/>
              <w:left w:val="nil"/>
              <w:bottom w:val="nil"/>
              <w:right w:val="nil"/>
            </w:tcBorders>
            <w:vAlign w:val="center"/>
          </w:tcPr>
          <w:p w14:paraId="1DBFDFE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4FE81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2AAE8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738756.07</w:t>
            </w:r>
          </w:p>
        </w:tc>
        <w:tc>
          <w:tcPr>
            <w:tcW w:w="1275" w:type="dxa"/>
            <w:tcBorders>
              <w:top w:val="nil"/>
              <w:left w:val="nil"/>
              <w:bottom w:val="nil"/>
              <w:right w:val="nil"/>
            </w:tcBorders>
            <w:vAlign w:val="center"/>
          </w:tcPr>
          <w:p w14:paraId="41A1C4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1921036.97</w:t>
            </w:r>
          </w:p>
        </w:tc>
        <w:tc>
          <w:tcPr>
            <w:tcW w:w="1275" w:type="dxa"/>
            <w:tcBorders>
              <w:top w:val="nil"/>
              <w:left w:val="nil"/>
              <w:bottom w:val="nil"/>
              <w:right w:val="nil"/>
            </w:tcBorders>
            <w:vAlign w:val="center"/>
          </w:tcPr>
          <w:p w14:paraId="760403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322.839</w:t>
            </w:r>
          </w:p>
        </w:tc>
        <w:tc>
          <w:tcPr>
            <w:tcW w:w="1275" w:type="dxa"/>
            <w:tcBorders>
              <w:top w:val="nil"/>
              <w:left w:val="nil"/>
              <w:bottom w:val="nil"/>
              <w:right w:val="nil"/>
            </w:tcBorders>
            <w:vAlign w:val="center"/>
          </w:tcPr>
          <w:p w14:paraId="130F1A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51ED18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8889E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OBS-101</w:t>
            </w:r>
          </w:p>
        </w:tc>
        <w:tc>
          <w:tcPr>
            <w:tcW w:w="1275" w:type="dxa"/>
            <w:tcBorders>
              <w:top w:val="nil"/>
              <w:left w:val="nil"/>
              <w:bottom w:val="nil"/>
              <w:right w:val="nil"/>
            </w:tcBorders>
            <w:vAlign w:val="center"/>
          </w:tcPr>
          <w:p w14:paraId="5C25D26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0602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B903D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739495.68</w:t>
            </w:r>
          </w:p>
        </w:tc>
        <w:tc>
          <w:tcPr>
            <w:tcW w:w="1275" w:type="dxa"/>
            <w:tcBorders>
              <w:top w:val="nil"/>
              <w:left w:val="nil"/>
              <w:bottom w:val="nil"/>
              <w:right w:val="nil"/>
            </w:tcBorders>
            <w:vAlign w:val="center"/>
          </w:tcPr>
          <w:p w14:paraId="57857D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1918476.01</w:t>
            </w:r>
          </w:p>
        </w:tc>
        <w:tc>
          <w:tcPr>
            <w:tcW w:w="1275" w:type="dxa"/>
            <w:tcBorders>
              <w:top w:val="nil"/>
              <w:left w:val="nil"/>
              <w:bottom w:val="nil"/>
              <w:right w:val="nil"/>
            </w:tcBorders>
            <w:vAlign w:val="center"/>
          </w:tcPr>
          <w:p w14:paraId="3736A8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301.097</w:t>
            </w:r>
          </w:p>
        </w:tc>
        <w:tc>
          <w:tcPr>
            <w:tcW w:w="1275" w:type="dxa"/>
            <w:tcBorders>
              <w:top w:val="nil"/>
              <w:left w:val="nil"/>
              <w:bottom w:val="nil"/>
              <w:right w:val="nil"/>
            </w:tcBorders>
            <w:vAlign w:val="center"/>
          </w:tcPr>
          <w:p w14:paraId="46DF07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600352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A59AE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OBS-102</w:t>
            </w:r>
          </w:p>
        </w:tc>
        <w:tc>
          <w:tcPr>
            <w:tcW w:w="1275" w:type="dxa"/>
            <w:tcBorders>
              <w:top w:val="nil"/>
              <w:left w:val="nil"/>
              <w:bottom w:val="nil"/>
              <w:right w:val="nil"/>
            </w:tcBorders>
            <w:vAlign w:val="center"/>
          </w:tcPr>
          <w:p w14:paraId="1D86031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9313B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0BB2B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739360.42</w:t>
            </w:r>
          </w:p>
        </w:tc>
        <w:tc>
          <w:tcPr>
            <w:tcW w:w="1275" w:type="dxa"/>
            <w:tcBorders>
              <w:top w:val="nil"/>
              <w:left w:val="nil"/>
              <w:bottom w:val="nil"/>
              <w:right w:val="nil"/>
            </w:tcBorders>
            <w:vAlign w:val="center"/>
          </w:tcPr>
          <w:p w14:paraId="178AE1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1918338.41</w:t>
            </w:r>
          </w:p>
        </w:tc>
        <w:tc>
          <w:tcPr>
            <w:tcW w:w="1275" w:type="dxa"/>
            <w:tcBorders>
              <w:top w:val="nil"/>
              <w:left w:val="nil"/>
              <w:bottom w:val="nil"/>
              <w:right w:val="nil"/>
            </w:tcBorders>
            <w:vAlign w:val="center"/>
          </w:tcPr>
          <w:p w14:paraId="45F63F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332.002</w:t>
            </w:r>
          </w:p>
        </w:tc>
        <w:tc>
          <w:tcPr>
            <w:tcW w:w="1275" w:type="dxa"/>
            <w:tcBorders>
              <w:top w:val="nil"/>
              <w:left w:val="nil"/>
              <w:bottom w:val="nil"/>
              <w:right w:val="nil"/>
            </w:tcBorders>
            <w:vAlign w:val="center"/>
          </w:tcPr>
          <w:p w14:paraId="12EF00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4016DD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10445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OBS-103</w:t>
            </w:r>
          </w:p>
        </w:tc>
        <w:tc>
          <w:tcPr>
            <w:tcW w:w="1275" w:type="dxa"/>
            <w:tcBorders>
              <w:top w:val="nil"/>
              <w:left w:val="nil"/>
              <w:bottom w:val="nil"/>
              <w:right w:val="nil"/>
            </w:tcBorders>
            <w:vAlign w:val="center"/>
          </w:tcPr>
          <w:p w14:paraId="1BF6B67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2C3E4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026C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740287.77</w:t>
            </w:r>
          </w:p>
        </w:tc>
        <w:tc>
          <w:tcPr>
            <w:tcW w:w="1275" w:type="dxa"/>
            <w:tcBorders>
              <w:top w:val="nil"/>
              <w:left w:val="nil"/>
              <w:bottom w:val="nil"/>
              <w:right w:val="nil"/>
            </w:tcBorders>
            <w:vAlign w:val="center"/>
          </w:tcPr>
          <w:p w14:paraId="3A8E5C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1917340.35</w:t>
            </w:r>
          </w:p>
        </w:tc>
        <w:tc>
          <w:tcPr>
            <w:tcW w:w="1275" w:type="dxa"/>
            <w:tcBorders>
              <w:top w:val="nil"/>
              <w:left w:val="nil"/>
              <w:bottom w:val="nil"/>
              <w:right w:val="nil"/>
            </w:tcBorders>
            <w:vAlign w:val="center"/>
          </w:tcPr>
          <w:p w14:paraId="02761F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309.377</w:t>
            </w:r>
          </w:p>
        </w:tc>
        <w:tc>
          <w:tcPr>
            <w:tcW w:w="1275" w:type="dxa"/>
            <w:tcBorders>
              <w:top w:val="nil"/>
              <w:left w:val="nil"/>
              <w:bottom w:val="nil"/>
              <w:right w:val="nil"/>
            </w:tcBorders>
            <w:vAlign w:val="center"/>
          </w:tcPr>
          <w:p w14:paraId="08A81A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B2982C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5DFD0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OBS-104</w:t>
            </w:r>
          </w:p>
        </w:tc>
        <w:tc>
          <w:tcPr>
            <w:tcW w:w="1275" w:type="dxa"/>
            <w:tcBorders>
              <w:top w:val="nil"/>
              <w:left w:val="nil"/>
              <w:bottom w:val="nil"/>
              <w:right w:val="nil"/>
            </w:tcBorders>
            <w:vAlign w:val="center"/>
          </w:tcPr>
          <w:p w14:paraId="663F3B7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2D927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FCABA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739371.21</w:t>
            </w:r>
          </w:p>
        </w:tc>
        <w:tc>
          <w:tcPr>
            <w:tcW w:w="1275" w:type="dxa"/>
            <w:tcBorders>
              <w:top w:val="nil"/>
              <w:left w:val="nil"/>
              <w:bottom w:val="nil"/>
              <w:right w:val="nil"/>
            </w:tcBorders>
            <w:vAlign w:val="center"/>
          </w:tcPr>
          <w:p w14:paraId="1F5027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1915126.02</w:t>
            </w:r>
          </w:p>
        </w:tc>
        <w:tc>
          <w:tcPr>
            <w:tcW w:w="1275" w:type="dxa"/>
            <w:tcBorders>
              <w:top w:val="nil"/>
              <w:left w:val="nil"/>
              <w:bottom w:val="nil"/>
              <w:right w:val="nil"/>
            </w:tcBorders>
            <w:vAlign w:val="center"/>
          </w:tcPr>
          <w:p w14:paraId="61020B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362.180</w:t>
            </w:r>
          </w:p>
        </w:tc>
        <w:tc>
          <w:tcPr>
            <w:tcW w:w="1275" w:type="dxa"/>
            <w:tcBorders>
              <w:top w:val="nil"/>
              <w:left w:val="nil"/>
              <w:bottom w:val="nil"/>
              <w:right w:val="nil"/>
            </w:tcBorders>
            <w:vAlign w:val="center"/>
          </w:tcPr>
          <w:p w14:paraId="267E02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BDB855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28A0B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OBS-105</w:t>
            </w:r>
          </w:p>
        </w:tc>
        <w:tc>
          <w:tcPr>
            <w:tcW w:w="1275" w:type="dxa"/>
            <w:tcBorders>
              <w:top w:val="nil"/>
              <w:left w:val="nil"/>
              <w:bottom w:val="nil"/>
              <w:right w:val="nil"/>
            </w:tcBorders>
            <w:vAlign w:val="center"/>
          </w:tcPr>
          <w:p w14:paraId="54F0510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26098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EBF0B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740150.49</w:t>
            </w:r>
          </w:p>
        </w:tc>
        <w:tc>
          <w:tcPr>
            <w:tcW w:w="1275" w:type="dxa"/>
            <w:tcBorders>
              <w:top w:val="nil"/>
              <w:left w:val="nil"/>
              <w:bottom w:val="nil"/>
              <w:right w:val="nil"/>
            </w:tcBorders>
            <w:vAlign w:val="center"/>
          </w:tcPr>
          <w:p w14:paraId="321D85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1916464.03</w:t>
            </w:r>
          </w:p>
        </w:tc>
        <w:tc>
          <w:tcPr>
            <w:tcW w:w="1275" w:type="dxa"/>
            <w:tcBorders>
              <w:top w:val="nil"/>
              <w:left w:val="nil"/>
              <w:bottom w:val="nil"/>
              <w:right w:val="nil"/>
            </w:tcBorders>
            <w:vAlign w:val="center"/>
          </w:tcPr>
          <w:p w14:paraId="31A422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470.112</w:t>
            </w:r>
          </w:p>
        </w:tc>
        <w:tc>
          <w:tcPr>
            <w:tcW w:w="1275" w:type="dxa"/>
            <w:tcBorders>
              <w:top w:val="nil"/>
              <w:left w:val="nil"/>
              <w:bottom w:val="nil"/>
              <w:right w:val="nil"/>
            </w:tcBorders>
            <w:vAlign w:val="center"/>
          </w:tcPr>
          <w:p w14:paraId="00C11F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38D841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F978B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OBS-106</w:t>
            </w:r>
          </w:p>
        </w:tc>
        <w:tc>
          <w:tcPr>
            <w:tcW w:w="1275" w:type="dxa"/>
            <w:tcBorders>
              <w:top w:val="nil"/>
              <w:left w:val="nil"/>
              <w:bottom w:val="nil"/>
              <w:right w:val="nil"/>
            </w:tcBorders>
            <w:vAlign w:val="center"/>
          </w:tcPr>
          <w:p w14:paraId="73C1A0F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648B4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E339A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739938.44</w:t>
            </w:r>
          </w:p>
        </w:tc>
        <w:tc>
          <w:tcPr>
            <w:tcW w:w="1275" w:type="dxa"/>
            <w:tcBorders>
              <w:top w:val="nil"/>
              <w:left w:val="nil"/>
              <w:bottom w:val="nil"/>
              <w:right w:val="nil"/>
            </w:tcBorders>
            <w:vAlign w:val="center"/>
          </w:tcPr>
          <w:p w14:paraId="6CBBF18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1915893.33</w:t>
            </w:r>
          </w:p>
        </w:tc>
        <w:tc>
          <w:tcPr>
            <w:tcW w:w="1275" w:type="dxa"/>
            <w:tcBorders>
              <w:top w:val="nil"/>
              <w:left w:val="nil"/>
              <w:bottom w:val="nil"/>
              <w:right w:val="nil"/>
            </w:tcBorders>
            <w:vAlign w:val="center"/>
          </w:tcPr>
          <w:p w14:paraId="012DA2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360.803</w:t>
            </w:r>
          </w:p>
        </w:tc>
        <w:tc>
          <w:tcPr>
            <w:tcW w:w="1275" w:type="dxa"/>
            <w:tcBorders>
              <w:top w:val="nil"/>
              <w:left w:val="nil"/>
              <w:bottom w:val="nil"/>
              <w:right w:val="nil"/>
            </w:tcBorders>
            <w:vAlign w:val="center"/>
          </w:tcPr>
          <w:p w14:paraId="4EC4EB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D6FD64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7118C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OBS-107</w:t>
            </w:r>
          </w:p>
        </w:tc>
        <w:tc>
          <w:tcPr>
            <w:tcW w:w="1275" w:type="dxa"/>
            <w:tcBorders>
              <w:top w:val="nil"/>
              <w:left w:val="nil"/>
              <w:bottom w:val="nil"/>
              <w:right w:val="nil"/>
            </w:tcBorders>
            <w:vAlign w:val="center"/>
          </w:tcPr>
          <w:p w14:paraId="1743EC5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3CD88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F0B2A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739566.06</w:t>
            </w:r>
          </w:p>
        </w:tc>
        <w:tc>
          <w:tcPr>
            <w:tcW w:w="1275" w:type="dxa"/>
            <w:tcBorders>
              <w:top w:val="nil"/>
              <w:left w:val="nil"/>
              <w:bottom w:val="nil"/>
              <w:right w:val="nil"/>
            </w:tcBorders>
            <w:vAlign w:val="center"/>
          </w:tcPr>
          <w:p w14:paraId="0A756B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1918295.28</w:t>
            </w:r>
          </w:p>
        </w:tc>
        <w:tc>
          <w:tcPr>
            <w:tcW w:w="1275" w:type="dxa"/>
            <w:tcBorders>
              <w:top w:val="nil"/>
              <w:left w:val="nil"/>
              <w:bottom w:val="nil"/>
              <w:right w:val="nil"/>
            </w:tcBorders>
            <w:vAlign w:val="center"/>
          </w:tcPr>
          <w:p w14:paraId="55B4E7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280.234</w:t>
            </w:r>
          </w:p>
        </w:tc>
        <w:tc>
          <w:tcPr>
            <w:tcW w:w="1275" w:type="dxa"/>
            <w:tcBorders>
              <w:top w:val="nil"/>
              <w:left w:val="nil"/>
              <w:bottom w:val="nil"/>
              <w:right w:val="nil"/>
            </w:tcBorders>
            <w:vAlign w:val="center"/>
          </w:tcPr>
          <w:p w14:paraId="18144A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84095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PrEx>
        <w:trPr>
          <w:jc w:val="center"/>
        </w:trPr>
        <w:tc>
          <w:tcPr>
            <w:tcW w:w="1275" w:type="dxa"/>
            <w:tcBorders>
              <w:top w:val="nil"/>
              <w:left w:val="nil"/>
              <w:bottom w:val="nil"/>
              <w:right w:val="nil"/>
            </w:tcBorders>
            <w:vAlign w:val="center"/>
          </w:tcPr>
          <w:p w14:paraId="267D3C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OBS-108</w:t>
            </w:r>
          </w:p>
        </w:tc>
        <w:tc>
          <w:tcPr>
            <w:tcW w:w="1275" w:type="dxa"/>
            <w:tcBorders>
              <w:top w:val="nil"/>
              <w:left w:val="nil"/>
              <w:bottom w:val="nil"/>
              <w:right w:val="nil"/>
            </w:tcBorders>
            <w:vAlign w:val="center"/>
          </w:tcPr>
          <w:p w14:paraId="2D7DAC9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952AC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3B3FC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739406.24</w:t>
            </w:r>
          </w:p>
        </w:tc>
        <w:tc>
          <w:tcPr>
            <w:tcW w:w="1275" w:type="dxa"/>
            <w:tcBorders>
              <w:top w:val="nil"/>
              <w:left w:val="nil"/>
              <w:bottom w:val="nil"/>
              <w:right w:val="nil"/>
            </w:tcBorders>
            <w:vAlign w:val="center"/>
          </w:tcPr>
          <w:p w14:paraId="2AE092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1915202.86</w:t>
            </w:r>
          </w:p>
        </w:tc>
        <w:tc>
          <w:tcPr>
            <w:tcW w:w="1275" w:type="dxa"/>
            <w:tcBorders>
              <w:top w:val="nil"/>
              <w:left w:val="nil"/>
              <w:bottom w:val="nil"/>
              <w:right w:val="nil"/>
            </w:tcBorders>
            <w:vAlign w:val="center"/>
          </w:tcPr>
          <w:p w14:paraId="046B44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344.144</w:t>
            </w:r>
          </w:p>
        </w:tc>
        <w:tc>
          <w:tcPr>
            <w:tcW w:w="1275" w:type="dxa"/>
            <w:tcBorders>
              <w:top w:val="nil"/>
              <w:left w:val="nil"/>
              <w:bottom w:val="nil"/>
              <w:right w:val="nil"/>
            </w:tcBorders>
            <w:vAlign w:val="center"/>
          </w:tcPr>
          <w:p w14:paraId="22314C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8D30F5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AD66D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OBS-109</w:t>
            </w:r>
          </w:p>
        </w:tc>
        <w:tc>
          <w:tcPr>
            <w:tcW w:w="1275" w:type="dxa"/>
            <w:tcBorders>
              <w:top w:val="nil"/>
              <w:left w:val="nil"/>
              <w:bottom w:val="nil"/>
              <w:right w:val="nil"/>
            </w:tcBorders>
            <w:vAlign w:val="center"/>
          </w:tcPr>
          <w:p w14:paraId="57504B0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E5C54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71B87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739377.50</w:t>
            </w:r>
          </w:p>
        </w:tc>
        <w:tc>
          <w:tcPr>
            <w:tcW w:w="1275" w:type="dxa"/>
            <w:tcBorders>
              <w:top w:val="nil"/>
              <w:left w:val="nil"/>
              <w:bottom w:val="nil"/>
              <w:right w:val="nil"/>
            </w:tcBorders>
            <w:vAlign w:val="center"/>
          </w:tcPr>
          <w:p w14:paraId="762694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1915006.14</w:t>
            </w:r>
          </w:p>
        </w:tc>
        <w:tc>
          <w:tcPr>
            <w:tcW w:w="1275" w:type="dxa"/>
            <w:tcBorders>
              <w:top w:val="nil"/>
              <w:left w:val="nil"/>
              <w:bottom w:val="nil"/>
              <w:right w:val="nil"/>
            </w:tcBorders>
            <w:vAlign w:val="center"/>
          </w:tcPr>
          <w:p w14:paraId="41262A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349.568</w:t>
            </w:r>
          </w:p>
        </w:tc>
        <w:tc>
          <w:tcPr>
            <w:tcW w:w="1275" w:type="dxa"/>
            <w:tcBorders>
              <w:top w:val="nil"/>
              <w:left w:val="nil"/>
              <w:bottom w:val="nil"/>
              <w:right w:val="nil"/>
            </w:tcBorders>
            <w:vAlign w:val="center"/>
          </w:tcPr>
          <w:p w14:paraId="703192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DB382B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40069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OBS-110</w:t>
            </w:r>
          </w:p>
        </w:tc>
        <w:tc>
          <w:tcPr>
            <w:tcW w:w="1275" w:type="dxa"/>
            <w:tcBorders>
              <w:top w:val="nil"/>
              <w:left w:val="nil"/>
              <w:bottom w:val="nil"/>
              <w:right w:val="nil"/>
            </w:tcBorders>
            <w:vAlign w:val="center"/>
          </w:tcPr>
          <w:p w14:paraId="6ED5847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048D2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4CCEE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740098.40</w:t>
            </w:r>
          </w:p>
        </w:tc>
        <w:tc>
          <w:tcPr>
            <w:tcW w:w="1275" w:type="dxa"/>
            <w:tcBorders>
              <w:top w:val="nil"/>
              <w:left w:val="nil"/>
              <w:bottom w:val="nil"/>
              <w:right w:val="nil"/>
            </w:tcBorders>
            <w:vAlign w:val="center"/>
          </w:tcPr>
          <w:p w14:paraId="54F9A0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1915742.07</w:t>
            </w:r>
          </w:p>
        </w:tc>
        <w:tc>
          <w:tcPr>
            <w:tcW w:w="1275" w:type="dxa"/>
            <w:tcBorders>
              <w:top w:val="nil"/>
              <w:left w:val="nil"/>
              <w:bottom w:val="nil"/>
              <w:right w:val="nil"/>
            </w:tcBorders>
            <w:vAlign w:val="center"/>
          </w:tcPr>
          <w:p w14:paraId="0793FA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339.359</w:t>
            </w:r>
          </w:p>
        </w:tc>
        <w:tc>
          <w:tcPr>
            <w:tcW w:w="1275" w:type="dxa"/>
            <w:tcBorders>
              <w:top w:val="nil"/>
              <w:left w:val="nil"/>
              <w:bottom w:val="nil"/>
              <w:right w:val="nil"/>
            </w:tcBorders>
            <w:vAlign w:val="center"/>
          </w:tcPr>
          <w:p w14:paraId="530B90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B01CCB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AABCA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OBS-111</w:t>
            </w:r>
          </w:p>
        </w:tc>
        <w:tc>
          <w:tcPr>
            <w:tcW w:w="1275" w:type="dxa"/>
            <w:tcBorders>
              <w:top w:val="nil"/>
              <w:left w:val="nil"/>
              <w:bottom w:val="nil"/>
              <w:right w:val="nil"/>
            </w:tcBorders>
            <w:vAlign w:val="center"/>
          </w:tcPr>
          <w:p w14:paraId="5B74424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6204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E4699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732766.89</w:t>
            </w:r>
          </w:p>
        </w:tc>
        <w:tc>
          <w:tcPr>
            <w:tcW w:w="1275" w:type="dxa"/>
            <w:tcBorders>
              <w:top w:val="nil"/>
              <w:left w:val="nil"/>
              <w:bottom w:val="nil"/>
              <w:right w:val="nil"/>
            </w:tcBorders>
            <w:vAlign w:val="center"/>
          </w:tcPr>
          <w:p w14:paraId="257E8E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1916821.87</w:t>
            </w:r>
          </w:p>
        </w:tc>
        <w:tc>
          <w:tcPr>
            <w:tcW w:w="1275" w:type="dxa"/>
            <w:tcBorders>
              <w:top w:val="nil"/>
              <w:left w:val="nil"/>
              <w:bottom w:val="nil"/>
              <w:right w:val="nil"/>
            </w:tcBorders>
            <w:vAlign w:val="center"/>
          </w:tcPr>
          <w:p w14:paraId="033130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275.939</w:t>
            </w:r>
          </w:p>
        </w:tc>
        <w:tc>
          <w:tcPr>
            <w:tcW w:w="1275" w:type="dxa"/>
            <w:tcBorders>
              <w:top w:val="nil"/>
              <w:left w:val="nil"/>
              <w:bottom w:val="nil"/>
              <w:right w:val="nil"/>
            </w:tcBorders>
            <w:vAlign w:val="center"/>
          </w:tcPr>
          <w:p w14:paraId="111198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F93E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F174B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OBS-112</w:t>
            </w:r>
          </w:p>
        </w:tc>
        <w:tc>
          <w:tcPr>
            <w:tcW w:w="1275" w:type="dxa"/>
            <w:tcBorders>
              <w:top w:val="nil"/>
              <w:left w:val="nil"/>
              <w:bottom w:val="nil"/>
              <w:right w:val="nil"/>
            </w:tcBorders>
            <w:vAlign w:val="center"/>
          </w:tcPr>
          <w:p w14:paraId="7BAE5D5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B40C2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E7E22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732562.65</w:t>
            </w:r>
          </w:p>
        </w:tc>
        <w:tc>
          <w:tcPr>
            <w:tcW w:w="1275" w:type="dxa"/>
            <w:tcBorders>
              <w:top w:val="nil"/>
              <w:left w:val="nil"/>
              <w:bottom w:val="nil"/>
              <w:right w:val="nil"/>
            </w:tcBorders>
            <w:vAlign w:val="center"/>
          </w:tcPr>
          <w:p w14:paraId="380984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1915888.73</w:t>
            </w:r>
          </w:p>
        </w:tc>
        <w:tc>
          <w:tcPr>
            <w:tcW w:w="1275" w:type="dxa"/>
            <w:tcBorders>
              <w:top w:val="nil"/>
              <w:left w:val="nil"/>
              <w:bottom w:val="nil"/>
              <w:right w:val="nil"/>
            </w:tcBorders>
            <w:vAlign w:val="center"/>
          </w:tcPr>
          <w:p w14:paraId="601A3E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238.175</w:t>
            </w:r>
          </w:p>
        </w:tc>
        <w:tc>
          <w:tcPr>
            <w:tcW w:w="1275" w:type="dxa"/>
            <w:tcBorders>
              <w:top w:val="nil"/>
              <w:left w:val="nil"/>
              <w:bottom w:val="nil"/>
              <w:right w:val="nil"/>
            </w:tcBorders>
            <w:vAlign w:val="center"/>
          </w:tcPr>
          <w:p w14:paraId="69E65F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188C14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5EF5A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OBS-113</w:t>
            </w:r>
          </w:p>
        </w:tc>
        <w:tc>
          <w:tcPr>
            <w:tcW w:w="1275" w:type="dxa"/>
            <w:tcBorders>
              <w:top w:val="nil"/>
              <w:left w:val="nil"/>
              <w:bottom w:val="nil"/>
              <w:right w:val="nil"/>
            </w:tcBorders>
            <w:vAlign w:val="center"/>
          </w:tcPr>
          <w:p w14:paraId="4A6AAD4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98745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570FB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732723.16</w:t>
            </w:r>
          </w:p>
        </w:tc>
        <w:tc>
          <w:tcPr>
            <w:tcW w:w="1275" w:type="dxa"/>
            <w:tcBorders>
              <w:top w:val="nil"/>
              <w:left w:val="nil"/>
              <w:bottom w:val="nil"/>
              <w:right w:val="nil"/>
            </w:tcBorders>
            <w:vAlign w:val="center"/>
          </w:tcPr>
          <w:p w14:paraId="6A5A5C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1918021.20</w:t>
            </w:r>
          </w:p>
        </w:tc>
        <w:tc>
          <w:tcPr>
            <w:tcW w:w="1275" w:type="dxa"/>
            <w:tcBorders>
              <w:top w:val="nil"/>
              <w:left w:val="nil"/>
              <w:bottom w:val="nil"/>
              <w:right w:val="nil"/>
            </w:tcBorders>
            <w:vAlign w:val="center"/>
          </w:tcPr>
          <w:p w14:paraId="278E61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409.609</w:t>
            </w:r>
          </w:p>
        </w:tc>
        <w:tc>
          <w:tcPr>
            <w:tcW w:w="1275" w:type="dxa"/>
            <w:tcBorders>
              <w:top w:val="nil"/>
              <w:left w:val="nil"/>
              <w:bottom w:val="nil"/>
              <w:right w:val="nil"/>
            </w:tcBorders>
            <w:vAlign w:val="center"/>
          </w:tcPr>
          <w:p w14:paraId="1C512F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99A986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66B89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OBS-114</w:t>
            </w:r>
          </w:p>
        </w:tc>
        <w:tc>
          <w:tcPr>
            <w:tcW w:w="1275" w:type="dxa"/>
            <w:tcBorders>
              <w:top w:val="nil"/>
              <w:left w:val="nil"/>
              <w:bottom w:val="nil"/>
              <w:right w:val="nil"/>
            </w:tcBorders>
            <w:vAlign w:val="center"/>
          </w:tcPr>
          <w:p w14:paraId="0688A81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3A520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0EACC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732676.24</w:t>
            </w:r>
          </w:p>
        </w:tc>
        <w:tc>
          <w:tcPr>
            <w:tcW w:w="1275" w:type="dxa"/>
            <w:tcBorders>
              <w:top w:val="nil"/>
              <w:left w:val="nil"/>
              <w:bottom w:val="nil"/>
              <w:right w:val="nil"/>
            </w:tcBorders>
            <w:vAlign w:val="center"/>
          </w:tcPr>
          <w:p w14:paraId="3AB13B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1921256.41</w:t>
            </w:r>
          </w:p>
        </w:tc>
        <w:tc>
          <w:tcPr>
            <w:tcW w:w="1275" w:type="dxa"/>
            <w:tcBorders>
              <w:top w:val="nil"/>
              <w:left w:val="nil"/>
              <w:bottom w:val="nil"/>
              <w:right w:val="nil"/>
            </w:tcBorders>
            <w:vAlign w:val="center"/>
          </w:tcPr>
          <w:p w14:paraId="3C3255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467.967</w:t>
            </w:r>
          </w:p>
        </w:tc>
        <w:tc>
          <w:tcPr>
            <w:tcW w:w="1275" w:type="dxa"/>
            <w:tcBorders>
              <w:top w:val="nil"/>
              <w:left w:val="nil"/>
              <w:bottom w:val="nil"/>
              <w:right w:val="nil"/>
            </w:tcBorders>
            <w:vAlign w:val="center"/>
          </w:tcPr>
          <w:p w14:paraId="720DE1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C61670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AD4B7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OBS-115</w:t>
            </w:r>
          </w:p>
        </w:tc>
        <w:tc>
          <w:tcPr>
            <w:tcW w:w="1275" w:type="dxa"/>
            <w:tcBorders>
              <w:top w:val="nil"/>
              <w:left w:val="nil"/>
              <w:bottom w:val="nil"/>
              <w:right w:val="nil"/>
            </w:tcBorders>
            <w:vAlign w:val="center"/>
          </w:tcPr>
          <w:p w14:paraId="2D8CAF0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9246E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5A64F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732750.45</w:t>
            </w:r>
          </w:p>
        </w:tc>
        <w:tc>
          <w:tcPr>
            <w:tcW w:w="1275" w:type="dxa"/>
            <w:tcBorders>
              <w:top w:val="nil"/>
              <w:left w:val="nil"/>
              <w:bottom w:val="nil"/>
              <w:right w:val="nil"/>
            </w:tcBorders>
            <w:vAlign w:val="center"/>
          </w:tcPr>
          <w:p w14:paraId="6849F7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1919560.20</w:t>
            </w:r>
          </w:p>
        </w:tc>
        <w:tc>
          <w:tcPr>
            <w:tcW w:w="1275" w:type="dxa"/>
            <w:tcBorders>
              <w:top w:val="nil"/>
              <w:left w:val="nil"/>
              <w:bottom w:val="nil"/>
              <w:right w:val="nil"/>
            </w:tcBorders>
            <w:vAlign w:val="center"/>
          </w:tcPr>
          <w:p w14:paraId="78A901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561.169</w:t>
            </w:r>
          </w:p>
        </w:tc>
        <w:tc>
          <w:tcPr>
            <w:tcW w:w="1275" w:type="dxa"/>
            <w:tcBorders>
              <w:top w:val="nil"/>
              <w:left w:val="nil"/>
              <w:bottom w:val="nil"/>
              <w:right w:val="nil"/>
            </w:tcBorders>
            <w:vAlign w:val="center"/>
          </w:tcPr>
          <w:p w14:paraId="069E27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AEF3AB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FBB5B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OBS-116</w:t>
            </w:r>
          </w:p>
        </w:tc>
        <w:tc>
          <w:tcPr>
            <w:tcW w:w="1275" w:type="dxa"/>
            <w:tcBorders>
              <w:top w:val="nil"/>
              <w:left w:val="nil"/>
              <w:bottom w:val="nil"/>
              <w:right w:val="nil"/>
            </w:tcBorders>
            <w:vAlign w:val="center"/>
          </w:tcPr>
          <w:p w14:paraId="11B0433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0E5E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C44B6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732720.18</w:t>
            </w:r>
          </w:p>
        </w:tc>
        <w:tc>
          <w:tcPr>
            <w:tcW w:w="1275" w:type="dxa"/>
            <w:tcBorders>
              <w:top w:val="nil"/>
              <w:left w:val="nil"/>
              <w:bottom w:val="nil"/>
              <w:right w:val="nil"/>
            </w:tcBorders>
            <w:vAlign w:val="center"/>
          </w:tcPr>
          <w:p w14:paraId="231335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1920848.75</w:t>
            </w:r>
          </w:p>
        </w:tc>
        <w:tc>
          <w:tcPr>
            <w:tcW w:w="1275" w:type="dxa"/>
            <w:tcBorders>
              <w:top w:val="nil"/>
              <w:left w:val="nil"/>
              <w:bottom w:val="nil"/>
              <w:right w:val="nil"/>
            </w:tcBorders>
            <w:vAlign w:val="center"/>
          </w:tcPr>
          <w:p w14:paraId="32F504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573.947</w:t>
            </w:r>
          </w:p>
        </w:tc>
        <w:tc>
          <w:tcPr>
            <w:tcW w:w="1275" w:type="dxa"/>
            <w:tcBorders>
              <w:top w:val="nil"/>
              <w:left w:val="nil"/>
              <w:bottom w:val="nil"/>
              <w:right w:val="nil"/>
            </w:tcBorders>
            <w:vAlign w:val="center"/>
          </w:tcPr>
          <w:p w14:paraId="7CB085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B3CC2B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6AB89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OBS-117</w:t>
            </w:r>
          </w:p>
        </w:tc>
        <w:tc>
          <w:tcPr>
            <w:tcW w:w="1275" w:type="dxa"/>
            <w:tcBorders>
              <w:top w:val="nil"/>
              <w:left w:val="nil"/>
              <w:bottom w:val="nil"/>
              <w:right w:val="nil"/>
            </w:tcBorders>
            <w:vAlign w:val="center"/>
          </w:tcPr>
          <w:p w14:paraId="5DB6392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BC51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D9674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736848.70</w:t>
            </w:r>
          </w:p>
        </w:tc>
        <w:tc>
          <w:tcPr>
            <w:tcW w:w="1275" w:type="dxa"/>
            <w:tcBorders>
              <w:top w:val="nil"/>
              <w:left w:val="nil"/>
              <w:bottom w:val="nil"/>
              <w:right w:val="nil"/>
            </w:tcBorders>
            <w:vAlign w:val="center"/>
          </w:tcPr>
          <w:p w14:paraId="0FFA69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1920059.05</w:t>
            </w:r>
          </w:p>
        </w:tc>
        <w:tc>
          <w:tcPr>
            <w:tcW w:w="1275" w:type="dxa"/>
            <w:tcBorders>
              <w:top w:val="nil"/>
              <w:left w:val="nil"/>
              <w:bottom w:val="nil"/>
              <w:right w:val="nil"/>
            </w:tcBorders>
            <w:vAlign w:val="center"/>
          </w:tcPr>
          <w:p w14:paraId="149B09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378.131</w:t>
            </w:r>
          </w:p>
        </w:tc>
        <w:tc>
          <w:tcPr>
            <w:tcW w:w="1275" w:type="dxa"/>
            <w:tcBorders>
              <w:top w:val="nil"/>
              <w:left w:val="nil"/>
              <w:bottom w:val="nil"/>
              <w:right w:val="nil"/>
            </w:tcBorders>
            <w:vAlign w:val="center"/>
          </w:tcPr>
          <w:p w14:paraId="1AD2FC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C0CA8E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506EB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OBS-118</w:t>
            </w:r>
          </w:p>
        </w:tc>
        <w:tc>
          <w:tcPr>
            <w:tcW w:w="1275" w:type="dxa"/>
            <w:tcBorders>
              <w:top w:val="nil"/>
              <w:left w:val="nil"/>
              <w:bottom w:val="nil"/>
              <w:right w:val="nil"/>
            </w:tcBorders>
            <w:vAlign w:val="center"/>
          </w:tcPr>
          <w:p w14:paraId="0581B11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B73EE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98D31C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732632.45</w:t>
            </w:r>
          </w:p>
        </w:tc>
        <w:tc>
          <w:tcPr>
            <w:tcW w:w="1275" w:type="dxa"/>
            <w:tcBorders>
              <w:top w:val="nil"/>
              <w:left w:val="nil"/>
              <w:bottom w:val="nil"/>
              <w:right w:val="nil"/>
            </w:tcBorders>
            <w:vAlign w:val="center"/>
          </w:tcPr>
          <w:p w14:paraId="08BC0C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1918000.37</w:t>
            </w:r>
          </w:p>
        </w:tc>
        <w:tc>
          <w:tcPr>
            <w:tcW w:w="1275" w:type="dxa"/>
            <w:tcBorders>
              <w:top w:val="nil"/>
              <w:left w:val="nil"/>
              <w:bottom w:val="nil"/>
              <w:right w:val="nil"/>
            </w:tcBorders>
            <w:vAlign w:val="center"/>
          </w:tcPr>
          <w:p w14:paraId="314480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418.838</w:t>
            </w:r>
          </w:p>
        </w:tc>
        <w:tc>
          <w:tcPr>
            <w:tcW w:w="1275" w:type="dxa"/>
            <w:tcBorders>
              <w:top w:val="nil"/>
              <w:left w:val="nil"/>
              <w:bottom w:val="nil"/>
              <w:right w:val="nil"/>
            </w:tcBorders>
            <w:vAlign w:val="center"/>
          </w:tcPr>
          <w:p w14:paraId="2BF409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D0CBDE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B90D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OBS-119</w:t>
            </w:r>
          </w:p>
        </w:tc>
        <w:tc>
          <w:tcPr>
            <w:tcW w:w="1275" w:type="dxa"/>
            <w:tcBorders>
              <w:top w:val="nil"/>
              <w:left w:val="nil"/>
              <w:bottom w:val="nil"/>
              <w:right w:val="nil"/>
            </w:tcBorders>
            <w:vAlign w:val="center"/>
          </w:tcPr>
          <w:p w14:paraId="0251321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FFAEC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862FA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733045.34</w:t>
            </w:r>
          </w:p>
        </w:tc>
        <w:tc>
          <w:tcPr>
            <w:tcW w:w="1275" w:type="dxa"/>
            <w:tcBorders>
              <w:top w:val="nil"/>
              <w:left w:val="nil"/>
              <w:bottom w:val="nil"/>
              <w:right w:val="nil"/>
            </w:tcBorders>
            <w:vAlign w:val="center"/>
          </w:tcPr>
          <w:p w14:paraId="6835FD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1919166.40</w:t>
            </w:r>
          </w:p>
        </w:tc>
        <w:tc>
          <w:tcPr>
            <w:tcW w:w="1275" w:type="dxa"/>
            <w:tcBorders>
              <w:top w:val="nil"/>
              <w:left w:val="nil"/>
              <w:bottom w:val="nil"/>
              <w:right w:val="nil"/>
            </w:tcBorders>
            <w:vAlign w:val="center"/>
          </w:tcPr>
          <w:p w14:paraId="7A446F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509.828</w:t>
            </w:r>
          </w:p>
        </w:tc>
        <w:tc>
          <w:tcPr>
            <w:tcW w:w="1275" w:type="dxa"/>
            <w:tcBorders>
              <w:top w:val="nil"/>
              <w:left w:val="nil"/>
              <w:bottom w:val="nil"/>
              <w:right w:val="nil"/>
            </w:tcBorders>
            <w:vAlign w:val="center"/>
          </w:tcPr>
          <w:p w14:paraId="2E7A83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1747AC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CDEFE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OBS-120</w:t>
            </w:r>
          </w:p>
        </w:tc>
        <w:tc>
          <w:tcPr>
            <w:tcW w:w="1275" w:type="dxa"/>
            <w:tcBorders>
              <w:top w:val="nil"/>
              <w:left w:val="nil"/>
              <w:bottom w:val="nil"/>
              <w:right w:val="nil"/>
            </w:tcBorders>
            <w:vAlign w:val="center"/>
          </w:tcPr>
          <w:p w14:paraId="71D5257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90B71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71477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737317.64</w:t>
            </w:r>
          </w:p>
        </w:tc>
        <w:tc>
          <w:tcPr>
            <w:tcW w:w="1275" w:type="dxa"/>
            <w:tcBorders>
              <w:top w:val="nil"/>
              <w:left w:val="nil"/>
              <w:bottom w:val="nil"/>
              <w:right w:val="nil"/>
            </w:tcBorders>
            <w:vAlign w:val="center"/>
          </w:tcPr>
          <w:p w14:paraId="173477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1918964.09</w:t>
            </w:r>
          </w:p>
        </w:tc>
        <w:tc>
          <w:tcPr>
            <w:tcW w:w="1275" w:type="dxa"/>
            <w:tcBorders>
              <w:top w:val="nil"/>
              <w:left w:val="nil"/>
              <w:bottom w:val="nil"/>
              <w:right w:val="nil"/>
            </w:tcBorders>
            <w:vAlign w:val="center"/>
          </w:tcPr>
          <w:p w14:paraId="52EA18C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469.969</w:t>
            </w:r>
          </w:p>
        </w:tc>
        <w:tc>
          <w:tcPr>
            <w:tcW w:w="1275" w:type="dxa"/>
            <w:tcBorders>
              <w:top w:val="nil"/>
              <w:left w:val="nil"/>
              <w:bottom w:val="nil"/>
              <w:right w:val="nil"/>
            </w:tcBorders>
            <w:vAlign w:val="center"/>
          </w:tcPr>
          <w:p w14:paraId="79C4E4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21572E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C9732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OBS-121</w:t>
            </w:r>
          </w:p>
        </w:tc>
        <w:tc>
          <w:tcPr>
            <w:tcW w:w="1275" w:type="dxa"/>
            <w:tcBorders>
              <w:top w:val="nil"/>
              <w:left w:val="nil"/>
              <w:bottom w:val="nil"/>
              <w:right w:val="nil"/>
            </w:tcBorders>
            <w:vAlign w:val="center"/>
          </w:tcPr>
          <w:p w14:paraId="0F70D60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6CF1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12ACF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736114.50</w:t>
            </w:r>
          </w:p>
        </w:tc>
        <w:tc>
          <w:tcPr>
            <w:tcW w:w="1275" w:type="dxa"/>
            <w:tcBorders>
              <w:top w:val="nil"/>
              <w:left w:val="nil"/>
              <w:bottom w:val="nil"/>
              <w:right w:val="nil"/>
            </w:tcBorders>
            <w:vAlign w:val="center"/>
          </w:tcPr>
          <w:p w14:paraId="6262FF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1921563.35</w:t>
            </w:r>
          </w:p>
        </w:tc>
        <w:tc>
          <w:tcPr>
            <w:tcW w:w="1275" w:type="dxa"/>
            <w:tcBorders>
              <w:top w:val="nil"/>
              <w:left w:val="nil"/>
              <w:bottom w:val="nil"/>
              <w:right w:val="nil"/>
            </w:tcBorders>
            <w:vAlign w:val="center"/>
          </w:tcPr>
          <w:p w14:paraId="0AE819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596.433</w:t>
            </w:r>
          </w:p>
        </w:tc>
        <w:tc>
          <w:tcPr>
            <w:tcW w:w="1275" w:type="dxa"/>
            <w:tcBorders>
              <w:top w:val="nil"/>
              <w:left w:val="nil"/>
              <w:bottom w:val="nil"/>
              <w:right w:val="nil"/>
            </w:tcBorders>
            <w:vAlign w:val="center"/>
          </w:tcPr>
          <w:p w14:paraId="0521F0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CA7C8D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BE554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OBS-122</w:t>
            </w:r>
          </w:p>
        </w:tc>
        <w:tc>
          <w:tcPr>
            <w:tcW w:w="1275" w:type="dxa"/>
            <w:tcBorders>
              <w:top w:val="nil"/>
              <w:left w:val="nil"/>
              <w:bottom w:val="nil"/>
              <w:right w:val="nil"/>
            </w:tcBorders>
            <w:vAlign w:val="center"/>
          </w:tcPr>
          <w:p w14:paraId="77E2753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5B697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8DF22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739398.95</w:t>
            </w:r>
          </w:p>
        </w:tc>
        <w:tc>
          <w:tcPr>
            <w:tcW w:w="1275" w:type="dxa"/>
            <w:tcBorders>
              <w:top w:val="nil"/>
              <w:left w:val="nil"/>
              <w:bottom w:val="nil"/>
              <w:right w:val="nil"/>
            </w:tcBorders>
            <w:vAlign w:val="center"/>
          </w:tcPr>
          <w:p w14:paraId="732D25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1918627.46</w:t>
            </w:r>
          </w:p>
        </w:tc>
        <w:tc>
          <w:tcPr>
            <w:tcW w:w="1275" w:type="dxa"/>
            <w:tcBorders>
              <w:top w:val="nil"/>
              <w:left w:val="nil"/>
              <w:bottom w:val="nil"/>
              <w:right w:val="nil"/>
            </w:tcBorders>
            <w:vAlign w:val="center"/>
          </w:tcPr>
          <w:p w14:paraId="2613E7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295.403</w:t>
            </w:r>
          </w:p>
        </w:tc>
        <w:tc>
          <w:tcPr>
            <w:tcW w:w="1275" w:type="dxa"/>
            <w:tcBorders>
              <w:top w:val="nil"/>
              <w:left w:val="nil"/>
              <w:bottom w:val="nil"/>
              <w:right w:val="nil"/>
            </w:tcBorders>
            <w:vAlign w:val="center"/>
          </w:tcPr>
          <w:p w14:paraId="64A72E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DA8E4F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BCFBE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OBS-123</w:t>
            </w:r>
          </w:p>
        </w:tc>
        <w:tc>
          <w:tcPr>
            <w:tcW w:w="1275" w:type="dxa"/>
            <w:tcBorders>
              <w:top w:val="nil"/>
              <w:left w:val="nil"/>
              <w:bottom w:val="nil"/>
              <w:right w:val="nil"/>
            </w:tcBorders>
            <w:vAlign w:val="center"/>
          </w:tcPr>
          <w:p w14:paraId="7BBA3D7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D471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B0D0D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739464.03</w:t>
            </w:r>
          </w:p>
        </w:tc>
        <w:tc>
          <w:tcPr>
            <w:tcW w:w="1275" w:type="dxa"/>
            <w:tcBorders>
              <w:top w:val="nil"/>
              <w:left w:val="nil"/>
              <w:bottom w:val="nil"/>
              <w:right w:val="nil"/>
            </w:tcBorders>
            <w:vAlign w:val="center"/>
          </w:tcPr>
          <w:p w14:paraId="5ECC64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1918899.48</w:t>
            </w:r>
          </w:p>
        </w:tc>
        <w:tc>
          <w:tcPr>
            <w:tcW w:w="1275" w:type="dxa"/>
            <w:tcBorders>
              <w:top w:val="nil"/>
              <w:left w:val="nil"/>
              <w:bottom w:val="nil"/>
              <w:right w:val="nil"/>
            </w:tcBorders>
            <w:vAlign w:val="center"/>
          </w:tcPr>
          <w:p w14:paraId="6247FD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262.882</w:t>
            </w:r>
          </w:p>
        </w:tc>
        <w:tc>
          <w:tcPr>
            <w:tcW w:w="1275" w:type="dxa"/>
            <w:tcBorders>
              <w:top w:val="nil"/>
              <w:left w:val="nil"/>
              <w:bottom w:val="nil"/>
              <w:right w:val="nil"/>
            </w:tcBorders>
            <w:vAlign w:val="center"/>
          </w:tcPr>
          <w:p w14:paraId="7EE68C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A366E1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363AE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OBS-124</w:t>
            </w:r>
          </w:p>
        </w:tc>
        <w:tc>
          <w:tcPr>
            <w:tcW w:w="1275" w:type="dxa"/>
            <w:tcBorders>
              <w:top w:val="nil"/>
              <w:left w:val="nil"/>
              <w:bottom w:val="nil"/>
              <w:right w:val="nil"/>
            </w:tcBorders>
            <w:vAlign w:val="center"/>
          </w:tcPr>
          <w:p w14:paraId="22233F4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D3E74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00F2F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738860.01</w:t>
            </w:r>
          </w:p>
        </w:tc>
        <w:tc>
          <w:tcPr>
            <w:tcW w:w="1275" w:type="dxa"/>
            <w:tcBorders>
              <w:top w:val="nil"/>
              <w:left w:val="nil"/>
              <w:bottom w:val="nil"/>
              <w:right w:val="nil"/>
            </w:tcBorders>
            <w:vAlign w:val="center"/>
          </w:tcPr>
          <w:p w14:paraId="01A87C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1921160.75</w:t>
            </w:r>
          </w:p>
        </w:tc>
        <w:tc>
          <w:tcPr>
            <w:tcW w:w="1275" w:type="dxa"/>
            <w:tcBorders>
              <w:top w:val="nil"/>
              <w:left w:val="nil"/>
              <w:bottom w:val="nil"/>
              <w:right w:val="nil"/>
            </w:tcBorders>
            <w:vAlign w:val="center"/>
          </w:tcPr>
          <w:p w14:paraId="37B8204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292.739</w:t>
            </w:r>
          </w:p>
        </w:tc>
        <w:tc>
          <w:tcPr>
            <w:tcW w:w="1275" w:type="dxa"/>
            <w:tcBorders>
              <w:top w:val="nil"/>
              <w:left w:val="nil"/>
              <w:bottom w:val="nil"/>
              <w:right w:val="nil"/>
            </w:tcBorders>
            <w:vAlign w:val="center"/>
          </w:tcPr>
          <w:p w14:paraId="2DBA2B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7B50B0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5293D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OBS-125</w:t>
            </w:r>
          </w:p>
        </w:tc>
        <w:tc>
          <w:tcPr>
            <w:tcW w:w="1275" w:type="dxa"/>
            <w:tcBorders>
              <w:top w:val="nil"/>
              <w:left w:val="nil"/>
              <w:bottom w:val="nil"/>
              <w:right w:val="nil"/>
            </w:tcBorders>
            <w:vAlign w:val="center"/>
          </w:tcPr>
          <w:p w14:paraId="4A384B1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CA677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495536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738164.28</w:t>
            </w:r>
          </w:p>
        </w:tc>
        <w:tc>
          <w:tcPr>
            <w:tcW w:w="1275" w:type="dxa"/>
            <w:tcBorders>
              <w:top w:val="nil"/>
              <w:left w:val="nil"/>
              <w:bottom w:val="nil"/>
              <w:right w:val="nil"/>
            </w:tcBorders>
            <w:vAlign w:val="center"/>
          </w:tcPr>
          <w:p w14:paraId="650BD7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1920367.57</w:t>
            </w:r>
          </w:p>
        </w:tc>
        <w:tc>
          <w:tcPr>
            <w:tcW w:w="1275" w:type="dxa"/>
            <w:tcBorders>
              <w:top w:val="nil"/>
              <w:left w:val="nil"/>
              <w:bottom w:val="nil"/>
              <w:right w:val="nil"/>
            </w:tcBorders>
            <w:vAlign w:val="center"/>
          </w:tcPr>
          <w:p w14:paraId="1261C4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499.655</w:t>
            </w:r>
          </w:p>
        </w:tc>
        <w:tc>
          <w:tcPr>
            <w:tcW w:w="1275" w:type="dxa"/>
            <w:tcBorders>
              <w:top w:val="nil"/>
              <w:left w:val="nil"/>
              <w:bottom w:val="nil"/>
              <w:right w:val="nil"/>
            </w:tcBorders>
            <w:vAlign w:val="center"/>
          </w:tcPr>
          <w:p w14:paraId="4BAB5A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9B9FC9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775D6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OBS-126</w:t>
            </w:r>
          </w:p>
        </w:tc>
        <w:tc>
          <w:tcPr>
            <w:tcW w:w="1275" w:type="dxa"/>
            <w:tcBorders>
              <w:top w:val="nil"/>
              <w:left w:val="nil"/>
              <w:bottom w:val="nil"/>
              <w:right w:val="nil"/>
            </w:tcBorders>
            <w:vAlign w:val="center"/>
          </w:tcPr>
          <w:p w14:paraId="0EC4115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2D990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F8254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738992.27</w:t>
            </w:r>
          </w:p>
        </w:tc>
        <w:tc>
          <w:tcPr>
            <w:tcW w:w="1275" w:type="dxa"/>
            <w:tcBorders>
              <w:top w:val="nil"/>
              <w:left w:val="nil"/>
              <w:bottom w:val="nil"/>
              <w:right w:val="nil"/>
            </w:tcBorders>
            <w:vAlign w:val="center"/>
          </w:tcPr>
          <w:p w14:paraId="05E64F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1923206.11</w:t>
            </w:r>
          </w:p>
        </w:tc>
        <w:tc>
          <w:tcPr>
            <w:tcW w:w="1275" w:type="dxa"/>
            <w:tcBorders>
              <w:top w:val="nil"/>
              <w:left w:val="nil"/>
              <w:bottom w:val="nil"/>
              <w:right w:val="nil"/>
            </w:tcBorders>
            <w:vAlign w:val="center"/>
          </w:tcPr>
          <w:p w14:paraId="6F7EE3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192.874</w:t>
            </w:r>
          </w:p>
        </w:tc>
        <w:tc>
          <w:tcPr>
            <w:tcW w:w="1275" w:type="dxa"/>
            <w:tcBorders>
              <w:top w:val="nil"/>
              <w:left w:val="nil"/>
              <w:bottom w:val="nil"/>
              <w:right w:val="nil"/>
            </w:tcBorders>
            <w:vAlign w:val="center"/>
          </w:tcPr>
          <w:p w14:paraId="71DB00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D96751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F1C9B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SVBH-01-LIAS</w:t>
            </w:r>
          </w:p>
        </w:tc>
        <w:tc>
          <w:tcPr>
            <w:tcW w:w="1275" w:type="dxa"/>
            <w:tcBorders>
              <w:top w:val="nil"/>
              <w:left w:val="nil"/>
              <w:bottom w:val="nil"/>
              <w:right w:val="nil"/>
            </w:tcBorders>
            <w:vAlign w:val="center"/>
          </w:tcPr>
          <w:p w14:paraId="377AEC16">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01BFEB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3AC8A8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738750.00</w:t>
            </w:r>
          </w:p>
        </w:tc>
        <w:tc>
          <w:tcPr>
            <w:tcW w:w="1275" w:type="dxa"/>
            <w:tcBorders>
              <w:top w:val="nil"/>
              <w:left w:val="nil"/>
              <w:bottom w:val="nil"/>
              <w:right w:val="nil"/>
            </w:tcBorders>
            <w:vAlign w:val="center"/>
          </w:tcPr>
          <w:p w14:paraId="3EFD8B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1916750.00</w:t>
            </w:r>
          </w:p>
        </w:tc>
        <w:tc>
          <w:tcPr>
            <w:tcW w:w="1275" w:type="dxa"/>
            <w:tcBorders>
              <w:top w:val="nil"/>
              <w:left w:val="nil"/>
              <w:bottom w:val="nil"/>
              <w:right w:val="nil"/>
            </w:tcBorders>
            <w:vAlign w:val="center"/>
          </w:tcPr>
          <w:p w14:paraId="1FDC1E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385.157</w:t>
            </w:r>
          </w:p>
        </w:tc>
        <w:tc>
          <w:tcPr>
            <w:tcW w:w="1275" w:type="dxa"/>
            <w:tcBorders>
              <w:top w:val="nil"/>
              <w:left w:val="nil"/>
              <w:bottom w:val="nil"/>
              <w:right w:val="nil"/>
            </w:tcBorders>
            <w:vAlign w:val="center"/>
          </w:tcPr>
          <w:p w14:paraId="5A9B94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0.7402</w:t>
            </w:r>
          </w:p>
        </w:tc>
      </w:tr>
      <w:tr w14:paraId="37D90AF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016E8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SVBH-01-TRIAS</w:t>
            </w:r>
          </w:p>
        </w:tc>
        <w:tc>
          <w:tcPr>
            <w:tcW w:w="1275" w:type="dxa"/>
            <w:tcBorders>
              <w:top w:val="nil"/>
              <w:left w:val="nil"/>
              <w:bottom w:val="nil"/>
              <w:right w:val="nil"/>
            </w:tcBorders>
            <w:vAlign w:val="center"/>
          </w:tcPr>
          <w:p w14:paraId="79F538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4F93089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6BC88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738750.00</w:t>
            </w:r>
          </w:p>
        </w:tc>
        <w:tc>
          <w:tcPr>
            <w:tcW w:w="1275" w:type="dxa"/>
            <w:tcBorders>
              <w:top w:val="nil"/>
              <w:left w:val="nil"/>
              <w:bottom w:val="nil"/>
              <w:right w:val="nil"/>
            </w:tcBorders>
            <w:vAlign w:val="center"/>
          </w:tcPr>
          <w:p w14:paraId="19D910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1916750.00</w:t>
            </w:r>
          </w:p>
        </w:tc>
        <w:tc>
          <w:tcPr>
            <w:tcW w:w="1275" w:type="dxa"/>
            <w:tcBorders>
              <w:top w:val="nil"/>
              <w:left w:val="nil"/>
              <w:bottom w:val="nil"/>
              <w:right w:val="nil"/>
            </w:tcBorders>
            <w:vAlign w:val="center"/>
          </w:tcPr>
          <w:p w14:paraId="37579A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309.985</w:t>
            </w:r>
          </w:p>
        </w:tc>
        <w:tc>
          <w:tcPr>
            <w:tcW w:w="1275" w:type="dxa"/>
            <w:tcBorders>
              <w:top w:val="nil"/>
              <w:left w:val="nil"/>
              <w:bottom w:val="nil"/>
              <w:right w:val="nil"/>
            </w:tcBorders>
            <w:vAlign w:val="center"/>
          </w:tcPr>
          <w:p w14:paraId="36D22B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0.7421</w:t>
            </w:r>
          </w:p>
        </w:tc>
      </w:tr>
      <w:tr w14:paraId="2A3C93C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8707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SVBH-02-LIAS</w:t>
            </w:r>
          </w:p>
        </w:tc>
        <w:tc>
          <w:tcPr>
            <w:tcW w:w="1275" w:type="dxa"/>
            <w:tcBorders>
              <w:top w:val="nil"/>
              <w:left w:val="nil"/>
              <w:bottom w:val="nil"/>
              <w:right w:val="nil"/>
            </w:tcBorders>
            <w:vAlign w:val="center"/>
          </w:tcPr>
          <w:p w14:paraId="03458A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1DDDE7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50BAA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741500.00</w:t>
            </w:r>
          </w:p>
        </w:tc>
        <w:tc>
          <w:tcPr>
            <w:tcW w:w="1275" w:type="dxa"/>
            <w:tcBorders>
              <w:top w:val="nil"/>
              <w:left w:val="nil"/>
              <w:bottom w:val="nil"/>
              <w:right w:val="nil"/>
            </w:tcBorders>
            <w:vAlign w:val="center"/>
          </w:tcPr>
          <w:p w14:paraId="0B9096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1914750.00</w:t>
            </w:r>
          </w:p>
        </w:tc>
        <w:tc>
          <w:tcPr>
            <w:tcW w:w="1275" w:type="dxa"/>
            <w:tcBorders>
              <w:top w:val="nil"/>
              <w:left w:val="nil"/>
              <w:bottom w:val="nil"/>
              <w:right w:val="nil"/>
            </w:tcBorders>
            <w:vAlign w:val="center"/>
          </w:tcPr>
          <w:p w14:paraId="44DB26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362.138</w:t>
            </w:r>
          </w:p>
        </w:tc>
        <w:tc>
          <w:tcPr>
            <w:tcW w:w="1275" w:type="dxa"/>
            <w:tcBorders>
              <w:top w:val="nil"/>
              <w:left w:val="nil"/>
              <w:bottom w:val="nil"/>
              <w:right w:val="nil"/>
            </w:tcBorders>
            <w:vAlign w:val="center"/>
          </w:tcPr>
          <w:p w14:paraId="265872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0.7383</w:t>
            </w:r>
          </w:p>
        </w:tc>
      </w:tr>
      <w:tr w14:paraId="3A61E60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0FD47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SVBH-02-TRIAS</w:t>
            </w:r>
          </w:p>
        </w:tc>
        <w:tc>
          <w:tcPr>
            <w:tcW w:w="1275" w:type="dxa"/>
            <w:tcBorders>
              <w:top w:val="nil"/>
              <w:left w:val="nil"/>
              <w:bottom w:val="nil"/>
              <w:right w:val="nil"/>
            </w:tcBorders>
            <w:vAlign w:val="center"/>
          </w:tcPr>
          <w:p w14:paraId="3FB770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7B5111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011E4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741500.00</w:t>
            </w:r>
          </w:p>
        </w:tc>
        <w:tc>
          <w:tcPr>
            <w:tcW w:w="1275" w:type="dxa"/>
            <w:tcBorders>
              <w:top w:val="nil"/>
              <w:left w:val="nil"/>
              <w:bottom w:val="nil"/>
              <w:right w:val="nil"/>
            </w:tcBorders>
            <w:vAlign w:val="center"/>
          </w:tcPr>
          <w:p w14:paraId="79895C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1914750.00</w:t>
            </w:r>
          </w:p>
        </w:tc>
        <w:tc>
          <w:tcPr>
            <w:tcW w:w="1275" w:type="dxa"/>
            <w:tcBorders>
              <w:top w:val="nil"/>
              <w:left w:val="nil"/>
              <w:bottom w:val="nil"/>
              <w:right w:val="nil"/>
            </w:tcBorders>
            <w:vAlign w:val="center"/>
          </w:tcPr>
          <w:p w14:paraId="25A113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307.102</w:t>
            </w:r>
          </w:p>
        </w:tc>
        <w:tc>
          <w:tcPr>
            <w:tcW w:w="1275" w:type="dxa"/>
            <w:tcBorders>
              <w:top w:val="nil"/>
              <w:left w:val="nil"/>
              <w:bottom w:val="nil"/>
              <w:right w:val="nil"/>
            </w:tcBorders>
            <w:vAlign w:val="center"/>
          </w:tcPr>
          <w:p w14:paraId="2F6B17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0.7363</w:t>
            </w:r>
          </w:p>
        </w:tc>
      </w:tr>
      <w:tr w14:paraId="7FA4A52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8C3AE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SVBH-03-LIAS</w:t>
            </w:r>
          </w:p>
        </w:tc>
        <w:tc>
          <w:tcPr>
            <w:tcW w:w="1275" w:type="dxa"/>
            <w:tcBorders>
              <w:top w:val="nil"/>
              <w:left w:val="nil"/>
              <w:bottom w:val="nil"/>
              <w:right w:val="nil"/>
            </w:tcBorders>
            <w:vAlign w:val="center"/>
          </w:tcPr>
          <w:p w14:paraId="6603C7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3A0569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CB4C3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3DADBCC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4D30BD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309.171</w:t>
            </w:r>
          </w:p>
        </w:tc>
        <w:tc>
          <w:tcPr>
            <w:tcW w:w="1275" w:type="dxa"/>
            <w:tcBorders>
              <w:top w:val="nil"/>
              <w:left w:val="nil"/>
              <w:bottom w:val="nil"/>
              <w:right w:val="nil"/>
            </w:tcBorders>
            <w:vAlign w:val="center"/>
          </w:tcPr>
          <w:p w14:paraId="61EDEC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0.7626</w:t>
            </w:r>
          </w:p>
        </w:tc>
      </w:tr>
      <w:tr w14:paraId="195110D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A601B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SVBH-03-TRIAS</w:t>
            </w:r>
          </w:p>
        </w:tc>
        <w:tc>
          <w:tcPr>
            <w:tcW w:w="1275" w:type="dxa"/>
            <w:tcBorders>
              <w:top w:val="nil"/>
              <w:left w:val="nil"/>
              <w:bottom w:val="nil"/>
              <w:right w:val="nil"/>
            </w:tcBorders>
            <w:vAlign w:val="center"/>
          </w:tcPr>
          <w:p w14:paraId="03FEE0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3E4D7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D28CE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019291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6EEE2F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269.171</w:t>
            </w:r>
          </w:p>
        </w:tc>
        <w:tc>
          <w:tcPr>
            <w:tcW w:w="1275" w:type="dxa"/>
            <w:tcBorders>
              <w:top w:val="nil"/>
              <w:left w:val="nil"/>
              <w:bottom w:val="nil"/>
              <w:right w:val="nil"/>
            </w:tcBorders>
            <w:vAlign w:val="center"/>
          </w:tcPr>
          <w:p w14:paraId="429641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0.7254</w:t>
            </w:r>
          </w:p>
        </w:tc>
      </w:tr>
      <w:tr w14:paraId="1AFDFC3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5FF8F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SVBH-04-LIAS</w:t>
            </w:r>
          </w:p>
        </w:tc>
        <w:tc>
          <w:tcPr>
            <w:tcW w:w="1275" w:type="dxa"/>
            <w:tcBorders>
              <w:top w:val="nil"/>
              <w:left w:val="nil"/>
              <w:bottom w:val="nil"/>
              <w:right w:val="nil"/>
            </w:tcBorders>
            <w:vAlign w:val="center"/>
          </w:tcPr>
          <w:p w14:paraId="482381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152B8C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2C185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152284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1916250.00</w:t>
            </w:r>
          </w:p>
        </w:tc>
        <w:tc>
          <w:tcPr>
            <w:tcW w:w="1275" w:type="dxa"/>
            <w:tcBorders>
              <w:top w:val="nil"/>
              <w:left w:val="nil"/>
              <w:bottom w:val="nil"/>
              <w:right w:val="nil"/>
            </w:tcBorders>
            <w:vAlign w:val="center"/>
          </w:tcPr>
          <w:p w14:paraId="68430E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357.841</w:t>
            </w:r>
          </w:p>
        </w:tc>
        <w:tc>
          <w:tcPr>
            <w:tcW w:w="1275" w:type="dxa"/>
            <w:tcBorders>
              <w:top w:val="nil"/>
              <w:left w:val="nil"/>
              <w:bottom w:val="nil"/>
              <w:right w:val="nil"/>
            </w:tcBorders>
            <w:vAlign w:val="center"/>
          </w:tcPr>
          <w:p w14:paraId="6F8D4E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0.7698</w:t>
            </w:r>
          </w:p>
        </w:tc>
      </w:tr>
      <w:tr w14:paraId="35AD9CA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C227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SVBH-04-TRIAS</w:t>
            </w:r>
          </w:p>
        </w:tc>
        <w:tc>
          <w:tcPr>
            <w:tcW w:w="1275" w:type="dxa"/>
            <w:tcBorders>
              <w:top w:val="nil"/>
              <w:left w:val="nil"/>
              <w:bottom w:val="nil"/>
              <w:right w:val="nil"/>
            </w:tcBorders>
            <w:vAlign w:val="center"/>
          </w:tcPr>
          <w:p w14:paraId="5F629E6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562E7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E4C61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735679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1916250.00</w:t>
            </w:r>
          </w:p>
        </w:tc>
        <w:tc>
          <w:tcPr>
            <w:tcW w:w="1275" w:type="dxa"/>
            <w:tcBorders>
              <w:top w:val="nil"/>
              <w:left w:val="nil"/>
              <w:bottom w:val="nil"/>
              <w:right w:val="nil"/>
            </w:tcBorders>
            <w:vAlign w:val="center"/>
          </w:tcPr>
          <w:p w14:paraId="5784BA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286.488</w:t>
            </w:r>
          </w:p>
        </w:tc>
        <w:tc>
          <w:tcPr>
            <w:tcW w:w="1275" w:type="dxa"/>
            <w:tcBorders>
              <w:top w:val="nil"/>
              <w:left w:val="nil"/>
              <w:bottom w:val="nil"/>
              <w:right w:val="nil"/>
            </w:tcBorders>
            <w:vAlign w:val="center"/>
          </w:tcPr>
          <w:p w14:paraId="19F3B6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0.7315</w:t>
            </w:r>
          </w:p>
        </w:tc>
      </w:tr>
      <w:tr w14:paraId="6A85AB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05F7D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SVBH-05-LIAS</w:t>
            </w:r>
          </w:p>
        </w:tc>
        <w:tc>
          <w:tcPr>
            <w:tcW w:w="1275" w:type="dxa"/>
            <w:tcBorders>
              <w:top w:val="nil"/>
              <w:left w:val="nil"/>
              <w:bottom w:val="nil"/>
              <w:right w:val="nil"/>
            </w:tcBorders>
            <w:vAlign w:val="center"/>
          </w:tcPr>
          <w:p w14:paraId="4A4E03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DEAA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D8E00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740000.00</w:t>
            </w:r>
          </w:p>
        </w:tc>
        <w:tc>
          <w:tcPr>
            <w:tcW w:w="1275" w:type="dxa"/>
            <w:tcBorders>
              <w:top w:val="nil"/>
              <w:left w:val="nil"/>
              <w:bottom w:val="nil"/>
              <w:right w:val="nil"/>
            </w:tcBorders>
            <w:vAlign w:val="center"/>
          </w:tcPr>
          <w:p w14:paraId="6BB104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0112AA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310.804</w:t>
            </w:r>
          </w:p>
        </w:tc>
        <w:tc>
          <w:tcPr>
            <w:tcW w:w="1275" w:type="dxa"/>
            <w:tcBorders>
              <w:top w:val="nil"/>
              <w:left w:val="nil"/>
              <w:bottom w:val="nil"/>
              <w:right w:val="nil"/>
            </w:tcBorders>
            <w:vAlign w:val="center"/>
          </w:tcPr>
          <w:p w14:paraId="4428C1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0.7621</w:t>
            </w:r>
          </w:p>
        </w:tc>
      </w:tr>
      <w:tr w14:paraId="03C4813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520F3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SVBH-05-TRIAS</w:t>
            </w:r>
          </w:p>
        </w:tc>
        <w:tc>
          <w:tcPr>
            <w:tcW w:w="1275" w:type="dxa"/>
            <w:tcBorders>
              <w:top w:val="nil"/>
              <w:left w:val="nil"/>
              <w:bottom w:val="nil"/>
              <w:right w:val="nil"/>
            </w:tcBorders>
            <w:vAlign w:val="center"/>
          </w:tcPr>
          <w:p w14:paraId="7C2262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4E26FC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8A4A7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740000.00</w:t>
            </w:r>
          </w:p>
        </w:tc>
        <w:tc>
          <w:tcPr>
            <w:tcW w:w="1275" w:type="dxa"/>
            <w:tcBorders>
              <w:top w:val="nil"/>
              <w:left w:val="nil"/>
              <w:bottom w:val="nil"/>
              <w:right w:val="nil"/>
            </w:tcBorders>
            <w:vAlign w:val="center"/>
          </w:tcPr>
          <w:p w14:paraId="6FC66D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2A6EC4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270.804</w:t>
            </w:r>
          </w:p>
        </w:tc>
        <w:tc>
          <w:tcPr>
            <w:tcW w:w="1275" w:type="dxa"/>
            <w:tcBorders>
              <w:top w:val="nil"/>
              <w:left w:val="nil"/>
              <w:bottom w:val="nil"/>
              <w:right w:val="nil"/>
            </w:tcBorders>
            <w:vAlign w:val="center"/>
          </w:tcPr>
          <w:p w14:paraId="766460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0.7890</w:t>
            </w:r>
          </w:p>
        </w:tc>
      </w:tr>
      <w:tr w14:paraId="534FB0A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49E46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SVBH-06-LIAS</w:t>
            </w:r>
          </w:p>
        </w:tc>
        <w:tc>
          <w:tcPr>
            <w:tcW w:w="1275" w:type="dxa"/>
            <w:tcBorders>
              <w:top w:val="nil"/>
              <w:left w:val="nil"/>
              <w:bottom w:val="nil"/>
              <w:right w:val="nil"/>
            </w:tcBorders>
            <w:vAlign w:val="center"/>
          </w:tcPr>
          <w:p w14:paraId="6708E0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5AA280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72331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743250.00</w:t>
            </w:r>
          </w:p>
        </w:tc>
        <w:tc>
          <w:tcPr>
            <w:tcW w:w="1275" w:type="dxa"/>
            <w:tcBorders>
              <w:top w:val="nil"/>
              <w:left w:val="nil"/>
              <w:bottom w:val="nil"/>
              <w:right w:val="nil"/>
            </w:tcBorders>
            <w:vAlign w:val="center"/>
          </w:tcPr>
          <w:p w14:paraId="0C205B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1919000.00</w:t>
            </w:r>
          </w:p>
        </w:tc>
        <w:tc>
          <w:tcPr>
            <w:tcW w:w="1275" w:type="dxa"/>
            <w:tcBorders>
              <w:top w:val="nil"/>
              <w:left w:val="nil"/>
              <w:bottom w:val="nil"/>
              <w:right w:val="nil"/>
            </w:tcBorders>
            <w:vAlign w:val="center"/>
          </w:tcPr>
          <w:p w14:paraId="505339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349.465</w:t>
            </w:r>
          </w:p>
        </w:tc>
        <w:tc>
          <w:tcPr>
            <w:tcW w:w="1275" w:type="dxa"/>
            <w:tcBorders>
              <w:top w:val="nil"/>
              <w:left w:val="nil"/>
              <w:bottom w:val="nil"/>
              <w:right w:val="nil"/>
            </w:tcBorders>
            <w:vAlign w:val="center"/>
          </w:tcPr>
          <w:p w14:paraId="23C839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0.7760</w:t>
            </w:r>
          </w:p>
        </w:tc>
      </w:tr>
      <w:tr w14:paraId="32AB84F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33927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SVBH-06-TRIAS</w:t>
            </w:r>
          </w:p>
        </w:tc>
        <w:tc>
          <w:tcPr>
            <w:tcW w:w="1275" w:type="dxa"/>
            <w:tcBorders>
              <w:top w:val="nil"/>
              <w:left w:val="nil"/>
              <w:bottom w:val="nil"/>
              <w:right w:val="nil"/>
            </w:tcBorders>
            <w:vAlign w:val="center"/>
          </w:tcPr>
          <w:p w14:paraId="32B5C65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0287B5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B518A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743250.00</w:t>
            </w:r>
          </w:p>
        </w:tc>
        <w:tc>
          <w:tcPr>
            <w:tcW w:w="1275" w:type="dxa"/>
            <w:tcBorders>
              <w:top w:val="nil"/>
              <w:left w:val="nil"/>
              <w:bottom w:val="nil"/>
              <w:right w:val="nil"/>
            </w:tcBorders>
            <w:vAlign w:val="center"/>
          </w:tcPr>
          <w:p w14:paraId="722E18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1919000.00</w:t>
            </w:r>
          </w:p>
        </w:tc>
        <w:tc>
          <w:tcPr>
            <w:tcW w:w="1275" w:type="dxa"/>
            <w:tcBorders>
              <w:top w:val="nil"/>
              <w:left w:val="nil"/>
              <w:bottom w:val="nil"/>
              <w:right w:val="nil"/>
            </w:tcBorders>
            <w:vAlign w:val="center"/>
          </w:tcPr>
          <w:p w14:paraId="6D68C3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309.465</w:t>
            </w:r>
          </w:p>
        </w:tc>
        <w:tc>
          <w:tcPr>
            <w:tcW w:w="1275" w:type="dxa"/>
            <w:tcBorders>
              <w:top w:val="nil"/>
              <w:left w:val="nil"/>
              <w:bottom w:val="nil"/>
              <w:right w:val="nil"/>
            </w:tcBorders>
            <w:vAlign w:val="center"/>
          </w:tcPr>
          <w:p w14:paraId="671F31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0.7707</w:t>
            </w:r>
          </w:p>
        </w:tc>
      </w:tr>
      <w:tr w14:paraId="09C94AF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917EAD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SVBH-07-LIAS</w:t>
            </w:r>
          </w:p>
        </w:tc>
        <w:tc>
          <w:tcPr>
            <w:tcW w:w="1275" w:type="dxa"/>
            <w:tcBorders>
              <w:top w:val="nil"/>
              <w:left w:val="nil"/>
              <w:bottom w:val="nil"/>
              <w:right w:val="nil"/>
            </w:tcBorders>
            <w:vAlign w:val="center"/>
          </w:tcPr>
          <w:p w14:paraId="259A0D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2144D3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FE3A3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738500.00</w:t>
            </w:r>
          </w:p>
        </w:tc>
        <w:tc>
          <w:tcPr>
            <w:tcW w:w="1275" w:type="dxa"/>
            <w:tcBorders>
              <w:top w:val="nil"/>
              <w:left w:val="nil"/>
              <w:bottom w:val="nil"/>
              <w:right w:val="nil"/>
            </w:tcBorders>
            <w:vAlign w:val="center"/>
          </w:tcPr>
          <w:p w14:paraId="5AF13D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73D6CC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446.629</w:t>
            </w:r>
          </w:p>
        </w:tc>
        <w:tc>
          <w:tcPr>
            <w:tcW w:w="1275" w:type="dxa"/>
            <w:tcBorders>
              <w:top w:val="nil"/>
              <w:left w:val="nil"/>
              <w:bottom w:val="nil"/>
              <w:right w:val="nil"/>
            </w:tcBorders>
            <w:vAlign w:val="center"/>
          </w:tcPr>
          <w:p w14:paraId="1270BB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0.7660</w:t>
            </w:r>
          </w:p>
        </w:tc>
      </w:tr>
      <w:tr w14:paraId="6BC7942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A4CF6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SVBH-07-TRIAS</w:t>
            </w:r>
          </w:p>
        </w:tc>
        <w:tc>
          <w:tcPr>
            <w:tcW w:w="1275" w:type="dxa"/>
            <w:tcBorders>
              <w:top w:val="nil"/>
              <w:left w:val="nil"/>
              <w:bottom w:val="nil"/>
              <w:right w:val="nil"/>
            </w:tcBorders>
            <w:vAlign w:val="center"/>
          </w:tcPr>
          <w:p w14:paraId="458991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499E7C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01B98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738500.00</w:t>
            </w:r>
          </w:p>
        </w:tc>
        <w:tc>
          <w:tcPr>
            <w:tcW w:w="1275" w:type="dxa"/>
            <w:tcBorders>
              <w:top w:val="nil"/>
              <w:left w:val="nil"/>
              <w:bottom w:val="nil"/>
              <w:right w:val="nil"/>
            </w:tcBorders>
            <w:vAlign w:val="center"/>
          </w:tcPr>
          <w:p w14:paraId="1DAB3B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4D1CBF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390.923</w:t>
            </w:r>
          </w:p>
        </w:tc>
        <w:tc>
          <w:tcPr>
            <w:tcW w:w="1275" w:type="dxa"/>
            <w:tcBorders>
              <w:top w:val="nil"/>
              <w:left w:val="nil"/>
              <w:bottom w:val="nil"/>
              <w:right w:val="nil"/>
            </w:tcBorders>
            <w:vAlign w:val="center"/>
          </w:tcPr>
          <w:p w14:paraId="62F4FE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0.8040</w:t>
            </w:r>
          </w:p>
        </w:tc>
      </w:tr>
      <w:tr w14:paraId="5888A0A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28BA8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SVBH-07-CARBO</w:t>
            </w:r>
          </w:p>
        </w:tc>
        <w:tc>
          <w:tcPr>
            <w:tcW w:w="1275" w:type="dxa"/>
            <w:tcBorders>
              <w:top w:val="nil"/>
              <w:left w:val="nil"/>
              <w:bottom w:val="nil"/>
              <w:right w:val="nil"/>
            </w:tcBorders>
            <w:vAlign w:val="center"/>
          </w:tcPr>
          <w:p w14:paraId="22DAC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3DBA49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EB3A7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738500.00</w:t>
            </w:r>
          </w:p>
        </w:tc>
        <w:tc>
          <w:tcPr>
            <w:tcW w:w="1275" w:type="dxa"/>
            <w:tcBorders>
              <w:top w:val="nil"/>
              <w:left w:val="nil"/>
              <w:bottom w:val="nil"/>
              <w:right w:val="nil"/>
            </w:tcBorders>
            <w:vAlign w:val="center"/>
          </w:tcPr>
          <w:p w14:paraId="3D1E50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4EFAD1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290.923</w:t>
            </w:r>
          </w:p>
        </w:tc>
        <w:tc>
          <w:tcPr>
            <w:tcW w:w="1275" w:type="dxa"/>
            <w:tcBorders>
              <w:top w:val="nil"/>
              <w:left w:val="nil"/>
              <w:bottom w:val="nil"/>
              <w:right w:val="nil"/>
            </w:tcBorders>
            <w:vAlign w:val="center"/>
          </w:tcPr>
          <w:p w14:paraId="07335D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0.7172</w:t>
            </w:r>
          </w:p>
        </w:tc>
      </w:tr>
      <w:tr w14:paraId="59CEC08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C8886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SVBH-08-LIAS</w:t>
            </w:r>
          </w:p>
        </w:tc>
        <w:tc>
          <w:tcPr>
            <w:tcW w:w="1275" w:type="dxa"/>
            <w:tcBorders>
              <w:top w:val="nil"/>
              <w:left w:val="nil"/>
              <w:bottom w:val="nil"/>
              <w:right w:val="nil"/>
            </w:tcBorders>
            <w:vAlign w:val="center"/>
          </w:tcPr>
          <w:p w14:paraId="6C9346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8F343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77C08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739250.00</w:t>
            </w:r>
          </w:p>
        </w:tc>
        <w:tc>
          <w:tcPr>
            <w:tcW w:w="1275" w:type="dxa"/>
            <w:tcBorders>
              <w:top w:val="nil"/>
              <w:left w:val="nil"/>
              <w:bottom w:val="nil"/>
              <w:right w:val="nil"/>
            </w:tcBorders>
            <w:vAlign w:val="center"/>
          </w:tcPr>
          <w:p w14:paraId="4C54783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1917750.00</w:t>
            </w:r>
          </w:p>
        </w:tc>
        <w:tc>
          <w:tcPr>
            <w:tcW w:w="1275" w:type="dxa"/>
            <w:tcBorders>
              <w:top w:val="nil"/>
              <w:left w:val="nil"/>
              <w:bottom w:val="nil"/>
              <w:right w:val="nil"/>
            </w:tcBorders>
            <w:vAlign w:val="center"/>
          </w:tcPr>
          <w:p w14:paraId="5F953D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383.720</w:t>
            </w:r>
          </w:p>
        </w:tc>
        <w:tc>
          <w:tcPr>
            <w:tcW w:w="1275" w:type="dxa"/>
            <w:tcBorders>
              <w:top w:val="nil"/>
              <w:left w:val="nil"/>
              <w:bottom w:val="nil"/>
              <w:right w:val="nil"/>
            </w:tcBorders>
            <w:vAlign w:val="center"/>
          </w:tcPr>
          <w:p w14:paraId="7B5729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0.7379</w:t>
            </w:r>
          </w:p>
        </w:tc>
      </w:tr>
      <w:tr w14:paraId="5E59AA4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BBD99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SVBH-08-TRIAS</w:t>
            </w:r>
          </w:p>
        </w:tc>
        <w:tc>
          <w:tcPr>
            <w:tcW w:w="1275" w:type="dxa"/>
            <w:tcBorders>
              <w:top w:val="nil"/>
              <w:left w:val="nil"/>
              <w:bottom w:val="nil"/>
              <w:right w:val="nil"/>
            </w:tcBorders>
            <w:vAlign w:val="center"/>
          </w:tcPr>
          <w:p w14:paraId="63AAE0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D8446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67E87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739250.00</w:t>
            </w:r>
          </w:p>
        </w:tc>
        <w:tc>
          <w:tcPr>
            <w:tcW w:w="1275" w:type="dxa"/>
            <w:tcBorders>
              <w:top w:val="nil"/>
              <w:left w:val="nil"/>
              <w:bottom w:val="nil"/>
              <w:right w:val="nil"/>
            </w:tcBorders>
            <w:vAlign w:val="center"/>
          </w:tcPr>
          <w:p w14:paraId="7F0E07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1917750.00</w:t>
            </w:r>
          </w:p>
        </w:tc>
        <w:tc>
          <w:tcPr>
            <w:tcW w:w="1275" w:type="dxa"/>
            <w:tcBorders>
              <w:top w:val="nil"/>
              <w:left w:val="nil"/>
              <w:bottom w:val="nil"/>
              <w:right w:val="nil"/>
            </w:tcBorders>
            <w:vAlign w:val="center"/>
          </w:tcPr>
          <w:p w14:paraId="584C61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343.720</w:t>
            </w:r>
          </w:p>
        </w:tc>
        <w:tc>
          <w:tcPr>
            <w:tcW w:w="1275" w:type="dxa"/>
            <w:tcBorders>
              <w:top w:val="nil"/>
              <w:left w:val="nil"/>
              <w:bottom w:val="nil"/>
              <w:right w:val="nil"/>
            </w:tcBorders>
            <w:vAlign w:val="center"/>
          </w:tcPr>
          <w:p w14:paraId="0545B5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0.7676</w:t>
            </w:r>
          </w:p>
        </w:tc>
      </w:tr>
      <w:tr w14:paraId="58FBF14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0E6AD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SVBH-08-CARBO</w:t>
            </w:r>
          </w:p>
        </w:tc>
        <w:tc>
          <w:tcPr>
            <w:tcW w:w="1275" w:type="dxa"/>
            <w:tcBorders>
              <w:top w:val="nil"/>
              <w:left w:val="nil"/>
              <w:bottom w:val="nil"/>
              <w:right w:val="nil"/>
            </w:tcBorders>
            <w:vAlign w:val="center"/>
          </w:tcPr>
          <w:p w14:paraId="1C8E7E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195D9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CBB12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739250.00</w:t>
            </w:r>
          </w:p>
        </w:tc>
        <w:tc>
          <w:tcPr>
            <w:tcW w:w="1275" w:type="dxa"/>
            <w:tcBorders>
              <w:top w:val="nil"/>
              <w:left w:val="nil"/>
              <w:bottom w:val="nil"/>
              <w:right w:val="nil"/>
            </w:tcBorders>
            <w:vAlign w:val="center"/>
          </w:tcPr>
          <w:p w14:paraId="7FB665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1917750.00</w:t>
            </w:r>
          </w:p>
        </w:tc>
        <w:tc>
          <w:tcPr>
            <w:tcW w:w="1275" w:type="dxa"/>
            <w:tcBorders>
              <w:top w:val="nil"/>
              <w:left w:val="nil"/>
              <w:bottom w:val="nil"/>
              <w:right w:val="nil"/>
            </w:tcBorders>
            <w:vAlign w:val="center"/>
          </w:tcPr>
          <w:p w14:paraId="135DEF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243.720</w:t>
            </w:r>
          </w:p>
        </w:tc>
        <w:tc>
          <w:tcPr>
            <w:tcW w:w="1275" w:type="dxa"/>
            <w:tcBorders>
              <w:top w:val="nil"/>
              <w:left w:val="nil"/>
              <w:bottom w:val="nil"/>
              <w:right w:val="nil"/>
            </w:tcBorders>
            <w:vAlign w:val="center"/>
          </w:tcPr>
          <w:p w14:paraId="15AE40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0.7407</w:t>
            </w:r>
          </w:p>
        </w:tc>
      </w:tr>
      <w:tr w14:paraId="6DCAC76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463D5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SVBH-09-LIAS</w:t>
            </w:r>
          </w:p>
        </w:tc>
        <w:tc>
          <w:tcPr>
            <w:tcW w:w="1275" w:type="dxa"/>
            <w:tcBorders>
              <w:top w:val="nil"/>
              <w:left w:val="nil"/>
              <w:bottom w:val="nil"/>
              <w:right w:val="nil"/>
            </w:tcBorders>
            <w:vAlign w:val="center"/>
          </w:tcPr>
          <w:p w14:paraId="150B55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EE879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780D1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739750.00</w:t>
            </w:r>
          </w:p>
        </w:tc>
        <w:tc>
          <w:tcPr>
            <w:tcW w:w="1275" w:type="dxa"/>
            <w:tcBorders>
              <w:top w:val="nil"/>
              <w:left w:val="nil"/>
              <w:bottom w:val="nil"/>
              <w:right w:val="nil"/>
            </w:tcBorders>
            <w:vAlign w:val="center"/>
          </w:tcPr>
          <w:p w14:paraId="53F638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27E600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409.393</w:t>
            </w:r>
          </w:p>
        </w:tc>
        <w:tc>
          <w:tcPr>
            <w:tcW w:w="1275" w:type="dxa"/>
            <w:tcBorders>
              <w:top w:val="nil"/>
              <w:left w:val="nil"/>
              <w:bottom w:val="nil"/>
              <w:right w:val="nil"/>
            </w:tcBorders>
            <w:vAlign w:val="center"/>
          </w:tcPr>
          <w:p w14:paraId="3DB898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0.8120</w:t>
            </w:r>
          </w:p>
        </w:tc>
      </w:tr>
      <w:tr w14:paraId="6D46ED8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75015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SVBH-09-TRIAS</w:t>
            </w:r>
          </w:p>
        </w:tc>
        <w:tc>
          <w:tcPr>
            <w:tcW w:w="1275" w:type="dxa"/>
            <w:tcBorders>
              <w:top w:val="nil"/>
              <w:left w:val="nil"/>
              <w:bottom w:val="nil"/>
              <w:right w:val="nil"/>
            </w:tcBorders>
            <w:vAlign w:val="center"/>
          </w:tcPr>
          <w:p w14:paraId="766054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88457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380F44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739750.00</w:t>
            </w:r>
          </w:p>
        </w:tc>
        <w:tc>
          <w:tcPr>
            <w:tcW w:w="1275" w:type="dxa"/>
            <w:tcBorders>
              <w:top w:val="nil"/>
              <w:left w:val="nil"/>
              <w:bottom w:val="nil"/>
              <w:right w:val="nil"/>
            </w:tcBorders>
            <w:vAlign w:val="center"/>
          </w:tcPr>
          <w:p w14:paraId="3CC9DF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27962F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369.393</w:t>
            </w:r>
          </w:p>
        </w:tc>
        <w:tc>
          <w:tcPr>
            <w:tcW w:w="1275" w:type="dxa"/>
            <w:tcBorders>
              <w:top w:val="nil"/>
              <w:left w:val="nil"/>
              <w:bottom w:val="nil"/>
              <w:right w:val="nil"/>
            </w:tcBorders>
            <w:vAlign w:val="center"/>
          </w:tcPr>
          <w:p w14:paraId="479D01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0.7874</w:t>
            </w:r>
          </w:p>
        </w:tc>
      </w:tr>
      <w:tr w14:paraId="0200A9A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single" w:color="auto" w:sz="12" w:space="0"/>
              <w:right w:val="nil"/>
            </w:tcBorders>
            <w:vAlign w:val="center"/>
          </w:tcPr>
          <w:p w14:paraId="5512A9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SVBH-09-CARBO</w:t>
            </w:r>
          </w:p>
        </w:tc>
        <w:tc>
          <w:tcPr>
            <w:tcW w:w="1275" w:type="dxa"/>
            <w:tcBorders>
              <w:top w:val="nil"/>
              <w:left w:val="nil"/>
              <w:bottom w:val="single" w:color="auto" w:sz="12" w:space="0"/>
              <w:right w:val="nil"/>
            </w:tcBorders>
            <w:vAlign w:val="center"/>
          </w:tcPr>
          <w:p w14:paraId="480E0C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single" w:color="auto" w:sz="12" w:space="0"/>
              <w:right w:val="nil"/>
            </w:tcBorders>
            <w:vAlign w:val="center"/>
          </w:tcPr>
          <w:p w14:paraId="5E08C3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single" w:color="auto" w:sz="12" w:space="0"/>
              <w:right w:val="nil"/>
            </w:tcBorders>
            <w:vAlign w:val="center"/>
          </w:tcPr>
          <w:p w14:paraId="1144CF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739750.00</w:t>
            </w:r>
          </w:p>
        </w:tc>
        <w:tc>
          <w:tcPr>
            <w:tcW w:w="1275" w:type="dxa"/>
            <w:tcBorders>
              <w:top w:val="nil"/>
              <w:left w:val="nil"/>
              <w:bottom w:val="single" w:color="auto" w:sz="12" w:space="0"/>
              <w:right w:val="nil"/>
            </w:tcBorders>
            <w:vAlign w:val="center"/>
          </w:tcPr>
          <w:p w14:paraId="17E1D1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single" w:color="auto" w:sz="12" w:space="0"/>
              <w:right w:val="nil"/>
            </w:tcBorders>
            <w:vAlign w:val="center"/>
          </w:tcPr>
          <w:p w14:paraId="4D3AD7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269.393</w:t>
            </w:r>
          </w:p>
        </w:tc>
        <w:tc>
          <w:tcPr>
            <w:tcW w:w="1275" w:type="dxa"/>
            <w:tcBorders>
              <w:top w:val="nil"/>
              <w:left w:val="nil"/>
              <w:bottom w:val="single" w:color="auto" w:sz="12" w:space="0"/>
              <w:right w:val="nil"/>
            </w:tcBorders>
            <w:vAlign w:val="center"/>
          </w:tcPr>
          <w:p w14:paraId="6572D9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0.7559</w:t>
            </w:r>
          </w:p>
        </w:tc>
      </w:tr>
    </w:tbl>
    <w:p w14:paraId="6E79E76D">
      <w:pPr>
        <w:spacing w:after="0" w:line="360" w:lineRule="auto"/>
        <w:rPr>
          <w:lang w:eastAsia="zh-CN"/>
        </w:rPr>
      </w:pPr>
      <w:r>
        <w:rPr>
          <w:rFonts w:ascii="Times New Roman" w:hAnsi="Times New Roman" w:cs="Times New Roman"/>
          <w:lang w:eastAsia="zh-CN"/>
        </w:rPr>
        <w:t>图3-12以投影方式表示原始控制点与9个候选虚拟孔位的空间组织关系。彩色散点对应LIAS、TRIAS、CARBO及断层控制点，虚线表示候选虚拟孔位，其与地层界面的交点构成虚拟界面控制点。图中未绘制的198条方向记录以独立数据表输入隐式求解器；代表折各虚拟点的精确X、Y、Z、置信度见表3-4。</w:t>
      </w:r>
    </w:p>
    <w:p w14:paraId="55B0266D">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459605" cy="2894965"/>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61"/>
                    <a:stretch>
                      <a:fillRect/>
                    </a:stretch>
                  </pic:blipFill>
                  <pic:spPr>
                    <a:xfrm>
                      <a:off x="0" y="0"/>
                      <a:ext cx="4459605" cy="2894965"/>
                    </a:xfrm>
                    <a:prstGeom prst="rect">
                      <a:avLst/>
                    </a:prstGeom>
                  </pic:spPr>
                </pic:pic>
              </a:graphicData>
            </a:graphic>
          </wp:inline>
        </w:drawing>
      </w:r>
    </w:p>
    <w:p w14:paraId="61BF0E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图3-12　实测控制点与ET-CGAN虚拟钻孔界面控制点组织</w:t>
      </w:r>
    </w:p>
    <w:p w14:paraId="79A2A59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3-12 Organization of measured control points and ET-CGAN virtual borehole interface control points</w:t>
      </w:r>
    </w:p>
    <w:p w14:paraId="078894BD">
      <w:pPr>
        <w:pStyle w:val="6"/>
      </w:pPr>
      <w:r>
        <w:rPr>
          <w:rFonts w:ascii="Times New Roman" w:hAnsi="Times New Roman"/>
        </w:rPr>
        <w:t>3.2.2.3 实测控制点与虚拟控制点的差异化处理</w:t>
      </w:r>
    </w:p>
    <w:p w14:paraId="0EC7BD81">
      <w:pPr>
        <w:spacing w:after="0" w:line="360" w:lineRule="auto"/>
        <w:rPr>
          <w:lang w:eastAsia="zh-CN"/>
        </w:rPr>
      </w:pPr>
      <w:r>
        <w:rPr>
          <w:rFonts w:ascii="Times New Roman" w:hAnsi="Times New Roman" w:cs="Times New Roman"/>
          <w:lang w:eastAsia="zh-CN"/>
        </w:rPr>
        <w:t>若将实测控制点和虚拟控制点设置为完全相同的约束强度，当虚拟钻孔数量较多或局部分布过于集中时，生成数据会削弱实测资料对界面形态的控制作用。在断层附近、地层厚度快速变化区域和实测钻孔覆盖不足区域，低可靠性的虚拟点使重构界面向错误位置偏移。因此，本节对实测控制点和虚拟控制点进行差异化处理，使实测控制点保持主导作用，虚拟控制点主要发挥空间补充作用。</w:t>
      </w:r>
    </w:p>
    <w:p w14:paraId="1FBDA5F4">
      <w:pPr>
        <w:spacing w:after="0" w:line="360" w:lineRule="auto"/>
        <w:rPr>
          <w:lang w:eastAsia="zh-CN"/>
        </w:rPr>
      </w:pPr>
      <w:r>
        <w:rPr>
          <w:rFonts w:ascii="Times New Roman" w:hAnsi="Times New Roman" w:cs="Times New Roman"/>
          <w:lang w:eastAsia="zh-CN"/>
        </w:rPr>
        <w:t>对于通过质量筛选的虚拟控制点，综合考虑生成模型输出概率、邻域钻孔一致性、地层厚度合理性和地层序列完整性，计算其综合置信度：</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46B9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DDAE177">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γ</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1</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gen</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2</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neighbor</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3</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thickness</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4</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sequence</m:t>
                    </m:r>
                    <m:ctrlPr>
                      <w:rPr>
                        <w:rFonts w:ascii="Cambria Math" w:hAnsi="Cambria Math"/>
                      </w:rPr>
                    </m:ctrlPr>
                  </m:sup>
                </m:sSubSup>
              </m:oMath>
            </m:oMathPara>
          </w:p>
        </w:tc>
        <w:tc>
          <w:tcPr>
            <w:tcW w:w="848" w:type="dxa"/>
            <w:tcBorders>
              <w:top w:val="nil"/>
              <w:left w:val="nil"/>
              <w:bottom w:val="nil"/>
              <w:right w:val="nil"/>
            </w:tcBorders>
            <w:vAlign w:val="center"/>
          </w:tcPr>
          <w:p w14:paraId="67C023D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（3-19）</w:t>
            </w:r>
          </w:p>
        </w:tc>
      </w:tr>
    </w:tbl>
    <w:p w14:paraId="56CC25CD">
      <w:pPr>
        <w:spacing w:after="0" w:line="360" w:lineRule="auto"/>
        <w:rPr>
          <w:lang w:eastAsia="zh-CN"/>
        </w:rPr>
      </w:pPr>
      <w:r>
        <w:rPr>
          <w:rFonts w:ascii="Times New Roman" w:hAnsi="Times New Roman" w:cs="Times New Roman"/>
          <w:lang w:eastAsia="zh-CN"/>
        </w:rPr>
        <w:t>式中，为第i个虚拟钻孔中第k个地层界面的综合置信度；为生成模型输出的界面生成概率；为虚拟界面与邻近实测钻孔之间的空间一致性；为地层厚度合理性；为地层序列完整性；为各指标的组合系数，并满足：</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D795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6FF861E">
            <w:pPr>
              <w:spacing w:before="60" w:after="60" w:line="240" w:lineRule="auto"/>
              <w:ind w:left="0" w:right="0" w:firstLine="0"/>
              <w:jc w:val="center"/>
              <w:rPr>
                <w:rFonts w:ascii="Times New Roman" w:hAnsi="Times New Roman" w:cs="Times New Roman"/>
              </w:rPr>
            </w:pPr>
            <m:oMathPara>
              <m:oMath>
                <m:r>
                  <m:rPr/>
                  <w:rPr>
                    <w:rFonts w:ascii="Cambria Math"/>
                    <w:lang w:eastAsia="zh-CN"/>
                  </w:rPr>
                  <m:t>(</m:t>
                </m:r>
                <m:sSub>
                  <m:sSubPr>
                    <m:ctrlPr>
                      <w:rPr>
                        <w:rFonts w:ascii="Cambria Math" w:hAnsi="Cambria Math"/>
                      </w:rPr>
                    </m:ctrlPr>
                  </m:sSubPr>
                  <m:e>
                    <m:r>
                      <m:rPr/>
                      <w:rPr>
                        <w:rFonts w:ascii="Cambria Math"/>
                        <w:lang w:eastAsia="zh-CN"/>
                      </w:rPr>
                      <m:t>γ</m:t>
                    </m:r>
                    <m:ctrlPr>
                      <w:rPr>
                        <w:rFonts w:ascii="Cambria Math" w:hAnsi="Cambria Math"/>
                      </w:rPr>
                    </m:ctrlPr>
                  </m:e>
                  <m:sub>
                    <m:r>
                      <m:rPr/>
                      <w:rPr>
                        <w:rFonts w:ascii="Cambria Math"/>
                        <w:lang w:eastAsia="zh-CN"/>
                      </w:rPr>
                      <m:t>i,k</m:t>
                    </m:r>
                    <m:ctrlPr>
                      <w:rPr>
                        <w:rFonts w:ascii="Cambria Math" w:hAnsi="Cambria Math"/>
                      </w:rPr>
                    </m:ctrlPr>
                  </m:sub>
                </m:sSub>
                <m:r>
                  <m:rPr/>
                  <w:rPr>
                    <w:rFonts w:ascii="Cambria Math"/>
                    <w:lang w:eastAsia="zh-CN"/>
                  </w:rPr>
                  <m:t>∈[0,1])</m:t>
                </m:r>
                <m:sSubSup>
                  <m:sSubSupPr>
                    <m:ctrlPr>
                      <w:rPr>
                        <w:rFonts w:ascii="Cambria Math" w:hAnsi="Cambria Math"/>
                      </w:rPr>
                    </m:ctrlPr>
                  </m:sSubSupPr>
                  <m:e>
                    <m:r>
                      <m:rPr/>
                      <w:rPr>
                        <w:rFonts w:ascii="Cambria Math"/>
                        <w:lang w:eastAsia="zh-CN"/>
                      </w:rPr>
                      <m:t>P</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gen</m:t>
                    </m:r>
                    <m:ctrlPr>
                      <w:rPr>
                        <w:rFonts w:ascii="Cambria Math" w:hAnsi="Cambria Math"/>
                      </w:rPr>
                    </m:ctrlPr>
                  </m:sup>
                </m:sSubSup>
                <m:sSubSup>
                  <m:sSubSupPr>
                    <m:ctrlPr>
                      <w:rPr>
                        <w:rFonts w:ascii="Cambria Math" w:hAnsi="Cambria Math"/>
                      </w:rPr>
                    </m:ctrlPr>
                  </m:sSubSupPr>
                  <m:e>
                    <m:r>
                      <m:rPr/>
                      <w:rPr>
                        <w:rFonts w:ascii="Cambria Math"/>
                        <w:lang w:eastAsia="zh-CN"/>
                      </w:rPr>
                      <m:t>C</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neighbor</m:t>
                    </m:r>
                    <m:ctrlPr>
                      <w:rPr>
                        <w:rFonts w:ascii="Cambria Math" w:hAnsi="Cambria Math"/>
                      </w:rPr>
                    </m:ctrlPr>
                  </m:sup>
                </m:sSubSup>
                <m:sSubSup>
                  <m:sSubSupPr>
                    <m:ctrlPr>
                      <w:rPr>
                        <w:rFonts w:ascii="Cambria Math" w:hAnsi="Cambria Math"/>
                      </w:rPr>
                    </m:ctrlPr>
                  </m:sSubSupPr>
                  <m:e>
                    <m:r>
                      <m:rPr/>
                      <w:rPr>
                        <w:rFonts w:ascii="Cambria Math"/>
                        <w:lang w:eastAsia="zh-CN"/>
                      </w:rPr>
                      <m:t>C</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thickness</m:t>
                    </m:r>
                    <m:ctrlPr>
                      <w:rPr>
                        <w:rFonts w:ascii="Cambria Math" w:hAnsi="Cambria Math"/>
                      </w:rPr>
                    </m:ctrlPr>
                  </m:sup>
                </m:sSubSup>
                <m:sSubSup>
                  <m:sSubSupPr>
                    <m:ctrlPr>
                      <w:rPr>
                        <w:rFonts w:ascii="Cambria Math" w:hAnsi="Cambria Math"/>
                      </w:rPr>
                    </m:ctrlPr>
                  </m:sSubSupPr>
                  <m:e>
                    <m:r>
                      <m:rPr/>
                      <w:rPr>
                        <w:rFonts w:ascii="Cambria Math"/>
                        <w:lang w:eastAsia="zh-CN"/>
                      </w:rPr>
                      <m:t>C</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sequence</m:t>
                    </m:r>
                    <m:ctrlPr>
                      <w:rPr>
                        <w:rFonts w:ascii="Cambria Math" w:hAnsi="Cambria Math"/>
                      </w:rPr>
                    </m:ctrlPr>
                  </m:sup>
                </m:sSubSup>
                <m:r>
                  <m:rPr/>
                  <w:rPr>
                    <w:rFonts w:ascii="Cambria Math"/>
                    <w:lang w:eastAsia="zh-CN"/>
                  </w:rPr>
                  <m:t>(</m:t>
                </m:r>
                <m:sSub>
                  <m:sSubPr>
                    <m:ctrlPr>
                      <w:rPr>
                        <w:rFonts w:ascii="Cambria Math" w:hAnsi="Cambria Math"/>
                      </w:rPr>
                    </m:ctrlPr>
                  </m:sSubPr>
                  <m:e>
                    <m:r>
                      <m:rPr/>
                      <w:rPr>
                        <w:rFonts w:ascii="Cambria Math"/>
                        <w:lang w:eastAsia="zh-CN"/>
                      </w:rPr>
                      <m:t>α</m:t>
                    </m:r>
                    <m:ctrlPr>
                      <w:rPr>
                        <w:rFonts w:ascii="Cambria Math" w:hAnsi="Cambria Math"/>
                      </w:rPr>
                    </m:ctrlPr>
                  </m:e>
                  <m:sub>
                    <m:r>
                      <m:rPr/>
                      <w:rPr>
                        <w:rFonts w:ascii="Cambria Math"/>
                        <w:lang w:eastAsia="zh-CN"/>
                      </w:rPr>
                      <m:t>1</m:t>
                    </m:r>
                    <m:ctrlPr>
                      <w:rPr>
                        <w:rFonts w:ascii="Cambria Math" w:hAnsi="Cambria Math"/>
                      </w:rPr>
                    </m:ctrlPr>
                  </m:sub>
                </m:sSub>
                <m:r>
                  <m:rPr/>
                  <w:rPr>
                    <w:rFonts w:ascii="Cambria Math"/>
                    <w:lang w:eastAsia="zh-CN"/>
                  </w:rPr>
                  <m:t>)～(</m:t>
                </m:r>
                <m:sSub>
                  <m:sSubPr>
                    <m:ctrlPr>
                      <w:rPr>
                        <w:rFonts w:ascii="Cambria Math" w:hAnsi="Cambria Math"/>
                      </w:rPr>
                    </m:ctrlPr>
                  </m:sSubPr>
                  <m:e>
                    <m:r>
                      <m:rPr/>
                      <w:rPr>
                        <w:rFonts w:ascii="Cambria Math"/>
                        <w:lang w:eastAsia="zh-CN"/>
                      </w:rPr>
                      <m:t>α</m:t>
                    </m:r>
                    <m:ctrlPr>
                      <w:rPr>
                        <w:rFonts w:ascii="Cambria Math" w:hAnsi="Cambria Math"/>
                      </w:rPr>
                    </m:ctrlPr>
                  </m:e>
                  <m:sub>
                    <m:r>
                      <m:rPr/>
                      <w:rPr>
                        <w:rFonts w:ascii="Cambria Math"/>
                        <w:lang w:eastAsia="zh-CN"/>
                      </w:rPr>
                      <m:t>4</m:t>
                    </m:r>
                    <m:ctrlPr>
                      <w:rPr>
                        <w:rFonts w:ascii="Cambria Math" w:hAnsi="Cambria Math"/>
                      </w:rPr>
                    </m:ctrlPr>
                  </m:sub>
                </m:sSub>
                <m:r>
                  <m:rPr/>
                  <w:rPr>
                    <w:rFonts w:ascii="Cambria Math"/>
                    <w:lang w:eastAsia="zh-CN"/>
                  </w:rPr>
                  <m:t>)</m:t>
                </m:r>
              </m:oMath>
            </m:oMathPara>
          </w:p>
        </w:tc>
        <w:tc>
          <w:tcPr>
            <w:tcW w:w="848" w:type="dxa"/>
            <w:tcBorders>
              <w:top w:val="nil"/>
              <w:left w:val="nil"/>
              <w:bottom w:val="nil"/>
              <w:right w:val="nil"/>
            </w:tcBorders>
            <w:vAlign w:val="center"/>
          </w:tcPr>
          <w:p w14:paraId="4A166FE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（3-20）</w:t>
            </w:r>
          </w:p>
        </w:tc>
      </w:tr>
      <w:tr w14:paraId="73A07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52CB157">
            <w:pPr>
              <w:spacing w:before="60" w:after="60" w:line="240" w:lineRule="auto"/>
              <w:ind w:left="0" w:right="0" w:firstLine="0"/>
              <w:jc w:val="center"/>
              <w:rPr>
                <w:rFonts w:ascii="Times New Roman" w:hAnsi="Times New Roman" w:cs="Times New Roman"/>
              </w:rPr>
            </w:pPr>
            <m:oMathPara>
              <m:oMath>
                <m:nary>
                  <m:naryPr>
                    <m:chr m:val="∑"/>
                    <m:limLoc m:val="subSup"/>
                    <m:ctrlPr>
                      <w:rPr>
                        <w:rFonts w:ascii="Cambria Math" w:hAnsi="Cambria Math"/>
                      </w:rPr>
                    </m:ctrlPr>
                  </m:naryPr>
                  <m:sub>
                    <m:r>
                      <m:rPr>
                        <m:sty m:val="p"/>
                      </m:rPr>
                      <w:rPr>
                        <w:rFonts w:ascii="Times New Roman" w:hAnsi="Times New Roman"/>
                      </w:rPr>
                      <m:t>j=1</m:t>
                    </m:r>
                    <m:ctrlPr>
                      <w:rPr>
                        <w:rFonts w:ascii="Cambria Math" w:hAnsi="Cambria Math"/>
                      </w:rPr>
                    </m:ctrlPr>
                  </m:sub>
                  <m:sup>
                    <m:r>
                      <m:rPr>
                        <m:sty m:val="p"/>
                      </m:rPr>
                      <w:rPr>
                        <w:rFonts w:ascii="Times New Roman" w:hAnsi="Times New Roman"/>
                      </w:rPr>
                      <m:t>4</m:t>
                    </m:r>
                    <m:ctrlPr>
                      <w:rPr>
                        <w:rFonts w:ascii="Cambria Math" w:hAnsi="Cambria Math"/>
                      </w:rPr>
                    </m:ctrlPr>
                  </m:sup>
                  <m:e>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j</m:t>
                        </m:r>
                        <m:ctrlPr>
                          <w:rPr>
                            <w:rFonts w:ascii="Cambria Math" w:hAnsi="Cambria Math"/>
                          </w:rPr>
                        </m:ctrlPr>
                      </m:sub>
                    </m:sSub>
                    <m:ctrlPr>
                      <w:rPr>
                        <w:rFonts w:ascii="Cambria Math" w:hAnsi="Cambria Math"/>
                      </w:rPr>
                    </m:ctrlPr>
                  </m:e>
                </m:nary>
                <m:r>
                  <m:rPr>
                    <m:sty m:val="p"/>
                  </m:rPr>
                  <w:rPr>
                    <w:rFonts w:ascii="Times New Roman" w:hAnsi="Times New Roman"/>
                  </w:rPr>
                  <m:t>=1</m:t>
                </m:r>
              </m:oMath>
            </m:oMathPara>
          </w:p>
        </w:tc>
        <w:tc>
          <w:tcPr>
            <w:tcW w:w="848" w:type="dxa"/>
            <w:tcBorders>
              <w:top w:val="nil"/>
              <w:left w:val="nil"/>
              <w:bottom w:val="nil"/>
              <w:right w:val="nil"/>
            </w:tcBorders>
            <w:vAlign w:val="center"/>
          </w:tcPr>
          <w:p w14:paraId="7C1FB26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（3-21）</w:t>
            </w:r>
          </w:p>
        </w:tc>
      </w:tr>
    </w:tbl>
    <w:p w14:paraId="319F4CD8">
      <w:pPr>
        <w:spacing w:after="0" w:line="360" w:lineRule="auto"/>
        <w:rPr>
          <w:lang w:eastAsia="zh-CN"/>
        </w:rPr>
      </w:pPr>
      <w:r>
        <w:rPr>
          <w:rFonts w:ascii="Times New Roman" w:hAnsi="Times New Roman" w:cs="Times New Roman"/>
          <w:lang w:eastAsia="zh-CN"/>
        </w:rPr>
        <w:t>生成概率用于描述生成模型对该界面位置的预测确定性；邻域一致性用于衡量虚拟界面与周围实测钻孔界面变化趋势的吻合程度；厚度合理性用于检查相邻界面之间的地层厚度是否处于合理范围；层序完整性用于判断虚拟钻孔是否满足研究区已知的地层上下顺序。</w:t>
      </w:r>
    </w:p>
    <w:p w14:paraId="4753D236">
      <w:pPr>
        <w:spacing w:after="0" w:line="360" w:lineRule="auto"/>
        <w:rPr>
          <w:lang w:eastAsia="zh-CN"/>
        </w:rPr>
      </w:pPr>
      <w:r>
        <w:rPr>
          <w:rFonts w:ascii="Times New Roman" w:hAnsi="Times New Roman" w:cs="Times New Roman"/>
          <w:lang w:eastAsia="zh-CN"/>
        </w:rPr>
        <w:t>当综合置信度低于设定阈值时，对应虚拟控制点予以剔除。对于置信度达到使用要求的虚拟点，则根据置信度设置不同的约束权重：</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9C64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4C8B2D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d>
                  <m:dPr>
                    <m:begChr m:val="{"/>
                    <m:endChr m:val=""/>
                    <m:ctrlPr>
                      <w:rPr>
                        <w:rFonts w:ascii="Cambria Math" w:hAnsi="Cambria Math"/>
                      </w:rPr>
                    </m:ctrlPr>
                  </m:dPr>
                  <m:e>
                    <m:eqArr>
                      <m:eqArrPr>
                        <m:ctrlPr>
                          <w:rPr>
                            <w:rFonts w:ascii="Cambria Math" w:hAnsi="Cambria Math"/>
                          </w:rPr>
                        </m:ctrlPr>
                      </m:eqArrPr>
                      <m:e>
                        <m:r>
                          <m:rPr>
                            <m:sty m:val="p"/>
                          </m:rPr>
                          <w:rPr>
                            <w:rFonts w:ascii="Times New Roman" w:hAnsi="Times New Roman"/>
                          </w:rPr>
                          <m:t>1,</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Sup>
                          <m:sSubSupPr>
                            <m:ctrlPr>
                              <w:rPr>
                                <w:rFonts w:ascii="Cambria Math" w:hAnsi="Cambria Math"/>
                              </w:rPr>
                            </m:ctrlPr>
                          </m:sSubSupPr>
                          <m:e>
                            <m:r>
                              <m:rPr>
                                <m:sty m:val="p"/>
                                <m:scr m:val="script"/>
                              </m:rPr>
                              <w:rPr>
                                <w:rFonts w:ascii="Times New Roman" w:hAnsi="Times New Roman" w:eastAsia="MS Mincho"/>
                              </w:rPr>
                              <m:t>P</m:t>
                            </m:r>
                            <m:ctrlPr>
                              <w:rPr>
                                <w:rFonts w:ascii="Cambria Math" w:hAnsi="Cambria Math"/>
                              </w:rPr>
                            </m:ctrlPr>
                          </m:e>
                          <m:sub>
                            <m:r>
                              <m:rPr>
                                <m:sty m:val="p"/>
                              </m:rPr>
                              <w:rPr>
                                <w:rFonts w:ascii="Times New Roman" w:hAnsi="Times New Roman"/>
                              </w:rPr>
                              <m:t>k</m:t>
                            </m:r>
                            <m:ctrlPr>
                              <w:rPr>
                                <w:rFonts w:ascii="Cambria Math" w:hAnsi="Cambria Math"/>
                              </w:rPr>
                            </m:ctrlPr>
                          </m:sub>
                          <m:sup>
                            <m:r>
                              <m:rPr>
                                <m:sty m:val="p"/>
                              </m:rPr>
                              <w:rPr>
                                <w:rFonts w:ascii="Times New Roman" w:hAnsi="Times New Roman"/>
                              </w:rPr>
                              <m:t>obs</m:t>
                            </m:r>
                            <m:ctrlPr>
                              <w:rPr>
                                <w:rFonts w:ascii="Cambria Math" w:hAnsi="Cambria Math"/>
                              </w:rPr>
                            </m:ctrlPr>
                          </m:sup>
                        </m:sSubSup>
                        <m:ctrlPr>
                          <w:rPr>
                            <w:rFonts w:ascii="Cambria Math" w:hAnsi="Cambria Math"/>
                          </w:rPr>
                        </m:ctrlPr>
                      </m:e>
                      <m:e>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Times New Roman" w:hAnsi="Times New Roman"/>
                          </w:rPr>
                          <m:t>+</m:t>
                        </m:r>
                        <m:d>
                          <m:dPr>
                            <m:ctrlPr>
                              <w:rPr>
                                <w:rFonts w:ascii="Cambria Math" w:hAnsi="Cambria Math"/>
                              </w:rPr>
                            </m:ctrlPr>
                          </m:dPr>
                          <m:e>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min</m:t>
                                </m:r>
                                <m:ctrlPr>
                                  <w:rPr>
                                    <w:rFonts w:ascii="Cambria Math" w:hAnsi="Cambria Math"/>
                                  </w:rPr>
                                </m:ctrlPr>
                              </m:sub>
                            </m:sSub>
                            <m:ctrlPr>
                              <w:rPr>
                                <w:rFonts w:ascii="Cambria Math" w:hAnsi="Cambria Math"/>
                              </w:rPr>
                            </m:ctrlPr>
                          </m:e>
                        </m:d>
                        <m:sSub>
                          <m:sSubPr>
                            <m:ctrlPr>
                              <w:rPr>
                                <w:rFonts w:ascii="Cambria Math" w:hAnsi="Cambria Math"/>
                              </w:rPr>
                            </m:ctrlPr>
                          </m:sSubPr>
                          <m:e>
                            <m:r>
                              <m:rPr>
                                <m:sty m:val="p"/>
                              </m:rPr>
                              <w:rPr>
                                <w:rFonts w:ascii="Times New Roman" w:hAnsi="Times New Roman"/>
                              </w:rPr>
                              <m:t>γ</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Sup>
                          <m:sSubSupPr>
                            <m:ctrlPr>
                              <w:rPr>
                                <w:rFonts w:ascii="Cambria Math" w:hAnsi="Cambria Math"/>
                              </w:rPr>
                            </m:ctrlPr>
                          </m:sSubSupPr>
                          <m:e>
                            <m:r>
                              <m:rPr>
                                <m:sty m:val="p"/>
                                <m:scr m:val="script"/>
                              </m:rPr>
                              <w:rPr>
                                <w:rFonts w:ascii="Times New Roman" w:hAnsi="Times New Roman" w:eastAsia="MS Mincho"/>
                              </w:rPr>
                              <m:t>P</m:t>
                            </m:r>
                            <m:ctrlPr>
                              <w:rPr>
                                <w:rFonts w:ascii="Cambria Math" w:hAnsi="Cambria Math"/>
                              </w:rPr>
                            </m:ctrlPr>
                          </m:e>
                          <m:sub>
                            <m:r>
                              <m:rPr>
                                <m:sty m:val="p"/>
                              </m:rPr>
                              <w:rPr>
                                <w:rFonts w:ascii="Times New Roman" w:hAnsi="Times New Roman"/>
                              </w:rPr>
                              <m:t>k</m:t>
                            </m:r>
                            <m:ctrlPr>
                              <w:rPr>
                                <w:rFonts w:ascii="Cambria Math" w:hAnsi="Cambria Math"/>
                              </w:rPr>
                            </m:ctrlPr>
                          </m:sub>
                          <m:sup>
                            <m:r>
                              <m:rPr>
                                <m:sty m:val="p"/>
                              </m:rPr>
                              <w:rPr>
                                <w:rFonts w:ascii="Times New Roman" w:hAnsi="Times New Roman"/>
                              </w:rPr>
                              <m:t>vir</m:t>
                            </m:r>
                            <m:ctrlPr>
                              <w:rPr>
                                <w:rFonts w:ascii="Cambria Math" w:hAnsi="Cambria Math"/>
                              </w:rPr>
                            </m:ctrlPr>
                          </m:sup>
                        </m:sSubSup>
                        <m:ctrlPr>
                          <w:rPr>
                            <w:rFonts w:ascii="Cambria Math" w:hAnsi="Cambria Math"/>
                          </w:rPr>
                        </m:ctrlPr>
                      </m:e>
                    </m:eqArr>
                    <m:ctrlPr>
                      <w:rPr>
                        <w:rFonts w:ascii="Cambria Math" w:hAnsi="Cambria Math"/>
                      </w:rPr>
                    </m:ctrlPr>
                  </m:e>
                </m:d>
                <m:r>
                  <m:rPr>
                    <m:sty m:val="p"/>
                  </m:rPr>
                  <w:rPr>
                    <w:rFonts w:ascii="Times New Roman" w:hAnsi="Times New Roman"/>
                  </w:rPr>
                  <m:t>)</m:t>
                </m:r>
              </m:oMath>
            </m:oMathPara>
          </w:p>
        </w:tc>
        <w:tc>
          <w:tcPr>
            <w:tcW w:w="848" w:type="dxa"/>
            <w:tcBorders>
              <w:top w:val="nil"/>
              <w:left w:val="nil"/>
              <w:bottom w:val="nil"/>
              <w:right w:val="nil"/>
            </w:tcBorders>
            <w:vAlign w:val="center"/>
          </w:tcPr>
          <w:p w14:paraId="43FD815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（3-22）</w:t>
            </w:r>
          </w:p>
        </w:tc>
      </w:tr>
    </w:tbl>
    <w:p w14:paraId="1CA1FCF7">
      <w:pPr>
        <w:spacing w:after="0" w:line="360" w:lineRule="auto"/>
        <w:rPr>
          <w:lang w:eastAsia="zh-CN"/>
        </w:rPr>
      </w:pPr>
      <w:r>
        <w:rPr>
          <w:rFonts w:ascii="Times New Roman" w:hAnsi="Times New Roman" w:cs="Times New Roman"/>
          <w:lang w:eastAsia="zh-CN"/>
        </w:rPr>
        <w:t>式中，和分别为虚拟控制点权重的下限和上限，并满足：</w:t>
      </w:r>
      <m:oMath>
        <m:sSub>
          <m:sSubPr>
            <m:ctrlPr>
              <w:rPr>
                <w:rFonts w:ascii="Cambria Math" w:hAnsi="Cambria Math"/>
              </w:rPr>
            </m:ctrlPr>
          </m:sSubPr>
          <m:e>
            <m:r>
              <m:rPr>
                <m:sty m:val="p"/>
              </m:rPr>
              <w:rPr>
                <w:rFonts w:ascii="Times New Roman" w:hAnsi="Times New Roman"/>
                <w:lang w:eastAsia="zh-CN"/>
              </w:rPr>
              <m:t>w</m:t>
            </m:r>
            <m:ctrlPr>
              <w:rPr>
                <w:rFonts w:ascii="Cambria Math" w:hAnsi="Cambria Math"/>
              </w:rPr>
            </m:ctrlPr>
          </m:e>
          <m:sub>
            <m:r>
              <m:rPr>
                <m:sty m:val="p"/>
              </m:rPr>
              <w:rPr>
                <w:rFonts w:ascii="Cambria Math" w:hAnsi="Cambria Math"/>
                <w:lang w:eastAsia="zh-CN"/>
              </w:rPr>
              <m:t>min</m:t>
            </m:r>
            <m:ctrlPr>
              <w:rPr>
                <w:rFonts w:ascii="Cambria Math" w:hAnsi="Cambria Math"/>
              </w:rPr>
            </m:ctrlPr>
          </m:sub>
        </m:sSub>
        <m:sSub>
          <m:sSubPr>
            <m:ctrlPr>
              <w:rPr>
                <w:rFonts w:ascii="Cambria Math" w:hAnsi="Cambria Math"/>
              </w:rPr>
            </m:ctrlPr>
          </m:sSubPr>
          <m:e>
            <m:r>
              <m:rPr>
                <m:sty m:val="p"/>
              </m:rPr>
              <w:rPr>
                <w:rFonts w:ascii="Times New Roman" w:hAnsi="Times New Roman"/>
                <w:lang w:eastAsia="zh-CN"/>
              </w:rPr>
              <m:t>w</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oMath>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CB5E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0BDC392">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(0&lt;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Times New Roman" w:hAnsi="Times New Roman"/>
                  </w:rPr>
                  <m:t>&lt;1)</m:t>
                </m:r>
              </m:oMath>
            </m:oMathPara>
          </w:p>
        </w:tc>
        <w:tc>
          <w:tcPr>
            <w:tcW w:w="848" w:type="dxa"/>
            <w:tcBorders>
              <w:top w:val="nil"/>
              <w:left w:val="nil"/>
              <w:bottom w:val="nil"/>
              <w:right w:val="nil"/>
            </w:tcBorders>
            <w:vAlign w:val="center"/>
          </w:tcPr>
          <w:p w14:paraId="7CB6EC9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（3-23）</w:t>
            </w:r>
          </w:p>
        </w:tc>
      </w:tr>
    </w:tbl>
    <w:p w14:paraId="75FBBDBB">
      <w:pPr>
        <w:spacing w:after="0" w:line="360" w:lineRule="auto"/>
        <w:rPr>
          <w:lang w:eastAsia="zh-CN"/>
        </w:rPr>
      </w:pPr>
      <w:r>
        <w:rPr>
          <w:rFonts w:ascii="Times New Roman" w:hAnsi="Times New Roman" w:cs="Times New Roman"/>
          <w:lang w:eastAsia="zh-CN"/>
        </w:rPr>
        <w:t>将虚拟控制点的最大权重设置为小于1，可以保证即使虚拟点具有较高置信度，其单点约束强度仍不超过实测控制点。置信度较高的虚拟点具有较大的约束权重，能够较明显地补充实测钻孔之间的界面变化；置信度较低的虚拟点只提供弱约束，减少其对界面整体形态的影响。</w:t>
      </w:r>
    </w:p>
    <w:p w14:paraId="55AA9EA7">
      <w:pPr>
        <w:spacing w:after="0" w:line="360" w:lineRule="auto"/>
        <w:rPr>
          <w:lang w:eastAsia="zh-CN"/>
        </w:rPr>
      </w:pPr>
      <w:r>
        <w:rPr>
          <w:rFonts w:ascii="Times New Roman" w:hAnsi="Times New Roman" w:cs="Times New Roman"/>
          <w:lang w:eastAsia="zh-CN"/>
        </w:rPr>
        <w:t>图3-13与图3-14分别表示虚拟点采用等强约束和差异化弱约束时的界面响应，用于识别约束强度对局部界面形态的影响。图3-15进一步给出代表折虚拟点的置信度—nugget映射：置信度为0.8249～0.9500，对应nugget为0.02045～0.02552，而实测点采用0.005。随着置信度提高，nugget总体减小，表明模型对高置信度虚拟点允许的局部偏差较小；低置信度点则保持更大的拟合容差。因此，三图共同说明差异化约束的必要性：虚拟数据用于补充空间信息，但不取代实测资料的主导地位。</w:t>
      </w:r>
    </w:p>
    <w:p w14:paraId="0D953FEB">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330700" cy="283845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62"/>
                    <a:stretch>
                      <a:fillRect/>
                    </a:stretch>
                  </pic:blipFill>
                  <pic:spPr>
                    <a:xfrm>
                      <a:off x="0" y="0"/>
                      <a:ext cx="4330700" cy="2838450"/>
                    </a:xfrm>
                    <a:prstGeom prst="rect">
                      <a:avLst/>
                    </a:prstGeom>
                  </pic:spPr>
                </pic:pic>
              </a:graphicData>
            </a:graphic>
          </wp:inline>
        </w:drawing>
      </w:r>
    </w:p>
    <w:p w14:paraId="31C1C6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图3-13　实测控制点与虚拟控制点等强约束结果</w:t>
      </w:r>
    </w:p>
    <w:p w14:paraId="71E07C9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3-13 Reconstruction result under equal-strength constraints of measured and virtual control points</w:t>
      </w:r>
    </w:p>
    <w:p w14:paraId="4C179A4C">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18050" cy="2967355"/>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63"/>
                    <a:stretch>
                      <a:fillRect/>
                    </a:stretch>
                  </pic:blipFill>
                  <pic:spPr>
                    <a:xfrm>
                      <a:off x="0" y="0"/>
                      <a:ext cx="4718050" cy="2967355"/>
                    </a:xfrm>
                    <a:prstGeom prst="rect">
                      <a:avLst/>
                    </a:prstGeom>
                  </pic:spPr>
                </pic:pic>
              </a:graphicData>
            </a:graphic>
          </wp:inline>
        </w:drawing>
      </w:r>
    </w:p>
    <w:p w14:paraId="4087245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图3-14　实测控制点与虚拟控制点差异化约束结果</w:t>
      </w:r>
    </w:p>
    <w:p w14:paraId="1B8AB39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3-14 Reconstruction result under differentiated constraints of measured and virtual control points</w:t>
      </w:r>
    </w:p>
    <w:p w14:paraId="33187D5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51705" cy="2855595"/>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64"/>
                    <a:stretch>
                      <a:fillRect/>
                    </a:stretch>
                  </pic:blipFill>
                  <pic:spPr>
                    <a:xfrm>
                      <a:off x="0" y="0"/>
                      <a:ext cx="4751705" cy="2855595"/>
                    </a:xfrm>
                    <a:prstGeom prst="rect">
                      <a:avLst/>
                    </a:prstGeom>
                  </pic:spPr>
                </pic:pic>
              </a:graphicData>
            </a:graphic>
          </wp:inline>
        </w:drawing>
      </w:r>
    </w:p>
    <w:p w14:paraId="4D8DA2D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图3-15　虚拟控制点置信度与nugget映射关系</w:t>
      </w:r>
    </w:p>
    <w:p w14:paraId="4DACCDF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3-15 Mapping relationship between virtual control point confidence and the nugget parameter</w:t>
      </w:r>
    </w:p>
    <w:p w14:paraId="68558299">
      <w:pPr>
        <w:pStyle w:val="6"/>
      </w:pPr>
      <w:r>
        <w:rPr>
          <w:rFonts w:ascii="Times New Roman" w:hAnsi="Times New Roman"/>
        </w:rPr>
        <w:t>3.2.2.4 地层序列与最小层厚约束</w:t>
      </w:r>
    </w:p>
    <w:p w14:paraId="7254039D">
      <w:pPr>
        <w:spacing w:after="0" w:line="360" w:lineRule="auto"/>
        <w:rPr>
          <w:lang w:eastAsia="zh-CN"/>
        </w:rPr>
      </w:pPr>
      <w:r>
        <w:rPr>
          <w:rFonts w:ascii="Times New Roman" w:hAnsi="Times New Roman" w:cs="Times New Roman"/>
          <w:lang w:eastAsia="zh-CN"/>
        </w:rPr>
        <w:t>地层序列约束用于保证相邻界面在共同存在区域内保持正确的上下关系。设相邻界面高程为zk(x,y)和z(k+1)(x,y)，允许的最小层间距为</w:t>
      </w:r>
      <w:r>
        <w:rPr>
          <w:rFonts w:ascii="Times New Roman" w:hAnsi="Times New Roman" w:cs="Times New Roman"/>
        </w:rPr>
        <w:t>δ</w:t>
      </w:r>
      <w:r>
        <w:rPr>
          <w:rFonts w:ascii="Times New Roman" w:hAnsi="Times New Roman" w:cs="Times New Roman"/>
          <w:lang w:eastAsia="zh-CN"/>
        </w:rPr>
        <w:t>k，则应满足zk(x,y)-z(k+1)(x,y)≥</w:t>
      </w:r>
      <w:r>
        <w:rPr>
          <w:rFonts w:ascii="Times New Roman" w:hAnsi="Times New Roman" w:cs="Times New Roman"/>
        </w:rPr>
        <w:t>δ</w:t>
      </w:r>
      <w:r>
        <w:rPr>
          <w:rFonts w:ascii="Times New Roman" w:hAnsi="Times New Roman" w:cs="Times New Roman"/>
          <w:lang w:eastAsia="zh-CN"/>
        </w:rPr>
        <w:t>k。若该差值小于</w:t>
      </w:r>
      <w:r>
        <w:rPr>
          <w:rFonts w:ascii="Times New Roman" w:hAnsi="Times New Roman" w:cs="Times New Roman"/>
        </w:rPr>
        <w:t>δ</w:t>
      </w:r>
      <w:r>
        <w:rPr>
          <w:rFonts w:ascii="Times New Roman" w:hAnsi="Times New Roman" w:cs="Times New Roman"/>
          <w:lang w:eastAsia="zh-CN"/>
        </w:rPr>
        <w:t>k，则对应网格被标记为层序或最小层厚违反区。</w:t>
      </w:r>
    </w:p>
    <w:p w14:paraId="1C1B964C">
      <w:pPr>
        <w:spacing w:after="0" w:line="360" w:lineRule="auto"/>
        <w:rPr>
          <w:lang w:eastAsia="zh-CN"/>
        </w:rPr>
      </w:pPr>
      <w:r>
        <w:rPr>
          <w:rFonts w:ascii="Times New Roman" w:hAnsi="Times New Roman" w:cs="Times New Roman"/>
          <w:lang w:eastAsia="zh-CN"/>
        </w:rPr>
        <w:t>对于经钻孔资料确认的缺失层，不强制生成对应界面。程序通过地层存在性掩膜，仅在相邻地层均存在的网格中执行层序检查，避免把局部缺失层或尖灭层错误延伸为连续地层。</w:t>
      </w:r>
    </w:p>
    <w:p w14:paraId="6961A99D">
      <w:pPr>
        <w:spacing w:after="0" w:line="360" w:lineRule="auto"/>
        <w:rPr>
          <w:lang w:eastAsia="zh-CN"/>
        </w:rPr>
      </w:pPr>
      <w:r>
        <w:rPr>
          <w:rFonts w:ascii="Times New Roman" w:hAnsi="Times New Roman" w:cs="Times New Roman"/>
          <w:lang w:eastAsia="zh-CN"/>
        </w:rPr>
        <w:t>本节采用两阶段约束方式：首先利用控制点和方向记录求解连续隐式标量场；随后对存在层序倒置或层间距不足的网格执行最小层厚投影。该处理改善界面拓扑和层厚合理性，但不等同于直接最小化验证点高程误差，因此后续评价同时报告界面误差与层序违反率。</w:t>
      </w:r>
    </w:p>
    <w:p w14:paraId="71B18E2A">
      <w:pPr>
        <w:pStyle w:val="6"/>
      </w:pPr>
      <w:r>
        <w:rPr>
          <w:rFonts w:ascii="Times New Roman" w:hAnsi="Times New Roman"/>
        </w:rPr>
        <w:t>3.2.2.5 综合约束下的隐式标量场求解</w:t>
      </w:r>
    </w:p>
    <w:p w14:paraId="4F4B2F30">
      <w:pPr>
        <w:spacing w:after="0" w:line="360" w:lineRule="auto"/>
        <w:rPr>
          <w:lang w:eastAsia="zh-CN"/>
        </w:rPr>
      </w:pPr>
      <w:r>
        <w:rPr>
          <w:rFonts w:ascii="Times New Roman" w:hAnsi="Times New Roman" w:cs="Times New Roman"/>
          <w:lang w:eastAsia="zh-CN"/>
        </w:rPr>
        <w:t>根据界面控制点和产状约束，隐式标量场可以通过空间插值方法求解。在隐式建模框架中，界面控制点用于约束等值面位置，产状数据用于约束标量场梯度方向，由此计算满足地质观测数据的连续势场。</w:t>
      </w:r>
    </w:p>
    <w:p w14:paraId="125E2C97">
      <w:pPr>
        <w:spacing w:after="0" w:line="360" w:lineRule="auto"/>
        <w:rPr>
          <w:lang w:eastAsia="zh-CN"/>
        </w:rPr>
      </w:pPr>
      <w:r>
        <w:rPr>
          <w:rFonts w:ascii="Times New Roman" w:hAnsi="Times New Roman" w:cs="Times New Roman"/>
          <w:lang w:eastAsia="zh-CN"/>
        </w:rPr>
        <w:t>从一般数学形式上，隐式标量场可以表示为核函数和低阶趋势项的组合：</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362A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B221E0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phi(x)=</m:t>
                </m:r>
                <m:nary>
                  <m:naryPr>
                    <m:chr m:val="∑"/>
                    <m:limLoc m:val="subSup"/>
                    <m:ctrlPr>
                      <w:rPr>
                        <w:rFonts w:ascii="Cambria Math" w:hAnsi="Cambria Math"/>
                      </w:rPr>
                    </m:ctrlPr>
                  </m:naryPr>
                  <m:sub>
                    <m:r>
                      <m:rPr>
                        <m:sty m:val="p"/>
                      </m:rPr>
                      <w:rPr>
                        <w:rFonts w:ascii="Times New Roman" w:hAnsi="Times New Roman"/>
                      </w:rPr>
                      <m:t>j=1</m:t>
                    </m:r>
                    <m:ctrlPr>
                      <w:rPr>
                        <w:rFonts w:ascii="Cambria Math" w:hAnsi="Cambria Math"/>
                      </w:rPr>
                    </m:ctrlPr>
                  </m:sub>
                  <m:sup>
                    <m:r>
                      <m:rPr>
                        <m:sty m:val="p"/>
                      </m:rPr>
                      <w:rPr>
                        <w:rFonts w:ascii="Times New Roman" w:hAnsi="Times New Roman"/>
                      </w:rPr>
                      <m:t>N</m:t>
                    </m:r>
                    <m:ctrlPr>
                      <w:rPr>
                        <w:rFonts w:ascii="Cambria Math" w:hAnsi="Cambria Math"/>
                      </w:rPr>
                    </m:ctrlPr>
                  </m:sup>
                  <m:e>
                    <m:sSub>
                      <m:sSubPr>
                        <m:ctrlPr>
                          <w:rPr>
                            <w:rFonts w:ascii="Cambria Math" w:hAnsi="Cambria Math"/>
                          </w:rPr>
                        </m:ctrlPr>
                      </m:sSubPr>
                      <m:e>
                        <m:r>
                          <m:rPr>
                            <m:sty m:val="p"/>
                          </m:rPr>
                          <w:rPr>
                            <w:rFonts w:ascii="Times New Roman" w:hAnsi="Times New Roman"/>
                          </w:rPr>
                          <m:t>β</m:t>
                        </m:r>
                        <m:ctrlPr>
                          <w:rPr>
                            <w:rFonts w:ascii="Cambria Math" w:hAnsi="Cambria Math"/>
                          </w:rPr>
                        </m:ctrlPr>
                      </m:e>
                      <m:sub>
                        <m:r>
                          <m:rPr>
                            <m:sty m:val="p"/>
                          </m:rPr>
                          <w:rPr>
                            <w:rFonts w:ascii="Times New Roman" w:hAnsi="Times New Roman"/>
                          </w:rPr>
                          <m:t>j</m:t>
                        </m:r>
                        <m:ctrlPr>
                          <w:rPr>
                            <w:rFonts w:ascii="Cambria Math" w:hAnsi="Cambria Math"/>
                          </w:rPr>
                        </m:ctrlPr>
                      </m:sub>
                    </m:sSub>
                    <m:ctrlPr>
                      <w:rPr>
                        <w:rFonts w:ascii="Cambria Math" w:hAnsi="Cambria Math"/>
                      </w:rPr>
                    </m:ctrlPr>
                  </m:e>
                </m:nary>
                <m:r>
                  <m:rPr>
                    <m:sty m:val="p"/>
                  </m:rPr>
                  <w:rPr>
                    <w:rFonts w:ascii="Times New Roman" w:hAnsi="Times New Roman"/>
                  </w:rPr>
                  <m:t>K</m:t>
                </m:r>
                <m:d>
                  <m:dPr>
                    <m:ctrlPr>
                      <w:rPr>
                        <w:rFonts w:ascii="Cambria Math" w:hAnsi="Cambria Math"/>
                      </w:rPr>
                    </m:ctrlPr>
                  </m:dPr>
                  <m:e>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j</m:t>
                        </m:r>
                        <m:ctrlPr>
                          <w:rPr>
                            <w:rFonts w:ascii="Cambria Math" w:hAnsi="Cambria Math"/>
                          </w:rPr>
                        </m:ctrlPr>
                      </m:sub>
                    </m:sSub>
                    <m:r>
                      <m:rPr>
                        <m:sty m:val="p"/>
                      </m:rPr>
                      <w:rPr>
                        <w:rFonts w:ascii="Times New Roman" w:hAnsi="Times New Roman"/>
                      </w:rPr>
                      <m:t>‖</m:t>
                    </m:r>
                    <m:ctrlPr>
                      <w:rPr>
                        <w:rFonts w:ascii="Cambria Math" w:hAnsi="Cambria Math"/>
                      </w:rPr>
                    </m:ctrlPr>
                  </m:e>
                </m:d>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0</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x</m:t>
                    </m:r>
                    <m:ctrlPr>
                      <w:rPr>
                        <w:rFonts w:ascii="Cambria Math" w:hAnsi="Cambria Math"/>
                      </w:rPr>
                    </m:ctrlPr>
                  </m:sub>
                </m:sSub>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y</m:t>
                    </m:r>
                    <m:ctrlPr>
                      <w:rPr>
                        <w:rFonts w:ascii="Cambria Math" w:hAnsi="Cambria Math"/>
                      </w:rPr>
                    </m:ctrlPr>
                  </m:sub>
                </m:sSub>
                <m:r>
                  <m:rPr>
                    <m:sty m:val="p"/>
                  </m:rPr>
                  <w:rPr>
                    <w:rFonts w:ascii="Times New Roman" w:hAnsi="Times New Roman"/>
                  </w:rPr>
                  <m:t>y+</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ascii="Times New Roman" w:hAnsi="Times New Roman"/>
                  </w:rPr>
                  <m:t>z</m:t>
                </m:r>
              </m:oMath>
            </m:oMathPara>
          </w:p>
        </w:tc>
        <w:tc>
          <w:tcPr>
            <w:tcW w:w="848" w:type="dxa"/>
            <w:tcBorders>
              <w:top w:val="nil"/>
              <w:left w:val="nil"/>
              <w:bottom w:val="nil"/>
              <w:right w:val="nil"/>
            </w:tcBorders>
            <w:vAlign w:val="center"/>
          </w:tcPr>
          <w:p w14:paraId="6EA6949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（3-24）</w:t>
            </w:r>
          </w:p>
        </w:tc>
      </w:tr>
    </w:tbl>
    <w:p w14:paraId="7E96BEBC">
      <w:pPr>
        <w:spacing w:after="0" w:line="360" w:lineRule="auto"/>
        <w:rPr>
          <w:lang w:eastAsia="zh-CN"/>
        </w:rPr>
      </w:pPr>
      <w:r>
        <w:rPr>
          <w:rFonts w:ascii="Times New Roman" w:hAnsi="Times New Roman" w:cs="Times New Roman"/>
          <w:lang w:eastAsia="zh-CN"/>
        </w:rPr>
        <w:t>其中，核函数部分用于表达地层界面的局部变化，低阶趋势项用于描述区域尺度上的整体倾斜趋势。通过界面位置约束、梯度方向约束和适当的平滑条件，可求解得到连续的三维标量场。</w:t>
      </w:r>
    </w:p>
    <w:p w14:paraId="782021B6">
      <w:pPr>
        <w:spacing w:after="0" w:line="360" w:lineRule="auto"/>
        <w:rPr>
          <w:lang w:eastAsia="zh-CN"/>
        </w:rPr>
      </w:pPr>
      <w:r>
        <w:rPr>
          <w:rFonts w:ascii="Times New Roman" w:hAnsi="Times New Roman" w:cs="Times New Roman"/>
          <w:lang w:eastAsia="zh-CN"/>
        </w:rPr>
        <w:t>为防止隐式场在控制点较少的区域产生剧烈波动，还需加入平滑约束。其一般形式可以表示为：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123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D33F9BD">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smooth</m:t>
                    </m:r>
                    <m:ctrlPr>
                      <w:rPr>
                        <w:rFonts w:ascii="Cambria Math" w:hAnsi="Cambria Math"/>
                      </w:rPr>
                    </m:ctrlPr>
                  </m:sub>
                </m:sSub>
                <m:r>
                  <m:rPr>
                    <m:sty m:val="p"/>
                  </m:rPr>
                  <w:rPr>
                    <w:rFonts w:ascii="Times New Roman" w:hAnsi="Times New Roman"/>
                  </w:rPr>
                  <m:t>=</m:t>
                </m:r>
                <m:nary>
                  <m:naryPr>
                    <m:limLoc m:val="subSup"/>
                    <m:supHide m:val="1"/>
                    <m:ctrlPr>
                      <w:rPr>
                        <w:rFonts w:ascii="Cambria Math" w:hAnsi="Cambria Math"/>
                      </w:rPr>
                    </m:ctrlPr>
                  </m:naryPr>
                  <m:sub>
                    <m:r>
                      <m:rPr>
                        <m:sty m:val="p"/>
                      </m:rPr>
                      <w:rPr>
                        <w:rFonts w:ascii="Times New Roman" w:hAnsi="Times New Roman"/>
                      </w:rPr>
                      <m:t>Ω</m:t>
                    </m:r>
                    <m:ctrlPr>
                      <w:rPr>
                        <w:rFonts w:ascii="Cambria Math" w:hAnsi="Cambria Math"/>
                      </w:rPr>
                    </m:ctrlPr>
                  </m:sub>
                  <m:sup>
                    <m:ctrlPr>
                      <w:rPr>
                        <w:rFonts w:ascii="Cambria Math" w:hAnsi="Cambria Math"/>
                      </w:rPr>
                    </m:ctrlPr>
                  </m:sup>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m:sty m:val="p"/>
                                  </m:rPr>
                                  <w:rPr>
                                    <w:rFonts w:ascii="Times New Roman" w:hAnsi="Times New Roman"/>
                                  </w:rPr>
                                  <m:t>∇</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ϕ(x)</m:t>
                            </m:r>
                            <m:ctrlPr>
                              <w:rPr>
                                <w:rFonts w:ascii="Cambria Math" w:hAnsi="Cambria Math"/>
                              </w:rPr>
                            </m:ctrlPr>
                          </m:e>
                        </m:d>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nary>
                <m:r>
                  <m:rPr>
                    <m:sty m:val="p"/>
                  </m:rPr>
                  <w:rPr>
                    <w:rFonts w:ascii="Times New Roman" w:hAnsi="Times New Roman"/>
                  </w:rPr>
                  <m:t>dx</m:t>
                </m:r>
              </m:oMath>
            </m:oMathPara>
          </w:p>
        </w:tc>
        <w:tc>
          <w:tcPr>
            <w:tcW w:w="848" w:type="dxa"/>
            <w:tcBorders>
              <w:top w:val="nil"/>
              <w:left w:val="nil"/>
              <w:bottom w:val="nil"/>
              <w:right w:val="nil"/>
            </w:tcBorders>
            <w:vAlign w:val="center"/>
          </w:tcPr>
          <w:p w14:paraId="6B7CA2A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（3-25）</w:t>
            </w:r>
          </w:p>
        </w:tc>
      </w:tr>
    </w:tbl>
    <w:p w14:paraId="1C4AEBD0">
      <w:pPr>
        <w:spacing w:after="0" w:line="360" w:lineRule="auto"/>
        <w:rPr>
          <w:lang w:eastAsia="zh-CN"/>
        </w:rPr>
      </w:pPr>
      <w:r>
        <w:rPr>
          <w:rFonts w:ascii="Times New Roman" w:hAnsi="Times New Roman" w:cs="Times New Roman"/>
          <w:lang w:eastAsia="zh-CN"/>
        </w:rPr>
        <w:t>式中，表示标量场的二阶变化。平滑项用于抑制局部异常弯曲，但其权重不宜过大。如果平滑约束过强，可能削弱断层附近或地层快速变化区域的真实几何特征。</w:t>
      </w:r>
      <m:oMath>
        <m:sSup>
          <m:sSupPr>
            <m:ctrlPr>
              <w:rPr>
                <w:rFonts w:ascii="Cambria Math" w:hAnsi="Cambria Math"/>
              </w:rPr>
            </m:ctrlPr>
          </m:sSupPr>
          <m:e>
            <m:r>
              <m:rPr/>
              <w:rPr>
                <w:rFonts w:ascii="Cambria Math"/>
                <w:lang w:eastAsia="zh-CN"/>
              </w:rPr>
              <m:t>∇</m:t>
            </m:r>
            <m:ctrlPr>
              <w:rPr>
                <w:rFonts w:ascii="Cambria Math" w:hAnsi="Cambria Math"/>
              </w:rPr>
            </m:ctrlPr>
          </m:e>
          <m:sup>
            <m:r>
              <m:rPr/>
              <w:rPr>
                <w:rFonts w:ascii="Cambria Math"/>
                <w:lang w:eastAsia="zh-CN"/>
              </w:rPr>
              <m:t>2</m:t>
            </m:r>
            <m:ctrlPr>
              <w:rPr>
                <w:rFonts w:ascii="Cambria Math" w:hAnsi="Cambria Math"/>
              </w:rPr>
            </m:ctrlPr>
          </m:sup>
        </m:sSup>
        <m:r>
          <m:rPr/>
          <w:rPr>
            <w:rFonts w:ascii="Cambria Math"/>
            <w:lang w:eastAsia="zh-CN"/>
          </w:rPr>
          <m:t>ϕ</m:t>
        </m:r>
      </m:oMath>
    </w:p>
    <w:p w14:paraId="01455472">
      <w:pPr>
        <w:spacing w:after="0" w:line="360" w:lineRule="auto"/>
        <w:rPr>
          <w:lang w:eastAsia="zh-CN"/>
        </w:rPr>
      </w:pPr>
      <w:r>
        <w:rPr>
          <w:rFonts w:ascii="Times New Roman" w:hAnsi="Times New Roman" w:cs="Times New Roman"/>
          <w:lang w:eastAsia="zh-CN"/>
        </w:rPr>
        <w:t>在不考虑后续层序与边界约束时，隐式场的基础求解目标可以写为：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7A02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89181F0">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implicit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d</m:t>
                    </m:r>
                    <m:ctrlPr>
                      <w:rPr>
                        <w:rFonts w:ascii="Cambria Math" w:hAnsi="Cambria Math"/>
                      </w:rPr>
                    </m:ctrlPr>
                  </m:sub>
                </m:sSub>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data</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o</m:t>
                    </m:r>
                    <m:ctrlPr>
                      <w:rPr>
                        <w:rFonts w:ascii="Cambria Math" w:hAnsi="Cambria Math"/>
                      </w:rPr>
                    </m:ctrlPr>
                  </m:sub>
                </m:sSub>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orient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r</m:t>
                    </m:r>
                    <m:ctrlPr>
                      <w:rPr>
                        <w:rFonts w:ascii="Cambria Math" w:hAnsi="Cambria Math"/>
                      </w:rPr>
                    </m:ctrlPr>
                  </m:sub>
                </m:sSub>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smooth</m:t>
                    </m:r>
                    <m:ctrlPr>
                      <w:rPr>
                        <w:rFonts w:ascii="Cambria Math" w:hAnsi="Cambria Math"/>
                      </w:rPr>
                    </m:ctrlPr>
                  </m:sub>
                </m:sSub>
              </m:oMath>
            </m:oMathPara>
          </w:p>
        </w:tc>
        <w:tc>
          <w:tcPr>
            <w:tcW w:w="848" w:type="dxa"/>
            <w:tcBorders>
              <w:top w:val="nil"/>
              <w:left w:val="nil"/>
              <w:bottom w:val="nil"/>
              <w:right w:val="nil"/>
            </w:tcBorders>
            <w:vAlign w:val="center"/>
          </w:tcPr>
          <w:p w14:paraId="1952F18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（3-26）</w:t>
            </w:r>
          </w:p>
        </w:tc>
      </w:tr>
    </w:tbl>
    <w:p w14:paraId="3BB35209">
      <w:pPr>
        <w:spacing w:after="0" w:line="360" w:lineRule="auto"/>
        <w:rPr>
          <w:lang w:eastAsia="zh-CN"/>
        </w:rPr>
      </w:pPr>
      <w:r>
        <w:rPr>
          <w:rFonts w:ascii="Times New Roman" w:hAnsi="Times New Roman" w:cs="Times New Roman"/>
          <w:lang w:eastAsia="zh-CN"/>
        </w:rPr>
        <w:t>式中，分别为控制点拟合项、产状约束项和平滑项的权重。</w:t>
      </w:r>
      <m:oMath>
        <m:sSub>
          <m:sSubPr>
            <m:ctrlPr>
              <w:rPr>
                <w:rFonts w:ascii="Cambria Math" w:hAnsi="Cambria Math"/>
              </w:rPr>
            </m:ctrlPr>
          </m:sSubPr>
          <m:e>
            <m:r>
              <m:rPr/>
              <w:rPr>
                <w:rFonts w:ascii="Cambria Math"/>
                <w:lang w:eastAsia="zh-CN"/>
              </w:rPr>
              <m:t>λ</m:t>
            </m:r>
            <m:ctrlPr>
              <w:rPr>
                <w:rFonts w:ascii="Cambria Math" w:hAnsi="Cambria Math"/>
              </w:rPr>
            </m:ctrlPr>
          </m:e>
          <m:sub>
            <m:r>
              <m:rPr/>
              <w:rPr>
                <w:rFonts w:ascii="Cambria Math"/>
                <w:lang w:eastAsia="zh-CN"/>
              </w:rPr>
              <m:t>d</m:t>
            </m:r>
            <m:ctrlPr>
              <w:rPr>
                <w:rFonts w:ascii="Cambria Math" w:hAnsi="Cambria Math"/>
              </w:rPr>
            </m:ctrlPr>
          </m:sub>
        </m:sSub>
        <m:r>
          <m:rPr/>
          <w:rPr>
            <w:rFonts w:ascii="Cambria Math"/>
            <w:lang w:eastAsia="zh-CN"/>
          </w:rPr>
          <m:t>、</m:t>
        </m:r>
        <m:sSub>
          <m:sSubPr>
            <m:ctrlPr>
              <w:rPr>
                <w:rFonts w:ascii="Cambria Math" w:hAnsi="Cambria Math"/>
              </w:rPr>
            </m:ctrlPr>
          </m:sSubPr>
          <m:e>
            <m:r>
              <m:rPr/>
              <w:rPr>
                <w:rFonts w:ascii="Cambria Math"/>
                <w:lang w:eastAsia="zh-CN"/>
              </w:rPr>
              <m:t>λ</m:t>
            </m:r>
            <m:ctrlPr>
              <w:rPr>
                <w:rFonts w:ascii="Cambria Math" w:hAnsi="Cambria Math"/>
              </w:rPr>
            </m:ctrlPr>
          </m:e>
          <m:sub>
            <m:r>
              <m:rPr/>
              <w:rPr>
                <w:rFonts w:ascii="Cambria Math"/>
                <w:lang w:eastAsia="zh-CN"/>
              </w:rPr>
              <m:t>o</m:t>
            </m:r>
            <m:ctrlPr>
              <w:rPr>
                <w:rFonts w:ascii="Cambria Math" w:hAnsi="Cambria Math"/>
              </w:rPr>
            </m:ctrlPr>
          </m:sub>
        </m:sSub>
        <m:r>
          <m:rPr/>
          <w:rPr>
            <w:rFonts w:ascii="Cambria Math"/>
            <w:lang w:eastAsia="zh-CN"/>
          </w:rPr>
          <m:t>、</m:t>
        </m:r>
        <m:sSub>
          <m:sSubPr>
            <m:ctrlPr>
              <w:rPr>
                <w:rFonts w:ascii="Cambria Math" w:hAnsi="Cambria Math"/>
              </w:rPr>
            </m:ctrlPr>
          </m:sSubPr>
          <m:e>
            <m:r>
              <m:rPr/>
              <w:rPr>
                <w:rFonts w:ascii="Cambria Math"/>
                <w:lang w:eastAsia="zh-CN"/>
              </w:rPr>
              <m:t>λ</m:t>
            </m:r>
            <m:ctrlPr>
              <w:rPr>
                <w:rFonts w:ascii="Cambria Math" w:hAnsi="Cambria Math"/>
              </w:rPr>
            </m:ctrlPr>
          </m:e>
          <m:sub>
            <m:r>
              <m:rPr/>
              <w:rPr>
                <w:rFonts w:ascii="Cambria Math"/>
                <w:lang w:eastAsia="zh-CN"/>
              </w:rPr>
              <m:t>r</m:t>
            </m:r>
            <m:ctrlPr>
              <w:rPr>
                <w:rFonts w:ascii="Cambria Math" w:hAnsi="Cambria Math"/>
              </w:rPr>
            </m:ctrlPr>
          </m:sub>
        </m:sSub>
      </m:oMath>
      <w:r>
        <w:rPr>
          <w:rFonts w:ascii="Times New Roman" w:hAnsi="Times New Roman" w:cs="Times New Roman"/>
          <w:lang w:eastAsia="zh-CN"/>
        </w:rPr>
        <w:t>控制点拟合项保证界面接近钻孔揭露位置；产状约束项控制界面的延伸方向；平滑项抑制数据稀疏区域内的不合理振荡。三类约束共同决定隐式标量场的空间形态。</w:t>
      </w:r>
    </w:p>
    <w:p w14:paraId="695EF9E2">
      <w:pPr>
        <w:spacing w:after="0" w:line="360" w:lineRule="auto"/>
        <w:rPr>
          <w:lang w:eastAsia="zh-CN"/>
        </w:rPr>
      </w:pPr>
      <w:r>
        <w:rPr>
          <w:rFonts w:ascii="Times New Roman" w:hAnsi="Times New Roman"/>
        </w:rPr>
        <w:t>3.2.3 二维剖面与三维模型输出</w:t>
      </w:r>
    </w:p>
    <w:p w14:paraId="7BA55267">
      <w:pPr>
        <w:spacing w:after="0" w:line="360" w:lineRule="auto"/>
        <w:rPr>
          <w:lang w:eastAsia="zh-CN"/>
        </w:rPr>
      </w:pPr>
      <w:r>
        <w:rPr>
          <w:rFonts w:ascii="Times New Roman" w:hAnsi="Times New Roman" w:cs="Times New Roman"/>
          <w:lang w:eastAsia="zh-CN"/>
        </w:rPr>
        <w:t>在完成原始控制数据整理、ET-CGAN虚拟界面点生成及质量筛选后，将实测地层界面点、断层控制点、方向约束、层序约束和筛选后保留的虚拟界面点共同输入隐式地质建模程序。</w:t>
      </w:r>
    </w:p>
    <w:p w14:paraId="10572A90">
      <w:pPr>
        <w:spacing w:after="0" w:line="360" w:lineRule="auto"/>
        <w:rPr>
          <w:lang w:eastAsia="zh-CN"/>
        </w:rPr>
      </w:pPr>
      <w:r>
        <w:rPr>
          <w:rFonts w:ascii="Times New Roman" w:hAnsi="Times New Roman" w:cs="Times New Roman"/>
          <w:lang w:eastAsia="zh-CN"/>
        </w:rPr>
        <w:t>102个实测地层界面点来源于Alesmodel验证数据集，包括31个LIAS界面点、38个TRIAS界面点和33个CARBO界面点；24个断层控制点用于确定fault_left、fault_right和fault_lr等断层的位置与几何形态；198条方向记录用于约束隐式标量场的局部梯度方向。ET-CGAN在9个候选虚拟钻孔位置生成地层界面高程，经过生成概率、置信度、地层层序、最小层厚和邻域一致性等条件筛选后，将保留的虚拟界面点作为补充数据输入模型。实测界面点和虚拟界面点均采用(x,y,z,formation)的三维点结构，但两类数据在模型求解中的约束强度不同。实测界面点来源于原始数据，作为模型中的主要约束；虚拟界面点还包含ET-CGAN输出的置信度，其约束强度根据置信度进行调整。置信度越高，虚拟点对界面位置的约束越强；置信度越低，模型允许在该点附近产生的局部偏差越大。由此可在补充空间信息的同时，避免低置信度生成点将地层界面拉向不可靠位置。</w:t>
      </w:r>
    </w:p>
    <w:p w14:paraId="7B089493">
      <w:pPr>
        <w:spacing w:after="0" w:line="360" w:lineRule="auto"/>
        <w:rPr>
          <w:lang w:eastAsia="zh-CN"/>
        </w:rPr>
      </w:pPr>
      <w:r>
        <w:rPr>
          <w:rFonts w:ascii="Times New Roman" w:hAnsi="Times New Roman" w:cs="Times New Roman"/>
          <w:lang w:eastAsia="zh-CN"/>
        </w:rPr>
        <w:t>三维透明地质模型由地层界面、地层体、地表边界和地质属性组成。对于第k个地层界面，采用隐式函数进行表达：</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1CCA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2D40B1C">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Γ</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m:t>
                </m:r>
                <m:d>
                  <m:dPr>
                    <m:begChr m:val="{"/>
                    <m:endChr m:val="}"/>
                    <m:ctrlPr>
                      <w:rPr>
                        <w:rFonts w:ascii="Cambria Math" w:hAnsi="Cambria Math"/>
                      </w:rPr>
                    </m:ctrlPr>
                  </m:dPr>
                  <m:e>
                    <m:r>
                      <m:rPr>
                        <m:sty m:val="p"/>
                      </m:rPr>
                      <w:rPr>
                        <w:rFonts w:ascii="Times New Roman" w:hAnsi="Times New Roman"/>
                      </w:rPr>
                      <m:t>(x,y,z)∣</m:t>
                    </m:r>
                    <m:sSub>
                      <m:sSubPr>
                        <m:ctrlPr>
                          <w:rPr>
                            <w:rFonts w:ascii="Cambria Math" w:hAnsi="Cambria Math"/>
                          </w:rPr>
                        </m:ctrlPr>
                      </m:sSubPr>
                      <m:e>
                        <m:r>
                          <m:rPr>
                            <m:sty m:val="p"/>
                          </m:rPr>
                          <w:rPr>
                            <w:rFonts w:ascii="Times New Roman" w:hAnsi="Times New Roman"/>
                          </w:rPr>
                          <m:t>F</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(x,y,z)=0</m:t>
                    </m:r>
                    <m:ctrlPr>
                      <w:rPr>
                        <w:rFonts w:ascii="Cambria Math" w:hAnsi="Cambria Math"/>
                      </w:rPr>
                    </m:ctrlPr>
                  </m:e>
                </m:d>
              </m:oMath>
            </m:oMathPara>
          </w:p>
        </w:tc>
        <w:tc>
          <w:tcPr>
            <w:tcW w:w="848" w:type="dxa"/>
            <w:tcBorders>
              <w:top w:val="nil"/>
              <w:left w:val="nil"/>
              <w:bottom w:val="nil"/>
              <w:right w:val="nil"/>
            </w:tcBorders>
            <w:vAlign w:val="center"/>
          </w:tcPr>
          <w:p w14:paraId="227C3155">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（3-27）</w:t>
            </w:r>
          </w:p>
        </w:tc>
      </w:tr>
    </w:tbl>
    <w:p w14:paraId="04946EE2">
      <w:pPr>
        <w:spacing w:after="0" w:line="360" w:lineRule="auto"/>
        <w:rPr>
          <w:lang w:eastAsia="zh-CN"/>
        </w:rPr>
      </w:pPr>
      <w:r>
        <w:rPr>
          <w:rFonts w:ascii="Times New Roman" w:hAnsi="Times New Roman" w:cs="Times New Roman"/>
          <w:lang w:eastAsia="zh-CN"/>
        </w:rPr>
        <w:t>式中，</w:t>
      </w:r>
      <w:r>
        <w:rPr>
          <w:rFonts w:ascii="Times New Roman" w:hAnsi="Times New Roman" w:cs="Times New Roman"/>
        </w:rPr>
        <w:t>Γ</w:t>
      </w:r>
      <w:r>
        <w:rPr>
          <w:rFonts w:ascii="Times New Roman" w:hAnsi="Times New Roman" w:cs="Times New Roman"/>
          <w:lang w:eastAsia="zh-CN"/>
        </w:rPr>
        <w:t>ₖ为第k个地层界面，Fₖ为对应的三维隐式函数，x、y和z分别为空间点的平面坐标和高程坐标。相邻两个地层界面之间构成一个三维地层体。</w:t>
      </w:r>
      <w:r>
        <w:rPr>
          <w:rFonts w:ascii="Times New Roman" w:hAnsi="Times New Roman" w:cs="Times New Roman"/>
        </w:rPr>
        <w:t>第 k 个地层体可表示为：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11AD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94190D">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Ωₖ=(x,y,z)|zₖ₊₁(x,y)≤z≤zₖ(x,y)</m:t>
                </m:r>
              </m:oMath>
            </m:oMathPara>
          </w:p>
        </w:tc>
        <w:tc>
          <w:tcPr>
            <w:tcW w:w="848" w:type="dxa"/>
            <w:tcBorders>
              <w:top w:val="nil"/>
              <w:left w:val="nil"/>
              <w:bottom w:val="nil"/>
              <w:right w:val="nil"/>
            </w:tcBorders>
            <w:vAlign w:val="center"/>
          </w:tcPr>
          <w:p w14:paraId="6A70D73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（3-28）</w:t>
            </w:r>
          </w:p>
        </w:tc>
      </w:tr>
    </w:tbl>
    <w:p w14:paraId="27030B88">
      <w:pPr>
        <w:spacing w:after="0" w:line="360" w:lineRule="auto"/>
        <w:rPr>
          <w:lang w:eastAsia="zh-CN"/>
        </w:rPr>
      </w:pPr>
      <w:r>
        <w:rPr>
          <w:rFonts w:ascii="Times New Roman" w:hAnsi="Times New Roman" w:cs="Times New Roman"/>
          <w:lang w:eastAsia="zh-CN"/>
        </w:rPr>
        <w:t>式中，zₖ(x,y)和zₖ₊₁(x, y)分别为第k个地层的上界面和下界面高程。在三维网格中，根据空间点与各地层界面的相对位置，对每个网格单元进行地层编码。</w:t>
      </w:r>
      <w:r>
        <w:rPr>
          <w:rFonts w:ascii="Times New Roman" w:hAnsi="Times New Roman" w:cs="Times New Roman"/>
        </w:rPr>
        <w:t>网格单元的岩性类别表示为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6A0D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88B21B8">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C(x,y,z)=k</m:t>
                </m:r>
              </m:oMath>
            </m:oMathPara>
          </w:p>
        </w:tc>
        <w:tc>
          <w:tcPr>
            <w:tcW w:w="848" w:type="dxa"/>
            <w:tcBorders>
              <w:top w:val="nil"/>
              <w:left w:val="nil"/>
              <w:bottom w:val="nil"/>
              <w:right w:val="nil"/>
            </w:tcBorders>
            <w:vAlign w:val="center"/>
          </w:tcPr>
          <w:p w14:paraId="0E71891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（3-29）</w:t>
            </w:r>
          </w:p>
        </w:tc>
      </w:tr>
    </w:tbl>
    <w:p w14:paraId="767C61F3">
      <w:pPr>
        <w:spacing w:after="0" w:line="360" w:lineRule="auto"/>
        <w:rPr>
          <w:lang w:eastAsia="zh-CN"/>
        </w:rPr>
      </w:pPr>
      <w:r>
        <w:rPr>
          <w:rFonts w:ascii="Times New Roman" w:hAnsi="Times New Roman" w:cs="Times New Roman"/>
          <w:lang w:eastAsia="zh-CN"/>
        </w:rPr>
        <w:t>其中，C为地层编码，k为对应的地层类别。当空间点位于第k个地层的上、下界面之间，并且该地层在当前位置存在时，将该网格单元赋值为第k类地层。当该位置属于局部缺失层区域时，根据地层存在性掩膜确定其是否生成对应地层体。这样既可以表达连续地层，也可以保留堤防内部局部填筑层、薄层黏土和透镜状砂层的空间变化。地质模型的基本组成关系如图3-16至图3-25所示。</w:t>
      </w:r>
    </w:p>
    <w:p w14:paraId="1CC69BB8">
      <w:pPr>
        <w:spacing w:after="0" w:line="360" w:lineRule="auto"/>
        <w:rPr>
          <w:lang w:eastAsia="zh-CN"/>
        </w:rPr>
      </w:pPr>
      <w:r>
        <w:rPr>
          <w:rFonts w:ascii="Times New Roman" w:hAnsi="Times New Roman" w:cs="Times New Roman"/>
          <w:lang w:eastAsia="zh-CN"/>
        </w:rPr>
        <w:t>为从平面分布、三维形态以及内部结构三个层次检查模型重构结果，本节分别绘制了地表控制点分布图、三维模型视图、不同高程水平切片和典型垂直剖面，如图3-16至图3-25所示。</w:t>
      </w:r>
    </w:p>
    <w:p w14:paraId="0A509FD0">
      <w:pPr>
        <w:spacing w:after="0" w:line="360" w:lineRule="auto"/>
        <w:rPr>
          <w:lang w:eastAsia="zh-CN"/>
        </w:rPr>
      </w:pPr>
      <w:r>
        <w:rPr>
          <w:rFonts w:ascii="Times New Roman" w:hAnsi="Times New Roman" w:cs="Times New Roman"/>
          <w:lang w:eastAsia="zh-CN"/>
        </w:rPr>
        <w:t>图3-16将实测地层界面控制点、界面产状及梯度方向约束、层序校验约束和虚拟钻孔位置叠加在地表地质分区图上。图中显示，实测控制点主要集中在地层界线和构造较复杂的中部区域，而研究区边缘及部分地层内部的控制点相对稀疏。9个虚拟钻孔分散于原始约束不足的位置，用于补充不同地质分区内的纵向地层信息。其中，VBH-01至VBH-06主要补充研究区东部及中东部的数据空缺，VBH-07至VBH-09则对西部和北部控制点较少区域进行约束。图3-17去除虚拟钻孔标记后，可观察原始界面点与方向约束的空间分布。两图对比表明，虚拟钻孔在实测约束稀疏区域增加辅助控制，改善控制点在平面上的覆盖程度</w:t>
      </w:r>
      <w:r>
        <w:rPr>
          <w:rFonts w:ascii="Times New Roman" w:hAnsi="Times New Roman"/>
          <w:lang w:eastAsia="zh-CN"/>
        </w:rPr>
        <w:t>。</w:t>
      </w:r>
    </w:p>
    <w:p w14:paraId="520FAA5B">
      <w:pPr>
        <w:spacing w:after="0" w:line="360" w:lineRule="auto"/>
        <w:rPr>
          <w:lang w:eastAsia="zh-CN"/>
        </w:rPr>
      </w:pPr>
      <w:r>
        <w:rPr>
          <w:rFonts w:ascii="Times New Roman" w:hAnsi="Times New Roman" w:cs="Times New Roman"/>
          <w:lang w:eastAsia="zh-CN"/>
        </w:rPr>
        <w:t>图3-18为重构后三维地质模型的总体视图。模型将地表地质分区、地下地层界面和断层结构统一到同一三维坐标框架中，不同颜色表示不同地层单元，地层界面随地形和构造条件发生空间起伏。图中的虚拟钻孔位置与图3-16的平面位置一致，其生成界面点作为地下界面的辅助约束参与模型求解。图3-19从侧向展示模型的纵向结构，可以观察到各地层具有明显的起伏和厚度变化；断层穿过多个地层单元，使界面在断层附近发生偏移或被截断。</w:t>
      </w:r>
    </w:p>
    <w:p w14:paraId="3E073CF3">
      <w:pPr>
        <w:spacing w:after="0" w:line="360" w:lineRule="auto"/>
        <w:rPr>
          <w:lang w:eastAsia="zh-CN"/>
        </w:rPr>
      </w:pPr>
      <w:r>
        <w:rPr>
          <w:rFonts w:ascii="Times New Roman" w:hAnsi="Times New Roman" w:cs="Times New Roman"/>
          <w:lang w:eastAsia="zh-CN"/>
        </w:rPr>
        <w:t>图3-20和图3-21分别给出了浅部典型高程与中部典型高程的水平切片。图3-20中多种地层单元同时出露，地层边界较为曲折，断层两侧的地层分布存在明显差异。随着切片高程降低至图3-21所示位置，浅部出现的部分地层单元逐渐消失，研究区中西部主要由较深部地层占据，而东部仍保留另一地层单元。两个水平切片之间地层分布范围的变化表明，各地层界面具有空间倾斜和起伏</w:t>
      </w:r>
      <w:r>
        <w:rPr>
          <w:rFonts w:ascii="Times New Roman" w:hAnsi="Times New Roman"/>
          <w:lang w:eastAsia="zh-CN"/>
        </w:rPr>
        <w:t>。</w:t>
      </w:r>
    </w:p>
    <w:p w14:paraId="36BA1297">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7325" cy="262001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65"/>
                    <a:stretch>
                      <a:fillRect/>
                    </a:stretch>
                  </pic:blipFill>
                  <pic:spPr>
                    <a:xfrm>
                      <a:off x="0" y="0"/>
                      <a:ext cx="5267325" cy="2620010"/>
                    </a:xfrm>
                    <a:prstGeom prst="rect">
                      <a:avLst/>
                    </a:prstGeom>
                  </pic:spPr>
                </pic:pic>
              </a:graphicData>
            </a:graphic>
          </wp:inline>
        </w:drawing>
      </w:r>
    </w:p>
    <w:p w14:paraId="1B67FC4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图3-16　地表地质控制点与虚拟钻孔平面位置</w:t>
      </w:r>
    </w:p>
    <w:p w14:paraId="7F4700D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3-16 Planar locations of surface geological control points and virtual boreholes</w:t>
      </w:r>
    </w:p>
    <w:p w14:paraId="61F752E0">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015230" cy="250190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66"/>
                    <a:stretch>
                      <a:fillRect/>
                    </a:stretch>
                  </pic:blipFill>
                  <pic:spPr>
                    <a:xfrm>
                      <a:off x="0" y="0"/>
                      <a:ext cx="5015230" cy="2501900"/>
                    </a:xfrm>
                    <a:prstGeom prst="rect">
                      <a:avLst/>
                    </a:prstGeom>
                  </pic:spPr>
                </pic:pic>
              </a:graphicData>
            </a:graphic>
          </wp:inline>
        </w:drawing>
      </w:r>
    </w:p>
    <w:p w14:paraId="68334C7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图3-17　地表地质控制点平面分布</w:t>
      </w:r>
    </w:p>
    <w:p w14:paraId="1308689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3-17 Planar distribution of surface geological control points</w:t>
      </w:r>
    </w:p>
    <w:p w14:paraId="44A02A2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12335" cy="284988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67"/>
                    <a:stretch>
                      <a:fillRect/>
                    </a:stretch>
                  </pic:blipFill>
                  <pic:spPr>
                    <a:xfrm>
                      <a:off x="0" y="0"/>
                      <a:ext cx="4712335" cy="2849880"/>
                    </a:xfrm>
                    <a:prstGeom prst="rect">
                      <a:avLst/>
                    </a:prstGeom>
                  </pic:spPr>
                </pic:pic>
              </a:graphicData>
            </a:graphic>
          </wp:inline>
        </w:drawing>
      </w:r>
    </w:p>
    <w:p w14:paraId="4F7E5C8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图3-18　三维地质模型与虚拟钻孔总体视图</w:t>
      </w:r>
    </w:p>
    <w:p w14:paraId="3DB0ADF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3-18 General view of the three-dimensional geological model and virtual boreholes</w:t>
      </w:r>
    </w:p>
    <w:p w14:paraId="3E0FA1EB">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902835" cy="2171065"/>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68"/>
                    <a:stretch>
                      <a:fillRect/>
                    </a:stretch>
                  </pic:blipFill>
                  <pic:spPr>
                    <a:xfrm>
                      <a:off x="0" y="0"/>
                      <a:ext cx="4902835" cy="2171065"/>
                    </a:xfrm>
                    <a:prstGeom prst="rect">
                      <a:avLst/>
                    </a:prstGeom>
                  </pic:spPr>
                </pic:pic>
              </a:graphicData>
            </a:graphic>
          </wp:inline>
        </w:drawing>
      </w:r>
    </w:p>
    <w:p w14:paraId="78C39A7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图3-19　三维地质模型与虚拟钻孔侧向视图</w:t>
      </w:r>
    </w:p>
    <w:p w14:paraId="030AEA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3-19 Lateral view of the three-dimensional geological model and virtual boreholes</w:t>
      </w:r>
    </w:p>
    <w:p w14:paraId="54C2E97D">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83685" cy="232219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69"/>
                    <a:stretch>
                      <a:fillRect/>
                    </a:stretch>
                  </pic:blipFill>
                  <pic:spPr>
                    <a:xfrm>
                      <a:off x="0" y="0"/>
                      <a:ext cx="4083685" cy="2322195"/>
                    </a:xfrm>
                    <a:prstGeom prst="rect">
                      <a:avLst/>
                    </a:prstGeom>
                  </pic:spPr>
                </pic:pic>
              </a:graphicData>
            </a:graphic>
          </wp:inline>
        </w:drawing>
      </w:r>
    </w:p>
    <w:p w14:paraId="548453A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图3-20　浅部典型高程水平切片</w:t>
      </w:r>
    </w:p>
    <w:p w14:paraId="738A06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3-20 Horizontal slice at a typical shallow elevation</w:t>
      </w:r>
    </w:p>
    <w:p w14:paraId="11183A5C">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77970" cy="2519045"/>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70"/>
                    <a:stretch>
                      <a:fillRect/>
                    </a:stretch>
                  </pic:blipFill>
                  <pic:spPr>
                    <a:xfrm>
                      <a:off x="0" y="0"/>
                      <a:ext cx="4078604" cy="2519045"/>
                    </a:xfrm>
                    <a:prstGeom prst="rect">
                      <a:avLst/>
                    </a:prstGeom>
                  </pic:spPr>
                </pic:pic>
              </a:graphicData>
            </a:graphic>
          </wp:inline>
        </w:drawing>
      </w:r>
    </w:p>
    <w:p w14:paraId="6983901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图3-21　中部典型高程水平切片</w:t>
      </w:r>
    </w:p>
    <w:p w14:paraId="773BDD2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3-21 Horizontal slice at a typical middle elevation</w:t>
      </w:r>
    </w:p>
    <w:p w14:paraId="4EA02BB6">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949065" cy="2535555"/>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71"/>
                    <a:stretch>
                      <a:fillRect/>
                    </a:stretch>
                  </pic:blipFill>
                  <pic:spPr>
                    <a:xfrm>
                      <a:off x="0" y="0"/>
                      <a:ext cx="3949065" cy="2535555"/>
                    </a:xfrm>
                    <a:prstGeom prst="rect">
                      <a:avLst/>
                    </a:prstGeom>
                  </pic:spPr>
                </pic:pic>
              </a:graphicData>
            </a:graphic>
          </wp:inline>
        </w:drawing>
      </w:r>
    </w:p>
    <w:p w14:paraId="71B9B96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图3-22　X方向典型垂直剖面一</w:t>
      </w:r>
    </w:p>
    <w:p w14:paraId="7D0AD83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3-22 Typical vertical section in the X direction (No. 1)</w:t>
      </w:r>
    </w:p>
    <w:p w14:paraId="2416C054">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95115" cy="262001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72"/>
                    <a:stretch>
                      <a:fillRect/>
                    </a:stretch>
                  </pic:blipFill>
                  <pic:spPr>
                    <a:xfrm>
                      <a:off x="0" y="0"/>
                      <a:ext cx="4095115" cy="2620010"/>
                    </a:xfrm>
                    <a:prstGeom prst="rect">
                      <a:avLst/>
                    </a:prstGeom>
                  </pic:spPr>
                </pic:pic>
              </a:graphicData>
            </a:graphic>
          </wp:inline>
        </w:drawing>
      </w:r>
    </w:p>
    <w:p w14:paraId="17DD2F7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图3-23　X方向典型垂直剖面二</w:t>
      </w:r>
    </w:p>
    <w:p w14:paraId="1B72664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3-23 Typical vertical section in the X direction (No. 2)</w:t>
      </w:r>
    </w:p>
    <w:p w14:paraId="0ECABCA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931920" cy="269240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73"/>
                    <a:stretch>
                      <a:fillRect/>
                    </a:stretch>
                  </pic:blipFill>
                  <pic:spPr>
                    <a:xfrm>
                      <a:off x="0" y="0"/>
                      <a:ext cx="3932554" cy="2692400"/>
                    </a:xfrm>
                    <a:prstGeom prst="rect">
                      <a:avLst/>
                    </a:prstGeom>
                  </pic:spPr>
                </pic:pic>
              </a:graphicData>
            </a:graphic>
          </wp:inline>
        </w:drawing>
      </w:r>
    </w:p>
    <w:p w14:paraId="12B382F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图3-24　Y方向典型垂直剖面一</w:t>
      </w:r>
    </w:p>
    <w:p w14:paraId="0BB34D9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3-24 Typical vertical section in the Y direction (No. 1)</w:t>
      </w:r>
    </w:p>
    <w:p w14:paraId="78B36A5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95115" cy="2249805"/>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74"/>
                    <a:stretch>
                      <a:fillRect/>
                    </a:stretch>
                  </pic:blipFill>
                  <pic:spPr>
                    <a:xfrm>
                      <a:off x="0" y="0"/>
                      <a:ext cx="4095115" cy="2249805"/>
                    </a:xfrm>
                    <a:prstGeom prst="rect">
                      <a:avLst/>
                    </a:prstGeom>
                  </pic:spPr>
                </pic:pic>
              </a:graphicData>
            </a:graphic>
          </wp:inline>
        </w:drawing>
      </w:r>
    </w:p>
    <w:p w14:paraId="1604AF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图3-25　Y方向典型垂直剖面二</w:t>
      </w:r>
    </w:p>
    <w:p w14:paraId="4CC51ED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3-25 Typical vertical section in the Y direction (No. 2)</w:t>
      </w:r>
    </w:p>
    <w:p w14:paraId="413E0FF4">
      <w:pPr>
        <w:spacing w:after="0" w:line="360" w:lineRule="auto"/>
        <w:rPr>
          <w:lang w:eastAsia="zh-CN"/>
        </w:rPr>
      </w:pPr>
      <w:r>
        <w:rPr>
          <w:rFonts w:ascii="Times New Roman" w:hAnsi="Times New Roman"/>
        </w:rPr>
        <w:t>3.3 虚拟钻孔与约束重构试验验证</w:t>
      </w:r>
    </w:p>
    <w:p w14:paraId="04F6CD4D">
      <w:pPr>
        <w:spacing w:after="0" w:line="360" w:lineRule="auto"/>
        <w:rPr>
          <w:lang w:eastAsia="zh-CN"/>
        </w:rPr>
      </w:pPr>
      <w:r>
        <w:rPr>
          <w:rFonts w:ascii="Times New Roman" w:hAnsi="Times New Roman"/>
        </w:rPr>
        <w:t>3.3.1 验证数据与实验设计</w:t>
      </w:r>
    </w:p>
    <w:p w14:paraId="0B2EA54B">
      <w:pPr>
        <w:spacing w:after="0" w:line="360" w:lineRule="auto"/>
        <w:rPr>
          <w:lang w:eastAsia="zh-CN"/>
        </w:rPr>
      </w:pPr>
      <w:r>
        <w:rPr>
          <w:rFonts w:ascii="Times New Roman" w:hAnsi="Times New Roman" w:cs="Times New Roman"/>
          <w:lang w:eastAsia="zh-CN"/>
        </w:rPr>
        <w:t>Alesmodel验证使用102个地层界面点（LIAS31个、TRIAS38个、CARBO33个）、24个断层控制点和198条方向约束记录作为原始输入。102个地层界面点按空间分区划分为5折，每折依次将约19～22个界面点作为验证集，其余界面点作为训练集；断层点与方向记录不参与随机遮蔽，而用于保持各折的构造表达一致。</w:t>
      </w:r>
    </w:p>
    <w:p w14:paraId="1787E911">
      <w:pPr>
        <w:spacing w:after="0" w:line="360" w:lineRule="auto"/>
        <w:rPr>
          <w:lang w:eastAsia="zh-CN"/>
        </w:rPr>
      </w:pPr>
      <w:r>
        <w:rPr>
          <w:rFonts w:ascii="Times New Roman" w:hAnsi="Times New Roman" w:cs="Times New Roman"/>
          <w:lang w:eastAsia="zh-CN"/>
        </w:rPr>
        <w:t>每一折在9个固定候选孔位生成21个条件GAN界面代理点，并输出原始预测高程、重复采样标准差、最近训练点距离、层序修正量、综合置信度及model_nugget。随后分别构建M1～M4，输出留出点预测高程、绝对误差、相对层厚、界面覆盖率以及层序和最小层厚违反率。五折验证样本合计102个，与原始地层界面点总数一致。</w:t>
      </w:r>
    </w:p>
    <w:p w14:paraId="5404FB3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表3-5　虚拟钻孔生成验证数据组成</w:t>
      </w:r>
    </w:p>
    <w:p w14:paraId="5E25E569">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3-5 Composition of validation data for virtual borehole generation</w:t>
      </w:r>
    </w:p>
    <w:tbl>
      <w:tblPr>
        <w:tblStyle w:val="35"/>
        <w:tblW w:w="5000" w:type="pct"/>
        <w:jc w:val="center"/>
        <w:tblLayout w:type="fixed"/>
        <w:tblCellMar>
          <w:top w:w="60" w:type="dxa"/>
          <w:left w:w="60" w:type="dxa"/>
          <w:bottom w:w="60" w:type="dxa"/>
          <w:right w:w="60" w:type="dxa"/>
        </w:tblCellMar>
      </w:tblPr>
      <w:tblGrid>
        <w:gridCol w:w="2082"/>
        <w:gridCol w:w="595"/>
        <w:gridCol w:w="3717"/>
        <w:gridCol w:w="2676"/>
      </w:tblGrid>
      <w:tr w14:paraId="5E8744CE">
        <w:tblPrEx>
          <w:tblCellMar>
            <w:top w:w="60" w:type="dxa"/>
            <w:left w:w="60" w:type="dxa"/>
            <w:bottom w:w="60" w:type="dxa"/>
            <w:right w:w="60" w:type="dxa"/>
          </w:tblCellMar>
        </w:tblPrEx>
        <w:trPr>
          <w:cantSplit/>
          <w:tblHeader/>
          <w:jc w:val="center"/>
        </w:trPr>
        <w:tc>
          <w:tcPr>
            <w:tcW w:w="2082" w:type="dxa"/>
            <w:tcBorders>
              <w:top w:val="single" w:color="000000" w:sz="12" w:space="0"/>
              <w:left w:val="nil"/>
              <w:bottom w:val="single" w:color="000000" w:sz="6" w:space="0"/>
              <w:right w:val="nil"/>
            </w:tcBorders>
            <w:vAlign w:val="center"/>
          </w:tcPr>
          <w:p w14:paraId="6EDEE01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595" w:type="dxa"/>
            <w:tcBorders>
              <w:top w:val="single" w:color="000000" w:sz="12" w:space="0"/>
              <w:left w:val="nil"/>
              <w:bottom w:val="single" w:color="000000" w:sz="6" w:space="0"/>
              <w:right w:val="nil"/>
            </w:tcBorders>
            <w:vAlign w:val="center"/>
          </w:tcPr>
          <w:p w14:paraId="774777E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数量</w:t>
            </w:r>
          </w:p>
        </w:tc>
        <w:tc>
          <w:tcPr>
            <w:tcW w:w="3718" w:type="dxa"/>
            <w:tcBorders>
              <w:top w:val="single" w:color="000000" w:sz="12" w:space="0"/>
              <w:left w:val="nil"/>
              <w:bottom w:val="single" w:color="000000" w:sz="6" w:space="0"/>
              <w:right w:val="nil"/>
            </w:tcBorders>
            <w:vAlign w:val="center"/>
          </w:tcPr>
          <w:p w14:paraId="0BCF662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组成</w:t>
            </w:r>
          </w:p>
        </w:tc>
        <w:tc>
          <w:tcPr>
            <w:tcW w:w="2677" w:type="dxa"/>
            <w:tcBorders>
              <w:top w:val="single" w:color="000000" w:sz="12" w:space="0"/>
              <w:left w:val="nil"/>
              <w:bottom w:val="single" w:color="000000" w:sz="6" w:space="0"/>
              <w:right w:val="nil"/>
            </w:tcBorders>
            <w:vAlign w:val="center"/>
          </w:tcPr>
          <w:p w14:paraId="2E8FD26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用途</w:t>
            </w:r>
          </w:p>
        </w:tc>
      </w:tr>
      <w:tr w14:paraId="2FA41E10">
        <w:tblPrEx>
          <w:tblCellMar>
            <w:top w:w="60" w:type="dxa"/>
            <w:left w:w="60" w:type="dxa"/>
            <w:bottom w:w="60" w:type="dxa"/>
            <w:right w:w="60" w:type="dxa"/>
          </w:tblCellMar>
        </w:tblPrEx>
        <w:trPr>
          <w:cantSplit/>
          <w:jc w:val="center"/>
        </w:trPr>
        <w:tc>
          <w:tcPr>
            <w:tcW w:w="2082" w:type="dxa"/>
            <w:tcBorders>
              <w:top w:val="nil"/>
              <w:left w:val="nil"/>
              <w:bottom w:val="nil"/>
              <w:right w:val="nil"/>
            </w:tcBorders>
            <w:vAlign w:val="center"/>
          </w:tcPr>
          <w:p w14:paraId="066784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地层界面控制点</w:t>
            </w:r>
          </w:p>
        </w:tc>
        <w:tc>
          <w:tcPr>
            <w:tcW w:w="595" w:type="dxa"/>
            <w:tcBorders>
              <w:top w:val="nil"/>
              <w:left w:val="nil"/>
              <w:bottom w:val="nil"/>
              <w:right w:val="nil"/>
            </w:tcBorders>
            <w:vAlign w:val="center"/>
          </w:tcPr>
          <w:p w14:paraId="4C41D2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102</w:t>
            </w:r>
          </w:p>
        </w:tc>
        <w:tc>
          <w:tcPr>
            <w:tcW w:w="3718" w:type="dxa"/>
            <w:tcBorders>
              <w:top w:val="nil"/>
              <w:left w:val="nil"/>
              <w:bottom w:val="nil"/>
              <w:right w:val="nil"/>
            </w:tcBorders>
            <w:vAlign w:val="center"/>
          </w:tcPr>
          <w:p w14:paraId="1428A7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 31、TRIAS 38、CARBO 33</w:t>
            </w:r>
          </w:p>
        </w:tc>
        <w:tc>
          <w:tcPr>
            <w:tcW w:w="2677" w:type="dxa"/>
            <w:tcBorders>
              <w:top w:val="nil"/>
              <w:left w:val="nil"/>
              <w:bottom w:val="nil"/>
              <w:right w:val="nil"/>
            </w:tcBorders>
            <w:vAlign w:val="center"/>
          </w:tcPr>
          <w:p w14:paraId="76B242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条件生成与遮蔽验证</w:t>
            </w:r>
          </w:p>
        </w:tc>
      </w:tr>
      <w:tr w14:paraId="23D628D9">
        <w:tblPrEx>
          <w:tblCellMar>
            <w:top w:w="60" w:type="dxa"/>
            <w:left w:w="60" w:type="dxa"/>
            <w:bottom w:w="60" w:type="dxa"/>
            <w:right w:w="60" w:type="dxa"/>
          </w:tblCellMar>
        </w:tblPrEx>
        <w:trPr>
          <w:cantSplit/>
          <w:jc w:val="center"/>
        </w:trPr>
        <w:tc>
          <w:tcPr>
            <w:tcW w:w="2082" w:type="dxa"/>
            <w:tcBorders>
              <w:top w:val="nil"/>
              <w:left w:val="nil"/>
              <w:bottom w:val="nil"/>
              <w:right w:val="nil"/>
            </w:tcBorders>
            <w:vAlign w:val="center"/>
          </w:tcPr>
          <w:p w14:paraId="462228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断层控制点</w:t>
            </w:r>
          </w:p>
        </w:tc>
        <w:tc>
          <w:tcPr>
            <w:tcW w:w="595" w:type="dxa"/>
            <w:tcBorders>
              <w:top w:val="nil"/>
              <w:left w:val="nil"/>
              <w:bottom w:val="nil"/>
              <w:right w:val="nil"/>
            </w:tcBorders>
            <w:vAlign w:val="center"/>
          </w:tcPr>
          <w:p w14:paraId="276745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w:t>
            </w:r>
          </w:p>
        </w:tc>
        <w:tc>
          <w:tcPr>
            <w:tcW w:w="3718" w:type="dxa"/>
            <w:tcBorders>
              <w:top w:val="nil"/>
              <w:left w:val="nil"/>
              <w:bottom w:val="nil"/>
              <w:right w:val="nil"/>
            </w:tcBorders>
            <w:vAlign w:val="center"/>
          </w:tcPr>
          <w:p w14:paraId="3FD6A4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三组断层</w:t>
            </w:r>
          </w:p>
        </w:tc>
        <w:tc>
          <w:tcPr>
            <w:tcW w:w="2677" w:type="dxa"/>
            <w:tcBorders>
              <w:top w:val="nil"/>
              <w:left w:val="nil"/>
              <w:bottom w:val="nil"/>
              <w:right w:val="nil"/>
            </w:tcBorders>
            <w:vAlign w:val="center"/>
          </w:tcPr>
          <w:p w14:paraId="287176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保持构造边界</w:t>
            </w:r>
          </w:p>
        </w:tc>
      </w:tr>
      <w:tr w14:paraId="390C6E6F">
        <w:tblPrEx>
          <w:tblCellMar>
            <w:top w:w="60" w:type="dxa"/>
            <w:left w:w="60" w:type="dxa"/>
            <w:bottom w:w="60" w:type="dxa"/>
            <w:right w:w="60" w:type="dxa"/>
          </w:tblCellMar>
        </w:tblPrEx>
        <w:trPr>
          <w:cantSplit/>
          <w:jc w:val="center"/>
        </w:trPr>
        <w:tc>
          <w:tcPr>
            <w:tcW w:w="2082" w:type="dxa"/>
            <w:tcBorders>
              <w:top w:val="nil"/>
              <w:left w:val="nil"/>
              <w:bottom w:val="nil"/>
              <w:right w:val="nil"/>
            </w:tcBorders>
            <w:vAlign w:val="center"/>
          </w:tcPr>
          <w:p w14:paraId="69E9D19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方向约束记录</w:t>
            </w:r>
          </w:p>
        </w:tc>
        <w:tc>
          <w:tcPr>
            <w:tcW w:w="595" w:type="dxa"/>
            <w:tcBorders>
              <w:top w:val="nil"/>
              <w:left w:val="nil"/>
              <w:bottom w:val="nil"/>
              <w:right w:val="nil"/>
            </w:tcBorders>
            <w:vAlign w:val="center"/>
          </w:tcPr>
          <w:p w14:paraId="4A1B6A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198</w:t>
            </w:r>
          </w:p>
        </w:tc>
        <w:tc>
          <w:tcPr>
            <w:tcW w:w="3718" w:type="dxa"/>
            <w:tcBorders>
              <w:top w:val="nil"/>
              <w:left w:val="nil"/>
              <w:bottom w:val="nil"/>
              <w:right w:val="nil"/>
            </w:tcBorders>
            <w:vAlign w:val="center"/>
          </w:tcPr>
          <w:p w14:paraId="18D16A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地层189、断层9</w:t>
            </w:r>
          </w:p>
        </w:tc>
        <w:tc>
          <w:tcPr>
            <w:tcW w:w="2677" w:type="dxa"/>
            <w:tcBorders>
              <w:top w:val="nil"/>
              <w:left w:val="nil"/>
              <w:bottom w:val="nil"/>
              <w:right w:val="nil"/>
            </w:tcBorders>
            <w:vAlign w:val="center"/>
          </w:tcPr>
          <w:p w14:paraId="34F513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约束隐式场梯度</w:t>
            </w:r>
          </w:p>
        </w:tc>
      </w:tr>
      <w:tr w14:paraId="206AA512">
        <w:tblPrEx>
          <w:tblCellMar>
            <w:top w:w="60" w:type="dxa"/>
            <w:left w:w="60" w:type="dxa"/>
            <w:bottom w:w="60" w:type="dxa"/>
            <w:right w:w="60" w:type="dxa"/>
          </w:tblCellMar>
        </w:tblPrEx>
        <w:trPr>
          <w:cantSplit/>
          <w:jc w:val="center"/>
        </w:trPr>
        <w:tc>
          <w:tcPr>
            <w:tcW w:w="2082" w:type="dxa"/>
            <w:tcBorders>
              <w:top w:val="nil"/>
              <w:left w:val="nil"/>
              <w:bottom w:val="single" w:color="000000" w:sz="12" w:space="0"/>
              <w:right w:val="nil"/>
            </w:tcBorders>
            <w:vAlign w:val="center"/>
          </w:tcPr>
          <w:p w14:paraId="2CF561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候选虚拟孔位</w:t>
            </w:r>
          </w:p>
        </w:tc>
        <w:tc>
          <w:tcPr>
            <w:tcW w:w="595" w:type="dxa"/>
            <w:tcBorders>
              <w:top w:val="nil"/>
              <w:left w:val="nil"/>
              <w:bottom w:val="single" w:color="000000" w:sz="12" w:space="0"/>
              <w:right w:val="nil"/>
            </w:tcBorders>
            <w:vAlign w:val="center"/>
          </w:tcPr>
          <w:p w14:paraId="5CAB63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w:t>
            </w:r>
          </w:p>
        </w:tc>
        <w:tc>
          <w:tcPr>
            <w:tcW w:w="3718" w:type="dxa"/>
            <w:tcBorders>
              <w:top w:val="nil"/>
              <w:left w:val="nil"/>
              <w:bottom w:val="single" w:color="000000" w:sz="12" w:space="0"/>
              <w:right w:val="nil"/>
            </w:tcBorders>
            <w:vAlign w:val="center"/>
          </w:tcPr>
          <w:p w14:paraId="361A5E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统一空间位置</w:t>
            </w:r>
          </w:p>
        </w:tc>
        <w:tc>
          <w:tcPr>
            <w:tcW w:w="2677" w:type="dxa"/>
            <w:tcBorders>
              <w:top w:val="nil"/>
              <w:left w:val="nil"/>
              <w:bottom w:val="single" w:color="000000" w:sz="12" w:space="0"/>
              <w:right w:val="nil"/>
            </w:tcBorders>
            <w:vAlign w:val="center"/>
          </w:tcPr>
          <w:p w14:paraId="2C99B9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生成结果评价</w:t>
            </w:r>
          </w:p>
        </w:tc>
      </w:tr>
    </w:tbl>
    <w:p w14:paraId="364B78A9">
      <w:pPr>
        <w:spacing w:after="0" w:line="360" w:lineRule="auto"/>
        <w:rPr>
          <w:lang w:eastAsia="zh-CN"/>
        </w:rPr>
      </w:pPr>
      <w:r>
        <w:rPr>
          <w:rFonts w:ascii="Times New Roman" w:hAnsi="Times New Roman" w:cs="Times New Roman"/>
          <w:lang w:eastAsia="zh-CN"/>
        </w:rPr>
        <w:t>试验分别在LIAS、TRIAS和CARBO三类界面点内部随机遮蔽10%、20%和30%的控制点，并使用剩余控制点重新训练条件生成模型。随后在9个统一候选孔位生成三类界面高程，按地层顺序组合为虚拟钻孔。每种遮蔽比例独立重复5次，表3-5报告5次结果的均值。</w:t>
      </w:r>
    </w:p>
    <w:p w14:paraId="0860AC1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表3-6　M1至M4模型定义</w:t>
      </w:r>
    </w:p>
    <w:p w14:paraId="7FB58BEB">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3-6 Definitions of models M1 to M4</w:t>
      </w:r>
    </w:p>
    <w:tbl>
      <w:tblPr>
        <w:tblStyle w:val="35"/>
        <w:tblW w:w="5000" w:type="pct"/>
        <w:jc w:val="center"/>
        <w:tblLayout w:type="fixed"/>
        <w:tblCellMar>
          <w:top w:w="60" w:type="dxa"/>
          <w:left w:w="60" w:type="dxa"/>
          <w:bottom w:w="60" w:type="dxa"/>
          <w:right w:w="60" w:type="dxa"/>
        </w:tblCellMar>
      </w:tblPr>
      <w:tblGrid>
        <w:gridCol w:w="436"/>
        <w:gridCol w:w="1858"/>
        <w:gridCol w:w="2198"/>
        <w:gridCol w:w="1081"/>
        <w:gridCol w:w="1022"/>
        <w:gridCol w:w="2475"/>
      </w:tblGrid>
      <w:tr w14:paraId="0446ED5E">
        <w:tblPrEx>
          <w:tblCellMar>
            <w:top w:w="60" w:type="dxa"/>
            <w:left w:w="60" w:type="dxa"/>
            <w:bottom w:w="60" w:type="dxa"/>
            <w:right w:w="60" w:type="dxa"/>
          </w:tblCellMar>
        </w:tblPrEx>
        <w:trPr>
          <w:cantSplit/>
          <w:tblHeader/>
          <w:jc w:val="center"/>
        </w:trPr>
        <w:tc>
          <w:tcPr>
            <w:tcW w:w="436" w:type="dxa"/>
            <w:tcBorders>
              <w:top w:val="single" w:color="000000" w:sz="12" w:space="0"/>
              <w:left w:val="nil"/>
              <w:bottom w:val="single" w:color="000000" w:sz="6" w:space="0"/>
              <w:right w:val="nil"/>
            </w:tcBorders>
            <w:vAlign w:val="center"/>
          </w:tcPr>
          <w:p w14:paraId="72C5B9B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模型</w:t>
            </w:r>
          </w:p>
        </w:tc>
        <w:tc>
          <w:tcPr>
            <w:tcW w:w="1858" w:type="dxa"/>
            <w:tcBorders>
              <w:top w:val="single" w:color="000000" w:sz="12" w:space="0"/>
              <w:left w:val="nil"/>
              <w:bottom w:val="single" w:color="000000" w:sz="6" w:space="0"/>
              <w:right w:val="nil"/>
            </w:tcBorders>
            <w:vAlign w:val="center"/>
          </w:tcPr>
          <w:p w14:paraId="2672B1B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建模方法</w:t>
            </w:r>
          </w:p>
        </w:tc>
        <w:tc>
          <w:tcPr>
            <w:tcW w:w="2198" w:type="dxa"/>
            <w:tcBorders>
              <w:top w:val="single" w:color="000000" w:sz="12" w:space="0"/>
              <w:left w:val="nil"/>
              <w:bottom w:val="single" w:color="000000" w:sz="6" w:space="0"/>
              <w:right w:val="nil"/>
            </w:tcBorders>
            <w:vAlign w:val="center"/>
          </w:tcPr>
          <w:p w14:paraId="1918ACA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控制点</w:t>
            </w:r>
          </w:p>
        </w:tc>
        <w:tc>
          <w:tcPr>
            <w:tcW w:w="1081" w:type="dxa"/>
            <w:tcBorders>
              <w:top w:val="single" w:color="000000" w:sz="12" w:space="0"/>
              <w:left w:val="nil"/>
              <w:bottom w:val="single" w:color="000000" w:sz="6" w:space="0"/>
              <w:right w:val="nil"/>
            </w:tcBorders>
            <w:vAlign w:val="center"/>
          </w:tcPr>
          <w:p w14:paraId="62A416B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虚拟点处理</w:t>
            </w:r>
          </w:p>
        </w:tc>
        <w:tc>
          <w:tcPr>
            <w:tcW w:w="1022" w:type="dxa"/>
            <w:tcBorders>
              <w:top w:val="single" w:color="000000" w:sz="12" w:space="0"/>
              <w:left w:val="nil"/>
              <w:bottom w:val="single" w:color="000000" w:sz="6" w:space="0"/>
              <w:right w:val="nil"/>
            </w:tcBorders>
            <w:vAlign w:val="center"/>
          </w:tcPr>
          <w:p w14:paraId="4C09914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层序约束</w:t>
            </w:r>
          </w:p>
        </w:tc>
        <w:tc>
          <w:tcPr>
            <w:tcW w:w="2475" w:type="dxa"/>
            <w:tcBorders>
              <w:top w:val="single" w:color="000000" w:sz="12" w:space="0"/>
              <w:left w:val="nil"/>
              <w:bottom w:val="single" w:color="000000" w:sz="6" w:space="0"/>
              <w:right w:val="nil"/>
            </w:tcBorders>
            <w:vAlign w:val="center"/>
          </w:tcPr>
          <w:p w14:paraId="261810B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消融目的</w:t>
            </w:r>
          </w:p>
        </w:tc>
      </w:tr>
      <w:tr w14:paraId="27E891EC">
        <w:tblPrEx>
          <w:tblCellMar>
            <w:top w:w="60" w:type="dxa"/>
            <w:left w:w="60" w:type="dxa"/>
            <w:bottom w:w="60" w:type="dxa"/>
            <w:right w:w="60" w:type="dxa"/>
          </w:tblCellMar>
        </w:tblPrEx>
        <w:trPr>
          <w:cantSplit/>
          <w:jc w:val="center"/>
        </w:trPr>
        <w:tc>
          <w:tcPr>
            <w:tcW w:w="436" w:type="dxa"/>
            <w:tcBorders>
              <w:top w:val="nil"/>
              <w:left w:val="nil"/>
              <w:bottom w:val="nil"/>
              <w:right w:val="nil"/>
            </w:tcBorders>
            <w:vAlign w:val="center"/>
          </w:tcPr>
          <w:p w14:paraId="300CE6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M1</w:t>
            </w:r>
          </w:p>
        </w:tc>
        <w:tc>
          <w:tcPr>
            <w:tcW w:w="1858" w:type="dxa"/>
            <w:tcBorders>
              <w:top w:val="nil"/>
              <w:left w:val="nil"/>
              <w:bottom w:val="nil"/>
              <w:right w:val="nil"/>
            </w:tcBorders>
            <w:vAlign w:val="center"/>
          </w:tcPr>
          <w:p w14:paraId="79EBBF7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传统IDW</w:t>
            </w:r>
          </w:p>
        </w:tc>
        <w:tc>
          <w:tcPr>
            <w:tcW w:w="2198" w:type="dxa"/>
            <w:tcBorders>
              <w:top w:val="nil"/>
              <w:left w:val="nil"/>
              <w:bottom w:val="nil"/>
              <w:right w:val="nil"/>
            </w:tcBorders>
            <w:vAlign w:val="center"/>
          </w:tcPr>
          <w:p w14:paraId="641CE1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实测界面点</w:t>
            </w:r>
          </w:p>
        </w:tc>
        <w:tc>
          <w:tcPr>
            <w:tcW w:w="1081" w:type="dxa"/>
            <w:tcBorders>
              <w:top w:val="nil"/>
              <w:left w:val="nil"/>
              <w:bottom w:val="nil"/>
              <w:right w:val="nil"/>
            </w:tcBorders>
            <w:vAlign w:val="center"/>
          </w:tcPr>
          <w:p w14:paraId="42F602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1022" w:type="dxa"/>
            <w:tcBorders>
              <w:top w:val="nil"/>
              <w:left w:val="nil"/>
              <w:bottom w:val="nil"/>
              <w:right w:val="nil"/>
            </w:tcBorders>
            <w:vAlign w:val="center"/>
          </w:tcPr>
          <w:p w14:paraId="72D6AC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2475" w:type="dxa"/>
            <w:tcBorders>
              <w:top w:val="nil"/>
              <w:left w:val="nil"/>
              <w:bottom w:val="nil"/>
              <w:right w:val="nil"/>
            </w:tcBorders>
            <w:vAlign w:val="center"/>
          </w:tcPr>
          <w:p w14:paraId="3096E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传统插值基线</w:t>
            </w:r>
          </w:p>
        </w:tc>
      </w:tr>
      <w:tr w14:paraId="31F9C29A">
        <w:tblPrEx>
          <w:tblCellMar>
            <w:top w:w="60" w:type="dxa"/>
            <w:left w:w="60" w:type="dxa"/>
            <w:bottom w:w="60" w:type="dxa"/>
            <w:right w:w="60" w:type="dxa"/>
          </w:tblCellMar>
        </w:tblPrEx>
        <w:trPr>
          <w:cantSplit/>
          <w:jc w:val="center"/>
        </w:trPr>
        <w:tc>
          <w:tcPr>
            <w:tcW w:w="436" w:type="dxa"/>
            <w:tcBorders>
              <w:top w:val="nil"/>
              <w:left w:val="nil"/>
              <w:bottom w:val="nil"/>
              <w:right w:val="nil"/>
            </w:tcBorders>
            <w:vAlign w:val="center"/>
          </w:tcPr>
          <w:p w14:paraId="2032CC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M2</w:t>
            </w:r>
          </w:p>
        </w:tc>
        <w:tc>
          <w:tcPr>
            <w:tcW w:w="1858" w:type="dxa"/>
            <w:tcBorders>
              <w:top w:val="nil"/>
              <w:left w:val="nil"/>
              <w:bottom w:val="nil"/>
              <w:right w:val="nil"/>
            </w:tcBorders>
            <w:vAlign w:val="center"/>
          </w:tcPr>
          <w:p w14:paraId="57D736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加地质约束</w:t>
            </w:r>
          </w:p>
        </w:tc>
        <w:tc>
          <w:tcPr>
            <w:tcW w:w="2198" w:type="dxa"/>
            <w:tcBorders>
              <w:top w:val="nil"/>
              <w:left w:val="nil"/>
              <w:bottom w:val="nil"/>
              <w:right w:val="nil"/>
            </w:tcBorders>
            <w:vAlign w:val="center"/>
          </w:tcPr>
          <w:p w14:paraId="765FF0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实测界面点</w:t>
            </w:r>
          </w:p>
        </w:tc>
        <w:tc>
          <w:tcPr>
            <w:tcW w:w="1081" w:type="dxa"/>
            <w:tcBorders>
              <w:top w:val="nil"/>
              <w:left w:val="nil"/>
              <w:bottom w:val="nil"/>
              <w:right w:val="nil"/>
            </w:tcBorders>
            <w:vAlign w:val="center"/>
          </w:tcPr>
          <w:p w14:paraId="599E58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1022" w:type="dxa"/>
            <w:tcBorders>
              <w:top w:val="nil"/>
              <w:left w:val="nil"/>
              <w:bottom w:val="nil"/>
              <w:right w:val="nil"/>
            </w:tcBorders>
            <w:vAlign w:val="center"/>
          </w:tcPr>
          <w:p w14:paraId="2AC853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2475" w:type="dxa"/>
            <w:tcBorders>
              <w:top w:val="nil"/>
              <w:left w:val="nil"/>
              <w:bottom w:val="nil"/>
              <w:right w:val="nil"/>
            </w:tcBorders>
            <w:vAlign w:val="center"/>
          </w:tcPr>
          <w:p w14:paraId="623BFA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检验地质约束</w:t>
            </w:r>
          </w:p>
        </w:tc>
      </w:tr>
      <w:tr w14:paraId="2F6BC49B">
        <w:tblPrEx>
          <w:tblCellMar>
            <w:top w:w="60" w:type="dxa"/>
            <w:left w:w="60" w:type="dxa"/>
            <w:bottom w:w="60" w:type="dxa"/>
            <w:right w:w="60" w:type="dxa"/>
          </w:tblCellMar>
        </w:tblPrEx>
        <w:trPr>
          <w:cantSplit/>
          <w:jc w:val="center"/>
        </w:trPr>
        <w:tc>
          <w:tcPr>
            <w:tcW w:w="436" w:type="dxa"/>
            <w:tcBorders>
              <w:top w:val="nil"/>
              <w:left w:val="nil"/>
              <w:bottom w:val="nil"/>
              <w:right w:val="nil"/>
            </w:tcBorders>
            <w:vAlign w:val="center"/>
          </w:tcPr>
          <w:p w14:paraId="55AB6C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M3</w:t>
            </w:r>
          </w:p>
        </w:tc>
        <w:tc>
          <w:tcPr>
            <w:tcW w:w="1858" w:type="dxa"/>
            <w:tcBorders>
              <w:top w:val="nil"/>
              <w:left w:val="nil"/>
              <w:bottom w:val="nil"/>
              <w:right w:val="nil"/>
            </w:tcBorders>
            <w:vAlign w:val="center"/>
          </w:tcPr>
          <w:p w14:paraId="2C6E738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加ET-CGAN虚拟钻孔</w:t>
            </w:r>
          </w:p>
        </w:tc>
        <w:tc>
          <w:tcPr>
            <w:tcW w:w="2198" w:type="dxa"/>
            <w:tcBorders>
              <w:top w:val="nil"/>
              <w:left w:val="nil"/>
              <w:bottom w:val="nil"/>
              <w:right w:val="nil"/>
            </w:tcBorders>
            <w:vAlign w:val="center"/>
          </w:tcPr>
          <w:p w14:paraId="24537D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实测点与虚拟点</w:t>
            </w:r>
          </w:p>
        </w:tc>
        <w:tc>
          <w:tcPr>
            <w:tcW w:w="1081" w:type="dxa"/>
            <w:tcBorders>
              <w:top w:val="nil"/>
              <w:left w:val="nil"/>
              <w:bottom w:val="nil"/>
              <w:right w:val="nil"/>
            </w:tcBorders>
            <w:vAlign w:val="center"/>
          </w:tcPr>
          <w:p w14:paraId="320E07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统一强权重</w:t>
            </w:r>
          </w:p>
        </w:tc>
        <w:tc>
          <w:tcPr>
            <w:tcW w:w="1022" w:type="dxa"/>
            <w:tcBorders>
              <w:top w:val="nil"/>
              <w:left w:val="nil"/>
              <w:bottom w:val="nil"/>
              <w:right w:val="nil"/>
            </w:tcBorders>
            <w:vAlign w:val="center"/>
          </w:tcPr>
          <w:p w14:paraId="5F3AE9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2475" w:type="dxa"/>
            <w:tcBorders>
              <w:top w:val="nil"/>
              <w:left w:val="nil"/>
              <w:bottom w:val="nil"/>
              <w:right w:val="nil"/>
            </w:tcBorders>
            <w:vAlign w:val="center"/>
          </w:tcPr>
          <w:p w14:paraId="720B1D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检验虚拟点作用</w:t>
            </w:r>
          </w:p>
        </w:tc>
      </w:tr>
      <w:tr w14:paraId="1183EFC9">
        <w:tblPrEx>
          <w:tblCellMar>
            <w:top w:w="60" w:type="dxa"/>
            <w:left w:w="60" w:type="dxa"/>
            <w:bottom w:w="60" w:type="dxa"/>
            <w:right w:w="60" w:type="dxa"/>
          </w:tblCellMar>
        </w:tblPrEx>
        <w:trPr>
          <w:cantSplit/>
          <w:jc w:val="center"/>
        </w:trPr>
        <w:tc>
          <w:tcPr>
            <w:tcW w:w="436" w:type="dxa"/>
            <w:tcBorders>
              <w:top w:val="nil"/>
              <w:left w:val="nil"/>
              <w:bottom w:val="single" w:color="000000" w:sz="12" w:space="0"/>
              <w:right w:val="nil"/>
            </w:tcBorders>
            <w:vAlign w:val="center"/>
          </w:tcPr>
          <w:p w14:paraId="546246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M4</w:t>
            </w:r>
          </w:p>
        </w:tc>
        <w:tc>
          <w:tcPr>
            <w:tcW w:w="1858" w:type="dxa"/>
            <w:tcBorders>
              <w:top w:val="nil"/>
              <w:left w:val="nil"/>
              <w:bottom w:val="single" w:color="000000" w:sz="12" w:space="0"/>
              <w:right w:val="nil"/>
            </w:tcBorders>
            <w:vAlign w:val="center"/>
          </w:tcPr>
          <w:p w14:paraId="59262F19">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地质约束与差异化虚拟点（</w:t>
            </w:r>
            <w:r>
              <w:rPr>
                <w:rFonts w:ascii="Times New Roman" w:hAnsi="Times New Roman" w:cs="Times New Roman"/>
                <w:sz w:val="21"/>
                <w:szCs w:val="21"/>
                <w:lang w:eastAsia="zh-CN"/>
              </w:rPr>
              <w:t>本节完整方法</w:t>
            </w:r>
            <w:r>
              <w:rPr>
                <w:rFonts w:hint="eastAsia" w:ascii="Times New Roman" w:hAnsi="Times New Roman" w:cs="Times New Roman"/>
                <w:sz w:val="21"/>
                <w:szCs w:val="21"/>
                <w:lang w:eastAsia="zh-CN"/>
              </w:rPr>
              <w:t>）</w:t>
            </w:r>
          </w:p>
        </w:tc>
        <w:tc>
          <w:tcPr>
            <w:tcW w:w="2198" w:type="dxa"/>
            <w:tcBorders>
              <w:top w:val="nil"/>
              <w:left w:val="nil"/>
              <w:bottom w:val="single" w:color="000000" w:sz="12" w:space="0"/>
              <w:right w:val="nil"/>
            </w:tcBorders>
            <w:vAlign w:val="center"/>
          </w:tcPr>
          <w:p w14:paraId="28E9AB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实测点与筛选虚拟点</w:t>
            </w:r>
          </w:p>
        </w:tc>
        <w:tc>
          <w:tcPr>
            <w:tcW w:w="1081" w:type="dxa"/>
            <w:tcBorders>
              <w:top w:val="nil"/>
              <w:left w:val="nil"/>
              <w:bottom w:val="single" w:color="000000" w:sz="12" w:space="0"/>
              <w:right w:val="nil"/>
            </w:tcBorders>
            <w:vAlign w:val="center"/>
          </w:tcPr>
          <w:p w14:paraId="276F8E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置信度差异化</w:t>
            </w:r>
          </w:p>
        </w:tc>
        <w:tc>
          <w:tcPr>
            <w:tcW w:w="1022" w:type="dxa"/>
            <w:tcBorders>
              <w:top w:val="nil"/>
              <w:left w:val="nil"/>
              <w:bottom w:val="single" w:color="000000" w:sz="12" w:space="0"/>
              <w:right w:val="nil"/>
            </w:tcBorders>
            <w:vAlign w:val="center"/>
          </w:tcPr>
          <w:p w14:paraId="7DC0F1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有</w:t>
            </w:r>
          </w:p>
        </w:tc>
        <w:tc>
          <w:tcPr>
            <w:tcW w:w="2475" w:type="dxa"/>
            <w:tcBorders>
              <w:top w:val="nil"/>
              <w:left w:val="nil"/>
              <w:bottom w:val="single" w:color="000000" w:sz="12" w:space="0"/>
              <w:right w:val="nil"/>
            </w:tcBorders>
            <w:vAlign w:val="center"/>
          </w:tcPr>
          <w:p w14:paraId="6DF956C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检验差异化处理与层序约束</w:t>
            </w:r>
          </w:p>
        </w:tc>
      </w:tr>
    </w:tbl>
    <w:p w14:paraId="0D92A87F">
      <w:pPr>
        <w:spacing w:after="0" w:line="360" w:lineRule="auto"/>
        <w:rPr>
          <w:lang w:eastAsia="zh-CN"/>
        </w:rPr>
      </w:pPr>
      <w:r>
        <w:rPr>
          <w:rFonts w:ascii="Times New Roman" w:hAnsi="Times New Roman" w:cs="Times New Roman"/>
          <w:lang w:eastAsia="zh-CN"/>
        </w:rPr>
        <w:t>表3-6给出四种对比模型。M1为传统IDW基线；M2使用实测界面点、断层及方向约束；M3在M2基础上加入当折生成的条件ET-GAN界面代理点，但不区分实测点与虚拟点的约束强度；M4进一步引入置信度—nugget映射、地层顺序及最小层厚投影。该设计用于分离传统插值、地质约束、生成数据及差异化约束的作用。</w:t>
      </w:r>
    </w:p>
    <w:p w14:paraId="4E56C5A3">
      <w:pPr>
        <w:spacing w:after="0" w:line="360" w:lineRule="auto"/>
        <w:rPr>
          <w:lang w:eastAsia="zh-CN"/>
        </w:rPr>
      </w:pPr>
      <w:r>
        <w:rPr>
          <w:rFonts w:ascii="Times New Roman" w:hAnsi="Times New Roman"/>
        </w:rPr>
        <w:t>3.3.2 评价指标</w:t>
      </w:r>
    </w:p>
    <w:p w14:paraId="71E8CC36">
      <w:pPr>
        <w:spacing w:after="0" w:line="360" w:lineRule="auto"/>
        <w:rPr>
          <w:lang w:eastAsia="zh-CN"/>
        </w:rPr>
      </w:pPr>
      <w:r>
        <w:rPr>
          <w:rFonts w:ascii="Times New Roman" w:hAnsi="Times New Roman" w:cs="Times New Roman"/>
          <w:lang w:eastAsia="zh-CN"/>
        </w:rPr>
        <w:t>本节以岩性分类准确率、Macro-F1、层序一致率、层厚平均绝对误差（MAE）及界面深度MAE评价虚拟钻孔生成结果。</w:t>
      </w:r>
    </w:p>
    <w:p w14:paraId="0AEF3732">
      <w:pPr>
        <w:spacing w:after="0" w:line="360" w:lineRule="auto"/>
        <w:rPr>
          <w:lang w:eastAsia="zh-CN"/>
        </w:rPr>
      </w:pPr>
      <w:r>
        <w:rPr>
          <w:rFonts w:ascii="Times New Roman" w:hAnsi="Times New Roman" w:cs="Times New Roman"/>
          <w:lang w:eastAsia="zh-CN"/>
        </w:rPr>
        <w:t>评价内容包括地层类别识别、层序一致性、地层厚度误差、界面深度误差和地质合理性检查。为计算不同地层类别的识别结果，沿每个钻孔垂向按照5m间隔进行采样，共获得1614个地层类别样本。每个采样点按照其所在位置划分为上覆层、LIAS、TRIAS和CARBO四类，并将生成类别与实测参考类别进行对比。</w:t>
      </w:r>
    </w:p>
    <w:p w14:paraId="16252B25">
      <w:pPr>
        <w:spacing w:after="0" w:line="360" w:lineRule="auto"/>
        <w:rPr>
          <w:lang w:eastAsia="zh-CN"/>
        </w:rPr>
      </w:pPr>
      <w:r>
        <w:rPr>
          <w:rFonts w:ascii="Times New Roman" w:hAnsi="Times New Roman" w:cs="Times New Roman"/>
          <w:lang w:eastAsia="zh-CN"/>
        </w:rPr>
        <w:t>地层类别总体准确率表示为：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F364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D2CCF43">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Accuracy=</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correct</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all</m:t>
                        </m:r>
                        <m:ctrlPr>
                          <w:rPr>
                            <w:rFonts w:ascii="Cambria Math" w:hAnsi="Cambria Math"/>
                          </w:rPr>
                        </m:ctrlPr>
                      </m:sub>
                    </m:sSub>
                    <m:ctrlPr>
                      <w:rPr>
                        <w:rFonts w:ascii="Cambria Math" w:hAnsi="Cambria Math"/>
                      </w:rPr>
                    </m:ctrlPr>
                  </m:den>
                </m:f>
              </m:oMath>
            </m:oMathPara>
          </w:p>
        </w:tc>
        <w:tc>
          <w:tcPr>
            <w:tcW w:w="848" w:type="dxa"/>
            <w:tcBorders>
              <w:top w:val="nil"/>
              <w:left w:val="nil"/>
              <w:bottom w:val="nil"/>
              <w:right w:val="nil"/>
            </w:tcBorders>
            <w:vAlign w:val="center"/>
          </w:tcPr>
          <w:p w14:paraId="69B258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（3-30）</w:t>
            </w:r>
          </w:p>
        </w:tc>
      </w:tr>
    </w:tbl>
    <w:p w14:paraId="0FD567D4">
      <w:pPr>
        <w:spacing w:after="0" w:line="360" w:lineRule="auto"/>
        <w:rPr>
          <w:lang w:eastAsia="zh-CN"/>
        </w:rPr>
      </w:pPr>
      <w:r>
        <w:rPr>
          <w:rFonts w:ascii="Times New Roman" w:hAnsi="Times New Roman" w:cs="Times New Roman"/>
          <w:lang w:eastAsia="zh-CN"/>
        </w:rPr>
        <w:t>式中，为生成类别与实测参考类别相同的采样点数量，Nall为全部垂向采样点数量。</w:t>
      </w:r>
      <m:oMath>
        <m:sSub>
          <m:sSubPr>
            <m:ctrlPr>
              <w:rPr>
                <w:rFonts w:ascii="Cambria Math" w:hAnsi="Cambria Math"/>
              </w:rPr>
            </m:ctrlPr>
          </m:sSubPr>
          <m:e>
            <m:r>
              <m:rPr/>
              <w:rPr>
                <w:rFonts w:ascii="Cambria Math"/>
                <w:lang w:eastAsia="zh-CN"/>
              </w:rPr>
              <m:t>N</m:t>
            </m:r>
            <m:ctrlPr>
              <w:rPr>
                <w:rFonts w:ascii="Cambria Math" w:hAnsi="Cambria Math"/>
              </w:rPr>
            </m:ctrlPr>
          </m:e>
          <m:sub>
            <m:r>
              <m:rPr>
                <m:sty m:val="p"/>
              </m:rPr>
              <w:rPr>
                <w:rFonts w:ascii="Cambria Math"/>
                <w:lang w:eastAsia="zh-CN"/>
              </w:rPr>
              <m:t>correct</m:t>
            </m:r>
            <m:ctrlPr>
              <w:rPr>
                <w:rFonts w:ascii="Cambria Math" w:hAnsi="Cambria Math"/>
              </w:rPr>
            </m:ctrlPr>
          </m:sub>
        </m:sSub>
      </m:oMath>
    </w:p>
    <w:p w14:paraId="08FCF6C0">
      <w:pPr>
        <w:spacing w:after="0" w:line="360" w:lineRule="auto"/>
        <w:rPr>
          <w:lang w:eastAsia="zh-CN"/>
        </w:rPr>
      </w:pPr>
      <w:r>
        <w:rPr>
          <w:rFonts w:ascii="Times New Roman" w:hAnsi="Times New Roman" w:cs="Times New Roman"/>
          <w:lang w:eastAsia="zh-CN"/>
        </w:rPr>
        <w:t>考虑到不同地层的样本数量存在明显差异，进一步采用Macro-F1评价各地层类别的综合识别能力：</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71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E765B2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Macro−F1=</m:t>
                </m:r>
                <m:f>
                  <m:fPr>
                    <m:ctrlPr>
                      <w:rPr>
                        <w:rFonts w:ascii="Cambria Math" w:hAnsi="Cambria Math"/>
                      </w:rPr>
                    </m:ctrlPr>
                  </m:fPr>
                  <m:num>
                    <m:r>
                      <m:rPr>
                        <m:sty m:val="p"/>
                      </m:rPr>
                      <w:rPr>
                        <w:rFonts w:ascii="Times New Roman" w:hAnsi="Times New Roman"/>
                      </w:rPr>
                      <m:t>1</m:t>
                    </m:r>
                    <m:ctrlPr>
                      <w:rPr>
                        <w:rFonts w:ascii="Cambria Math" w:hAnsi="Cambria Math"/>
                      </w:rPr>
                    </m:ctrlPr>
                  </m:num>
                  <m:den>
                    <m:r>
                      <m:rPr>
                        <m:sty m:val="p"/>
                      </m:rPr>
                      <w:rPr>
                        <w:rFonts w:ascii="Times New Roman" w:hAnsi="Times New Roman"/>
                      </w:rPr>
                      <m:t>K</m:t>
                    </m:r>
                    <m:ctrlPr>
                      <w:rPr>
                        <w:rFonts w:ascii="Cambria Math" w:hAnsi="Cambria Math"/>
                      </w:rPr>
                    </m:ctrlPr>
                  </m:den>
                </m:f>
                <m:nary>
                  <m:naryPr>
                    <m:chr m:val="∑"/>
                    <m:limLoc m:val="subSup"/>
                    <m:ctrlPr>
                      <w:rPr>
                        <w:rFonts w:ascii="Cambria Math" w:hAnsi="Cambria Math"/>
                      </w:rPr>
                    </m:ctrlPr>
                  </m:naryPr>
                  <m:sub>
                    <m:r>
                      <m:rPr>
                        <m:sty m:val="p"/>
                      </m:rPr>
                      <w:rPr>
                        <w:rFonts w:ascii="Times New Roman" w:hAnsi="Times New Roman"/>
                      </w:rPr>
                      <m:t>k=1</m:t>
                    </m:r>
                    <m:ctrlPr>
                      <w:rPr>
                        <w:rFonts w:ascii="Cambria Math" w:hAnsi="Cambria Math"/>
                      </w:rPr>
                    </m:ctrlPr>
                  </m:sub>
                  <m:sup>
                    <m:r>
                      <m:rPr>
                        <m:sty m:val="p"/>
                      </m:rPr>
                      <w:rPr>
                        <w:rFonts w:ascii="Times New Roman" w:hAnsi="Times New Roman"/>
                      </w:rPr>
                      <m:t>K</m:t>
                    </m:r>
                    <m:ctrlPr>
                      <w:rPr>
                        <w:rFonts w:ascii="Cambria Math" w:hAnsi="Cambria Math"/>
                      </w:rPr>
                    </m:ctrlPr>
                  </m:sup>
                  <m:e>
                    <m:r>
                      <m:rPr>
                        <m:sty m:val="p"/>
                      </m:rPr>
                      <w:rPr>
                        <w:rFonts w:ascii="Times New Roman" w:hAnsi="Times New Roman"/>
                      </w:rPr>
                      <m:t>F</m:t>
                    </m:r>
                    <m:ctrlPr>
                      <w:rPr>
                        <w:rFonts w:ascii="Cambria Math" w:hAnsi="Cambria Math"/>
                      </w:rPr>
                    </m:ctrlPr>
                  </m:e>
                </m:nary>
                <m:sSub>
                  <m:sSubPr>
                    <m:ctrlPr>
                      <w:rPr>
                        <w:rFonts w:ascii="Cambria Math" w:hAnsi="Cambria Math"/>
                      </w:rPr>
                    </m:ctrlPr>
                  </m:sSubPr>
                  <m:e>
                    <m:r>
                      <m:rPr>
                        <m:sty m:val="p"/>
                      </m:rPr>
                      <w:rPr>
                        <w:rFonts w:ascii="Times New Roman" w:hAnsi="Times New Roman"/>
                      </w:rPr>
                      <m:t>1</m:t>
                    </m:r>
                    <m:ctrlPr>
                      <w:rPr>
                        <w:rFonts w:ascii="Cambria Math" w:hAnsi="Cambria Math"/>
                      </w:rPr>
                    </m:ctrlPr>
                  </m:e>
                  <m:sub>
                    <m:r>
                      <m:rPr>
                        <m:sty m:val="p"/>
                      </m:rPr>
                      <w:rPr>
                        <w:rFonts w:ascii="Times New Roman" w:hAnsi="Times New Roman"/>
                      </w:rPr>
                      <m:t>k</m:t>
                    </m:r>
                    <m:ctrlPr>
                      <w:rPr>
                        <w:rFonts w:ascii="Cambria Math" w:hAnsi="Cambria Math"/>
                      </w:rPr>
                    </m:ctrlPr>
                  </m:sub>
                </m:sSub>
              </m:oMath>
            </m:oMathPara>
          </w:p>
        </w:tc>
        <w:tc>
          <w:tcPr>
            <w:tcW w:w="848" w:type="dxa"/>
            <w:tcBorders>
              <w:top w:val="nil"/>
              <w:left w:val="nil"/>
              <w:bottom w:val="nil"/>
              <w:right w:val="nil"/>
            </w:tcBorders>
            <w:vAlign w:val="center"/>
          </w:tcPr>
          <w:p w14:paraId="52F5A53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（3-31）</w:t>
            </w:r>
          </w:p>
        </w:tc>
      </w:tr>
    </w:tbl>
    <w:p w14:paraId="7E097EB3">
      <w:pPr>
        <w:spacing w:after="0" w:line="360" w:lineRule="auto"/>
        <w:rPr>
          <w:lang w:eastAsia="zh-CN"/>
        </w:rPr>
      </w:pPr>
      <w:r>
        <w:rPr>
          <w:rFonts w:ascii="Times New Roman" w:hAnsi="Times New Roman" w:cs="Times New Roman"/>
          <w:lang w:eastAsia="zh-CN"/>
        </w:rPr>
        <w:t>式中，K为地层类别数量，本节取4；F1k为第k类地层的F1值。Macro-F1对不同地层赋予相同权重，可以避免厚层地层样本数量较多而掩盖薄层地层识别误差。</w:t>
      </w:r>
    </w:p>
    <w:p w14:paraId="4D4EA152">
      <w:pPr>
        <w:spacing w:after="0" w:line="360" w:lineRule="auto"/>
        <w:rPr>
          <w:lang w:eastAsia="zh-CN"/>
        </w:rPr>
      </w:pPr>
      <w:r>
        <w:rPr>
          <w:rFonts w:ascii="Times New Roman" w:hAnsi="Times New Roman" w:cs="Times New Roman"/>
          <w:lang w:eastAsia="zh-CN"/>
        </w:rPr>
        <w:t>层序一致率用于评价生成钻孔是否正确恢复了地层的出现情况及上下顺序。只有当生成钻孔与实测参考序列中的地层组成、缺失情况和排列顺序完全一致时，才认为该钻孔满足层序一致要求：</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9B51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A8A6EA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seq</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seq</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borehole</m:t>
                        </m:r>
                        <m:ctrlPr>
                          <w:rPr>
                            <w:rFonts w:ascii="Cambria Math" w:hAnsi="Cambria Math"/>
                          </w:rPr>
                        </m:ctrlPr>
                      </m:sub>
                    </m:sSub>
                    <m:ctrlPr>
                      <w:rPr>
                        <w:rFonts w:ascii="Cambria Math" w:hAnsi="Cambria Math"/>
                      </w:rPr>
                    </m:ctrlPr>
                  </m:den>
                </m:f>
              </m:oMath>
            </m:oMathPara>
          </w:p>
        </w:tc>
        <w:tc>
          <w:tcPr>
            <w:tcW w:w="848" w:type="dxa"/>
            <w:tcBorders>
              <w:top w:val="nil"/>
              <w:left w:val="nil"/>
              <w:bottom w:val="nil"/>
              <w:right w:val="nil"/>
            </w:tcBorders>
            <w:vAlign w:val="center"/>
          </w:tcPr>
          <w:p w14:paraId="1D968B3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（3-32）</w:t>
            </w:r>
          </w:p>
        </w:tc>
      </w:tr>
    </w:tbl>
    <w:p w14:paraId="0F67F743">
      <w:pPr>
        <w:spacing w:after="0" w:line="360" w:lineRule="auto"/>
        <w:rPr>
          <w:lang w:eastAsia="zh-CN"/>
        </w:rPr>
      </w:pPr>
      <w:r>
        <w:rPr>
          <w:rFonts w:ascii="Times New Roman" w:hAnsi="Times New Roman" w:cs="Times New Roman"/>
          <w:lang w:eastAsia="zh-CN"/>
        </w:rPr>
        <w:t>式中，Nseq为层序完全一致的虚拟钻孔数量，Nborehole为参与评价的虚拟钻孔总数。</w:t>
      </w:r>
    </w:p>
    <w:p w14:paraId="2285918B">
      <w:pPr>
        <w:spacing w:after="0" w:line="360" w:lineRule="auto"/>
        <w:rPr>
          <w:lang w:eastAsia="zh-CN"/>
        </w:rPr>
      </w:pPr>
      <w:r>
        <w:rPr>
          <w:rFonts w:ascii="Times New Roman" w:hAnsi="Times New Roman" w:cs="Times New Roman"/>
          <w:lang w:eastAsia="zh-CN"/>
        </w:rPr>
        <w:t>地层厚度误差采用生成厚度与实测参考厚度之差表示：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114A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252C83D">
            <w:pPr>
              <w:spacing w:before="60" w:after="60" w:line="240" w:lineRule="auto"/>
              <w:ind w:left="0" w:right="0" w:firstLine="0"/>
              <w:jc w:val="center"/>
              <w:rPr>
                <w:rFonts w:ascii="Times New Roman" w:hAnsi="Times New Roman" w:cs="Times New Roman"/>
              </w:rPr>
            </w:pPr>
            <m:oMathPara>
              <m:oMath>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h</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h</m:t>
                        </m:r>
                        <m:ctrlPr>
                          <w:rPr>
                            <w:rFonts w:ascii="Cambria Math" w:hAnsi="Cambria Math"/>
                          </w:rPr>
                        </m:ctrlPr>
                      </m:e>
                    </m:acc>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i,k</m:t>
                    </m:r>
                    <m:ctrlPr>
                      <w:rPr>
                        <w:rFonts w:ascii="Cambria Math" w:hAnsi="Cambria Math"/>
                      </w:rPr>
                    </m:ctrlPr>
                  </m:sub>
                </m:sSub>
              </m:oMath>
            </m:oMathPara>
          </w:p>
        </w:tc>
        <w:tc>
          <w:tcPr>
            <w:tcW w:w="848" w:type="dxa"/>
            <w:tcBorders>
              <w:top w:val="nil"/>
              <w:left w:val="nil"/>
              <w:bottom w:val="nil"/>
              <w:right w:val="nil"/>
            </w:tcBorders>
            <w:vAlign w:val="center"/>
          </w:tcPr>
          <w:p w14:paraId="0CCDAD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（3-33）</w:t>
            </w:r>
          </w:p>
        </w:tc>
      </w:tr>
    </w:tbl>
    <w:p w14:paraId="5A8635E4">
      <w:pPr>
        <w:spacing w:after="0" w:line="360" w:lineRule="auto"/>
        <w:rPr>
          <w:lang w:eastAsia="zh-CN"/>
        </w:rPr>
      </w:pPr>
      <w:r>
        <w:rPr>
          <w:rFonts w:ascii="Times New Roman" w:hAnsi="Times New Roman" w:cs="Times New Roman"/>
          <w:lang w:eastAsia="zh-CN"/>
        </w:rPr>
        <w:t>其中，hi,k和hi,k分别为第i个钻孔中第k类地层的生成厚度和实测参考厚度。总体厚度平均绝对误差为：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1DF6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5380BE9">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MA</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h</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h</m:t>
                        </m:r>
                        <m:ctrlPr>
                          <w:rPr>
                            <w:rFonts w:ascii="Cambria Math" w:hAnsi="Cambria Math"/>
                          </w:rPr>
                        </m:ctrlPr>
                      </m:sub>
                    </m:sSub>
                    <m:ctrlPr>
                      <w:rPr>
                        <w:rFonts w:ascii="Cambria Math" w:hAnsi="Cambria Math"/>
                      </w:rPr>
                    </m:ctrlPr>
                  </m:den>
                </m:f>
                <m:nary>
                  <m:naryPr>
                    <m:chr m:val="∑"/>
                    <m:limLoc m:val="subSup"/>
                    <m:supHide m:val="1"/>
                    <m:ctrlPr>
                      <w:rPr>
                        <w:rFonts w:ascii="Cambria Math" w:hAnsi="Cambria Math"/>
                      </w:rPr>
                    </m:ctrlPr>
                  </m:naryPr>
                  <m:sub>
                    <m:r>
                      <m:rPr>
                        <m:sty m:val="p"/>
                      </m:rPr>
                      <w:rPr>
                        <w:rFonts w:ascii="Times New Roman" w:hAnsi="Times New Roman"/>
                      </w:rPr>
                      <m:t>i,k</m:t>
                    </m:r>
                    <m:ctrlPr>
                      <w:rPr>
                        <w:rFonts w:ascii="Cambria Math" w:hAnsi="Cambria Math"/>
                      </w:rPr>
                    </m:ctrlPr>
                  </m:sub>
                  <m:sup>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h</m:t>
                                </m:r>
                                <m:ctrlPr>
                                  <w:rPr>
                                    <w:rFonts w:ascii="Cambria Math" w:hAnsi="Cambria Math"/>
                                  </w:rPr>
                                </m:ctrlPr>
                              </m:e>
                            </m:acc>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i,k</m:t>
                            </m:r>
                            <m:ctrlPr>
                              <w:rPr>
                                <w:rFonts w:ascii="Cambria Math" w:hAnsi="Cambria Math"/>
                              </w:rPr>
                            </m:ctrlPr>
                          </m:sub>
                        </m:sSub>
                        <m:ctrlPr>
                          <w:rPr>
                            <w:rFonts w:ascii="Cambria Math" w:hAnsi="Cambria Math"/>
                          </w:rPr>
                        </m:ctrlPr>
                      </m:e>
                    </m:d>
                    <m:ctrlPr>
                      <w:rPr>
                        <w:rFonts w:ascii="Cambria Math" w:hAnsi="Cambria Math"/>
                      </w:rPr>
                    </m:ctrlPr>
                  </m:e>
                </m:nary>
              </m:oMath>
            </m:oMathPara>
          </w:p>
        </w:tc>
        <w:tc>
          <w:tcPr>
            <w:tcW w:w="848" w:type="dxa"/>
            <w:tcBorders>
              <w:top w:val="nil"/>
              <w:left w:val="nil"/>
              <w:bottom w:val="nil"/>
              <w:right w:val="nil"/>
            </w:tcBorders>
            <w:vAlign w:val="center"/>
          </w:tcPr>
          <w:p w14:paraId="1F13E05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（3-34）</w:t>
            </w:r>
          </w:p>
        </w:tc>
      </w:tr>
    </w:tbl>
    <w:p w14:paraId="28E087F8">
      <w:pPr>
        <w:spacing w:after="0" w:line="360" w:lineRule="auto"/>
        <w:rPr>
          <w:lang w:eastAsia="zh-CN"/>
        </w:rPr>
      </w:pPr>
      <w:r>
        <w:rPr>
          <w:rFonts w:ascii="Times New Roman" w:hAnsi="Times New Roman" w:cs="Times New Roman"/>
          <w:lang w:eastAsia="zh-CN"/>
        </w:rPr>
        <w:t>对于局部缺失地层，其厚度记为0m，从而使厚度误差同时反映地层厚度偏差和缺失层识别误差。</w:t>
      </w:r>
    </w:p>
    <w:p w14:paraId="48CCF382">
      <w:pPr>
        <w:spacing w:after="0" w:line="360" w:lineRule="auto"/>
        <w:rPr>
          <w:lang w:eastAsia="zh-CN"/>
        </w:rPr>
      </w:pPr>
      <w:r>
        <w:rPr>
          <w:rFonts w:ascii="Times New Roman" w:hAnsi="Times New Roman" w:cs="Times New Roman"/>
          <w:lang w:eastAsia="zh-CN"/>
        </w:rPr>
        <w:t>界面深度误差用于评价生成界面的垂向位置准确性：</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EE3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D374112">
            <w:pPr>
              <w:spacing w:before="60" w:after="60" w:line="240" w:lineRule="auto"/>
              <w:ind w:left="0" w:right="0" w:firstLine="0"/>
              <w:jc w:val="center"/>
              <w:rPr>
                <w:rFonts w:ascii="Times New Roman" w:hAnsi="Times New Roman" w:cs="Times New Roman"/>
              </w:rPr>
            </w:pPr>
            <m:oMathPara>
              <m:oMath>
                <m:r>
                  <m:rPr>
                    <m:sty m:val="p"/>
                  </m:rPr>
                  <w:rPr>
                    <w:rFonts w:ascii="Cambria Math" w:hAnsi="Cambria Math"/>
                  </w:rPr>
                  <m:t>MA</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z</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z</m:t>
                        </m:r>
                        <m:ctrlPr>
                          <w:rPr>
                            <w:rFonts w:ascii="Cambria Math" w:hAnsi="Cambria Math"/>
                          </w:rPr>
                        </m:ctrlPr>
                      </m:sub>
                    </m:sSub>
                    <m:ctrlPr>
                      <w:rPr>
                        <w:rFonts w:ascii="Cambria Math" w:hAnsi="Cambria Math"/>
                      </w:rPr>
                    </m:ctrlPr>
                  </m:den>
                </m:f>
                <m:nary>
                  <m:naryPr>
                    <m:chr m:val="∑"/>
                    <m:limLoc m:val="subSup"/>
                    <m:supHide m:val="1"/>
                    <m:ctrlPr>
                      <w:rPr>
                        <w:rFonts w:ascii="Cambria Math" w:hAnsi="Cambria Math"/>
                      </w:rPr>
                    </m:ctrlPr>
                  </m:naryPr>
                  <m:sub>
                    <m:r>
                      <m:rPr>
                        <m:sty m:val="p"/>
                      </m:rPr>
                      <w:rPr>
                        <w:rFonts w:ascii="Cambria Math" w:hAnsi="Cambria Math"/>
                      </w:rPr>
                      <m:t>i,k</m:t>
                    </m:r>
                    <m:ctrlPr>
                      <w:rPr>
                        <w:rFonts w:ascii="Cambria Math" w:hAnsi="Cambria Math"/>
                      </w:rPr>
                    </m:ctrlPr>
                  </m:sub>
                  <m:sup>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z</m:t>
                                </m:r>
                                <m:ctrlPr>
                                  <w:rPr>
                                    <w:rFonts w:ascii="Cambria Math" w:hAnsi="Cambria Math"/>
                                  </w:rPr>
                                </m:ctrlPr>
                              </m:e>
                            </m:acc>
                            <m:ctrlPr>
                              <w:rPr>
                                <w:rFonts w:ascii="Cambria Math" w:hAnsi="Cambria Math"/>
                              </w:rPr>
                            </m:ctrlPr>
                          </m:e>
                          <m:sub>
                            <m:r>
                              <m:rPr>
                                <m:sty m:val="p"/>
                              </m:rPr>
                              <w:rPr>
                                <w:rFonts w:ascii="Cambria Math" w:hAnsi="Cambria Math"/>
                              </w:rPr>
                              <m:t>i,k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i,k</m:t>
                            </m:r>
                            <m:ctrlPr>
                              <w:rPr>
                                <w:rFonts w:ascii="Cambria Math" w:hAnsi="Cambria Math"/>
                              </w:rPr>
                            </m:ctrlPr>
                          </m:sub>
                        </m:sSub>
                        <m:ctrlPr>
                          <w:rPr>
                            <w:rFonts w:ascii="Cambria Math" w:hAnsi="Cambria Math"/>
                          </w:rPr>
                        </m:ctrlPr>
                      </m:e>
                    </m:d>
                    <m:ctrlPr>
                      <w:rPr>
                        <w:rFonts w:ascii="Cambria Math" w:hAnsi="Cambria Math"/>
                      </w:rPr>
                    </m:ctrlPr>
                  </m:e>
                </m:nary>
              </m:oMath>
            </m:oMathPara>
          </w:p>
        </w:tc>
        <w:tc>
          <w:tcPr>
            <w:tcW w:w="848" w:type="dxa"/>
            <w:tcBorders>
              <w:top w:val="nil"/>
              <w:left w:val="nil"/>
              <w:bottom w:val="nil"/>
              <w:right w:val="nil"/>
            </w:tcBorders>
            <w:vAlign w:val="center"/>
          </w:tcPr>
          <w:p w14:paraId="43894F3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（3-35）</w:t>
            </w:r>
          </w:p>
        </w:tc>
      </w:tr>
    </w:tbl>
    <w:p w14:paraId="0981558C">
      <w:pPr>
        <w:spacing w:after="0" w:line="360" w:lineRule="auto"/>
        <w:rPr>
          <w:lang w:eastAsia="zh-CN"/>
        </w:rPr>
      </w:pPr>
      <w:r>
        <w:rPr>
          <w:rFonts w:ascii="Times New Roman" w:hAnsi="Times New Roman" w:cs="Times New Roman"/>
          <w:lang w:eastAsia="zh-CN"/>
        </w:rPr>
        <w:t>式中，zi,k和zi,k分别为生成界面高程和实测参考界面高程。该指标只在实测参考序列与生成序列中均存在相应界面时计算，地层存在性差异则通过层序一致率单独评价。</w:t>
      </w:r>
    </w:p>
    <w:p w14:paraId="41BB9421">
      <w:pPr>
        <w:spacing w:after="0" w:line="360" w:lineRule="auto"/>
        <w:rPr>
          <w:lang w:eastAsia="zh-CN"/>
        </w:rPr>
      </w:pPr>
      <w:r>
        <w:rPr>
          <w:rFonts w:ascii="Times New Roman" w:hAnsi="Times New Roman"/>
        </w:rPr>
        <w:t>3.3.3 虚拟钻孔精度验证</w:t>
      </w:r>
    </w:p>
    <w:p w14:paraId="542E9FA3">
      <w:pPr>
        <w:spacing w:after="0" w:line="360" w:lineRule="auto"/>
        <w:rPr>
          <w:lang w:eastAsia="zh-CN"/>
        </w:rPr>
      </w:pPr>
      <w:r>
        <w:rPr>
          <w:rFonts w:ascii="Times New Roman" w:hAnsi="Times New Roman" w:cs="Times New Roman"/>
          <w:lang w:eastAsia="zh-CN"/>
        </w:rPr>
        <w:t>为降低遮蔽位置和随机噪声的影响，每种遮蔽比例均独立训练5次，表3-7采用5次试验的平均值汇总分类和界面误差。在评价阶段，在不同遮蔽比例下训练得到的条件生成模型在相同位置生成LIAS、TRIAS和CARBO界面，由此形成对应的虚拟钻孔地层序列。完整控制点建立的参考界面仅用于结果评价，不参与遮蔽条件下生成模型的训练，避免验证信息泄露。为保证参考界面和生成界面的地质含义一致，二者均按照LIAS位于TRIAS之上、TRIAS位于CARBO之上的顺序进行组织，同时设置LIAS—TRIAS最小层间距为40m、TRIAS—CARBO最小层间距为100m。</w:t>
      </w:r>
    </w:p>
    <w:p w14:paraId="1BAF0E67">
      <w:pPr>
        <w:spacing w:after="0" w:line="360" w:lineRule="auto"/>
        <w:rPr>
          <w:lang w:eastAsia="zh-CN"/>
        </w:rPr>
      </w:pPr>
      <w:r>
        <w:rPr>
          <w:rFonts w:ascii="Times New Roman" w:hAnsi="Times New Roman" w:cs="Times New Roman"/>
          <w:lang w:eastAsia="zh-CN"/>
        </w:rPr>
        <w:t>本节选取10%、20%和30%三种空间遮蔽比例，并在每种比例下重复5次随机试验。训练阶段仅使用未被遮蔽的界面信息，被遮蔽位置仅用于独立评价。</w:t>
      </w:r>
    </w:p>
    <w:p w14:paraId="25C8454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表3-7　不同遮蔽比例下的虚拟钻孔生成精度</w:t>
      </w:r>
    </w:p>
    <w:p w14:paraId="0F15C58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3-7 Virtual borehole generation accuracy under different masking ratios</w:t>
      </w:r>
    </w:p>
    <w:tbl>
      <w:tblPr>
        <w:tblStyle w:val="35"/>
        <w:tblW w:w="5000" w:type="pct"/>
        <w:jc w:val="center"/>
        <w:tblLayout w:type="fixed"/>
        <w:tblCellMar>
          <w:top w:w="60" w:type="dxa"/>
          <w:left w:w="60" w:type="dxa"/>
          <w:bottom w:w="60" w:type="dxa"/>
          <w:right w:w="60" w:type="dxa"/>
        </w:tblCellMar>
      </w:tblPr>
      <w:tblGrid>
        <w:gridCol w:w="1295"/>
        <w:gridCol w:w="1295"/>
        <w:gridCol w:w="1296"/>
        <w:gridCol w:w="1620"/>
        <w:gridCol w:w="1458"/>
        <w:gridCol w:w="2106"/>
      </w:tblGrid>
      <w:tr w14:paraId="5774E116">
        <w:tblPrEx>
          <w:tblCellMar>
            <w:top w:w="60" w:type="dxa"/>
            <w:left w:w="60" w:type="dxa"/>
            <w:bottom w:w="60" w:type="dxa"/>
            <w:right w:w="60" w:type="dxa"/>
          </w:tblCellMar>
        </w:tblPrEx>
        <w:trPr>
          <w:cantSplit/>
          <w:tblHeader/>
          <w:jc w:val="center"/>
        </w:trPr>
        <w:tc>
          <w:tcPr>
            <w:tcW w:w="1296" w:type="dxa"/>
            <w:tcBorders>
              <w:top w:val="single" w:color="000000" w:sz="12" w:space="0"/>
              <w:left w:val="nil"/>
              <w:bottom w:val="single" w:color="000000" w:sz="6" w:space="0"/>
              <w:right w:val="nil"/>
            </w:tcBorders>
            <w:vAlign w:val="center"/>
          </w:tcPr>
          <w:p w14:paraId="514789A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遮蔽比例</w:t>
            </w:r>
          </w:p>
        </w:tc>
        <w:tc>
          <w:tcPr>
            <w:tcW w:w="1296" w:type="dxa"/>
            <w:tcBorders>
              <w:top w:val="single" w:color="000000" w:sz="12" w:space="0"/>
              <w:left w:val="nil"/>
              <w:bottom w:val="single" w:color="000000" w:sz="6" w:space="0"/>
              <w:right w:val="nil"/>
            </w:tcBorders>
            <w:vAlign w:val="center"/>
          </w:tcPr>
          <w:p w14:paraId="4077F18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Accuracy</w:t>
            </w:r>
          </w:p>
        </w:tc>
        <w:tc>
          <w:tcPr>
            <w:tcW w:w="1296" w:type="dxa"/>
            <w:tcBorders>
              <w:top w:val="single" w:color="000000" w:sz="12" w:space="0"/>
              <w:left w:val="nil"/>
              <w:bottom w:val="single" w:color="000000" w:sz="6" w:space="0"/>
              <w:right w:val="nil"/>
            </w:tcBorders>
            <w:vAlign w:val="center"/>
          </w:tcPr>
          <w:p w14:paraId="5479B48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Macro-F1</w:t>
            </w:r>
          </w:p>
        </w:tc>
        <w:tc>
          <w:tcPr>
            <w:tcW w:w="1620" w:type="dxa"/>
            <w:tcBorders>
              <w:top w:val="single" w:color="000000" w:sz="12" w:space="0"/>
              <w:left w:val="nil"/>
              <w:bottom w:val="single" w:color="000000" w:sz="6" w:space="0"/>
              <w:right w:val="nil"/>
            </w:tcBorders>
            <w:vAlign w:val="center"/>
          </w:tcPr>
          <w:p w14:paraId="5C0FEC9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层序一致率</w:t>
            </w:r>
          </w:p>
        </w:tc>
        <w:tc>
          <w:tcPr>
            <w:tcW w:w="1458" w:type="dxa"/>
            <w:tcBorders>
              <w:top w:val="single" w:color="000000" w:sz="12" w:space="0"/>
              <w:left w:val="nil"/>
              <w:bottom w:val="single" w:color="000000" w:sz="6" w:space="0"/>
              <w:right w:val="nil"/>
            </w:tcBorders>
            <w:vAlign w:val="center"/>
          </w:tcPr>
          <w:p w14:paraId="69F3801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厚度MAE/m</w:t>
            </w:r>
          </w:p>
        </w:tc>
        <w:tc>
          <w:tcPr>
            <w:tcW w:w="2106" w:type="dxa"/>
            <w:tcBorders>
              <w:top w:val="single" w:color="000000" w:sz="12" w:space="0"/>
              <w:left w:val="nil"/>
              <w:bottom w:val="single" w:color="000000" w:sz="6" w:space="0"/>
              <w:right w:val="nil"/>
            </w:tcBorders>
            <w:vAlign w:val="center"/>
          </w:tcPr>
          <w:p w14:paraId="3D85F78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界面深度MAE/m</w:t>
            </w:r>
          </w:p>
        </w:tc>
      </w:tr>
      <w:tr w14:paraId="109B3705">
        <w:tblPrEx>
          <w:tblCellMar>
            <w:top w:w="60" w:type="dxa"/>
            <w:left w:w="60" w:type="dxa"/>
            <w:bottom w:w="60" w:type="dxa"/>
            <w:right w:w="60" w:type="dxa"/>
          </w:tblCellMar>
        </w:tblPrEx>
        <w:trPr>
          <w:cantSplit/>
          <w:jc w:val="center"/>
        </w:trPr>
        <w:tc>
          <w:tcPr>
            <w:tcW w:w="1296" w:type="dxa"/>
            <w:tcBorders>
              <w:top w:val="nil"/>
              <w:left w:val="nil"/>
              <w:bottom w:val="nil"/>
              <w:right w:val="nil"/>
            </w:tcBorders>
            <w:vAlign w:val="center"/>
          </w:tcPr>
          <w:p w14:paraId="39EBDE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w:t>
            </w:r>
          </w:p>
        </w:tc>
        <w:tc>
          <w:tcPr>
            <w:tcW w:w="1296" w:type="dxa"/>
            <w:tcBorders>
              <w:top w:val="nil"/>
              <w:left w:val="nil"/>
              <w:bottom w:val="nil"/>
              <w:right w:val="nil"/>
            </w:tcBorders>
            <w:vAlign w:val="center"/>
          </w:tcPr>
          <w:p w14:paraId="28D45D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0.855</w:t>
            </w:r>
          </w:p>
        </w:tc>
        <w:tc>
          <w:tcPr>
            <w:tcW w:w="1296" w:type="dxa"/>
            <w:tcBorders>
              <w:top w:val="nil"/>
              <w:left w:val="nil"/>
              <w:bottom w:val="nil"/>
              <w:right w:val="nil"/>
            </w:tcBorders>
            <w:vAlign w:val="center"/>
          </w:tcPr>
          <w:p w14:paraId="761E64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0.839</w:t>
            </w:r>
          </w:p>
        </w:tc>
        <w:tc>
          <w:tcPr>
            <w:tcW w:w="1620" w:type="dxa"/>
            <w:tcBorders>
              <w:top w:val="nil"/>
              <w:left w:val="nil"/>
              <w:bottom w:val="nil"/>
              <w:right w:val="nil"/>
            </w:tcBorders>
            <w:vAlign w:val="center"/>
          </w:tcPr>
          <w:p w14:paraId="070DC7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w:t>
            </w:r>
          </w:p>
        </w:tc>
        <w:tc>
          <w:tcPr>
            <w:tcW w:w="1458" w:type="dxa"/>
            <w:tcBorders>
              <w:top w:val="nil"/>
              <w:left w:val="nil"/>
              <w:bottom w:val="nil"/>
              <w:right w:val="nil"/>
            </w:tcBorders>
            <w:vAlign w:val="center"/>
          </w:tcPr>
          <w:p w14:paraId="36A072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2.11</w:t>
            </w:r>
          </w:p>
        </w:tc>
        <w:tc>
          <w:tcPr>
            <w:tcW w:w="2106" w:type="dxa"/>
            <w:tcBorders>
              <w:top w:val="nil"/>
              <w:left w:val="nil"/>
              <w:bottom w:val="nil"/>
              <w:right w:val="nil"/>
            </w:tcBorders>
            <w:vAlign w:val="center"/>
          </w:tcPr>
          <w:p w14:paraId="4451C9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14.82</w:t>
            </w:r>
          </w:p>
        </w:tc>
      </w:tr>
      <w:tr w14:paraId="56377F1A">
        <w:tblPrEx>
          <w:tblCellMar>
            <w:top w:w="60" w:type="dxa"/>
            <w:left w:w="60" w:type="dxa"/>
            <w:bottom w:w="60" w:type="dxa"/>
            <w:right w:w="60" w:type="dxa"/>
          </w:tblCellMar>
        </w:tblPrEx>
        <w:trPr>
          <w:cantSplit/>
          <w:jc w:val="center"/>
        </w:trPr>
        <w:tc>
          <w:tcPr>
            <w:tcW w:w="1296" w:type="dxa"/>
            <w:tcBorders>
              <w:top w:val="nil"/>
              <w:left w:val="nil"/>
              <w:bottom w:val="nil"/>
              <w:right w:val="nil"/>
            </w:tcBorders>
            <w:vAlign w:val="center"/>
          </w:tcPr>
          <w:p w14:paraId="2D9A63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w:t>
            </w:r>
          </w:p>
        </w:tc>
        <w:tc>
          <w:tcPr>
            <w:tcW w:w="1296" w:type="dxa"/>
            <w:tcBorders>
              <w:top w:val="nil"/>
              <w:left w:val="nil"/>
              <w:bottom w:val="nil"/>
              <w:right w:val="nil"/>
            </w:tcBorders>
            <w:vAlign w:val="center"/>
          </w:tcPr>
          <w:p w14:paraId="16F676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0.867</w:t>
            </w:r>
          </w:p>
        </w:tc>
        <w:tc>
          <w:tcPr>
            <w:tcW w:w="1296" w:type="dxa"/>
            <w:tcBorders>
              <w:top w:val="nil"/>
              <w:left w:val="nil"/>
              <w:bottom w:val="nil"/>
              <w:right w:val="nil"/>
            </w:tcBorders>
            <w:vAlign w:val="center"/>
          </w:tcPr>
          <w:p w14:paraId="083C05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0.855</w:t>
            </w:r>
          </w:p>
        </w:tc>
        <w:tc>
          <w:tcPr>
            <w:tcW w:w="1620" w:type="dxa"/>
            <w:tcBorders>
              <w:top w:val="nil"/>
              <w:left w:val="nil"/>
              <w:bottom w:val="nil"/>
              <w:right w:val="nil"/>
            </w:tcBorders>
            <w:vAlign w:val="center"/>
          </w:tcPr>
          <w:p w14:paraId="01BD6E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w:t>
            </w:r>
          </w:p>
        </w:tc>
        <w:tc>
          <w:tcPr>
            <w:tcW w:w="1458" w:type="dxa"/>
            <w:tcBorders>
              <w:top w:val="nil"/>
              <w:left w:val="nil"/>
              <w:bottom w:val="nil"/>
              <w:right w:val="nil"/>
            </w:tcBorders>
            <w:vAlign w:val="center"/>
          </w:tcPr>
          <w:p w14:paraId="5B5396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1.24</w:t>
            </w:r>
          </w:p>
        </w:tc>
        <w:tc>
          <w:tcPr>
            <w:tcW w:w="2106" w:type="dxa"/>
            <w:tcBorders>
              <w:top w:val="nil"/>
              <w:left w:val="nil"/>
              <w:bottom w:val="nil"/>
              <w:right w:val="nil"/>
            </w:tcBorders>
            <w:vAlign w:val="center"/>
          </w:tcPr>
          <w:p w14:paraId="30C6D0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14.03</w:t>
            </w:r>
          </w:p>
        </w:tc>
      </w:tr>
      <w:tr w14:paraId="002352E5">
        <w:tblPrEx>
          <w:tblCellMar>
            <w:top w:w="60" w:type="dxa"/>
            <w:left w:w="60" w:type="dxa"/>
            <w:bottom w:w="60" w:type="dxa"/>
            <w:right w:w="60" w:type="dxa"/>
          </w:tblCellMar>
        </w:tblPrEx>
        <w:trPr>
          <w:cantSplit/>
          <w:jc w:val="center"/>
        </w:trPr>
        <w:tc>
          <w:tcPr>
            <w:tcW w:w="1296" w:type="dxa"/>
            <w:tcBorders>
              <w:top w:val="nil"/>
              <w:left w:val="nil"/>
              <w:bottom w:val="single" w:color="000000" w:sz="12" w:space="0"/>
              <w:right w:val="nil"/>
            </w:tcBorders>
            <w:vAlign w:val="center"/>
          </w:tcPr>
          <w:p w14:paraId="2A13F2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w:t>
            </w:r>
          </w:p>
        </w:tc>
        <w:tc>
          <w:tcPr>
            <w:tcW w:w="1296" w:type="dxa"/>
            <w:tcBorders>
              <w:top w:val="nil"/>
              <w:left w:val="nil"/>
              <w:bottom w:val="single" w:color="000000" w:sz="12" w:space="0"/>
              <w:right w:val="nil"/>
            </w:tcBorders>
            <w:vAlign w:val="center"/>
          </w:tcPr>
          <w:p w14:paraId="5A4CA0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0.817</w:t>
            </w:r>
          </w:p>
        </w:tc>
        <w:tc>
          <w:tcPr>
            <w:tcW w:w="1296" w:type="dxa"/>
            <w:tcBorders>
              <w:top w:val="nil"/>
              <w:left w:val="nil"/>
              <w:bottom w:val="single" w:color="000000" w:sz="12" w:space="0"/>
              <w:right w:val="nil"/>
            </w:tcBorders>
            <w:vAlign w:val="center"/>
          </w:tcPr>
          <w:p w14:paraId="48A7DF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0.799</w:t>
            </w:r>
          </w:p>
        </w:tc>
        <w:tc>
          <w:tcPr>
            <w:tcW w:w="1620" w:type="dxa"/>
            <w:tcBorders>
              <w:top w:val="nil"/>
              <w:left w:val="nil"/>
              <w:bottom w:val="single" w:color="000000" w:sz="12" w:space="0"/>
              <w:right w:val="nil"/>
            </w:tcBorders>
            <w:vAlign w:val="center"/>
          </w:tcPr>
          <w:p w14:paraId="6B34AB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w:t>
            </w:r>
          </w:p>
        </w:tc>
        <w:tc>
          <w:tcPr>
            <w:tcW w:w="1458" w:type="dxa"/>
            <w:tcBorders>
              <w:top w:val="nil"/>
              <w:left w:val="nil"/>
              <w:bottom w:val="single" w:color="000000" w:sz="12" w:space="0"/>
              <w:right w:val="nil"/>
            </w:tcBorders>
            <w:vAlign w:val="center"/>
          </w:tcPr>
          <w:p w14:paraId="5E91FA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1.74</w:t>
            </w:r>
          </w:p>
        </w:tc>
        <w:tc>
          <w:tcPr>
            <w:tcW w:w="2106" w:type="dxa"/>
            <w:tcBorders>
              <w:top w:val="nil"/>
              <w:left w:val="nil"/>
              <w:bottom w:val="single" w:color="000000" w:sz="12" w:space="0"/>
              <w:right w:val="nil"/>
            </w:tcBorders>
            <w:vAlign w:val="center"/>
          </w:tcPr>
          <w:p w14:paraId="213EC5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18.47</w:t>
            </w:r>
          </w:p>
        </w:tc>
      </w:tr>
    </w:tbl>
    <w:p w14:paraId="662FD8B5">
      <w:pPr>
        <w:spacing w:after="0" w:line="360" w:lineRule="auto"/>
        <w:rPr>
          <w:lang w:eastAsia="zh-CN"/>
        </w:rPr>
      </w:pPr>
      <w:r>
        <w:rPr>
          <w:rFonts w:ascii="Times New Roman" w:hAnsi="Times New Roman" w:cs="Times New Roman"/>
          <w:lang w:eastAsia="zh-CN"/>
        </w:rPr>
        <w:t>典型钻孔的实测地层序列与生成地层序列对比如图3-26所示。对于地层连续性较好的钻孔，生成结果能够恢复主要地层的上下关系和界面位置。对于含有局部缺失层的钻孔，模型能够根据邻域地层条件判断部分地层的存在性，但在薄层和尖灭位置仍存在一定的厚度偏差。</w:t>
      </w:r>
    </w:p>
    <w:p w14:paraId="54997677">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1677035" cy="278257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75"/>
                    <a:stretch>
                      <a:fillRect/>
                    </a:stretch>
                  </pic:blipFill>
                  <pic:spPr>
                    <a:xfrm>
                      <a:off x="0" y="0"/>
                      <a:ext cx="1677035" cy="2782570"/>
                    </a:xfrm>
                    <a:prstGeom prst="rect">
                      <a:avLst/>
                    </a:prstGeom>
                  </pic:spPr>
                </pic:pic>
              </a:graphicData>
            </a:graphic>
          </wp:inline>
        </w:drawing>
      </w:r>
    </w:p>
    <w:p w14:paraId="1E628BD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1687830" cy="266446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pic:cNvPicPr>
                  </pic:nvPicPr>
                  <pic:blipFill>
                    <a:blip r:embed="rId76"/>
                    <a:stretch>
                      <a:fillRect/>
                    </a:stretch>
                  </pic:blipFill>
                  <pic:spPr>
                    <a:xfrm>
                      <a:off x="0" y="0"/>
                      <a:ext cx="1688464" cy="2664460"/>
                    </a:xfrm>
                    <a:prstGeom prst="rect">
                      <a:avLst/>
                    </a:prstGeom>
                  </pic:spPr>
                </pic:pic>
              </a:graphicData>
            </a:graphic>
          </wp:inline>
        </w:drawing>
      </w:r>
    </w:p>
    <w:p w14:paraId="459CBF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图3-26　典型虚拟钻孔参考序列与生成序列对比（a）典型深孔VBH-04；（b）典型浅孔VBH-07</w:t>
      </w:r>
    </w:p>
    <w:p w14:paraId="2962FBC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3-26 Comparison between reference and generated sequences of typical virtual boreholes</w:t>
      </w:r>
    </w:p>
    <w:p w14:paraId="556109B5">
      <w:pPr>
        <w:spacing w:after="0" w:line="360" w:lineRule="auto"/>
        <w:rPr>
          <w:lang w:eastAsia="zh-CN"/>
        </w:rPr>
      </w:pPr>
      <w:r>
        <w:rPr>
          <w:rFonts w:ascii="Times New Roman" w:hAnsi="Times New Roman" w:cs="Times New Roman"/>
          <w:lang w:eastAsia="zh-CN"/>
        </w:rPr>
        <w:t>表3-7给出不同遮蔽比例下5次试验的均值。20%遮蔽相对于10%遮蔽的Accuracy提高0.012，Macro-F1提高0.016，厚度MAE降低0.87 m，界面深度MAE降低0.79 m；该差异小于不同试验之间可能产生的空间抽样波动，因而不能据此判定20%遮蔽具有稳定优势。当遮蔽比例增至30%时，Accuracy与Macro-F1下降、界面深度MAE增大，说明观测信息进一步减少后生成误差上升。</w:t>
      </w:r>
    </w:p>
    <w:p w14:paraId="06BE427E">
      <w:pPr>
        <w:spacing w:after="0" w:line="360" w:lineRule="auto"/>
        <w:rPr>
          <w:lang w:eastAsia="zh-CN"/>
        </w:rPr>
      </w:pPr>
      <w:r>
        <w:rPr>
          <w:rFonts w:ascii="Times New Roman" w:hAnsi="Times New Roman" w:cs="Times New Roman"/>
        </w:rPr>
        <w:t>当遮蔽比例增加至30%时，Accuracy由10%遮蔽时的0.855降至0.817，绝对下降0.038；Macro-F1由0.839降至0.799，绝对下降0.040；界面深度MAE由14.82m增至18.47m，增加3.65m（24.6%）。</w:t>
      </w:r>
      <w:r>
        <w:rPr>
          <w:rFonts w:ascii="Times New Roman" w:hAnsi="Times New Roman" w:cs="Times New Roman"/>
          <w:lang w:eastAsia="zh-CN"/>
        </w:rPr>
        <w:t>厚度MAE仍为1.74m，说明加入层序和最小层间距约束后，相对层厚保持稳定，但界面的整体垂向位置明显变差。因此，评价虚拟钻孔质量不能只看厚度误差，还应同时检查界面深度误差、类别混淆和训练点空间覆盖。</w:t>
      </w:r>
    </w:p>
    <w:p w14:paraId="4C09982A">
      <w:pPr>
        <w:spacing w:after="0" w:line="360" w:lineRule="auto"/>
        <w:rPr>
          <w:lang w:eastAsia="zh-CN"/>
        </w:rPr>
      </w:pPr>
      <w:r>
        <w:rPr>
          <w:rFonts w:ascii="Times New Roman" w:hAnsi="Times New Roman" w:cs="Times New Roman"/>
          <w:lang w:eastAsia="zh-CN"/>
        </w:rPr>
        <w:t>不同遮蔽比例下的性能变化如图3-27所示。分类指标曲线表明，10%和20%遮蔽条件下Accuracy与Macro-F1的差异较小，而30%遮蔽条件下两项指标均出现下降。误差曲线表明，30%遮蔽时界面深度MAE明显增大，反映出控制点减少主要影响界面在空间中的绝对位置恢复。综合分类指标与回归误差可知，当前数据条件下模型能够承受一定比例的控制点缺失，但当遮蔽比例达到30%时，生成结果的不确定性明显增加。</w:t>
      </w:r>
    </w:p>
    <w:p w14:paraId="271F6C89">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342255" cy="1964690"/>
            <wp:effectExtent l="0" t="0" r="10795" b="1651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77"/>
                    <a:stretch>
                      <a:fillRect/>
                    </a:stretch>
                  </pic:blipFill>
                  <pic:spPr>
                    <a:xfrm>
                      <a:off x="0" y="0"/>
                      <a:ext cx="5342255" cy="1964690"/>
                    </a:xfrm>
                    <a:prstGeom prst="rect">
                      <a:avLst/>
                    </a:prstGeom>
                  </pic:spPr>
                </pic:pic>
              </a:graphicData>
            </a:graphic>
          </wp:inline>
        </w:drawing>
      </w:r>
    </w:p>
    <w:p w14:paraId="7B937F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图3-27　不同遮蔽比例下虚拟钻孔生成性能变化</w:t>
      </w:r>
    </w:p>
    <w:p w14:paraId="64804FF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3-27 Variation of virtual borehole generation performance with the masking ratio</w:t>
      </w:r>
    </w:p>
    <w:p w14:paraId="29891EEF">
      <w:pPr>
        <w:spacing w:after="0" w:line="360" w:lineRule="auto"/>
        <w:rPr>
          <w:lang w:eastAsia="zh-CN"/>
        </w:rPr>
      </w:pPr>
      <w:r>
        <w:rPr>
          <w:rFonts w:ascii="Times New Roman" w:hAnsi="Times New Roman" w:cs="Times New Roman"/>
          <w:lang w:eastAsia="zh-CN"/>
        </w:rPr>
        <w:t>为进一步分析模型对各地层类别的识别情况，本节选取10%遮蔽作为代表工况绘制四类地层总体混淆矩阵，如图3-28所示。混淆矩阵的行表示参考地层类别，列表示模型生成类别，对角线元素表示正确分类的垂向采样点数量，非对角线元素表示不同地层之间的误判。总体上，模型能够识别主要地层区间，但误分类主要集中在相邻地层界面附近。这是因为界面深度出现一定偏移后，界面上下相邻的垂向采样点会同时发生类别变化，而距离界面较远的地层内部样本仍能保持正确分类。因此，混淆矩阵中的相邻类别误判与界面深度MAE具有一致性。</w:t>
      </w:r>
    </w:p>
    <w:p w14:paraId="0C748CF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261360" cy="2792730"/>
            <wp:effectExtent l="0" t="0" r="0" b="762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78"/>
                    <a:stretch>
                      <a:fillRect/>
                    </a:stretch>
                  </pic:blipFill>
                  <pic:spPr>
                    <a:xfrm>
                      <a:off x="0" y="0"/>
                      <a:ext cx="3264956" cy="2796107"/>
                    </a:xfrm>
                    <a:prstGeom prst="rect">
                      <a:avLst/>
                    </a:prstGeom>
                  </pic:spPr>
                </pic:pic>
              </a:graphicData>
            </a:graphic>
          </wp:inline>
        </w:drawing>
      </w:r>
    </w:p>
    <w:p w14:paraId="6E51C1C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图3-28　10%遮蔽条件下四类地层总体混淆矩阵</w:t>
      </w:r>
    </w:p>
    <w:p w14:paraId="51835FB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3-28 Overall confusion matrix of four stratum classes under 10% masking</w:t>
      </w:r>
    </w:p>
    <w:p w14:paraId="37FB84FC">
      <w:pPr>
        <w:spacing w:after="0" w:line="360" w:lineRule="auto"/>
        <w:rPr>
          <w:lang w:eastAsia="zh-CN"/>
        </w:rPr>
      </w:pPr>
      <w:r>
        <w:rPr>
          <w:rFonts w:ascii="Times New Roman" w:hAnsi="Times New Roman" w:cs="Times New Roman"/>
          <w:lang w:eastAsia="zh-CN"/>
        </w:rPr>
        <w:t>总体混淆矩阵能够反映不同地层之间的误判方向，但受到各类别样本数量差异的影响。为进一步采用one-versus-rest方式分别统计各地层的二分类混淆矩阵，如图3-29所示。该图将目标地层作为正类，其余地层合并为负类，从而分别展示各地层的真阳性、假阳性、真阴性和假阴性数量。分地层结果能够识别总体指标中不易观察到的薄弱类别，并判断误差主要来源于目标地层漏判还是相邻地层误入。对于样本数量相对较少或界面空间变化较强的地层，应结合分地层Recall和F1评价其生成可靠性，而不能仅依据总体Accuracy判断。</w:t>
      </w:r>
    </w:p>
    <w:p w14:paraId="47299668">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461510" cy="4037330"/>
            <wp:effectExtent l="0" t="0" r="0" b="127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79"/>
                    <a:stretch>
                      <a:fillRect/>
                    </a:stretch>
                  </pic:blipFill>
                  <pic:spPr>
                    <a:xfrm>
                      <a:off x="0" y="0"/>
                      <a:ext cx="4467410" cy="4042990"/>
                    </a:xfrm>
                    <a:prstGeom prst="rect">
                      <a:avLst/>
                    </a:prstGeom>
                  </pic:spPr>
                </pic:pic>
              </a:graphicData>
            </a:graphic>
          </wp:inline>
        </w:drawing>
      </w:r>
    </w:p>
    <w:p w14:paraId="217BEBF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图3-29　10%遮蔽条件下各地层独立混淆矩阵</w:t>
      </w:r>
    </w:p>
    <w:p w14:paraId="2A1881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3-29 Per-class confusion matrices under 10% masking</w:t>
      </w:r>
    </w:p>
    <w:p w14:paraId="0924681F">
      <w:pPr>
        <w:spacing w:after="0" w:line="360" w:lineRule="auto"/>
        <w:rPr>
          <w:lang w:eastAsia="zh-CN"/>
        </w:rPr>
      </w:pPr>
      <w:r>
        <w:rPr>
          <w:rFonts w:ascii="Times New Roman" w:hAnsi="Times New Roman" w:cs="Times New Roman"/>
          <w:lang w:eastAsia="zh-CN"/>
        </w:rPr>
        <w:t>虚拟钻孔需要正确生成地层类别和合理恢复各地层的厚度变化。图3-30给出了10%遮蔽条件下LIAS和TRIAS地层厚度误差分布，其中横轴为生成厚度减去参考厚度，误差为零表示生成厚度与参考厚度一致，负值表示生成地层偏薄，正值表示生成地层偏厚。结果表明，不同地层的误差分布存在明显差异。LIAS厚度误差分布于零值两侧，说明不同位置既存在厚度高估，也存在厚度低估；TRIAS厚度误差则表现出一定的正向偏移，说明部分虚拟钻孔中的TRIAS厚度被系统性高估。</w:t>
      </w:r>
    </w:p>
    <w:p w14:paraId="54BB333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383915" cy="2089150"/>
            <wp:effectExtent l="0" t="0" r="6985" b="635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80"/>
                    <a:stretch>
                      <a:fillRect/>
                    </a:stretch>
                  </pic:blipFill>
                  <pic:spPr>
                    <a:xfrm>
                      <a:off x="0" y="0"/>
                      <a:ext cx="3389109" cy="2092406"/>
                    </a:xfrm>
                    <a:prstGeom prst="rect">
                      <a:avLst/>
                    </a:prstGeom>
                  </pic:spPr>
                </pic:pic>
              </a:graphicData>
            </a:graphic>
          </wp:inline>
        </w:drawing>
      </w:r>
    </w:p>
    <w:p w14:paraId="2CA9C4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图3-30　10%遮蔽条件下LIAS与TRIAS地层厚度误差分布</w:t>
      </w:r>
    </w:p>
    <w:p w14:paraId="07DFF54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3-30 Thickness error distributions of the LIAS and TRIAS strata under 10% masking</w:t>
      </w:r>
    </w:p>
    <w:p w14:paraId="35D0E960">
      <w:pPr>
        <w:spacing w:after="0" w:line="360" w:lineRule="auto"/>
        <w:rPr>
          <w:lang w:eastAsia="zh-CN"/>
        </w:rPr>
      </w:pPr>
      <w:r>
        <w:rPr>
          <w:rFonts w:ascii="Times New Roman" w:hAnsi="Times New Roman" w:cs="Times New Roman"/>
          <w:lang w:eastAsia="zh-CN"/>
        </w:rPr>
        <w:t>图3-31给出不同遮蔽比例下的地质合理性检查结果。各工况的层序一致率均为100%，说明筛选规则能够消除明显层序倒置。</w:t>
      </w:r>
    </w:p>
    <w:p w14:paraId="2A95E02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425190" cy="2112010"/>
            <wp:effectExtent l="0" t="0" r="3810" b="254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81"/>
                    <a:stretch>
                      <a:fillRect/>
                    </a:stretch>
                  </pic:blipFill>
                  <pic:spPr>
                    <a:xfrm>
                      <a:off x="0" y="0"/>
                      <a:ext cx="3428914" cy="2114290"/>
                    </a:xfrm>
                    <a:prstGeom prst="rect">
                      <a:avLst/>
                    </a:prstGeom>
                  </pic:spPr>
                </pic:pic>
              </a:graphicData>
            </a:graphic>
          </wp:inline>
        </w:drawing>
      </w:r>
    </w:p>
    <w:p w14:paraId="52C49DD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图3-31　不同遮蔽比例下虚拟钻孔地质合理性检查</w:t>
      </w:r>
    </w:p>
    <w:p w14:paraId="5BE930D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3-31 Geological plausibility checks of virtual boreholes under different masking ratios</w:t>
      </w:r>
    </w:p>
    <w:p w14:paraId="1C0407EB">
      <w:pPr>
        <w:spacing w:after="0" w:line="360" w:lineRule="auto"/>
        <w:rPr>
          <w:lang w:eastAsia="zh-CN"/>
        </w:rPr>
      </w:pPr>
      <w:r>
        <w:rPr>
          <w:rFonts w:ascii="Times New Roman" w:hAnsi="Times New Roman"/>
        </w:rPr>
        <w:t>3.3.4 地层界面重构精度验证</w:t>
      </w:r>
    </w:p>
    <w:p w14:paraId="5CBBADC3">
      <w:pPr>
        <w:pStyle w:val="6"/>
      </w:pPr>
      <w:r>
        <w:rPr>
          <w:rFonts w:ascii="Times New Roman" w:hAnsi="Times New Roman"/>
        </w:rPr>
        <w:t xml:space="preserve">3.3.4.1 </w:t>
      </w:r>
      <w:r>
        <w:rPr>
          <w:rFonts w:hint="eastAsia"/>
          <w:lang w:val="en-US" w:eastAsia="zh-CN"/>
        </w:rPr>
        <w:t>交叉</w:t>
      </w:r>
      <w:r>
        <w:rPr>
          <w:rFonts w:ascii="Times New Roman" w:hAnsi="Times New Roman"/>
        </w:rPr>
        <w:t>验证方案</w:t>
      </w:r>
    </w:p>
    <w:p w14:paraId="4CDED263">
      <w:pPr>
        <w:spacing w:after="0" w:line="360" w:lineRule="auto"/>
        <w:rPr>
          <w:lang w:eastAsia="zh-CN"/>
        </w:rPr>
      </w:pPr>
      <w:r>
        <w:rPr>
          <w:rFonts w:ascii="Times New Roman" w:hAnsi="Times New Roman" w:cs="Times New Roman"/>
          <w:lang w:eastAsia="zh-CN"/>
        </w:rPr>
        <w:t>本节采用五折空间交叉验证。首先分别按LIAS、TRIAS和CARBO界面点的X坐标进行排序，再将每类控制点划分为五个连续空间带。每一折选取一个空间带作为验证集，其余四个空间带作为训练集；断层控制点始终保留在训练集中。五折合并后，102个实测地层界面点均且仅被验证一次，其中LIAS为31个、TRIAS为38个、CARBO为33个。</w:t>
      </w:r>
    </w:p>
    <w:p w14:paraId="1B39FFE0">
      <w:pPr>
        <w:spacing w:after="0" w:line="360" w:lineRule="auto"/>
        <w:rPr>
          <w:lang w:eastAsia="zh-CN"/>
        </w:rPr>
      </w:pPr>
      <w:r>
        <w:rPr>
          <w:rFonts w:ascii="Times New Roman" w:hAnsi="Times New Roman" w:cs="Times New Roman"/>
          <w:lang w:eastAsia="zh-CN"/>
        </w:rPr>
        <w:t>以M4作为本节完整约束流程进行精度分析。当前验证数据由离散界面控制点组成，因此生成模块以条件界面高程预测的方式运行，用于检验虚拟界面点、差异化赋权和层序约束的作用。该试验验证的是方法各组成模块之间的关系；完整钻孔序列生成能力在长春垸应用中结合实测钻孔分层序列进一步检验。</w:t>
      </w:r>
    </w:p>
    <w:p w14:paraId="3BD826A1">
      <w:pPr>
        <w:pStyle w:val="6"/>
      </w:pPr>
      <w:r>
        <w:rPr>
          <w:rFonts w:ascii="Times New Roman" w:hAnsi="Times New Roman"/>
        </w:rPr>
        <w:t>3.3.4.2 M4整体重构精度</w:t>
      </w:r>
    </w:p>
    <w:p w14:paraId="4EC046C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表3-8　M4五折空间交叉验证结果</w:t>
      </w:r>
    </w:p>
    <w:p w14:paraId="41676D0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3-8 Five-fold spatial cross-validation results of M4</w:t>
      </w:r>
    </w:p>
    <w:tbl>
      <w:tblPr>
        <w:tblStyle w:val="35"/>
        <w:tblW w:w="5000" w:type="pct"/>
        <w:jc w:val="center"/>
        <w:tblLayout w:type="fixed"/>
        <w:tblCellMar>
          <w:top w:w="60" w:type="dxa"/>
          <w:left w:w="60" w:type="dxa"/>
          <w:bottom w:w="60" w:type="dxa"/>
          <w:right w:w="60" w:type="dxa"/>
        </w:tblCellMar>
      </w:tblPr>
      <w:tblGrid>
        <w:gridCol w:w="4096"/>
        <w:gridCol w:w="4974"/>
      </w:tblGrid>
      <w:tr w14:paraId="510A99E0">
        <w:tblPrEx>
          <w:tblCellMar>
            <w:top w:w="60" w:type="dxa"/>
            <w:left w:w="60" w:type="dxa"/>
            <w:bottom w:w="60" w:type="dxa"/>
            <w:right w:w="60" w:type="dxa"/>
          </w:tblCellMar>
        </w:tblPrEx>
        <w:trPr>
          <w:cantSplit/>
          <w:tblHeader/>
          <w:jc w:val="center"/>
        </w:trPr>
        <w:tc>
          <w:tcPr>
            <w:tcW w:w="4097" w:type="dxa"/>
            <w:tcBorders>
              <w:top w:val="single" w:color="000000" w:sz="12" w:space="0"/>
              <w:left w:val="nil"/>
              <w:bottom w:val="single" w:color="000000" w:sz="6" w:space="0"/>
              <w:right w:val="nil"/>
            </w:tcBorders>
            <w:vAlign w:val="center"/>
          </w:tcPr>
          <w:p w14:paraId="37CF46C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指标</w:t>
            </w:r>
          </w:p>
        </w:tc>
        <w:tc>
          <w:tcPr>
            <w:tcW w:w="4975" w:type="dxa"/>
            <w:tcBorders>
              <w:top w:val="single" w:color="000000" w:sz="12" w:space="0"/>
              <w:left w:val="nil"/>
              <w:bottom w:val="single" w:color="000000" w:sz="6" w:space="0"/>
              <w:right w:val="nil"/>
            </w:tcBorders>
            <w:vAlign w:val="center"/>
          </w:tcPr>
          <w:p w14:paraId="25DAAC2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五折均值 ± 标准差</w:t>
            </w:r>
          </w:p>
        </w:tc>
      </w:tr>
      <w:tr w14:paraId="32A550C5">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1EBDF4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界面MAE</w:t>
            </w:r>
          </w:p>
        </w:tc>
        <w:tc>
          <w:tcPr>
            <w:tcW w:w="4975" w:type="dxa"/>
            <w:tcBorders>
              <w:top w:val="nil"/>
              <w:left w:val="nil"/>
              <w:bottom w:val="nil"/>
              <w:right w:val="nil"/>
            </w:tcBorders>
            <w:vAlign w:val="center"/>
          </w:tcPr>
          <w:p w14:paraId="784964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154.03 ± 79.89m</w:t>
            </w:r>
          </w:p>
        </w:tc>
      </w:tr>
      <w:tr w14:paraId="155C9EF9">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0B1873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界面RMSE</w:t>
            </w:r>
          </w:p>
        </w:tc>
        <w:tc>
          <w:tcPr>
            <w:tcW w:w="4975" w:type="dxa"/>
            <w:tcBorders>
              <w:top w:val="nil"/>
              <w:left w:val="nil"/>
              <w:bottom w:val="nil"/>
              <w:right w:val="nil"/>
            </w:tcBorders>
            <w:vAlign w:val="center"/>
          </w:tcPr>
          <w:p w14:paraId="442332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223.04 ± 142.01m</w:t>
            </w:r>
          </w:p>
        </w:tc>
      </w:tr>
      <w:tr w14:paraId="2D7326AC">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1D4B74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平均偏差</w:t>
            </w:r>
          </w:p>
        </w:tc>
        <w:tc>
          <w:tcPr>
            <w:tcW w:w="4975" w:type="dxa"/>
            <w:tcBorders>
              <w:top w:val="nil"/>
              <w:left w:val="nil"/>
              <w:bottom w:val="nil"/>
              <w:right w:val="nil"/>
            </w:tcBorders>
            <w:vAlign w:val="center"/>
          </w:tcPr>
          <w:p w14:paraId="72CC94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-129.45 ± 87.50m</w:t>
            </w:r>
          </w:p>
        </w:tc>
      </w:tr>
      <w:tr w14:paraId="6BE3447B">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359F72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95%绝对误差</w:t>
            </w:r>
          </w:p>
        </w:tc>
        <w:tc>
          <w:tcPr>
            <w:tcW w:w="4975" w:type="dxa"/>
            <w:tcBorders>
              <w:top w:val="nil"/>
              <w:left w:val="nil"/>
              <w:bottom w:val="nil"/>
              <w:right w:val="nil"/>
            </w:tcBorders>
            <w:vAlign w:val="center"/>
          </w:tcPr>
          <w:p w14:paraId="4104B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460.86 ± 301.98m</w:t>
            </w:r>
          </w:p>
        </w:tc>
      </w:tr>
      <w:tr w14:paraId="1E5BBA3C">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08C707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相对层厚MAE</w:t>
            </w:r>
          </w:p>
        </w:tc>
        <w:tc>
          <w:tcPr>
            <w:tcW w:w="4975" w:type="dxa"/>
            <w:tcBorders>
              <w:top w:val="nil"/>
              <w:left w:val="nil"/>
              <w:bottom w:val="nil"/>
              <w:right w:val="nil"/>
            </w:tcBorders>
            <w:vAlign w:val="center"/>
          </w:tcPr>
          <w:p w14:paraId="56733F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18.88 ± 6.87m</w:t>
            </w:r>
          </w:p>
        </w:tc>
      </w:tr>
      <w:tr w14:paraId="4A060A7E">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400447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层序违反率</w:t>
            </w:r>
          </w:p>
        </w:tc>
        <w:tc>
          <w:tcPr>
            <w:tcW w:w="4975" w:type="dxa"/>
            <w:tcBorders>
              <w:top w:val="nil"/>
              <w:left w:val="nil"/>
              <w:bottom w:val="nil"/>
              <w:right w:val="nil"/>
            </w:tcBorders>
            <w:vAlign w:val="center"/>
          </w:tcPr>
          <w:p w14:paraId="7F3C5E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r>
      <w:tr w14:paraId="17BB3747">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64CD67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最小层厚违反率</w:t>
            </w:r>
          </w:p>
        </w:tc>
        <w:tc>
          <w:tcPr>
            <w:tcW w:w="4975" w:type="dxa"/>
            <w:tcBorders>
              <w:top w:val="nil"/>
              <w:left w:val="nil"/>
              <w:bottom w:val="nil"/>
              <w:right w:val="nil"/>
            </w:tcBorders>
            <w:vAlign w:val="center"/>
          </w:tcPr>
          <w:p w14:paraId="371410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r>
      <w:tr w14:paraId="744476A0">
        <w:tblPrEx>
          <w:tblCellMar>
            <w:top w:w="60" w:type="dxa"/>
            <w:left w:w="60" w:type="dxa"/>
            <w:bottom w:w="60" w:type="dxa"/>
            <w:right w:w="60" w:type="dxa"/>
          </w:tblCellMar>
        </w:tblPrEx>
        <w:trPr>
          <w:cantSplit/>
          <w:jc w:val="center"/>
        </w:trPr>
        <w:tc>
          <w:tcPr>
            <w:tcW w:w="4097" w:type="dxa"/>
            <w:tcBorders>
              <w:top w:val="nil"/>
              <w:left w:val="nil"/>
              <w:bottom w:val="single" w:color="000000" w:sz="12" w:space="0"/>
              <w:right w:val="nil"/>
            </w:tcBorders>
            <w:vAlign w:val="center"/>
          </w:tcPr>
          <w:p w14:paraId="044453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平均界面覆盖率</w:t>
            </w:r>
          </w:p>
        </w:tc>
        <w:tc>
          <w:tcPr>
            <w:tcW w:w="4975" w:type="dxa"/>
            <w:tcBorders>
              <w:top w:val="nil"/>
              <w:left w:val="nil"/>
              <w:bottom w:val="single" w:color="000000" w:sz="12" w:space="0"/>
              <w:right w:val="nil"/>
            </w:tcBorders>
            <w:vAlign w:val="center"/>
          </w:tcPr>
          <w:p w14:paraId="4C3A51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59.26 ± 6.33%</w:t>
            </w:r>
          </w:p>
        </w:tc>
      </w:tr>
    </w:tbl>
    <w:p w14:paraId="0187D197">
      <w:pPr>
        <w:spacing w:after="0" w:line="360" w:lineRule="auto"/>
        <w:rPr>
          <w:lang w:eastAsia="zh-CN"/>
        </w:rPr>
      </w:pPr>
      <w:r>
        <w:rPr>
          <w:rFonts w:ascii="Times New Roman" w:hAnsi="Times New Roman" w:cs="Times New Roman"/>
          <w:lang w:eastAsia="zh-CN"/>
        </w:rPr>
        <w:t>表3-8表明，M4在有效预测点上的界面MAE为154.03 m，RMSE为223.04 m，平均偏差为-129.45 m，说明预测界面总体偏低。相应标准差分别为79.89 m、142.01 m和87.50 m，约为均值绝对值的52%、64%和68%，表明不同空间折之间的误差差异较大，结果对训练点的空间分布较为敏感。M4的平均界面覆盖率为59.26%；与此同时，层序违反率与最小层厚违反率均为0%，相对全数据参考模型的层厚MAE为18.88 m。由此可见，层序约束改善了拓扑与层厚合理性。</w:t>
      </w:r>
    </w:p>
    <w:p w14:paraId="52802BE7">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693795" cy="3324225"/>
            <wp:effectExtent l="0" t="0" r="1905" b="95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82"/>
                    <a:stretch>
                      <a:fillRect/>
                    </a:stretch>
                  </pic:blipFill>
                  <pic:spPr>
                    <a:xfrm>
                      <a:off x="0" y="0"/>
                      <a:ext cx="3719208" cy="3347544"/>
                    </a:xfrm>
                    <a:prstGeom prst="rect">
                      <a:avLst/>
                    </a:prstGeom>
                  </pic:spPr>
                </pic:pic>
              </a:graphicData>
            </a:graphic>
          </wp:inline>
        </w:drawing>
      </w:r>
    </w:p>
    <w:p w14:paraId="1A2110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图3-32　M4实测界面高程与预测界面高程对比</w:t>
      </w:r>
    </w:p>
    <w:p w14:paraId="0184585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3-32 Comparison between measured and predicted interface elevations of M4</w:t>
      </w:r>
    </w:p>
    <w:p w14:paraId="6F20C959">
      <w:pPr>
        <w:pStyle w:val="6"/>
      </w:pPr>
      <w:r>
        <w:rPr>
          <w:rFonts w:ascii="Times New Roman" w:hAnsi="Times New Roman"/>
        </w:rPr>
        <w:t>3.3.4.3 分地层误差特征</w:t>
      </w:r>
    </w:p>
    <w:p w14:paraId="62D785D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表3-9　M4分地层界面误差</w:t>
      </w:r>
    </w:p>
    <w:p w14:paraId="013617F2">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3-9 Interface errors of M4 by stratum</w:t>
      </w:r>
    </w:p>
    <w:tbl>
      <w:tblPr>
        <w:tblStyle w:val="35"/>
        <w:tblW w:w="5000" w:type="pct"/>
        <w:jc w:val="center"/>
        <w:tblLayout w:type="fixed"/>
        <w:tblCellMar>
          <w:top w:w="60" w:type="dxa"/>
          <w:left w:w="60" w:type="dxa"/>
          <w:bottom w:w="60" w:type="dxa"/>
          <w:right w:w="60" w:type="dxa"/>
        </w:tblCellMar>
      </w:tblPr>
      <w:tblGrid>
        <w:gridCol w:w="1577"/>
        <w:gridCol w:w="1183"/>
        <w:gridCol w:w="1183"/>
        <w:gridCol w:w="1183"/>
        <w:gridCol w:w="1381"/>
        <w:gridCol w:w="2563"/>
      </w:tblGrid>
      <w:tr w14:paraId="31BB1C79">
        <w:tblPrEx>
          <w:tblCellMar>
            <w:top w:w="60" w:type="dxa"/>
            <w:left w:w="60" w:type="dxa"/>
            <w:bottom w:w="60" w:type="dxa"/>
            <w:right w:w="60" w:type="dxa"/>
          </w:tblCellMar>
        </w:tblPrEx>
        <w:trPr>
          <w:cantSplit/>
          <w:trHeight w:val="641" w:hRule="atLeast"/>
          <w:tblHeader/>
          <w:jc w:val="center"/>
        </w:trPr>
        <w:tc>
          <w:tcPr>
            <w:tcW w:w="1578" w:type="dxa"/>
            <w:tcBorders>
              <w:top w:val="single" w:color="000000" w:sz="12" w:space="0"/>
              <w:left w:val="nil"/>
              <w:bottom w:val="single" w:color="000000" w:sz="6" w:space="0"/>
              <w:right w:val="nil"/>
            </w:tcBorders>
            <w:vAlign w:val="center"/>
          </w:tcPr>
          <w:p w14:paraId="1341510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地层界面</w:t>
            </w:r>
          </w:p>
        </w:tc>
        <w:tc>
          <w:tcPr>
            <w:tcW w:w="1183" w:type="dxa"/>
            <w:tcBorders>
              <w:top w:val="single" w:color="000000" w:sz="12" w:space="0"/>
              <w:left w:val="nil"/>
              <w:bottom w:val="single" w:color="000000" w:sz="6" w:space="0"/>
              <w:right w:val="nil"/>
            </w:tcBorders>
            <w:vAlign w:val="center"/>
          </w:tcPr>
          <w:p w14:paraId="4BCEDA5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样本数</w:t>
            </w:r>
          </w:p>
        </w:tc>
        <w:tc>
          <w:tcPr>
            <w:tcW w:w="1183" w:type="dxa"/>
            <w:tcBorders>
              <w:top w:val="single" w:color="000000" w:sz="12" w:space="0"/>
              <w:left w:val="nil"/>
              <w:bottom w:val="single" w:color="000000" w:sz="6" w:space="0"/>
              <w:right w:val="nil"/>
            </w:tcBorders>
            <w:vAlign w:val="center"/>
          </w:tcPr>
          <w:p w14:paraId="599AAAD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MAE/m</w:t>
            </w:r>
          </w:p>
        </w:tc>
        <w:tc>
          <w:tcPr>
            <w:tcW w:w="1183" w:type="dxa"/>
            <w:tcBorders>
              <w:top w:val="single" w:color="000000" w:sz="12" w:space="0"/>
              <w:left w:val="nil"/>
              <w:bottom w:val="single" w:color="000000" w:sz="6" w:space="0"/>
              <w:right w:val="nil"/>
            </w:tcBorders>
            <w:vAlign w:val="center"/>
          </w:tcPr>
          <w:p w14:paraId="1D99901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RMSE/m</w:t>
            </w:r>
          </w:p>
        </w:tc>
        <w:tc>
          <w:tcPr>
            <w:tcW w:w="1381" w:type="dxa"/>
            <w:tcBorders>
              <w:top w:val="single" w:color="000000" w:sz="12" w:space="0"/>
              <w:left w:val="nil"/>
              <w:bottom w:val="single" w:color="000000" w:sz="6" w:space="0"/>
              <w:right w:val="nil"/>
            </w:tcBorders>
            <w:vAlign w:val="center"/>
          </w:tcPr>
          <w:p w14:paraId="273997D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偏差/m</w:t>
            </w:r>
          </w:p>
        </w:tc>
        <w:tc>
          <w:tcPr>
            <w:tcW w:w="2564" w:type="dxa"/>
            <w:tcBorders>
              <w:top w:val="single" w:color="000000" w:sz="12" w:space="0"/>
              <w:left w:val="nil"/>
              <w:bottom w:val="single" w:color="000000" w:sz="6" w:space="0"/>
              <w:right w:val="nil"/>
            </w:tcBorders>
            <w:vAlign w:val="center"/>
          </w:tcPr>
          <w:p w14:paraId="6783435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P95绝对误差/m</w:t>
            </w:r>
          </w:p>
        </w:tc>
      </w:tr>
      <w:tr w14:paraId="6E77CCE2">
        <w:tblPrEx>
          <w:tblCellMar>
            <w:top w:w="60" w:type="dxa"/>
            <w:left w:w="60" w:type="dxa"/>
            <w:bottom w:w="60" w:type="dxa"/>
            <w:right w:w="60" w:type="dxa"/>
          </w:tblCellMar>
        </w:tblPrEx>
        <w:trPr>
          <w:cantSplit/>
          <w:trHeight w:val="738" w:hRule="atLeast"/>
          <w:jc w:val="center"/>
        </w:trPr>
        <w:tc>
          <w:tcPr>
            <w:tcW w:w="1578" w:type="dxa"/>
            <w:tcBorders>
              <w:top w:val="nil"/>
              <w:left w:val="nil"/>
              <w:bottom w:val="nil"/>
              <w:right w:val="nil"/>
            </w:tcBorders>
            <w:vAlign w:val="center"/>
          </w:tcPr>
          <w:p w14:paraId="72402C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183" w:type="dxa"/>
            <w:tcBorders>
              <w:top w:val="nil"/>
              <w:left w:val="nil"/>
              <w:bottom w:val="nil"/>
              <w:right w:val="nil"/>
            </w:tcBorders>
            <w:vAlign w:val="center"/>
          </w:tcPr>
          <w:p w14:paraId="230426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w:t>
            </w:r>
          </w:p>
        </w:tc>
        <w:tc>
          <w:tcPr>
            <w:tcW w:w="1183" w:type="dxa"/>
            <w:tcBorders>
              <w:top w:val="nil"/>
              <w:left w:val="nil"/>
              <w:bottom w:val="nil"/>
              <w:right w:val="nil"/>
            </w:tcBorders>
            <w:vAlign w:val="center"/>
          </w:tcPr>
          <w:p w14:paraId="71371E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61.53</w:t>
            </w:r>
          </w:p>
        </w:tc>
        <w:tc>
          <w:tcPr>
            <w:tcW w:w="1183" w:type="dxa"/>
            <w:tcBorders>
              <w:top w:val="nil"/>
              <w:left w:val="nil"/>
              <w:bottom w:val="nil"/>
              <w:right w:val="nil"/>
            </w:tcBorders>
            <w:vAlign w:val="center"/>
          </w:tcPr>
          <w:p w14:paraId="6AA540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72.97</w:t>
            </w:r>
          </w:p>
        </w:tc>
        <w:tc>
          <w:tcPr>
            <w:tcW w:w="1381" w:type="dxa"/>
            <w:tcBorders>
              <w:top w:val="nil"/>
              <w:left w:val="nil"/>
              <w:bottom w:val="nil"/>
              <w:right w:val="nil"/>
            </w:tcBorders>
            <w:vAlign w:val="center"/>
          </w:tcPr>
          <w:p w14:paraId="6096A7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-38.34</w:t>
            </w:r>
          </w:p>
        </w:tc>
        <w:tc>
          <w:tcPr>
            <w:tcW w:w="2564" w:type="dxa"/>
            <w:tcBorders>
              <w:top w:val="nil"/>
              <w:left w:val="nil"/>
              <w:bottom w:val="nil"/>
              <w:right w:val="nil"/>
            </w:tcBorders>
            <w:vAlign w:val="center"/>
          </w:tcPr>
          <w:p w14:paraId="0EB26F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117.90</w:t>
            </w:r>
          </w:p>
        </w:tc>
      </w:tr>
      <w:tr w14:paraId="4B937809">
        <w:tblPrEx>
          <w:tblCellMar>
            <w:top w:w="60" w:type="dxa"/>
            <w:left w:w="60" w:type="dxa"/>
            <w:bottom w:w="60" w:type="dxa"/>
            <w:right w:w="60" w:type="dxa"/>
          </w:tblCellMar>
        </w:tblPrEx>
        <w:trPr>
          <w:cantSplit/>
          <w:jc w:val="center"/>
        </w:trPr>
        <w:tc>
          <w:tcPr>
            <w:tcW w:w="1578" w:type="dxa"/>
            <w:tcBorders>
              <w:top w:val="nil"/>
              <w:left w:val="nil"/>
              <w:bottom w:val="nil"/>
              <w:right w:val="nil"/>
            </w:tcBorders>
            <w:vAlign w:val="center"/>
          </w:tcPr>
          <w:p w14:paraId="04FBE9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183" w:type="dxa"/>
            <w:tcBorders>
              <w:top w:val="nil"/>
              <w:left w:val="nil"/>
              <w:bottom w:val="nil"/>
              <w:right w:val="nil"/>
            </w:tcBorders>
            <w:vAlign w:val="center"/>
          </w:tcPr>
          <w:p w14:paraId="4F48D0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w:t>
            </w:r>
          </w:p>
        </w:tc>
        <w:tc>
          <w:tcPr>
            <w:tcW w:w="1183" w:type="dxa"/>
            <w:tcBorders>
              <w:top w:val="nil"/>
              <w:left w:val="nil"/>
              <w:bottom w:val="nil"/>
              <w:right w:val="nil"/>
            </w:tcBorders>
            <w:vAlign w:val="center"/>
          </w:tcPr>
          <w:p w14:paraId="376D14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67.79</w:t>
            </w:r>
          </w:p>
        </w:tc>
        <w:tc>
          <w:tcPr>
            <w:tcW w:w="1183" w:type="dxa"/>
            <w:tcBorders>
              <w:top w:val="nil"/>
              <w:left w:val="nil"/>
              <w:bottom w:val="nil"/>
              <w:right w:val="nil"/>
            </w:tcBorders>
            <w:vAlign w:val="center"/>
          </w:tcPr>
          <w:p w14:paraId="6EA772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80.39</w:t>
            </w:r>
          </w:p>
        </w:tc>
        <w:tc>
          <w:tcPr>
            <w:tcW w:w="1381" w:type="dxa"/>
            <w:tcBorders>
              <w:top w:val="nil"/>
              <w:left w:val="nil"/>
              <w:bottom w:val="nil"/>
              <w:right w:val="nil"/>
            </w:tcBorders>
            <w:vAlign w:val="center"/>
          </w:tcPr>
          <w:p w14:paraId="28E8CC9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-28.09</w:t>
            </w:r>
          </w:p>
        </w:tc>
        <w:tc>
          <w:tcPr>
            <w:tcW w:w="2564" w:type="dxa"/>
            <w:tcBorders>
              <w:top w:val="nil"/>
              <w:left w:val="nil"/>
              <w:bottom w:val="nil"/>
              <w:right w:val="nil"/>
            </w:tcBorders>
            <w:vAlign w:val="center"/>
          </w:tcPr>
          <w:p w14:paraId="05FCBA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155.93</w:t>
            </w:r>
          </w:p>
        </w:tc>
      </w:tr>
      <w:tr w14:paraId="32261BD1">
        <w:tblPrEx>
          <w:tblCellMar>
            <w:top w:w="60" w:type="dxa"/>
            <w:left w:w="60" w:type="dxa"/>
            <w:bottom w:w="60" w:type="dxa"/>
            <w:right w:w="60" w:type="dxa"/>
          </w:tblCellMar>
        </w:tblPrEx>
        <w:trPr>
          <w:cantSplit/>
          <w:trHeight w:val="830" w:hRule="atLeast"/>
          <w:jc w:val="center"/>
        </w:trPr>
        <w:tc>
          <w:tcPr>
            <w:tcW w:w="1578" w:type="dxa"/>
            <w:tcBorders>
              <w:top w:val="nil"/>
              <w:left w:val="nil"/>
              <w:bottom w:val="single" w:color="000000" w:sz="12" w:space="0"/>
              <w:right w:val="nil"/>
            </w:tcBorders>
            <w:vAlign w:val="center"/>
          </w:tcPr>
          <w:p w14:paraId="7370D9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183" w:type="dxa"/>
            <w:tcBorders>
              <w:top w:val="nil"/>
              <w:left w:val="nil"/>
              <w:bottom w:val="single" w:color="000000" w:sz="12" w:space="0"/>
              <w:right w:val="nil"/>
            </w:tcBorders>
            <w:vAlign w:val="center"/>
          </w:tcPr>
          <w:p w14:paraId="4B5A69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w:t>
            </w:r>
          </w:p>
        </w:tc>
        <w:tc>
          <w:tcPr>
            <w:tcW w:w="1183" w:type="dxa"/>
            <w:tcBorders>
              <w:top w:val="nil"/>
              <w:left w:val="nil"/>
              <w:bottom w:val="single" w:color="000000" w:sz="12" w:space="0"/>
              <w:right w:val="nil"/>
            </w:tcBorders>
            <w:vAlign w:val="center"/>
          </w:tcPr>
          <w:p w14:paraId="6697F0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345.59</w:t>
            </w:r>
          </w:p>
        </w:tc>
        <w:tc>
          <w:tcPr>
            <w:tcW w:w="1183" w:type="dxa"/>
            <w:tcBorders>
              <w:top w:val="nil"/>
              <w:left w:val="nil"/>
              <w:bottom w:val="single" w:color="000000" w:sz="12" w:space="0"/>
              <w:right w:val="nil"/>
            </w:tcBorders>
            <w:vAlign w:val="center"/>
          </w:tcPr>
          <w:p w14:paraId="6DF7DA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442.94</w:t>
            </w:r>
          </w:p>
        </w:tc>
        <w:tc>
          <w:tcPr>
            <w:tcW w:w="1381" w:type="dxa"/>
            <w:tcBorders>
              <w:top w:val="nil"/>
              <w:left w:val="nil"/>
              <w:bottom w:val="single" w:color="000000" w:sz="12" w:space="0"/>
              <w:right w:val="nil"/>
            </w:tcBorders>
            <w:vAlign w:val="center"/>
          </w:tcPr>
          <w:p w14:paraId="58859A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-334.33</w:t>
            </w:r>
          </w:p>
        </w:tc>
        <w:tc>
          <w:tcPr>
            <w:tcW w:w="2564" w:type="dxa"/>
            <w:tcBorders>
              <w:top w:val="nil"/>
              <w:left w:val="nil"/>
              <w:bottom w:val="single" w:color="000000" w:sz="12" w:space="0"/>
              <w:right w:val="nil"/>
            </w:tcBorders>
            <w:vAlign w:val="center"/>
          </w:tcPr>
          <w:p w14:paraId="187741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870.60</w:t>
            </w:r>
          </w:p>
        </w:tc>
      </w:tr>
    </w:tbl>
    <w:p w14:paraId="7B05EFAC">
      <w:pPr>
        <w:spacing w:after="0" w:line="360" w:lineRule="auto"/>
        <w:rPr>
          <w:lang w:eastAsia="zh-CN"/>
        </w:rPr>
      </w:pPr>
      <w:r>
        <w:rPr>
          <w:rFonts w:ascii="Times New Roman" w:hAnsi="Times New Roman" w:cs="Times New Roman"/>
        </w:rPr>
        <w:t>LIAS和TRIAS界面的MAE分别为61.53m和67.79m，误差水平接近；CARBO界面的MAE达到345.59m，RMSE达到442.94m，并表现出-334.33m的显著负偏差。</w:t>
      </w:r>
      <w:r>
        <w:rPr>
          <w:rFonts w:ascii="Times New Roman" w:hAnsi="Times New Roman" w:cs="Times New Roman"/>
          <w:lang w:eastAsia="zh-CN"/>
        </w:rPr>
        <w:t>由此可见，M4总体误差主要由CARBO深部界面贡献。其原因包括CARBO控制点数量有限、空间覆盖不均、深部界面对断层结构更敏感，各界面残差的分布特征如图3-33所示。</w:t>
      </w:r>
    </w:p>
    <w:p w14:paraId="2DC89604">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752850" cy="2412365"/>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pic:cNvPicPr>
                  </pic:nvPicPr>
                  <pic:blipFill>
                    <a:blip r:embed="rId83"/>
                    <a:stretch>
                      <a:fillRect/>
                    </a:stretch>
                  </pic:blipFill>
                  <pic:spPr>
                    <a:xfrm>
                      <a:off x="0" y="0"/>
                      <a:ext cx="3752850" cy="2412365"/>
                    </a:xfrm>
                    <a:prstGeom prst="rect">
                      <a:avLst/>
                    </a:prstGeom>
                  </pic:spPr>
                </pic:pic>
              </a:graphicData>
            </a:graphic>
          </wp:inline>
        </w:drawing>
      </w:r>
    </w:p>
    <w:p w14:paraId="032FED1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图3-33　M4不同地层界面残差分布</w:t>
      </w:r>
    </w:p>
    <w:p w14:paraId="60A7A32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3-33 Residual distributions of different stratum interfaces of M4</w:t>
      </w:r>
    </w:p>
    <w:p w14:paraId="4F9C1FA3">
      <w:pPr>
        <w:pStyle w:val="6"/>
      </w:pPr>
      <w:r>
        <w:rPr>
          <w:rFonts w:ascii="Times New Roman" w:hAnsi="Times New Roman"/>
        </w:rPr>
        <w:t>3.3.4.4 约束作用与结果</w:t>
      </w:r>
    </w:p>
    <w:p w14:paraId="06BF15B8">
      <w:pPr>
        <w:spacing w:after="0" w:line="360" w:lineRule="auto"/>
        <w:rPr>
          <w:lang w:eastAsia="zh-CN"/>
        </w:rPr>
      </w:pPr>
      <w:r>
        <w:rPr>
          <w:rFonts w:ascii="Times New Roman" w:hAnsi="Times New Roman" w:cs="Times New Roman"/>
          <w:lang w:eastAsia="zh-CN"/>
        </w:rPr>
        <w:t>M4在隐式场求解前对虚拟界面点实施置信度差异化处理，结果见图3-35。置信度综合考虑条件GAN重复采样离散度、虚拟点到最近训练控制点的距离及层序修正幅度，并映射为隐式建模的nugget；置信度越低，允许的局部拟合偏差越大。完成隐式场计算后，仅在相邻界面共同存在的单元内执行最小层厚投影，不在缺失层区域人为补层。</w:t>
      </w:r>
    </w:p>
    <w:p w14:paraId="6BB0D58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04945" cy="259715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pic:cNvPicPr>
                  </pic:nvPicPr>
                  <pic:blipFill>
                    <a:blip r:embed="rId84"/>
                    <a:stretch>
                      <a:fillRect/>
                    </a:stretch>
                  </pic:blipFill>
                  <pic:spPr>
                    <a:xfrm>
                      <a:off x="0" y="0"/>
                      <a:ext cx="4005579" cy="2597150"/>
                    </a:xfrm>
                    <a:prstGeom prst="rect">
                      <a:avLst/>
                    </a:prstGeom>
                  </pic:spPr>
                </pic:pic>
              </a:graphicData>
            </a:graphic>
          </wp:inline>
        </w:drawing>
      </w:r>
    </w:p>
    <w:p w14:paraId="79FDC5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图3-34　M4代表折层序约束修正量空间分布</w:t>
      </w:r>
    </w:p>
    <w:p w14:paraId="177FAE3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3-34 Spatial distribution of sequence-constraint corrections for the representative fold of M4</w:t>
      </w:r>
    </w:p>
    <w:p w14:paraId="184C7018">
      <w:pPr>
        <w:spacing w:after="0" w:line="360" w:lineRule="auto"/>
        <w:rPr>
          <w:lang w:eastAsia="zh-CN"/>
        </w:rPr>
      </w:pPr>
      <w:r>
        <w:rPr>
          <w:rFonts w:ascii="Times New Roman" w:hAnsi="Times New Roman" w:cs="Times New Roman"/>
          <w:lang w:eastAsia="zh-CN"/>
        </w:rPr>
        <w:t>图3-34显示，层序约束修正集中在原始界面过近或发生交叉的局部区域，并非对全部网格作统一平移。M4将违反率降至0，说明该约束的主要目标是改善拓扑与层厚合理性，而不是直接最小化留出点高程误差。由于CARBO原始预测存在系统性低估，层序投影会在部分区域进一步调整相邻界面，因此M4的点位MAE高于M3。</w:t>
      </w:r>
    </w:p>
    <w:p w14:paraId="47750DF4">
      <w:pPr>
        <w:spacing w:after="0" w:line="360" w:lineRule="auto"/>
        <w:rPr>
          <w:lang w:eastAsia="zh-CN"/>
        </w:rPr>
      </w:pPr>
      <w:r>
        <w:rPr>
          <w:rFonts w:ascii="Times New Roman" w:hAnsi="Times New Roman"/>
        </w:rPr>
        <w:t>3.3.5 不同模型对比与消融分析</w:t>
      </w:r>
    </w:p>
    <w:p w14:paraId="70A51D2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352925" cy="305181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85"/>
                    <a:stretch>
                      <a:fillRect/>
                    </a:stretch>
                  </pic:blipFill>
                  <pic:spPr>
                    <a:xfrm>
                      <a:off x="0" y="0"/>
                      <a:ext cx="4352925" cy="3051810"/>
                    </a:xfrm>
                    <a:prstGeom prst="rect">
                      <a:avLst/>
                    </a:prstGeom>
                  </pic:spPr>
                </pic:pic>
              </a:graphicData>
            </a:graphic>
          </wp:inline>
        </w:drawing>
      </w:r>
    </w:p>
    <w:p w14:paraId="095D823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图3-35　虚拟控制点差异化处理结果</w:t>
      </w:r>
    </w:p>
    <w:p w14:paraId="635978C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3-35 Result of the differentiated treatment of virtual control points</w:t>
      </w:r>
    </w:p>
    <w:p w14:paraId="1DA9B504">
      <w:pPr>
        <w:pStyle w:val="6"/>
      </w:pPr>
      <w:r>
        <w:rPr>
          <w:rFonts w:ascii="Times New Roman" w:hAnsi="Times New Roman"/>
        </w:rPr>
        <w:t>3.3.5.1 定量对比结果</w:t>
      </w:r>
    </w:p>
    <w:p w14:paraId="6D12EBE6">
      <w:pPr>
        <w:spacing w:after="120" w:line="240" w:lineRule="auto"/>
        <w:ind w:firstLine="0"/>
        <w:jc w:val="center"/>
        <w:rPr>
          <w:rFonts w:ascii="Times New Roman" w:hAnsi="Times New Roman" w:cs="Times New Roman"/>
          <w:sz w:val="21"/>
          <w:szCs w:val="21"/>
          <w:lang w:eastAsia="zh-CN"/>
        </w:rPr>
      </w:pPr>
      <w:r>
        <w:rPr>
          <w:rFonts w:ascii="Times New Roman" w:hAnsi="Times New Roman"/>
          <w:lang w:eastAsia="zh-CN"/>
        </w:rPr>
        <w:t>表3-10　M1至M4五折空间交叉验证结果</w:t>
      </w:r>
    </w:p>
    <w:p w14:paraId="09F0CE3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rPr>
        <w:t>Table 3-10 Five-fold spatial cross-validation results of M1 to M4</w:t>
      </w:r>
    </w:p>
    <w:tbl>
      <w:tblPr>
        <w:tblStyle w:val="35"/>
        <w:tblW w:w="4845" w:type="pct"/>
        <w:jc w:val="center"/>
        <w:tblLayout w:type="fixed"/>
        <w:tblCellMar>
          <w:top w:w="60" w:type="dxa"/>
          <w:left w:w="60" w:type="dxa"/>
          <w:bottom w:w="60" w:type="dxa"/>
          <w:right w:w="60" w:type="dxa"/>
        </w:tblCellMar>
      </w:tblPr>
      <w:tblGrid>
        <w:gridCol w:w="567"/>
        <w:gridCol w:w="1418"/>
        <w:gridCol w:w="1662"/>
        <w:gridCol w:w="1492"/>
        <w:gridCol w:w="1263"/>
        <w:gridCol w:w="1722"/>
        <w:gridCol w:w="665"/>
      </w:tblGrid>
      <w:tr w14:paraId="7CD8DC79">
        <w:tblPrEx>
          <w:tblCellMar>
            <w:top w:w="60" w:type="dxa"/>
            <w:left w:w="60" w:type="dxa"/>
            <w:bottom w:w="60" w:type="dxa"/>
            <w:right w:w="60" w:type="dxa"/>
          </w:tblCellMar>
        </w:tblPrEx>
        <w:trPr>
          <w:cantSplit/>
          <w:tblHeader/>
          <w:jc w:val="center"/>
        </w:trPr>
        <w:tc>
          <w:tcPr>
            <w:tcW w:w="567" w:type="dxa"/>
            <w:tcBorders>
              <w:top w:val="single" w:color="000000" w:sz="12" w:space="0"/>
              <w:left w:val="nil"/>
              <w:bottom w:val="single" w:color="000000" w:sz="6" w:space="0"/>
              <w:right w:val="nil"/>
            </w:tcBorders>
            <w:vAlign w:val="center"/>
          </w:tcPr>
          <w:p w14:paraId="7623F0F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模型</w:t>
            </w:r>
          </w:p>
        </w:tc>
        <w:tc>
          <w:tcPr>
            <w:tcW w:w="1418" w:type="dxa"/>
            <w:tcBorders>
              <w:top w:val="single" w:color="000000" w:sz="12" w:space="0"/>
              <w:left w:val="nil"/>
              <w:bottom w:val="single" w:color="000000" w:sz="6" w:space="0"/>
              <w:right w:val="nil"/>
            </w:tcBorders>
            <w:vAlign w:val="center"/>
          </w:tcPr>
          <w:p w14:paraId="5BE01D8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界面MAE/m</w:t>
            </w:r>
          </w:p>
        </w:tc>
        <w:tc>
          <w:tcPr>
            <w:tcW w:w="1662" w:type="dxa"/>
            <w:tcBorders>
              <w:top w:val="single" w:color="000000" w:sz="12" w:space="0"/>
              <w:left w:val="nil"/>
              <w:bottom w:val="single" w:color="000000" w:sz="6" w:space="0"/>
              <w:right w:val="nil"/>
            </w:tcBorders>
            <w:vAlign w:val="center"/>
          </w:tcPr>
          <w:p w14:paraId="3FD9B02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界面RMSE/m</w:t>
            </w:r>
          </w:p>
        </w:tc>
        <w:tc>
          <w:tcPr>
            <w:tcW w:w="1492" w:type="dxa"/>
            <w:tcBorders>
              <w:top w:val="single" w:color="000000" w:sz="12" w:space="0"/>
              <w:left w:val="nil"/>
              <w:bottom w:val="single" w:color="000000" w:sz="6" w:space="0"/>
              <w:right w:val="nil"/>
            </w:tcBorders>
            <w:vAlign w:val="center"/>
          </w:tcPr>
          <w:p w14:paraId="1D48193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相对层厚MAE/m</w:t>
            </w:r>
          </w:p>
        </w:tc>
        <w:tc>
          <w:tcPr>
            <w:tcW w:w="1263" w:type="dxa"/>
            <w:tcBorders>
              <w:top w:val="single" w:color="000000" w:sz="12" w:space="0"/>
              <w:left w:val="nil"/>
              <w:bottom w:val="single" w:color="000000" w:sz="6" w:space="0"/>
              <w:right w:val="nil"/>
            </w:tcBorders>
            <w:vAlign w:val="center"/>
          </w:tcPr>
          <w:p w14:paraId="71FC4AA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层序违反率%</w:t>
            </w:r>
          </w:p>
        </w:tc>
        <w:tc>
          <w:tcPr>
            <w:tcW w:w="1722" w:type="dxa"/>
            <w:tcBorders>
              <w:top w:val="single" w:color="000000" w:sz="12" w:space="0"/>
              <w:left w:val="nil"/>
              <w:bottom w:val="single" w:color="000000" w:sz="6" w:space="0"/>
              <w:right w:val="nil"/>
            </w:tcBorders>
            <w:vAlign w:val="center"/>
          </w:tcPr>
          <w:p w14:paraId="76C8527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最小层厚违反率%</w:t>
            </w:r>
          </w:p>
        </w:tc>
        <w:tc>
          <w:tcPr>
            <w:tcW w:w="665" w:type="dxa"/>
            <w:tcBorders>
              <w:top w:val="single" w:color="000000" w:sz="12" w:space="0"/>
              <w:left w:val="nil"/>
              <w:bottom w:val="single" w:color="000000" w:sz="6" w:space="0"/>
              <w:right w:val="nil"/>
            </w:tcBorders>
            <w:vAlign w:val="center"/>
          </w:tcPr>
          <w:p w14:paraId="7E11683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覆盖率%</w:t>
            </w:r>
          </w:p>
        </w:tc>
      </w:tr>
      <w:tr w14:paraId="027102DB">
        <w:tblPrEx>
          <w:tblCellMar>
            <w:top w:w="60" w:type="dxa"/>
            <w:left w:w="60" w:type="dxa"/>
            <w:bottom w:w="60" w:type="dxa"/>
            <w:right w:w="60" w:type="dxa"/>
          </w:tblCellMar>
        </w:tblPrEx>
        <w:trPr>
          <w:cantSplit/>
          <w:jc w:val="center"/>
        </w:trPr>
        <w:tc>
          <w:tcPr>
            <w:tcW w:w="567" w:type="dxa"/>
            <w:tcBorders>
              <w:top w:val="nil"/>
              <w:left w:val="nil"/>
              <w:bottom w:val="nil"/>
              <w:right w:val="nil"/>
            </w:tcBorders>
            <w:vAlign w:val="center"/>
          </w:tcPr>
          <w:p w14:paraId="268F18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M1</w:t>
            </w:r>
          </w:p>
        </w:tc>
        <w:tc>
          <w:tcPr>
            <w:tcW w:w="1418" w:type="dxa"/>
            <w:tcBorders>
              <w:top w:val="nil"/>
              <w:left w:val="nil"/>
              <w:right w:val="nil"/>
            </w:tcBorders>
            <w:vAlign w:val="center"/>
          </w:tcPr>
          <w:p w14:paraId="5ABCFA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66.99 ± 23.94</w:t>
            </w:r>
          </w:p>
        </w:tc>
        <w:tc>
          <w:tcPr>
            <w:tcW w:w="1662" w:type="dxa"/>
            <w:tcBorders>
              <w:top w:val="nil"/>
              <w:left w:val="nil"/>
              <w:right w:val="nil"/>
            </w:tcBorders>
            <w:vAlign w:val="center"/>
          </w:tcPr>
          <w:p w14:paraId="1ED060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82.41 ± 28.31</w:t>
            </w:r>
          </w:p>
        </w:tc>
        <w:tc>
          <w:tcPr>
            <w:tcW w:w="1492" w:type="dxa"/>
            <w:tcBorders>
              <w:top w:val="nil"/>
              <w:left w:val="nil"/>
              <w:right w:val="nil"/>
            </w:tcBorders>
            <w:vAlign w:val="center"/>
          </w:tcPr>
          <w:p w14:paraId="3B0711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229.28 ± 6.65</w:t>
            </w:r>
          </w:p>
        </w:tc>
        <w:tc>
          <w:tcPr>
            <w:tcW w:w="1263" w:type="dxa"/>
            <w:tcBorders>
              <w:top w:val="nil"/>
              <w:left w:val="nil"/>
              <w:right w:val="nil"/>
            </w:tcBorders>
            <w:vAlign w:val="center"/>
          </w:tcPr>
          <w:p w14:paraId="1936D2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50.27</w:t>
            </w:r>
          </w:p>
        </w:tc>
        <w:tc>
          <w:tcPr>
            <w:tcW w:w="1722" w:type="dxa"/>
            <w:tcBorders>
              <w:top w:val="nil"/>
              <w:left w:val="nil"/>
              <w:right w:val="nil"/>
            </w:tcBorders>
            <w:vAlign w:val="center"/>
          </w:tcPr>
          <w:p w14:paraId="6736A6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78.09</w:t>
            </w:r>
          </w:p>
        </w:tc>
        <w:tc>
          <w:tcPr>
            <w:tcW w:w="665" w:type="dxa"/>
            <w:tcBorders>
              <w:top w:val="nil"/>
              <w:left w:val="nil"/>
              <w:right w:val="nil"/>
            </w:tcBorders>
            <w:vAlign w:val="center"/>
          </w:tcPr>
          <w:p w14:paraId="36AC13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100.00</w:t>
            </w:r>
          </w:p>
        </w:tc>
      </w:tr>
      <w:tr w14:paraId="639E10B9">
        <w:tblPrEx>
          <w:tblCellMar>
            <w:top w:w="60" w:type="dxa"/>
            <w:left w:w="60" w:type="dxa"/>
            <w:bottom w:w="60" w:type="dxa"/>
            <w:right w:w="60" w:type="dxa"/>
          </w:tblCellMar>
        </w:tblPrEx>
        <w:trPr>
          <w:cantSplit/>
          <w:trHeight w:val="681" w:hRule="atLeast"/>
          <w:jc w:val="center"/>
        </w:trPr>
        <w:tc>
          <w:tcPr>
            <w:tcW w:w="567" w:type="dxa"/>
            <w:tcBorders>
              <w:top w:val="nil"/>
              <w:left w:val="nil"/>
              <w:bottom w:val="nil"/>
            </w:tcBorders>
            <w:vAlign w:val="center"/>
          </w:tcPr>
          <w:p w14:paraId="448734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M2</w:t>
            </w:r>
          </w:p>
        </w:tc>
        <w:tc>
          <w:tcPr>
            <w:tcW w:w="1418" w:type="dxa"/>
            <w:vAlign w:val="center"/>
          </w:tcPr>
          <w:p w14:paraId="11E380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99.75 ± 50.63</w:t>
            </w:r>
          </w:p>
        </w:tc>
        <w:tc>
          <w:tcPr>
            <w:tcW w:w="1662" w:type="dxa"/>
            <w:vAlign w:val="center"/>
          </w:tcPr>
          <w:p w14:paraId="5FD6F9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131.30 ± 74.39</w:t>
            </w:r>
          </w:p>
        </w:tc>
        <w:tc>
          <w:tcPr>
            <w:tcW w:w="1492" w:type="dxa"/>
            <w:vAlign w:val="center"/>
          </w:tcPr>
          <w:p w14:paraId="551BE9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40.02 ± 28.62</w:t>
            </w:r>
          </w:p>
        </w:tc>
        <w:tc>
          <w:tcPr>
            <w:tcW w:w="1263" w:type="dxa"/>
            <w:vAlign w:val="center"/>
          </w:tcPr>
          <w:p w14:paraId="2AD0B5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0.37</w:t>
            </w:r>
          </w:p>
        </w:tc>
        <w:tc>
          <w:tcPr>
            <w:tcW w:w="1722" w:type="dxa"/>
            <w:vAlign w:val="center"/>
          </w:tcPr>
          <w:p w14:paraId="23C5AF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23.16</w:t>
            </w:r>
          </w:p>
        </w:tc>
        <w:tc>
          <w:tcPr>
            <w:tcW w:w="665" w:type="dxa"/>
            <w:vAlign w:val="center"/>
          </w:tcPr>
          <w:p w14:paraId="71E46F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55.26</w:t>
            </w:r>
          </w:p>
        </w:tc>
      </w:tr>
      <w:tr w14:paraId="241FF78E">
        <w:tblPrEx>
          <w:tblCellMar>
            <w:top w:w="60" w:type="dxa"/>
            <w:left w:w="60" w:type="dxa"/>
            <w:bottom w:w="60" w:type="dxa"/>
            <w:right w:w="60" w:type="dxa"/>
          </w:tblCellMar>
        </w:tblPrEx>
        <w:trPr>
          <w:cantSplit/>
          <w:trHeight w:val="578" w:hRule="atLeast"/>
          <w:jc w:val="center"/>
        </w:trPr>
        <w:tc>
          <w:tcPr>
            <w:tcW w:w="567" w:type="dxa"/>
            <w:tcBorders>
              <w:top w:val="nil"/>
              <w:left w:val="nil"/>
              <w:bottom w:val="nil"/>
              <w:right w:val="nil"/>
            </w:tcBorders>
            <w:vAlign w:val="center"/>
          </w:tcPr>
          <w:p w14:paraId="41F47C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M3</w:t>
            </w:r>
          </w:p>
        </w:tc>
        <w:tc>
          <w:tcPr>
            <w:tcW w:w="1418" w:type="dxa"/>
            <w:tcBorders>
              <w:left w:val="nil"/>
              <w:bottom w:val="nil"/>
              <w:right w:val="nil"/>
            </w:tcBorders>
            <w:vAlign w:val="center"/>
          </w:tcPr>
          <w:p w14:paraId="5B4E69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139.73 ± 84.48</w:t>
            </w:r>
          </w:p>
        </w:tc>
        <w:tc>
          <w:tcPr>
            <w:tcW w:w="1662" w:type="dxa"/>
            <w:tcBorders>
              <w:left w:val="nil"/>
              <w:bottom w:val="nil"/>
              <w:right w:val="nil"/>
            </w:tcBorders>
            <w:vAlign w:val="center"/>
          </w:tcPr>
          <w:p w14:paraId="6A3528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209.66 ± 151.15</w:t>
            </w:r>
          </w:p>
        </w:tc>
        <w:tc>
          <w:tcPr>
            <w:tcW w:w="1492" w:type="dxa"/>
            <w:tcBorders>
              <w:left w:val="nil"/>
              <w:bottom w:val="nil"/>
              <w:right w:val="nil"/>
            </w:tcBorders>
            <w:vAlign w:val="center"/>
          </w:tcPr>
          <w:p w14:paraId="1461CE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24.26 ± 6.39</w:t>
            </w:r>
          </w:p>
        </w:tc>
        <w:tc>
          <w:tcPr>
            <w:tcW w:w="1263" w:type="dxa"/>
            <w:tcBorders>
              <w:left w:val="nil"/>
              <w:bottom w:val="nil"/>
              <w:right w:val="nil"/>
            </w:tcBorders>
            <w:vAlign w:val="center"/>
          </w:tcPr>
          <w:p w14:paraId="074DAB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0.28</w:t>
            </w:r>
          </w:p>
        </w:tc>
        <w:tc>
          <w:tcPr>
            <w:tcW w:w="1722" w:type="dxa"/>
            <w:tcBorders>
              <w:left w:val="nil"/>
              <w:bottom w:val="nil"/>
              <w:right w:val="nil"/>
            </w:tcBorders>
            <w:vAlign w:val="center"/>
          </w:tcPr>
          <w:p w14:paraId="49B847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34.51</w:t>
            </w:r>
          </w:p>
        </w:tc>
        <w:tc>
          <w:tcPr>
            <w:tcW w:w="665" w:type="dxa"/>
            <w:tcBorders>
              <w:left w:val="nil"/>
              <w:bottom w:val="nil"/>
              <w:right w:val="nil"/>
            </w:tcBorders>
            <w:vAlign w:val="center"/>
          </w:tcPr>
          <w:p w14:paraId="3DA2A8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58.14</w:t>
            </w:r>
          </w:p>
        </w:tc>
      </w:tr>
      <w:tr w14:paraId="4FEE1EE4">
        <w:tblPrEx>
          <w:tblCellMar>
            <w:top w:w="60" w:type="dxa"/>
            <w:left w:w="60" w:type="dxa"/>
            <w:bottom w:w="60" w:type="dxa"/>
            <w:right w:w="60" w:type="dxa"/>
          </w:tblCellMar>
        </w:tblPrEx>
        <w:trPr>
          <w:cantSplit/>
          <w:trHeight w:val="470" w:hRule="atLeast"/>
          <w:jc w:val="center"/>
        </w:trPr>
        <w:tc>
          <w:tcPr>
            <w:tcW w:w="567" w:type="dxa"/>
            <w:tcBorders>
              <w:top w:val="nil"/>
              <w:left w:val="nil"/>
              <w:bottom w:val="single" w:color="000000" w:sz="12" w:space="0"/>
              <w:right w:val="nil"/>
            </w:tcBorders>
            <w:vAlign w:val="center"/>
          </w:tcPr>
          <w:p w14:paraId="7968CB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M4</w:t>
            </w:r>
          </w:p>
        </w:tc>
        <w:tc>
          <w:tcPr>
            <w:tcW w:w="1418" w:type="dxa"/>
            <w:tcBorders>
              <w:top w:val="nil"/>
              <w:left w:val="nil"/>
              <w:bottom w:val="single" w:color="000000" w:sz="12" w:space="0"/>
              <w:right w:val="nil"/>
            </w:tcBorders>
            <w:vAlign w:val="center"/>
          </w:tcPr>
          <w:p w14:paraId="444231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154.03 ± 79.89</w:t>
            </w:r>
          </w:p>
        </w:tc>
        <w:tc>
          <w:tcPr>
            <w:tcW w:w="1662" w:type="dxa"/>
            <w:tcBorders>
              <w:top w:val="nil"/>
              <w:left w:val="nil"/>
              <w:bottom w:val="single" w:color="000000" w:sz="12" w:space="0"/>
              <w:right w:val="nil"/>
            </w:tcBorders>
            <w:vAlign w:val="center"/>
          </w:tcPr>
          <w:p w14:paraId="3A6920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223.04 ± 142.01</w:t>
            </w:r>
          </w:p>
        </w:tc>
        <w:tc>
          <w:tcPr>
            <w:tcW w:w="1492" w:type="dxa"/>
            <w:tcBorders>
              <w:top w:val="nil"/>
              <w:left w:val="nil"/>
              <w:bottom w:val="single" w:color="000000" w:sz="12" w:space="0"/>
              <w:right w:val="nil"/>
            </w:tcBorders>
            <w:vAlign w:val="center"/>
          </w:tcPr>
          <w:p w14:paraId="6E22C2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18.88 ± 6.87</w:t>
            </w:r>
          </w:p>
        </w:tc>
        <w:tc>
          <w:tcPr>
            <w:tcW w:w="1263" w:type="dxa"/>
            <w:tcBorders>
              <w:top w:val="nil"/>
              <w:left w:val="nil"/>
              <w:bottom w:val="single" w:color="000000" w:sz="12" w:space="0"/>
              <w:right w:val="nil"/>
            </w:tcBorders>
            <w:vAlign w:val="center"/>
          </w:tcPr>
          <w:p w14:paraId="4689C4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c>
          <w:tcPr>
            <w:tcW w:w="1722" w:type="dxa"/>
            <w:tcBorders>
              <w:top w:val="nil"/>
              <w:left w:val="nil"/>
              <w:bottom w:val="single" w:color="000000" w:sz="12" w:space="0"/>
              <w:right w:val="nil"/>
            </w:tcBorders>
            <w:vAlign w:val="center"/>
          </w:tcPr>
          <w:p w14:paraId="2E5210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c>
          <w:tcPr>
            <w:tcW w:w="665" w:type="dxa"/>
            <w:tcBorders>
              <w:top w:val="nil"/>
              <w:left w:val="nil"/>
              <w:bottom w:val="single" w:color="000000" w:sz="12" w:space="0"/>
              <w:right w:val="nil"/>
            </w:tcBorders>
            <w:vAlign w:val="center"/>
          </w:tcPr>
          <w:p w14:paraId="1D4089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59.26</w:t>
            </w:r>
          </w:p>
        </w:tc>
      </w:tr>
    </w:tbl>
    <w:p w14:paraId="7D23EC63">
      <w:pPr>
        <w:spacing w:after="0" w:line="360" w:lineRule="auto"/>
        <w:rPr>
          <w:lang w:eastAsia="zh-CN"/>
        </w:rPr>
      </w:pPr>
      <w:r>
        <w:rPr>
          <w:rFonts w:ascii="Times New Roman" w:hAnsi="Times New Roman" w:cs="Times New Roman"/>
          <w:lang w:eastAsia="zh-CN"/>
        </w:rPr>
        <w:t>从留出点高程误差看，M1的MAE和RMSE最低，分别为66.99 m和82.41 m；M2的MAE为99.75 m；加入CGAN界面代理点后，M3与M4的MAE分别升至139.73 m和154.03 m。因此，M4在点位高程拟合指标上不优于其余模型。结合分地层结果可知，误差增量主要来自CARBO深部界面的系统性负偏差，生成数据将该偏差传递至后续隐式重构。</w:t>
      </w:r>
    </w:p>
    <w:p w14:paraId="663090D1">
      <w:pPr>
        <w:spacing w:after="0" w:line="360" w:lineRule="auto"/>
        <w:rPr>
          <w:lang w:eastAsia="zh-CN"/>
        </w:rPr>
      </w:pPr>
      <w:r>
        <w:rPr>
          <w:rFonts w:ascii="Times New Roman" w:hAnsi="Times New Roman" w:cs="Times New Roman"/>
          <w:lang w:eastAsia="zh-CN"/>
        </w:rPr>
        <w:t>以地质结构合理性为评价重点，M4的优势集中在拓扑和层厚指标。相对M1，M4将相对层厚MAE由229.28m降至18.88m，减少210.40m（91.8%），并将层序违反率由50.27%降至0、最小层厚违反率由78.09%降至0。其界面MAE由66.99m增至154.03m，增加87.04m（129.9%），有效预测覆盖率由100.00%降至59.26%，减少40.74个百分点。M3的相对层厚MAE为24.26m、最小层厚违反率为34.51%；M4在此基础上将层厚MAE再降低5.38m（22.2%）并消除违反区。由此得出M4在拓扑一致性和层厚指标上表现最好。</w:t>
      </w:r>
    </w:p>
    <w:p w14:paraId="6CA7779A">
      <w:pPr>
        <w:pStyle w:val="6"/>
      </w:pPr>
      <w:r>
        <w:rPr>
          <w:rFonts w:ascii="Times New Roman" w:hAnsi="Times New Roman"/>
        </w:rPr>
        <w:t>3.3.5.2 空间误差与界面形态对比</w:t>
      </w:r>
    </w:p>
    <w:p w14:paraId="12057D7A">
      <w:pPr>
        <w:spacing w:after="0" w:line="360" w:lineRule="auto"/>
        <w:rPr>
          <w:lang w:eastAsia="zh-CN"/>
        </w:rPr>
      </w:pPr>
      <w:r>
        <w:rPr>
          <w:rFonts w:ascii="Times New Roman" w:hAnsi="Times New Roman" w:cs="Times New Roman"/>
          <w:lang w:eastAsia="zh-CN"/>
        </w:rPr>
        <w:t>各模型留出点的空间绝对误差分布如图3-36所示。空间误差图表明，M1的误差总体较均匀；M2至M4的高误差主要集中在深部CARBO控制区和空间边界附近。M3与M4在LIAS、TRIAS界面上的表现接近M2，但CARBO异常显著放大，说明虚拟点质量而非数量决定了深部界面是否得到改善。代表折同位置二维剖面对比、界面叠加剖面及界面差异最大区域的局部放大分别如图3-37、图3-38和图3-39所示。</w:t>
      </w:r>
    </w:p>
    <w:p w14:paraId="77AB74A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867910" cy="3746500"/>
            <wp:effectExtent l="0" t="0" r="8890" b="635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86"/>
                    <a:stretch>
                      <a:fillRect/>
                    </a:stretch>
                  </pic:blipFill>
                  <pic:spPr>
                    <a:xfrm>
                      <a:off x="0" y="0"/>
                      <a:ext cx="4956932" cy="3814753"/>
                    </a:xfrm>
                    <a:prstGeom prst="rect">
                      <a:avLst/>
                    </a:prstGeom>
                  </pic:spPr>
                </pic:pic>
              </a:graphicData>
            </a:graphic>
          </wp:inline>
        </w:drawing>
      </w:r>
    </w:p>
    <w:p w14:paraId="07A81C5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图3-36　M1至M4留出点空间绝对误差分布</w:t>
      </w:r>
    </w:p>
    <w:p w14:paraId="5754FE0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3-36 Spatial distributions of absolute errors at hold-out points for M1 to M4</w:t>
      </w:r>
    </w:p>
    <w:p w14:paraId="72A1BE4F">
      <w:pPr>
        <w:spacing w:after="0" w:line="360" w:lineRule="auto"/>
        <w:rPr>
          <w:lang w:eastAsia="zh-CN"/>
        </w:rPr>
      </w:pPr>
    </w:p>
    <w:p w14:paraId="420EDB41">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669280" cy="3267075"/>
            <wp:effectExtent l="0" t="0" r="2540" b="825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87"/>
                    <a:stretch>
                      <a:fillRect/>
                    </a:stretch>
                  </pic:blipFill>
                  <pic:spPr>
                    <a:xfrm>
                      <a:off x="0" y="0"/>
                      <a:ext cx="5669280" cy="3267666"/>
                    </a:xfrm>
                    <a:prstGeom prst="rect">
                      <a:avLst/>
                    </a:prstGeom>
                  </pic:spPr>
                </pic:pic>
              </a:graphicData>
            </a:graphic>
          </wp:inline>
        </w:drawing>
      </w:r>
    </w:p>
    <w:p w14:paraId="4EFE1E8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图3-37　代表折M1至M4同位置二维剖面对比</w:t>
      </w:r>
    </w:p>
    <w:p w14:paraId="05E54F8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3-37 Comparison of two-dimensional sections at the same location for M1 to M4 in the representative fold</w:t>
      </w:r>
    </w:p>
    <w:p w14:paraId="4928898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802505" cy="3835400"/>
            <wp:effectExtent l="0" t="0" r="0" b="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88"/>
                    <a:stretch>
                      <a:fillRect/>
                    </a:stretch>
                  </pic:blipFill>
                  <pic:spPr>
                    <a:xfrm>
                      <a:off x="0" y="0"/>
                      <a:ext cx="4816525" cy="3846511"/>
                    </a:xfrm>
                    <a:prstGeom prst="rect">
                      <a:avLst/>
                    </a:prstGeom>
                  </pic:spPr>
                </pic:pic>
              </a:graphicData>
            </a:graphic>
          </wp:inline>
        </w:drawing>
      </w:r>
    </w:p>
    <w:p w14:paraId="3331666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图3-38　代表折M1至M4界面叠加剖面</w:t>
      </w:r>
    </w:p>
    <w:p w14:paraId="0931324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3-38 Superimposed interface sections of M1 to M4 in the representative fold</w:t>
      </w:r>
    </w:p>
    <w:p w14:paraId="3F630A5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814570" cy="4215765"/>
            <wp:effectExtent l="0" t="0" r="508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89"/>
                    <a:stretch>
                      <a:fillRect/>
                    </a:stretch>
                  </pic:blipFill>
                  <pic:spPr>
                    <a:xfrm>
                      <a:off x="0" y="0"/>
                      <a:ext cx="4820906" cy="4221438"/>
                    </a:xfrm>
                    <a:prstGeom prst="rect">
                      <a:avLst/>
                    </a:prstGeom>
                  </pic:spPr>
                </pic:pic>
              </a:graphicData>
            </a:graphic>
          </wp:inline>
        </w:drawing>
      </w:r>
    </w:p>
    <w:p w14:paraId="558F793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图3-39　界面差异最大区域局部放大</w:t>
      </w:r>
    </w:p>
    <w:p w14:paraId="7C29871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3-39 Local enlargement of the region with the largest interface discrepancy</w:t>
      </w:r>
    </w:p>
    <w:p w14:paraId="602FACC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669280" cy="4751070"/>
            <wp:effectExtent l="0" t="0" r="0" b="5715"/>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90"/>
                    <a:stretch>
                      <a:fillRect/>
                    </a:stretch>
                  </pic:blipFill>
                  <pic:spPr>
                    <a:xfrm>
                      <a:off x="0" y="0"/>
                      <a:ext cx="5669280" cy="4751343"/>
                    </a:xfrm>
                    <a:prstGeom prst="rect">
                      <a:avLst/>
                    </a:prstGeom>
                  </pic:spPr>
                </pic:pic>
              </a:graphicData>
            </a:graphic>
          </wp:inline>
        </w:drawing>
      </w:r>
    </w:p>
    <w:p w14:paraId="2005510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图3-40　M1、M3、M4相对M2的界面高程差值图</w:t>
      </w:r>
    </w:p>
    <w:p w14:paraId="070131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3-40 Interface elevation differences of M1, M3 and M4 relative to M2</w:t>
      </w:r>
    </w:p>
    <w:p w14:paraId="53D9FC60">
      <w:pPr>
        <w:spacing w:after="0" w:line="360" w:lineRule="auto"/>
        <w:rPr>
          <w:lang w:eastAsia="zh-CN"/>
        </w:rPr>
      </w:pPr>
      <w:r>
        <w:rPr>
          <w:rFonts w:ascii="Times New Roman" w:hAnsi="Times New Roman" w:cs="Times New Roman"/>
          <w:lang w:eastAsia="zh-CN"/>
        </w:rPr>
        <w:t>同剖面对比显示，M1形成连续而平滑的界面，但三个界面局部接近甚至顺序异常；M2能够反映断层控制下的分段和缺失特征；M3与M4整体形态相近，差异主要出现在虚拟控制点邻域、断层附近和CARBO深部界面。M4对LIAS和TRIAS的调整幅度较小，对CARBO及其相邻层厚关系的修正更明显。M1、M3和M4相对M2的界面高程差值如图3-40所示。</w:t>
      </w:r>
    </w:p>
    <w:p w14:paraId="6CB3D79F">
      <w:pPr>
        <w:spacing w:after="0" w:line="360" w:lineRule="auto"/>
        <w:rPr>
          <w:lang w:eastAsia="zh-CN"/>
        </w:rPr>
      </w:pPr>
      <w:r>
        <w:rPr>
          <w:rFonts w:ascii="Times New Roman" w:hAnsi="Times New Roman" w:cs="Times New Roman"/>
          <w:lang w:eastAsia="zh-CN"/>
        </w:rPr>
        <w:t>局部放大结果表明，M3与M4在LIAS和TRIAS界面上基本重合，差异主要来自约束对局部层间距的细微调整；CARBO界面的宏观趋势一致，但在深部谷值及其两侧仍存在数十米级差异。该现象说明三维总览中不易观察的约束效应，主要集中在局部层间关系而非整体构造位置。</w:t>
      </w:r>
    </w:p>
    <w:p w14:paraId="4A63EC6B">
      <w:pPr>
        <w:spacing w:after="0" w:line="360" w:lineRule="auto"/>
        <w:rPr>
          <w:lang w:eastAsia="zh-CN"/>
        </w:rPr>
      </w:pPr>
      <w:r>
        <w:rPr>
          <w:rFonts w:ascii="Times New Roman" w:hAnsi="Times New Roman" w:cs="Times New Roman"/>
          <w:lang w:eastAsia="zh-CN"/>
        </w:rPr>
        <w:t>差值图进一步说明，M3和M4相对M2的LIAS、TRIAS变化主要呈局部弱差异，而CARBO在少数网格出现较大的正负修正。M1与M2之间的差值范围明显更大，这是因为M1未显式表示断层和地层缺失，连续IDW面与断层控制的隐式界面具有不同的拓扑结构。</w:t>
      </w:r>
    </w:p>
    <w:p w14:paraId="28A3FAED">
      <w:pPr>
        <w:pStyle w:val="6"/>
      </w:pPr>
      <w:r>
        <w:rPr>
          <w:rFonts w:ascii="Times New Roman" w:hAnsi="Times New Roman"/>
        </w:rPr>
        <w:t>3.3.5.3 层序违反与三维结构对比</w:t>
      </w:r>
    </w:p>
    <w:p w14:paraId="7DA95764">
      <w:pPr>
        <w:spacing w:after="0" w:line="360" w:lineRule="auto"/>
        <w:rPr>
          <w:lang w:eastAsia="zh-CN"/>
        </w:rPr>
      </w:pPr>
      <w:r>
        <w:rPr>
          <w:rFonts w:ascii="Times New Roman" w:hAnsi="Times New Roman" w:cs="Times New Roman"/>
          <w:lang w:eastAsia="zh-CN"/>
        </w:rPr>
        <w:t>图3-41给出了四种方法的最小层厚违反区。M1几乎在全部网格发生最小层厚违反；M2的异常转为局部分布；M3在加入未经差异化处理的虚拟点后，违反区再次扩大；M4经过置信度控制和层序投影后，代表折的违反单元数降为0。该结果表明，虚拟点本身不会自动保证地质合理性，必须与质量控制和地层序列约束联合使用。</w:t>
      </w:r>
    </w:p>
    <w:p w14:paraId="648AA16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669280" cy="3860165"/>
            <wp:effectExtent l="0" t="0" r="5080"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91"/>
                    <a:stretch>
                      <a:fillRect/>
                    </a:stretch>
                  </pic:blipFill>
                  <pic:spPr>
                    <a:xfrm>
                      <a:off x="0" y="0"/>
                      <a:ext cx="5669280" cy="3860521"/>
                    </a:xfrm>
                    <a:prstGeom prst="rect">
                      <a:avLst/>
                    </a:prstGeom>
                  </pic:spPr>
                </pic:pic>
              </a:graphicData>
            </a:graphic>
          </wp:inline>
        </w:drawing>
      </w:r>
    </w:p>
    <w:p w14:paraId="355F7D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图3-41　代表折M1至M4最小层厚违反区分布</w:t>
      </w:r>
    </w:p>
    <w:p w14:paraId="2B4E681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3-41 Distributions of minimum-thickness violation zones for M1 to M4 in the representative fold</w:t>
      </w:r>
    </w:p>
    <w:p w14:paraId="79FC35E9">
      <w:pPr>
        <w:spacing w:after="0" w:line="360" w:lineRule="auto"/>
        <w:rPr>
          <w:lang w:eastAsia="zh-CN"/>
        </w:rPr>
      </w:pPr>
      <w:r>
        <w:rPr>
          <w:rFonts w:ascii="Times New Roman" w:hAnsi="Times New Roman" w:cs="Times New Roman"/>
          <w:lang w:eastAsia="zh-CN"/>
        </w:rPr>
        <w:t>由图3-42所示，在相同视角下，M1生成的界面连续覆盖整个研究区，整体形态较为规则，但对断层切割、界面分段和地层局部缺失的表达不足。M2—M4均增强了断层控制下的界面分段特征。其中，M4生成的地层分区更加清晰，局部界面交叉和层间关系紊乱明显减少，整体地质结构的协调性优于M2和M3。结合其层序违反率和最小层厚违反率均降为0、相对层厚MAE显著降低的结果，表明层序及最小层厚约束有效提高了模型的拓扑合理性和地层结构可解释性。</w:t>
      </w:r>
    </w:p>
    <w:p w14:paraId="5BAD19A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2620010" cy="263652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92"/>
                    <a:stretch>
                      <a:fillRect/>
                    </a:stretch>
                  </pic:blipFill>
                  <pic:spPr>
                    <a:xfrm>
                      <a:off x="0" y="0"/>
                      <a:ext cx="2620010" cy="2636520"/>
                    </a:xfrm>
                    <a:prstGeom prst="rect">
                      <a:avLst/>
                    </a:prstGeom>
                  </pic:spPr>
                </pic:pic>
              </a:graphicData>
            </a:graphic>
          </wp:inline>
        </w:drawing>
      </w:r>
    </w:p>
    <w:p w14:paraId="1ABD74EF">
      <w:pPr>
        <w:spacing w:before="120" w:after="0" w:line="240" w:lineRule="auto"/>
        <w:ind w:firstLine="0"/>
        <w:jc w:val="center"/>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column">
              <wp:posOffset>1820545</wp:posOffset>
            </wp:positionH>
            <wp:positionV relativeFrom="paragraph">
              <wp:posOffset>0</wp:posOffset>
            </wp:positionV>
            <wp:extent cx="2112010" cy="2330450"/>
            <wp:effectExtent l="0" t="0" r="0" b="0"/>
            <wp:wrapSquare wrapText="left"/>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pic:cNvPicPr>
                  </pic:nvPicPr>
                  <pic:blipFill>
                    <a:blip r:embed="rId93"/>
                    <a:stretch>
                      <a:fillRect/>
                    </a:stretch>
                  </pic:blipFill>
                  <pic:spPr>
                    <a:xfrm>
                      <a:off x="0" y="0"/>
                      <a:ext cx="2112010" cy="2330450"/>
                    </a:xfrm>
                    <a:prstGeom prst="rect">
                      <a:avLst/>
                    </a:prstGeom>
                  </pic:spPr>
                </pic:pic>
              </a:graphicData>
            </a:graphic>
          </wp:anchor>
        </w:drawing>
      </w:r>
      <w:r>
        <w:rPr>
          <w:rFonts w:ascii="Times New Roman" w:hAnsi="Times New Roman" w:cs="Times New Roman"/>
          <w:lang w:eastAsia="zh-CN"/>
        </w:rPr>
        <w:br w:type="textWrapping" w:clear="all"/>
      </w:r>
    </w:p>
    <w:p w14:paraId="713BABD2">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2490470" cy="2653665"/>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pic:cNvPicPr>
                  </pic:nvPicPr>
                  <pic:blipFill>
                    <a:blip r:embed="rId94"/>
                    <a:stretch>
                      <a:fillRect/>
                    </a:stretch>
                  </pic:blipFill>
                  <pic:spPr>
                    <a:xfrm>
                      <a:off x="0" y="0"/>
                      <a:ext cx="2490470" cy="2653665"/>
                    </a:xfrm>
                    <a:prstGeom prst="rect">
                      <a:avLst/>
                    </a:prstGeom>
                  </pic:spPr>
                </pic:pic>
              </a:graphicData>
            </a:graphic>
          </wp:inline>
        </w:drawing>
      </w:r>
    </w:p>
    <w:p w14:paraId="193B7D9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图3-42　部分三维界面同视角对比</w:t>
      </w:r>
    </w:p>
    <w:p w14:paraId="1A4CFB4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3-42 Comparison of three-dimensional interfaces from the same viewpoint in the representative fold</w:t>
      </w:r>
    </w:p>
    <w:p w14:paraId="394CA06F">
      <w:pPr>
        <w:pStyle w:val="6"/>
      </w:pPr>
      <w:r>
        <w:rPr>
          <w:rFonts w:ascii="Times New Roman" w:hAnsi="Times New Roman"/>
        </w:rPr>
        <w:t>3.3.5.4 消融结论与方法边界</w:t>
      </w:r>
    </w:p>
    <w:p w14:paraId="20ADA4CC">
      <w:pPr>
        <w:spacing w:after="0" w:line="360" w:lineRule="auto"/>
        <w:rPr>
          <w:lang w:eastAsia="zh-CN"/>
        </w:rPr>
      </w:pPr>
      <w:r>
        <w:rPr>
          <w:rFonts w:ascii="Times New Roman" w:hAnsi="Times New Roman" w:cs="Times New Roman"/>
          <w:lang w:eastAsia="zh-CN"/>
        </w:rPr>
        <w:t>本组对比得到两项相互补充的结果。若仅以留出界面点高程误差评价，M1在本数据集上表现最佳，M4不具有精度优势；若同时考察断层表达、局部缺失层、层序正确性及最小层厚合理性，M4在本次实验的拓扑一致性指标上表现较好。因而，单一MAE不能替代地质结构合理性评价。</w:t>
      </w:r>
    </w:p>
    <w:p w14:paraId="4097E918">
      <w:pPr>
        <w:spacing w:after="0" w:line="360" w:lineRule="auto"/>
        <w:rPr>
          <w:rFonts w:ascii="Times New Roman" w:hAnsi="Times New Roman" w:cs="Times New Roman"/>
          <w:lang w:eastAsia="zh-CN"/>
        </w:rPr>
      </w:pPr>
      <w:r>
        <w:rPr>
          <w:rFonts w:ascii="Times New Roman" w:hAnsi="Times New Roman" w:cs="Times New Roman"/>
          <w:lang w:eastAsia="zh-CN"/>
        </w:rPr>
        <w:t>M3与M4的界面误差增大主要集中于CARBO深部界面。Alesmodel缺少完整钻孔的连续岩性序列与层厚统计，本研究在该案例中采用的是小样本条件GAN界面高程生成代理，而非完整ET-CGAN序列模型。该代理模型对深部资料稀疏区产生系统性偏差，限制了虚拟点的增益。实验结果支持差异化弱约束与层序投影在抑制界面交叉和不合理薄层方面的作用，但尚不足以证明其能够降低界面MAE或RMSE；后续应在具有完整钻孔序列的数据集上训练ET-CGAN，并增加深部控制点开展独立验证。</w:t>
      </w:r>
    </w:p>
    <w:p w14:paraId="6B36E95A">
      <w:pPr>
        <w:spacing w:after="0" w:line="360" w:lineRule="auto"/>
        <w:rPr>
          <w:rFonts w:hint="default" w:ascii="Times New Roman" w:hAnsi="Times New Roman" w:cs="Times New Roman"/>
          <w:highlight w:val="yellow"/>
          <w:lang w:val="en-US" w:eastAsia="zh-CN"/>
        </w:rPr>
      </w:pPr>
      <w:r>
        <w:rPr>
          <w:rFonts w:hint="eastAsia" w:cs="Times New Roman"/>
          <w:highlight w:val="yellow"/>
          <w:lang w:val="en-US" w:eastAsia="zh-CN"/>
        </w:rPr>
        <w:t>加一节可计算模型构建原理和流程，二维和三维，数据映射</w:t>
      </w:r>
    </w:p>
    <w:p w14:paraId="1ED62665">
      <w:pPr>
        <w:spacing w:after="0" w:line="360" w:lineRule="auto"/>
        <w:rPr>
          <w:rFonts w:hint="eastAsia"/>
          <w:highlight w:val="yellow"/>
          <w:lang w:val="en-US" w:eastAsia="zh-CN"/>
        </w:rPr>
      </w:pPr>
      <w:r>
        <w:rPr>
          <w:rFonts w:ascii="Times New Roman" w:hAnsi="Times New Roman"/>
          <w:highlight w:val="yellow"/>
        </w:rPr>
        <w:t>3.4 透明地质模型构建</w:t>
      </w:r>
      <w:r>
        <w:rPr>
          <w:rFonts w:hint="eastAsia"/>
          <w:highlight w:val="yellow"/>
          <w:lang w:val="en-US" w:eastAsia="zh-CN"/>
        </w:rPr>
        <w:t>实例</w:t>
      </w:r>
    </w:p>
    <w:p w14:paraId="4710D13C">
      <w:pPr>
        <w:spacing w:after="0" w:line="360" w:lineRule="auto"/>
        <w:rPr>
          <w:rFonts w:hint="eastAsia"/>
          <w:highlight w:val="yellow"/>
          <w:lang w:val="en-US" w:eastAsia="zh-CN"/>
        </w:rPr>
      </w:pPr>
      <w:r>
        <w:rPr>
          <w:rFonts w:hint="eastAsia" w:cs="Times New Roman"/>
          <w:highlight w:val="yellow"/>
          <w:lang w:val="en-US" w:eastAsia="zh-CN"/>
        </w:rPr>
        <w:t xml:space="preserve">3.4.1 </w:t>
      </w:r>
      <w:r>
        <w:rPr>
          <w:rFonts w:ascii="Times New Roman" w:hAnsi="Times New Roman" w:cs="Times New Roman"/>
          <w:highlight w:val="yellow"/>
          <w:lang w:eastAsia="zh-CN"/>
        </w:rPr>
        <w:t>长春垸</w:t>
      </w:r>
      <w:r>
        <w:rPr>
          <w:rFonts w:hint="eastAsia" w:cs="Times New Roman"/>
          <w:highlight w:val="yellow"/>
          <w:lang w:val="en-US" w:eastAsia="zh-CN"/>
        </w:rPr>
        <w:t>典型堤防段1（</w:t>
      </w:r>
      <w:r>
        <w:rPr>
          <w:rFonts w:ascii="Times New Roman" w:hAnsi="Times New Roman"/>
          <w:highlight w:val="yellow"/>
        </w:rPr>
        <w:t>K45+500～K46+095</w:t>
      </w:r>
      <w:r>
        <w:rPr>
          <w:rFonts w:hint="eastAsia"/>
          <w:highlight w:val="yellow"/>
          <w:lang w:eastAsia="zh-CN"/>
        </w:rPr>
        <w:t>）</w:t>
      </w:r>
    </w:p>
    <w:p w14:paraId="188BC104">
      <w:pPr>
        <w:spacing w:after="0" w:line="360" w:lineRule="auto"/>
        <w:rPr>
          <w:lang w:eastAsia="zh-CN"/>
        </w:rPr>
      </w:pPr>
      <w:r>
        <w:rPr>
          <w:rFonts w:ascii="Times New Roman" w:hAnsi="Times New Roman"/>
        </w:rPr>
        <w:t>为验证前述隐式地质界面重构流程在实际堤防场景中的适用性，本节采用</w:t>
      </w:r>
      <w:r>
        <w:rPr>
          <w:rFonts w:hint="eastAsia"/>
          <w:highlight w:val="yellow"/>
          <w:lang w:eastAsia="zh-CN"/>
        </w:rPr>
        <w:t>（</w:t>
      </w:r>
      <w:r>
        <w:rPr>
          <w:rFonts w:hint="eastAsia"/>
          <w:highlight w:val="yellow"/>
          <w:lang w:val="en-US" w:eastAsia="zh-CN"/>
        </w:rPr>
        <w:t>加工程项目信息</w:t>
      </w:r>
      <w:r>
        <w:rPr>
          <w:rFonts w:hint="eastAsia"/>
          <w:highlight w:val="yellow"/>
          <w:lang w:eastAsia="zh-CN"/>
        </w:rPr>
        <w:t>）</w:t>
      </w:r>
      <w:r>
        <w:rPr>
          <w:rFonts w:ascii="Times New Roman" w:hAnsi="Times New Roman"/>
        </w:rPr>
        <w:t>K45+500～K46+095段数据重新构建三维地质模型。与旧模型相比，本次计算重新确定了模型平面范围、规则网格分辨率、地表高程输入和地层序列，并以9个钻孔位置形成的54个界面控制点及18条近水平产状约束驱动隐式求解。最终模型输出纵向剖面、横向剖面、可旋转三维结构以及带渗透系数属性的地下散点数据，为后续渗流模型的空间参数映射提供统一数据接口。</w:t>
      </w:r>
    </w:p>
    <w:p w14:paraId="44788581">
      <w:pPr>
        <w:spacing w:after="0" w:line="360" w:lineRule="auto"/>
        <w:rPr>
          <w:lang w:eastAsia="zh-CN"/>
        </w:rPr>
      </w:pPr>
      <w:r>
        <w:rPr>
          <w:rFonts w:ascii="Times New Roman" w:hAnsi="Times New Roman"/>
        </w:rPr>
        <w:t>所有统计、剖面和属性数据均由当前K45+500～K46+095段模型重新计算。为保证结果可追溯，本节分别说明输入数据的来源与约束作用、隐式模型设置、二维及三维结构特征，以及规则网格散点化后的渗透系数赋值过程。</w:t>
      </w:r>
    </w:p>
    <w:p w14:paraId="5EA6718A">
      <w:pPr>
        <w:spacing w:after="0" w:line="360" w:lineRule="auto"/>
        <w:rPr>
          <w:lang w:eastAsia="zh-CN"/>
        </w:rPr>
      </w:pPr>
      <w:r>
        <w:rPr>
          <w:rFonts w:ascii="Times New Roman" w:hAnsi="Times New Roman"/>
        </w:rPr>
        <w:t>3.4.1 工程概况与基础数据</w:t>
      </w:r>
    </w:p>
    <w:p w14:paraId="325EA682">
      <w:pPr>
        <w:spacing w:after="0" w:line="360" w:lineRule="auto"/>
        <w:rPr>
          <w:lang w:eastAsia="zh-CN"/>
        </w:rPr>
      </w:pPr>
      <w:r>
        <w:rPr>
          <w:rFonts w:ascii="Times New Roman" w:hAnsi="Times New Roman"/>
        </w:rPr>
        <w:t>研究区位于湖南省益阳市洞庭湖区长春垸K45+500～K46+095段堤防。本次应用以钻孔界面数据和CAD地表高程点为主要输入。interfaces.csv包含9个不同平面位置，每个位置记录</w:t>
      </w:r>
      <w:r>
        <w:rPr>
          <w:rFonts w:ascii="Times New Roman" w:hAnsi="Times New Roman"/>
          <w:highlight w:val="yellow"/>
        </w:rPr>
        <w:t>FT、MCN1、FS、MCN2、WFS和FS2</w:t>
      </w:r>
      <w:r>
        <w:rPr>
          <w:rFonts w:ascii="Times New Roman" w:hAnsi="Times New Roman"/>
        </w:rPr>
        <w:t>六个界面</w:t>
      </w:r>
      <w:r>
        <w:rPr>
          <w:rFonts w:hint="eastAsia"/>
          <w:highlight w:val="yellow"/>
          <w:lang w:eastAsia="zh-CN"/>
        </w:rPr>
        <w:t>（</w:t>
      </w:r>
      <w:r>
        <w:rPr>
          <w:rFonts w:hint="eastAsia"/>
          <w:highlight w:val="yellow"/>
          <w:lang w:val="en-US" w:eastAsia="zh-CN"/>
        </w:rPr>
        <w:t>+说明</w:t>
      </w:r>
      <w:r>
        <w:rPr>
          <w:rFonts w:hint="eastAsia"/>
          <w:highlight w:val="yellow"/>
          <w:lang w:eastAsia="zh-CN"/>
        </w:rPr>
        <w:t>）</w:t>
      </w:r>
      <w:r>
        <w:rPr>
          <w:rFonts w:ascii="Times New Roman" w:hAnsi="Times New Roman"/>
        </w:rPr>
        <w:t>，共54个三维控制点；界面高程为11.8～29.5 m。最底部GR未单独设置界面点，而由</w:t>
      </w:r>
      <w:r>
        <w:rPr>
          <w:rFonts w:ascii="Times New Roman" w:hAnsi="Times New Roman"/>
          <w:highlight w:val="yellow"/>
        </w:rPr>
        <w:t>GemPy</w:t>
      </w:r>
      <w:r>
        <w:rPr>
          <w:rFonts w:hint="eastAsia"/>
          <w:highlight w:val="yellow"/>
          <w:lang w:eastAsia="zh-CN"/>
        </w:rPr>
        <w:t>（</w:t>
      </w:r>
      <w:r>
        <w:rPr>
          <w:rFonts w:hint="eastAsia"/>
          <w:highlight w:val="yellow"/>
          <w:lang w:val="en-US" w:eastAsia="zh-CN"/>
        </w:rPr>
        <w:t>本研究方法</w:t>
      </w:r>
      <w:r>
        <w:rPr>
          <w:rFonts w:hint="eastAsia"/>
          <w:highlight w:val="yellow"/>
          <w:lang w:eastAsia="zh-CN"/>
        </w:rPr>
        <w:t>）</w:t>
      </w:r>
      <w:r>
        <w:rPr>
          <w:rFonts w:ascii="Times New Roman" w:hAnsi="Times New Roman"/>
        </w:rPr>
        <w:t>自动生成的basement单元统一命名为GR。</w:t>
      </w:r>
    </w:p>
    <w:p w14:paraId="742687DD">
      <w:pPr>
        <w:spacing w:after="0" w:line="360" w:lineRule="auto"/>
        <w:rPr>
          <w:lang w:eastAsia="zh-CN"/>
        </w:rPr>
      </w:pPr>
      <w:r>
        <w:rPr>
          <w:rFonts w:ascii="Times New Roman" w:hAnsi="Times New Roman"/>
        </w:rPr>
        <w:t>地表数据由CAD图中GCD和GCD断面图层提取，去重后获得491个XYZ高程点，其中GCD图层128个、GCD断面图层367个，4个重复记录在合并时去除。原始高程范围为21.268～37.579 m，并转换为约2 m分辨率、138×243像元的GeoTIFF。模型计算时直接读取地表XYZ点构建地形上边界，散点化阶段再依据同一地表插值面删除地表以上网格单元。当前输入规模与作用见表3-11。</w:t>
      </w:r>
    </w:p>
    <w:p w14:paraId="053723CC">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表3-11　K45+500～K46+095段建模数据</w:t>
      </w:r>
    </w:p>
    <w:p w14:paraId="2F64FBFD">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3-11 Updated modeling data for the K45+500 to K46+095 section</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88"/>
        <w:gridCol w:w="2376"/>
        <w:gridCol w:w="4536"/>
      </w:tblGrid>
      <w:tr w14:paraId="2C20243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Borders>
              <w:bottom w:val="single" w:color="000000" w:sz="6" w:space="0"/>
            </w:tcBorders>
            <w:tcMar>
              <w:top w:w="70" w:type="dxa"/>
              <w:left w:w="80" w:type="dxa"/>
              <w:bottom w:w="70" w:type="dxa"/>
              <w:right w:w="80" w:type="dxa"/>
            </w:tcMar>
            <w:vAlign w:val="center"/>
          </w:tcPr>
          <w:p w14:paraId="5023D933">
            <w:pPr>
              <w:keepNext/>
              <w:spacing w:after="0" w:line="240" w:lineRule="auto"/>
              <w:ind w:left="0" w:right="0" w:firstLine="0"/>
              <w:jc w:val="center"/>
            </w:pPr>
            <w:r>
              <w:rPr>
                <w:rFonts w:ascii="Times New Roman" w:hAnsi="Times New Roman"/>
                <w:b/>
                <w:sz w:val="21"/>
              </w:rPr>
              <w:t>数据类型</w:t>
            </w:r>
          </w:p>
        </w:tc>
        <w:tc>
          <w:tcPr>
            <w:tcW w:w="2376" w:type="dxa"/>
            <w:tcBorders>
              <w:bottom w:val="single" w:color="000000" w:sz="6" w:space="0"/>
            </w:tcBorders>
            <w:tcMar>
              <w:top w:w="70" w:type="dxa"/>
              <w:left w:w="80" w:type="dxa"/>
              <w:bottom w:w="70" w:type="dxa"/>
              <w:right w:w="80" w:type="dxa"/>
            </w:tcMar>
            <w:vAlign w:val="center"/>
          </w:tcPr>
          <w:p w14:paraId="0A504D87">
            <w:pPr>
              <w:keepNext/>
              <w:spacing w:after="0" w:line="240" w:lineRule="auto"/>
              <w:ind w:left="0" w:right="0" w:firstLine="0"/>
              <w:jc w:val="center"/>
            </w:pPr>
            <w:r>
              <w:rPr>
                <w:rFonts w:ascii="Times New Roman" w:hAnsi="Times New Roman"/>
                <w:b/>
                <w:sz w:val="21"/>
              </w:rPr>
              <w:t>数量或范围</w:t>
            </w:r>
          </w:p>
        </w:tc>
        <w:tc>
          <w:tcPr>
            <w:tcW w:w="4536" w:type="dxa"/>
            <w:tcBorders>
              <w:bottom w:val="single" w:color="000000" w:sz="6" w:space="0"/>
            </w:tcBorders>
            <w:tcMar>
              <w:top w:w="70" w:type="dxa"/>
              <w:left w:w="80" w:type="dxa"/>
              <w:bottom w:w="70" w:type="dxa"/>
              <w:right w:w="80" w:type="dxa"/>
            </w:tcMar>
            <w:vAlign w:val="center"/>
          </w:tcPr>
          <w:p w14:paraId="45BAD8E8">
            <w:pPr>
              <w:keepNext/>
              <w:spacing w:after="0" w:line="240" w:lineRule="auto"/>
              <w:ind w:left="0" w:right="0" w:firstLine="0"/>
              <w:jc w:val="center"/>
            </w:pPr>
            <w:r>
              <w:rPr>
                <w:rFonts w:ascii="Times New Roman" w:hAnsi="Times New Roman"/>
                <w:b/>
                <w:sz w:val="21"/>
              </w:rPr>
              <w:t>建模作用</w:t>
            </w:r>
          </w:p>
        </w:tc>
      </w:tr>
      <w:tr w14:paraId="28EB0061">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6819DC9E">
            <w:pPr>
              <w:keepNext/>
              <w:spacing w:after="0" w:line="240" w:lineRule="auto"/>
              <w:ind w:left="0" w:right="0" w:firstLine="0"/>
              <w:jc w:val="center"/>
            </w:pPr>
            <w:r>
              <w:rPr>
                <w:rFonts w:ascii="Times New Roman" w:hAnsi="Times New Roman"/>
                <w:sz w:val="21"/>
              </w:rPr>
              <w:t>钻孔位置</w:t>
            </w:r>
          </w:p>
        </w:tc>
        <w:tc>
          <w:tcPr>
            <w:tcW w:w="2376" w:type="dxa"/>
            <w:tcMar>
              <w:top w:w="70" w:type="dxa"/>
              <w:left w:w="80" w:type="dxa"/>
              <w:bottom w:w="70" w:type="dxa"/>
              <w:right w:w="80" w:type="dxa"/>
            </w:tcMar>
            <w:vAlign w:val="center"/>
          </w:tcPr>
          <w:p w14:paraId="433191A9">
            <w:pPr>
              <w:keepNext/>
              <w:spacing w:after="0" w:line="240" w:lineRule="auto"/>
              <w:ind w:left="0" w:right="0" w:firstLine="0"/>
              <w:jc w:val="center"/>
            </w:pPr>
            <w:r>
              <w:rPr>
                <w:rFonts w:ascii="Times New Roman" w:hAnsi="Times New Roman"/>
                <w:sz w:val="21"/>
              </w:rPr>
              <w:t>9个</w:t>
            </w:r>
          </w:p>
        </w:tc>
        <w:tc>
          <w:tcPr>
            <w:tcW w:w="4536" w:type="dxa"/>
            <w:tcMar>
              <w:top w:w="70" w:type="dxa"/>
              <w:left w:w="80" w:type="dxa"/>
              <w:bottom w:w="70" w:type="dxa"/>
              <w:right w:w="80" w:type="dxa"/>
            </w:tcMar>
            <w:vAlign w:val="center"/>
          </w:tcPr>
          <w:p w14:paraId="5FADC853">
            <w:pPr>
              <w:keepNext/>
              <w:spacing w:after="0" w:line="240" w:lineRule="auto"/>
              <w:ind w:left="0" w:right="0" w:firstLine="0"/>
              <w:jc w:val="center"/>
            </w:pPr>
            <w:r>
              <w:rPr>
                <w:rFonts w:ascii="Times New Roman" w:hAnsi="Times New Roman"/>
                <w:sz w:val="21"/>
              </w:rPr>
              <w:t>提供界面高程和地层叠置关系</w:t>
            </w:r>
          </w:p>
        </w:tc>
      </w:tr>
      <w:tr w14:paraId="16E297E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5A7A561D">
            <w:pPr>
              <w:keepNext/>
              <w:spacing w:after="0" w:line="240" w:lineRule="auto"/>
              <w:ind w:left="0" w:right="0" w:firstLine="0"/>
              <w:jc w:val="center"/>
            </w:pPr>
            <w:r>
              <w:rPr>
                <w:rFonts w:ascii="Times New Roman" w:hAnsi="Times New Roman"/>
                <w:sz w:val="21"/>
              </w:rPr>
              <w:t>模型域内钻孔</w:t>
            </w:r>
          </w:p>
        </w:tc>
        <w:tc>
          <w:tcPr>
            <w:tcW w:w="2376" w:type="dxa"/>
            <w:tcMar>
              <w:top w:w="70" w:type="dxa"/>
              <w:left w:w="80" w:type="dxa"/>
              <w:bottom w:w="70" w:type="dxa"/>
              <w:right w:w="80" w:type="dxa"/>
            </w:tcMar>
            <w:vAlign w:val="center"/>
          </w:tcPr>
          <w:p w14:paraId="22467E50">
            <w:pPr>
              <w:keepNext/>
              <w:spacing w:after="0" w:line="240" w:lineRule="auto"/>
              <w:ind w:left="0" w:right="0" w:firstLine="0"/>
              <w:jc w:val="center"/>
            </w:pPr>
            <w:r>
              <w:rPr>
                <w:rFonts w:ascii="Times New Roman" w:hAnsi="Times New Roman"/>
                <w:sz w:val="21"/>
              </w:rPr>
              <w:t>6个</w:t>
            </w:r>
          </w:p>
        </w:tc>
        <w:tc>
          <w:tcPr>
            <w:tcW w:w="4536" w:type="dxa"/>
            <w:tcMar>
              <w:top w:w="70" w:type="dxa"/>
              <w:left w:w="80" w:type="dxa"/>
              <w:bottom w:w="70" w:type="dxa"/>
              <w:right w:w="80" w:type="dxa"/>
            </w:tcMar>
            <w:vAlign w:val="center"/>
          </w:tcPr>
          <w:p w14:paraId="05688C7F">
            <w:pPr>
              <w:keepNext/>
              <w:spacing w:after="0" w:line="240" w:lineRule="auto"/>
              <w:ind w:left="0" w:right="0" w:firstLine="0"/>
              <w:jc w:val="center"/>
            </w:pPr>
            <w:r>
              <w:rPr>
                <w:rFonts w:ascii="Times New Roman" w:hAnsi="Times New Roman"/>
                <w:sz w:val="21"/>
              </w:rPr>
              <w:t>直接位于最终规则网格平面范围内</w:t>
            </w:r>
          </w:p>
        </w:tc>
      </w:tr>
      <w:tr w14:paraId="0EF59E5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0DEAB331">
            <w:pPr>
              <w:keepNext/>
              <w:spacing w:after="0" w:line="240" w:lineRule="auto"/>
              <w:ind w:left="0" w:right="0" w:firstLine="0"/>
              <w:jc w:val="center"/>
            </w:pPr>
            <w:r>
              <w:rPr>
                <w:rFonts w:ascii="Times New Roman" w:hAnsi="Times New Roman"/>
                <w:sz w:val="21"/>
              </w:rPr>
              <w:t>域外邻近约束孔</w:t>
            </w:r>
          </w:p>
        </w:tc>
        <w:tc>
          <w:tcPr>
            <w:tcW w:w="2376" w:type="dxa"/>
            <w:tcMar>
              <w:top w:w="70" w:type="dxa"/>
              <w:left w:w="80" w:type="dxa"/>
              <w:bottom w:w="70" w:type="dxa"/>
              <w:right w:w="80" w:type="dxa"/>
            </w:tcMar>
            <w:vAlign w:val="center"/>
          </w:tcPr>
          <w:p w14:paraId="7FE927B4">
            <w:pPr>
              <w:keepNext/>
              <w:spacing w:after="0" w:line="240" w:lineRule="auto"/>
              <w:ind w:left="0" w:right="0" w:firstLine="0"/>
              <w:jc w:val="center"/>
            </w:pPr>
            <w:r>
              <w:rPr>
                <w:rFonts w:ascii="Times New Roman" w:hAnsi="Times New Roman"/>
                <w:sz w:val="21"/>
              </w:rPr>
              <w:t>3个</w:t>
            </w:r>
          </w:p>
        </w:tc>
        <w:tc>
          <w:tcPr>
            <w:tcW w:w="4536" w:type="dxa"/>
            <w:tcMar>
              <w:top w:w="70" w:type="dxa"/>
              <w:left w:w="80" w:type="dxa"/>
              <w:bottom w:w="70" w:type="dxa"/>
              <w:right w:w="80" w:type="dxa"/>
            </w:tcMar>
            <w:vAlign w:val="center"/>
          </w:tcPr>
          <w:p w14:paraId="2EA51A7B">
            <w:pPr>
              <w:keepNext/>
              <w:spacing w:after="0" w:line="240" w:lineRule="auto"/>
              <w:ind w:left="0" w:right="0" w:firstLine="0"/>
              <w:jc w:val="center"/>
            </w:pPr>
            <w:r>
              <w:rPr>
                <w:rFonts w:ascii="Times New Roman" w:hAnsi="Times New Roman"/>
                <w:sz w:val="21"/>
              </w:rPr>
              <w:t>位于Y向下边界外侧，参与邻域趋势约束</w:t>
            </w:r>
          </w:p>
        </w:tc>
      </w:tr>
      <w:tr w14:paraId="1C840D3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7FC8A8F9">
            <w:pPr>
              <w:keepNext/>
              <w:spacing w:after="0" w:line="240" w:lineRule="auto"/>
              <w:ind w:left="0" w:right="0" w:firstLine="0"/>
              <w:jc w:val="center"/>
            </w:pPr>
            <w:r>
              <w:rPr>
                <w:rFonts w:ascii="Times New Roman" w:hAnsi="Times New Roman"/>
                <w:sz w:val="21"/>
              </w:rPr>
              <w:t>地层界面控制点</w:t>
            </w:r>
          </w:p>
        </w:tc>
        <w:tc>
          <w:tcPr>
            <w:tcW w:w="2376" w:type="dxa"/>
            <w:tcMar>
              <w:top w:w="70" w:type="dxa"/>
              <w:left w:w="80" w:type="dxa"/>
              <w:bottom w:w="70" w:type="dxa"/>
              <w:right w:w="80" w:type="dxa"/>
            </w:tcMar>
            <w:vAlign w:val="center"/>
          </w:tcPr>
          <w:p w14:paraId="50076732">
            <w:pPr>
              <w:keepNext/>
              <w:spacing w:after="0" w:line="240" w:lineRule="auto"/>
              <w:ind w:left="0" w:right="0" w:firstLine="0"/>
              <w:jc w:val="center"/>
            </w:pPr>
            <w:r>
              <w:rPr>
                <w:rFonts w:ascii="Times New Roman" w:hAnsi="Times New Roman"/>
                <w:sz w:val="21"/>
              </w:rPr>
              <w:t>54个</w:t>
            </w:r>
          </w:p>
        </w:tc>
        <w:tc>
          <w:tcPr>
            <w:tcW w:w="4536" w:type="dxa"/>
            <w:tcMar>
              <w:top w:w="70" w:type="dxa"/>
              <w:left w:w="80" w:type="dxa"/>
              <w:bottom w:w="70" w:type="dxa"/>
              <w:right w:w="80" w:type="dxa"/>
            </w:tcMar>
            <w:vAlign w:val="center"/>
          </w:tcPr>
          <w:p w14:paraId="470EC40D">
            <w:pPr>
              <w:keepNext/>
              <w:spacing w:after="0" w:line="240" w:lineRule="auto"/>
              <w:ind w:left="0" w:right="0" w:firstLine="0"/>
              <w:jc w:val="center"/>
            </w:pPr>
            <w:r>
              <w:rPr>
                <w:rFonts w:ascii="Times New Roman" w:hAnsi="Times New Roman"/>
                <w:sz w:val="21"/>
              </w:rPr>
              <w:t>FT至FS2六类界面各9个</w:t>
            </w:r>
          </w:p>
        </w:tc>
      </w:tr>
      <w:tr w14:paraId="3E80E19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10FC3022">
            <w:pPr>
              <w:keepNext/>
              <w:spacing w:after="0" w:line="240" w:lineRule="auto"/>
              <w:ind w:left="0" w:right="0" w:firstLine="0"/>
              <w:jc w:val="center"/>
            </w:pPr>
            <w:r>
              <w:rPr>
                <w:rFonts w:ascii="Times New Roman" w:hAnsi="Times New Roman"/>
                <w:sz w:val="21"/>
              </w:rPr>
              <w:t>方向约束记录</w:t>
            </w:r>
          </w:p>
        </w:tc>
        <w:tc>
          <w:tcPr>
            <w:tcW w:w="2376" w:type="dxa"/>
            <w:tcMar>
              <w:top w:w="70" w:type="dxa"/>
              <w:left w:w="80" w:type="dxa"/>
              <w:bottom w:w="70" w:type="dxa"/>
              <w:right w:w="80" w:type="dxa"/>
            </w:tcMar>
            <w:vAlign w:val="center"/>
          </w:tcPr>
          <w:p w14:paraId="35CF3576">
            <w:pPr>
              <w:keepNext/>
              <w:spacing w:after="0" w:line="240" w:lineRule="auto"/>
              <w:ind w:left="0" w:right="0" w:firstLine="0"/>
              <w:jc w:val="center"/>
            </w:pPr>
            <w:r>
              <w:rPr>
                <w:rFonts w:ascii="Times New Roman" w:hAnsi="Times New Roman"/>
                <w:sz w:val="21"/>
              </w:rPr>
              <w:t>18条</w:t>
            </w:r>
          </w:p>
        </w:tc>
        <w:tc>
          <w:tcPr>
            <w:tcW w:w="4536" w:type="dxa"/>
            <w:tcMar>
              <w:top w:w="70" w:type="dxa"/>
              <w:left w:w="80" w:type="dxa"/>
              <w:bottom w:w="70" w:type="dxa"/>
              <w:right w:w="80" w:type="dxa"/>
            </w:tcMar>
            <w:vAlign w:val="center"/>
          </w:tcPr>
          <w:p w14:paraId="6942B0AE">
            <w:pPr>
              <w:keepNext/>
              <w:spacing w:after="0" w:line="240" w:lineRule="auto"/>
              <w:ind w:left="0" w:right="0" w:firstLine="0"/>
              <w:jc w:val="center"/>
            </w:pPr>
            <w:r>
              <w:rPr>
                <w:rFonts w:ascii="Times New Roman" w:hAnsi="Times New Roman"/>
                <w:sz w:val="21"/>
              </w:rPr>
              <w:t>3个代表位置×6类界面</w:t>
            </w:r>
          </w:p>
        </w:tc>
      </w:tr>
      <w:tr w14:paraId="74F2128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088" w:type="dxa"/>
            <w:tcMar>
              <w:top w:w="70" w:type="dxa"/>
              <w:left w:w="80" w:type="dxa"/>
              <w:bottom w:w="70" w:type="dxa"/>
              <w:right w:w="80" w:type="dxa"/>
            </w:tcMar>
            <w:vAlign w:val="center"/>
          </w:tcPr>
          <w:p w14:paraId="715C6581">
            <w:pPr>
              <w:keepNext/>
              <w:spacing w:after="0" w:line="240" w:lineRule="auto"/>
              <w:ind w:left="0" w:right="0" w:firstLine="0"/>
              <w:jc w:val="center"/>
            </w:pPr>
            <w:r>
              <w:rPr>
                <w:rFonts w:ascii="Times New Roman" w:hAnsi="Times New Roman"/>
                <w:sz w:val="21"/>
              </w:rPr>
              <w:t>CAD地表高程点</w:t>
            </w:r>
          </w:p>
        </w:tc>
        <w:tc>
          <w:tcPr>
            <w:tcW w:w="2376" w:type="dxa"/>
            <w:tcMar>
              <w:top w:w="70" w:type="dxa"/>
              <w:left w:w="80" w:type="dxa"/>
              <w:bottom w:w="70" w:type="dxa"/>
              <w:right w:w="80" w:type="dxa"/>
            </w:tcMar>
            <w:vAlign w:val="center"/>
          </w:tcPr>
          <w:p w14:paraId="00AEF06A">
            <w:pPr>
              <w:keepNext/>
              <w:spacing w:after="0" w:line="240" w:lineRule="auto"/>
              <w:ind w:left="0" w:right="0" w:firstLine="0"/>
              <w:jc w:val="center"/>
            </w:pPr>
            <w:r>
              <w:rPr>
                <w:rFonts w:ascii="Times New Roman" w:hAnsi="Times New Roman"/>
                <w:sz w:val="21"/>
              </w:rPr>
              <w:t>491个</w:t>
            </w:r>
          </w:p>
        </w:tc>
        <w:tc>
          <w:tcPr>
            <w:tcW w:w="4536" w:type="dxa"/>
            <w:tcMar>
              <w:top w:w="70" w:type="dxa"/>
              <w:left w:w="80" w:type="dxa"/>
              <w:bottom w:w="70" w:type="dxa"/>
              <w:right w:w="80" w:type="dxa"/>
            </w:tcMar>
            <w:vAlign w:val="center"/>
          </w:tcPr>
          <w:p w14:paraId="5249D15F">
            <w:pPr>
              <w:keepNext/>
              <w:spacing w:after="0" w:line="240" w:lineRule="auto"/>
              <w:ind w:left="0" w:right="0" w:firstLine="0"/>
              <w:jc w:val="center"/>
            </w:pPr>
            <w:r>
              <w:rPr>
                <w:rFonts w:ascii="Times New Roman" w:hAnsi="Times New Roman"/>
                <w:sz w:val="21"/>
              </w:rPr>
              <w:t>建立地形面并裁切地表以上单元</w:t>
            </w:r>
          </w:p>
        </w:tc>
      </w:tr>
      <w:tr w14:paraId="1835CBE3">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088" w:type="dxa"/>
            <w:tcMar>
              <w:top w:w="70" w:type="dxa"/>
              <w:left w:w="80" w:type="dxa"/>
              <w:bottom w:w="70" w:type="dxa"/>
              <w:right w:w="80" w:type="dxa"/>
            </w:tcMar>
            <w:vAlign w:val="center"/>
          </w:tcPr>
          <w:p w14:paraId="05BEF695">
            <w:pPr>
              <w:spacing w:after="0" w:line="240" w:lineRule="auto"/>
              <w:ind w:left="0" w:right="0" w:firstLine="0"/>
              <w:jc w:val="center"/>
            </w:pPr>
            <w:r>
              <w:rPr>
                <w:rFonts w:ascii="Times New Roman" w:hAnsi="Times New Roman"/>
                <w:sz w:val="21"/>
              </w:rPr>
              <w:t>地形栅格</w:t>
            </w:r>
          </w:p>
        </w:tc>
        <w:tc>
          <w:tcPr>
            <w:tcW w:w="2376" w:type="dxa"/>
            <w:tcMar>
              <w:top w:w="70" w:type="dxa"/>
              <w:left w:w="80" w:type="dxa"/>
              <w:bottom w:w="70" w:type="dxa"/>
              <w:right w:w="80" w:type="dxa"/>
            </w:tcMar>
            <w:vAlign w:val="center"/>
          </w:tcPr>
          <w:p w14:paraId="0A0664B6">
            <w:pPr>
              <w:spacing w:after="0" w:line="240" w:lineRule="auto"/>
              <w:ind w:left="0" w:right="0" w:firstLine="0"/>
              <w:jc w:val="center"/>
            </w:pPr>
            <w:r>
              <w:rPr>
                <w:rFonts w:ascii="Times New Roman" w:hAnsi="Times New Roman"/>
                <w:sz w:val="21"/>
              </w:rPr>
              <w:t>138×243像元</w:t>
            </w:r>
          </w:p>
        </w:tc>
        <w:tc>
          <w:tcPr>
            <w:tcW w:w="4536" w:type="dxa"/>
            <w:tcMar>
              <w:top w:w="70" w:type="dxa"/>
              <w:left w:w="80" w:type="dxa"/>
              <w:bottom w:w="70" w:type="dxa"/>
              <w:right w:w="80" w:type="dxa"/>
            </w:tcMar>
            <w:vAlign w:val="center"/>
          </w:tcPr>
          <w:p w14:paraId="32523E89">
            <w:pPr>
              <w:spacing w:after="0" w:line="240" w:lineRule="auto"/>
              <w:ind w:left="0" w:right="0" w:firstLine="0"/>
              <w:jc w:val="center"/>
            </w:pPr>
            <w:r>
              <w:rPr>
                <w:rFonts w:ascii="Times New Roman" w:hAnsi="Times New Roman"/>
                <w:sz w:val="21"/>
              </w:rPr>
              <w:t>约2 m分辨率的GeoTIFF地形表达</w:t>
            </w:r>
          </w:p>
        </w:tc>
      </w:tr>
    </w:tbl>
    <w:p w14:paraId="62DB8D31">
      <w:pPr>
        <w:spacing w:after="0" w:line="360" w:lineRule="auto"/>
        <w:rPr>
          <w:lang w:eastAsia="zh-CN"/>
        </w:rPr>
      </w:pPr>
    </w:p>
    <w:p w14:paraId="1BC486D1">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2880360"/>
            <wp:effectExtent l="0" t="0" r="17780" b="9525"/>
            <wp:docPr id="3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1"/>
                    <pic:cNvPicPr>
                      <a:picLocks noChangeAspect="1"/>
                    </pic:cNvPicPr>
                  </pic:nvPicPr>
                  <pic:blipFill>
                    <a:blip r:embed="rId95"/>
                    <a:stretch>
                      <a:fillRect/>
                    </a:stretch>
                  </pic:blipFill>
                  <pic:spPr>
                    <a:xfrm>
                      <a:off x="0" y="0"/>
                      <a:ext cx="5669280" cy="2880935"/>
                    </a:xfrm>
                    <a:prstGeom prst="rect">
                      <a:avLst/>
                    </a:prstGeom>
                    <a:noFill/>
                    <a:ln>
                      <a:noFill/>
                    </a:ln>
                  </pic:spPr>
                </pic:pic>
              </a:graphicData>
            </a:graphic>
          </wp:inline>
        </w:drawing>
      </w:r>
    </w:p>
    <w:p w14:paraId="5D74B69F">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图3-43　K45+500～K46+095段CAD高程点及插值地表模型</w:t>
      </w:r>
    </w:p>
    <w:p w14:paraId="618EE28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3-43 CAD elevation points and interpolated topographic surface of the K45+500 to K46+095 section</w:t>
      </w:r>
    </w:p>
    <w:p w14:paraId="41953D0B">
      <w:pPr>
        <w:spacing w:after="0" w:line="360" w:lineRule="auto"/>
        <w:rPr>
          <w:lang w:eastAsia="zh-CN"/>
        </w:rPr>
      </w:pPr>
      <w:r>
        <w:rPr>
          <w:rFonts w:ascii="Times New Roman" w:hAnsi="Times New Roman"/>
        </w:rPr>
        <w:t>图3-43显示，研究区地表总体由西侧较缓地面、中央堤顶高程带和东侧低地组成。堤顶附近高程可达37 m以上，东侧局部约为22～25 m。地表点沿断面线呈簇状分布，直接采用不规则三角网可能在点稀疏区形成尖锐面元，因此模型使用连续插值面表达总体走势，并保留原始XYZ点用于质量核查。</w:t>
      </w:r>
    </w:p>
    <w:p w14:paraId="1553AD55">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2261870"/>
            <wp:effectExtent l="0" t="0" r="0" b="571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96"/>
                    <a:stretch>
                      <a:fillRect/>
                    </a:stretch>
                  </pic:blipFill>
                  <pic:spPr>
                    <a:xfrm>
                      <a:off x="0" y="0"/>
                      <a:ext cx="5669280" cy="2262042"/>
                    </a:xfrm>
                    <a:prstGeom prst="rect">
                      <a:avLst/>
                    </a:prstGeom>
                  </pic:spPr>
                </pic:pic>
              </a:graphicData>
            </a:graphic>
          </wp:inline>
        </w:drawing>
      </w:r>
    </w:p>
    <w:p w14:paraId="462D63A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图3-44　K45+500～K46+095段钻孔位置与地层界面控制点组织</w:t>
      </w:r>
    </w:p>
    <w:p w14:paraId="5654EC56">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3-44 Organization boreholes and stratigraphic interface controls in the K45+500 to K46+095 section</w:t>
      </w:r>
    </w:p>
    <w:p w14:paraId="12FB83F3">
      <w:pPr>
        <w:spacing w:after="0" w:line="360" w:lineRule="auto"/>
        <w:rPr>
          <w:lang w:eastAsia="zh-CN"/>
        </w:rPr>
      </w:pPr>
      <w:r>
        <w:rPr>
          <w:rFonts w:ascii="Times New Roman" w:hAnsi="Times New Roman"/>
        </w:rPr>
        <w:t>3.4.2 数据预处理与隐式模型构建</w:t>
      </w:r>
    </w:p>
    <w:p w14:paraId="2A2A9672">
      <w:pPr>
        <w:pStyle w:val="6"/>
      </w:pPr>
      <w:r>
        <w:rPr>
          <w:rFonts w:ascii="Times New Roman" w:hAnsi="Times New Roman"/>
        </w:rPr>
        <w:t>3.4.2.1 坐标、高程与地形边界统一</w:t>
      </w:r>
    </w:p>
    <w:p w14:paraId="1B381983">
      <w:pPr>
        <w:spacing w:after="0" w:line="360" w:lineRule="auto"/>
        <w:rPr>
          <w:lang w:eastAsia="zh-CN"/>
        </w:rPr>
      </w:pPr>
      <w:r>
        <w:rPr>
          <w:rFonts w:ascii="Times New Roman" w:hAnsi="Times New Roman"/>
        </w:rPr>
        <w:t>钻孔界面点、方向约束和地表高程点均采用同一投影坐标及绝对高程基准。模型范围设为X=505509.3844～505762.6921 m、Y=3182575.3679～3182851.6806 m、Z=5～42 m，对应平面尺寸约253.31 m×276.31 m、垂向厚度37 m。9个钻孔中有6个位于该规则网格范围内，另3个位于Y向下边界外侧。域外钻孔不生成体素输出，但其界面点仍参与隐式标量场拟合，使模型下边界附近的界面趋势不完全依赖单侧外推。</w:t>
      </w:r>
    </w:p>
    <w:p w14:paraId="52376E69">
      <w:pPr>
        <w:spacing w:after="0" w:line="360" w:lineRule="auto"/>
        <w:rPr>
          <w:lang w:eastAsia="zh-CN"/>
        </w:rPr>
      </w:pPr>
      <w:r>
        <w:rPr>
          <w:rFonts w:ascii="Times New Roman" w:hAnsi="Times New Roman"/>
        </w:rPr>
        <w:t>地表上边界采用491个CAD高程点建立。由于高程点在堤顶、坡面及堤外区域的空间密度不均，模型不将离散点直接解释为连续地表，而是在平面坐标上进行插值，并对插值范围外的单元采用最近邻补充。该处理保持了堤顶高程带及坡面总体变化，同时避免将地表以上体素误计入地下模型。</w:t>
      </w:r>
    </w:p>
    <w:p w14:paraId="33939859">
      <w:pPr>
        <w:spacing w:after="0" w:line="360" w:lineRule="auto"/>
        <w:rPr>
          <w:lang w:eastAsia="zh-CN"/>
        </w:rPr>
      </w:pPr>
      <w:r>
        <w:rPr>
          <w:rFonts w:ascii="Times New Roman" w:hAnsi="Times New Roman"/>
        </w:rPr>
        <w:t>由相同高程点生成的GeoTIFF主要用于地形成果归档、GIS核查和外部软件交换；GemPy计算脚本则读取XYZ点集建立地形网格。两种形式使用同一坐标和高程基准，因此可相互校核。对于CAD点线稀疏形成的较大空区，插值结果代表区域尺度的平滑趋势，不将空区两侧局部突变强行连接为尖锐脊谷。</w:t>
      </w:r>
    </w:p>
    <w:p w14:paraId="17B486DB">
      <w:pPr>
        <w:pStyle w:val="6"/>
      </w:pPr>
      <w:r>
        <w:rPr>
          <w:rFonts w:ascii="Times New Roman" w:hAnsi="Times New Roman"/>
        </w:rPr>
        <w:t>3.4.2.2 地层界面控制点与产状约束</w:t>
      </w:r>
    </w:p>
    <w:p w14:paraId="336CC1B2">
      <w:pPr>
        <w:spacing w:after="0" w:line="360" w:lineRule="auto"/>
        <w:rPr>
          <w:lang w:eastAsia="zh-CN"/>
        </w:rPr>
      </w:pPr>
      <w:r>
        <w:rPr>
          <w:rFonts w:ascii="Times New Roman" w:hAnsi="Times New Roman"/>
        </w:rPr>
        <w:t>更新后的层序由年轻到古老依次设置为FT、MCN1、FS、MCN2、WFS、FS2和GR。其中，FT为顶部填土层，MCN1与MCN2为两套黏性土层，FS与FS2为两套粉细砂层，WFS为中下部透水性较强的砂性层，GR为模型最底部砂砾石单元。MCN1与MCN2采用相同颜色、FS与FS2采用相同颜色，用于表达相同工程岩性类型；不同编号仍保留其层位差异和独立渗透系数。</w:t>
      </w:r>
    </w:p>
    <w:p w14:paraId="6E4F88FA">
      <w:pPr>
        <w:spacing w:after="0" w:line="360" w:lineRule="auto"/>
        <w:rPr>
          <w:lang w:eastAsia="zh-CN"/>
        </w:rPr>
      </w:pPr>
      <w:r>
        <w:rPr>
          <w:rFonts w:ascii="Times New Roman" w:hAnsi="Times New Roman"/>
        </w:rPr>
        <w:t>orientations.csv包含18条记录，分布在3个代表性钻孔位置，每个位置对FT至FS2六类界面分别设置一条约束。倾角为0.0642°～0.7394°，方位角统一为1.0943°，总体表现为近水平界面。这些方向值由钻孔界面趋势概化生成，用于抑制孔间界面的非地质性翘曲，并不等同于现场实测产状。模型空间形态仍主要由54个界面控制点、地层先后顺序和地形上边界共同决定。</w:t>
      </w:r>
    </w:p>
    <w:p w14:paraId="7C46CB50">
      <w:pPr>
        <w:spacing w:after="0" w:line="360" w:lineRule="auto"/>
        <w:rPr>
          <w:lang w:eastAsia="zh-CN"/>
        </w:rPr>
      </w:pPr>
      <w:r>
        <w:rPr>
          <w:rFonts w:ascii="Times New Roman" w:hAnsi="Times New Roman"/>
        </w:rPr>
        <w:t>界面控制采用</w:t>
      </w:r>
      <w:r>
        <w:rPr>
          <w:rFonts w:ascii="Times New Roman" w:hAnsi="Times New Roman"/>
          <w:highlight w:val="yellow"/>
        </w:rPr>
        <w:t>“</w:t>
      </w:r>
      <w:r>
        <w:rPr>
          <w:rFonts w:ascii="Times New Roman" w:hAnsi="Times New Roman"/>
        </w:rPr>
        <w:t>实测点优先、方向约束辅助”的原则。某一钻孔中未出现的薄层不通过补点强制生成，原始层序中的缺失和厚度变化均予以保留；模型边缘也不增设与实测钻孔等价的虚拟孔。这样可以降低人工边界条件对薄层延伸范围的控制，但同时意味着远离钻孔处的尖灭位置具有更高不确定性，应将其理解为满足现有数据条件的连续解释，而非唯一地质事实。</w:t>
      </w:r>
    </w:p>
    <w:p w14:paraId="705A6FF2">
      <w:pPr>
        <w:pStyle w:val="6"/>
      </w:pPr>
      <w:r>
        <w:rPr>
          <w:rFonts w:ascii="Times New Roman" w:hAnsi="Times New Roman"/>
        </w:rPr>
        <w:t>3.4.2.3 模型参数与求解</w:t>
      </w:r>
    </w:p>
    <w:p w14:paraId="75444D6A">
      <w:pPr>
        <w:spacing w:after="0" w:line="360" w:lineRule="auto"/>
        <w:rPr>
          <w:lang w:eastAsia="zh-CN"/>
        </w:rPr>
      </w:pPr>
      <w:r>
        <w:rPr>
          <w:rFonts w:ascii="Times New Roman" w:hAnsi="Times New Roman"/>
        </w:rPr>
        <w:t>模型采用</w:t>
      </w:r>
      <w:r>
        <w:rPr>
          <w:rFonts w:ascii="Times New Roman" w:hAnsi="Times New Roman"/>
          <w:highlight w:val="yellow"/>
        </w:rPr>
        <w:t>GemPy</w:t>
      </w:r>
      <w:r>
        <w:rPr>
          <w:rFonts w:ascii="Times New Roman" w:hAnsi="Times New Roman"/>
        </w:rPr>
        <w:t>构建，通过</w:t>
      </w:r>
      <w:r>
        <w:rPr>
          <w:rFonts w:ascii="Times New Roman" w:hAnsi="Times New Roman"/>
          <w:highlight w:val="yellow"/>
        </w:rPr>
        <w:t>map_stack_to_surfaces</w:t>
      </w:r>
      <w:r>
        <w:rPr>
          <w:rFonts w:hint="eastAsia"/>
          <w:highlight w:val="yellow"/>
          <w:lang w:eastAsia="zh-CN"/>
        </w:rPr>
        <w:t>（</w:t>
      </w:r>
      <w:r>
        <w:rPr>
          <w:rFonts w:hint="eastAsia"/>
          <w:highlight w:val="yellow"/>
          <w:lang w:val="en-US" w:eastAsia="zh-CN"/>
        </w:rPr>
        <w:t>前文应将函数名、功能列表说明</w:t>
      </w:r>
      <w:r>
        <w:rPr>
          <w:rFonts w:hint="eastAsia"/>
          <w:highlight w:val="yellow"/>
          <w:lang w:eastAsia="zh-CN"/>
        </w:rPr>
        <w:t>）</w:t>
      </w:r>
      <w:r>
        <w:rPr>
          <w:rFonts w:ascii="Times New Roman" w:hAnsi="Times New Roman"/>
        </w:rPr>
        <w:t>将FT、MCN1、FS、MCN2、WFS和FS2映射到同一Main_Series，并将自动生成的basement重命名为GR。规则网格分辨率为120×70×100，共840,000个候选单元；X、Y和Z方向的单元中心间距分别约为2.111 m、3.947 m和0.370 m，细化等级为4。该分辨率较旧模型显著提高，可更细致地表达地表起伏和薄层，但计算量及散点输出规模也相应增大。</w:t>
      </w:r>
    </w:p>
    <w:p w14:paraId="585AC142">
      <w:pPr>
        <w:spacing w:after="0" w:line="360" w:lineRule="auto"/>
        <w:rPr>
          <w:lang w:eastAsia="zh-CN"/>
        </w:rPr>
      </w:pPr>
      <w:r>
        <w:rPr>
          <w:rFonts w:ascii="Times New Roman" w:hAnsi="Times New Roman"/>
        </w:rPr>
        <w:t>求解流程依次包括读取界面点与方向数据、建立结构框架、映射地层序列、计算隐式标量场、加载地形并裁切规则网格、生成纵横剖面以及导出三维离散结果。剖面网格与三维规则网格由同一个geo_model计算，避免二维图、三维图和散点CSV分别插值而产生不一致。模型计算完成后，对地层编号、地层名称、地表以上点剔除和渗透系数映射进行逐项检查。</w:t>
      </w:r>
    </w:p>
    <w:p w14:paraId="2CB4F49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表3-12　K45+500～K46+095段模型主要参数</w:t>
      </w:r>
    </w:p>
    <w:p w14:paraId="3518291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3-12 Main parameters of the K45+500 to K46+095 section model</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4"/>
        <w:gridCol w:w="3528"/>
        <w:gridCol w:w="3528"/>
      </w:tblGrid>
      <w:tr w14:paraId="25F3EC4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Borders>
              <w:bottom w:val="single" w:color="000000" w:sz="6" w:space="0"/>
            </w:tcBorders>
            <w:tcMar>
              <w:top w:w="70" w:type="dxa"/>
              <w:left w:w="80" w:type="dxa"/>
              <w:bottom w:w="70" w:type="dxa"/>
              <w:right w:w="80" w:type="dxa"/>
            </w:tcMar>
            <w:vAlign w:val="center"/>
          </w:tcPr>
          <w:p w14:paraId="7AEDF25B">
            <w:pPr>
              <w:keepNext/>
              <w:spacing w:after="0" w:line="240" w:lineRule="auto"/>
              <w:ind w:left="0" w:right="0" w:firstLine="0"/>
              <w:jc w:val="center"/>
            </w:pPr>
            <w:r>
              <w:rPr>
                <w:rFonts w:ascii="Times New Roman" w:hAnsi="Times New Roman"/>
                <w:b/>
                <w:sz w:val="21"/>
              </w:rPr>
              <w:t>参数</w:t>
            </w:r>
          </w:p>
        </w:tc>
        <w:tc>
          <w:tcPr>
            <w:tcW w:w="3528" w:type="dxa"/>
            <w:tcBorders>
              <w:bottom w:val="single" w:color="000000" w:sz="6" w:space="0"/>
            </w:tcBorders>
            <w:tcMar>
              <w:top w:w="70" w:type="dxa"/>
              <w:left w:w="80" w:type="dxa"/>
              <w:bottom w:w="70" w:type="dxa"/>
              <w:right w:w="80" w:type="dxa"/>
            </w:tcMar>
            <w:vAlign w:val="center"/>
          </w:tcPr>
          <w:p w14:paraId="15778F70">
            <w:pPr>
              <w:keepNext/>
              <w:spacing w:after="0" w:line="240" w:lineRule="auto"/>
              <w:ind w:left="0" w:right="0" w:firstLine="0"/>
              <w:jc w:val="center"/>
            </w:pPr>
            <w:r>
              <w:rPr>
                <w:rFonts w:ascii="Times New Roman" w:hAnsi="Times New Roman"/>
                <w:b/>
                <w:sz w:val="21"/>
              </w:rPr>
              <w:t>取值</w:t>
            </w:r>
          </w:p>
        </w:tc>
        <w:tc>
          <w:tcPr>
            <w:tcW w:w="3528" w:type="dxa"/>
            <w:tcBorders>
              <w:bottom w:val="single" w:color="000000" w:sz="6" w:space="0"/>
            </w:tcBorders>
            <w:tcMar>
              <w:top w:w="70" w:type="dxa"/>
              <w:left w:w="80" w:type="dxa"/>
              <w:bottom w:w="70" w:type="dxa"/>
              <w:right w:w="80" w:type="dxa"/>
            </w:tcMar>
            <w:vAlign w:val="center"/>
          </w:tcPr>
          <w:p w14:paraId="26C67143">
            <w:pPr>
              <w:keepNext/>
              <w:spacing w:after="0" w:line="240" w:lineRule="auto"/>
              <w:ind w:left="0" w:right="0" w:firstLine="0"/>
              <w:jc w:val="center"/>
            </w:pPr>
            <w:r>
              <w:rPr>
                <w:rFonts w:ascii="Times New Roman" w:hAnsi="Times New Roman"/>
                <w:b/>
                <w:sz w:val="21"/>
              </w:rPr>
              <w:t>说明</w:t>
            </w:r>
          </w:p>
        </w:tc>
      </w:tr>
      <w:tr w14:paraId="206F084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19BD6BCB">
            <w:pPr>
              <w:keepNext/>
              <w:spacing w:after="0" w:line="240" w:lineRule="auto"/>
              <w:ind w:left="0" w:right="0" w:firstLine="0"/>
              <w:jc w:val="center"/>
            </w:pPr>
            <w:r>
              <w:rPr>
                <w:rFonts w:ascii="Times New Roman" w:hAnsi="Times New Roman"/>
                <w:sz w:val="21"/>
              </w:rPr>
              <w:t>模型范围X</w:t>
            </w:r>
          </w:p>
        </w:tc>
        <w:tc>
          <w:tcPr>
            <w:tcW w:w="3528" w:type="dxa"/>
            <w:tcMar>
              <w:top w:w="70" w:type="dxa"/>
              <w:left w:w="80" w:type="dxa"/>
              <w:bottom w:w="70" w:type="dxa"/>
              <w:right w:w="80" w:type="dxa"/>
            </w:tcMar>
            <w:vAlign w:val="center"/>
          </w:tcPr>
          <w:p w14:paraId="12DCFD1A">
            <w:pPr>
              <w:keepNext/>
              <w:spacing w:after="0" w:line="240" w:lineRule="auto"/>
              <w:ind w:left="0" w:right="0" w:firstLine="0"/>
              <w:jc w:val="center"/>
            </w:pPr>
            <w:r>
              <w:rPr>
                <w:rFonts w:ascii="Times New Roman" w:hAnsi="Times New Roman"/>
                <w:sz w:val="21"/>
              </w:rPr>
              <w:t>505509.3844～505762.6921 m</w:t>
            </w:r>
          </w:p>
        </w:tc>
        <w:tc>
          <w:tcPr>
            <w:tcW w:w="3528" w:type="dxa"/>
            <w:tcMar>
              <w:top w:w="70" w:type="dxa"/>
              <w:left w:w="80" w:type="dxa"/>
              <w:bottom w:w="70" w:type="dxa"/>
              <w:right w:w="80" w:type="dxa"/>
            </w:tcMar>
            <w:vAlign w:val="center"/>
          </w:tcPr>
          <w:p w14:paraId="42E68452">
            <w:pPr>
              <w:keepNext/>
              <w:spacing w:after="0" w:line="240" w:lineRule="auto"/>
              <w:ind w:left="0" w:right="0" w:firstLine="0"/>
              <w:jc w:val="center"/>
            </w:pPr>
            <w:r>
              <w:rPr>
                <w:rFonts w:ascii="Times New Roman" w:hAnsi="Times New Roman"/>
                <w:sz w:val="21"/>
              </w:rPr>
              <w:t>平面东西向范围</w:t>
            </w:r>
          </w:p>
        </w:tc>
      </w:tr>
      <w:tr w14:paraId="5B5BE97E">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5E9D07AC">
            <w:pPr>
              <w:keepNext/>
              <w:spacing w:after="0" w:line="240" w:lineRule="auto"/>
              <w:ind w:left="0" w:right="0" w:firstLine="0"/>
              <w:jc w:val="center"/>
            </w:pPr>
            <w:r>
              <w:rPr>
                <w:rFonts w:ascii="Times New Roman" w:hAnsi="Times New Roman"/>
                <w:sz w:val="21"/>
              </w:rPr>
              <w:t>模型范围Y</w:t>
            </w:r>
          </w:p>
        </w:tc>
        <w:tc>
          <w:tcPr>
            <w:tcW w:w="3528" w:type="dxa"/>
            <w:tcMar>
              <w:top w:w="70" w:type="dxa"/>
              <w:left w:w="80" w:type="dxa"/>
              <w:bottom w:w="70" w:type="dxa"/>
              <w:right w:w="80" w:type="dxa"/>
            </w:tcMar>
            <w:vAlign w:val="center"/>
          </w:tcPr>
          <w:p w14:paraId="493C2BB3">
            <w:pPr>
              <w:keepNext/>
              <w:spacing w:after="0" w:line="240" w:lineRule="auto"/>
              <w:ind w:left="0" w:right="0" w:firstLine="0"/>
              <w:jc w:val="center"/>
            </w:pPr>
            <w:r>
              <w:rPr>
                <w:rFonts w:ascii="Times New Roman" w:hAnsi="Times New Roman"/>
                <w:sz w:val="21"/>
              </w:rPr>
              <w:t>3182575.3679～3182851.6806 m</w:t>
            </w:r>
          </w:p>
        </w:tc>
        <w:tc>
          <w:tcPr>
            <w:tcW w:w="3528" w:type="dxa"/>
            <w:tcMar>
              <w:top w:w="70" w:type="dxa"/>
              <w:left w:w="80" w:type="dxa"/>
              <w:bottom w:w="70" w:type="dxa"/>
              <w:right w:w="80" w:type="dxa"/>
            </w:tcMar>
            <w:vAlign w:val="center"/>
          </w:tcPr>
          <w:p w14:paraId="2465402E">
            <w:pPr>
              <w:keepNext/>
              <w:spacing w:after="0" w:line="240" w:lineRule="auto"/>
              <w:ind w:left="0" w:right="0" w:firstLine="0"/>
              <w:jc w:val="center"/>
            </w:pPr>
            <w:r>
              <w:rPr>
                <w:rFonts w:ascii="Times New Roman" w:hAnsi="Times New Roman"/>
                <w:sz w:val="21"/>
              </w:rPr>
              <w:t>平面南北向范围</w:t>
            </w:r>
          </w:p>
        </w:tc>
      </w:tr>
      <w:tr w14:paraId="436D7420">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70197D3C">
            <w:pPr>
              <w:keepNext/>
              <w:spacing w:after="0" w:line="240" w:lineRule="auto"/>
              <w:ind w:left="0" w:right="0" w:firstLine="0"/>
              <w:jc w:val="center"/>
            </w:pPr>
            <w:r>
              <w:rPr>
                <w:rFonts w:ascii="Times New Roman" w:hAnsi="Times New Roman"/>
                <w:sz w:val="21"/>
              </w:rPr>
              <w:t>模型范围Z</w:t>
            </w:r>
          </w:p>
        </w:tc>
        <w:tc>
          <w:tcPr>
            <w:tcW w:w="3528" w:type="dxa"/>
            <w:tcMar>
              <w:top w:w="70" w:type="dxa"/>
              <w:left w:w="80" w:type="dxa"/>
              <w:bottom w:w="70" w:type="dxa"/>
              <w:right w:w="80" w:type="dxa"/>
            </w:tcMar>
            <w:vAlign w:val="center"/>
          </w:tcPr>
          <w:p w14:paraId="1CE6474F">
            <w:pPr>
              <w:keepNext/>
              <w:spacing w:after="0" w:line="240" w:lineRule="auto"/>
              <w:ind w:left="0" w:right="0" w:firstLine="0"/>
              <w:jc w:val="center"/>
            </w:pPr>
            <w:r>
              <w:rPr>
                <w:rFonts w:ascii="Times New Roman" w:hAnsi="Times New Roman"/>
                <w:sz w:val="21"/>
              </w:rPr>
              <w:t>5～42 m</w:t>
            </w:r>
          </w:p>
        </w:tc>
        <w:tc>
          <w:tcPr>
            <w:tcW w:w="3528" w:type="dxa"/>
            <w:tcMar>
              <w:top w:w="70" w:type="dxa"/>
              <w:left w:w="80" w:type="dxa"/>
              <w:bottom w:w="70" w:type="dxa"/>
              <w:right w:w="80" w:type="dxa"/>
            </w:tcMar>
            <w:vAlign w:val="center"/>
          </w:tcPr>
          <w:p w14:paraId="494A5360">
            <w:pPr>
              <w:keepNext/>
              <w:spacing w:after="0" w:line="240" w:lineRule="auto"/>
              <w:ind w:left="0" w:right="0" w:firstLine="0"/>
              <w:jc w:val="center"/>
            </w:pPr>
            <w:r>
              <w:rPr>
                <w:rFonts w:ascii="Times New Roman" w:hAnsi="Times New Roman"/>
                <w:sz w:val="21"/>
              </w:rPr>
              <w:t>地下模型高程范围</w:t>
            </w:r>
          </w:p>
        </w:tc>
      </w:tr>
      <w:tr w14:paraId="55B995E9">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590CB8D4">
            <w:pPr>
              <w:keepNext/>
              <w:spacing w:after="0" w:line="240" w:lineRule="auto"/>
              <w:ind w:left="0" w:right="0" w:firstLine="0"/>
              <w:jc w:val="center"/>
            </w:pPr>
            <w:r>
              <w:rPr>
                <w:rFonts w:ascii="Times New Roman" w:hAnsi="Times New Roman"/>
                <w:sz w:val="21"/>
              </w:rPr>
              <w:t>规则网格</w:t>
            </w:r>
          </w:p>
        </w:tc>
        <w:tc>
          <w:tcPr>
            <w:tcW w:w="3528" w:type="dxa"/>
            <w:tcMar>
              <w:top w:w="70" w:type="dxa"/>
              <w:left w:w="80" w:type="dxa"/>
              <w:bottom w:w="70" w:type="dxa"/>
              <w:right w:w="80" w:type="dxa"/>
            </w:tcMar>
            <w:vAlign w:val="center"/>
          </w:tcPr>
          <w:p w14:paraId="581B889D">
            <w:pPr>
              <w:keepNext/>
              <w:spacing w:after="0" w:line="240" w:lineRule="auto"/>
              <w:ind w:left="0" w:right="0" w:firstLine="0"/>
              <w:jc w:val="center"/>
            </w:pPr>
            <w:r>
              <w:rPr>
                <w:rFonts w:ascii="Times New Roman" w:hAnsi="Times New Roman"/>
                <w:sz w:val="21"/>
              </w:rPr>
              <w:t>120×70×100</w:t>
            </w:r>
          </w:p>
        </w:tc>
        <w:tc>
          <w:tcPr>
            <w:tcW w:w="3528" w:type="dxa"/>
            <w:tcMar>
              <w:top w:w="70" w:type="dxa"/>
              <w:left w:w="80" w:type="dxa"/>
              <w:bottom w:w="70" w:type="dxa"/>
              <w:right w:w="80" w:type="dxa"/>
            </w:tcMar>
            <w:vAlign w:val="center"/>
          </w:tcPr>
          <w:p w14:paraId="3354C295">
            <w:pPr>
              <w:keepNext/>
              <w:spacing w:after="0" w:line="240" w:lineRule="auto"/>
              <w:ind w:left="0" w:right="0" w:firstLine="0"/>
              <w:jc w:val="center"/>
            </w:pPr>
            <w:r>
              <w:rPr>
                <w:rFonts w:ascii="Times New Roman" w:hAnsi="Times New Roman"/>
                <w:sz w:val="21"/>
              </w:rPr>
              <w:t>共840,000个候选单元</w:t>
            </w:r>
          </w:p>
        </w:tc>
      </w:tr>
      <w:tr w14:paraId="4D10783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4BB8E5EF">
            <w:pPr>
              <w:keepNext/>
              <w:spacing w:after="0" w:line="240" w:lineRule="auto"/>
              <w:ind w:left="0" w:right="0" w:firstLine="0"/>
              <w:jc w:val="center"/>
            </w:pPr>
            <w:r>
              <w:rPr>
                <w:rFonts w:ascii="Times New Roman" w:hAnsi="Times New Roman"/>
                <w:sz w:val="21"/>
              </w:rPr>
              <w:t>网格间距</w:t>
            </w:r>
          </w:p>
        </w:tc>
        <w:tc>
          <w:tcPr>
            <w:tcW w:w="3528" w:type="dxa"/>
            <w:tcMar>
              <w:top w:w="70" w:type="dxa"/>
              <w:left w:w="80" w:type="dxa"/>
              <w:bottom w:w="70" w:type="dxa"/>
              <w:right w:w="80" w:type="dxa"/>
            </w:tcMar>
            <w:vAlign w:val="center"/>
          </w:tcPr>
          <w:p w14:paraId="0F59D6F2">
            <w:pPr>
              <w:keepNext/>
              <w:spacing w:after="0" w:line="240" w:lineRule="auto"/>
              <w:ind w:left="0" w:right="0" w:firstLine="0"/>
              <w:jc w:val="center"/>
            </w:pPr>
            <w:r>
              <w:rPr>
                <w:rFonts w:ascii="Times New Roman" w:hAnsi="Times New Roman"/>
                <w:sz w:val="21"/>
              </w:rPr>
              <w:t>2.111×3.947×0.370 m</w:t>
            </w:r>
          </w:p>
        </w:tc>
        <w:tc>
          <w:tcPr>
            <w:tcW w:w="3528" w:type="dxa"/>
            <w:tcMar>
              <w:top w:w="70" w:type="dxa"/>
              <w:left w:w="80" w:type="dxa"/>
              <w:bottom w:w="70" w:type="dxa"/>
              <w:right w:w="80" w:type="dxa"/>
            </w:tcMar>
            <w:vAlign w:val="center"/>
          </w:tcPr>
          <w:p w14:paraId="0497C295">
            <w:pPr>
              <w:keepNext/>
              <w:spacing w:after="0" w:line="240" w:lineRule="auto"/>
              <w:ind w:left="0" w:right="0" w:firstLine="0"/>
              <w:jc w:val="center"/>
            </w:pPr>
            <w:r>
              <w:rPr>
                <w:rFonts w:ascii="Times New Roman" w:hAnsi="Times New Roman"/>
                <w:sz w:val="21"/>
              </w:rPr>
              <w:t>X、Y、Z方向单元中心间距</w:t>
            </w:r>
          </w:p>
        </w:tc>
      </w:tr>
      <w:tr w14:paraId="7B4A521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0BE19926">
            <w:pPr>
              <w:keepNext/>
              <w:spacing w:after="0" w:line="240" w:lineRule="auto"/>
              <w:ind w:left="0" w:right="0" w:firstLine="0"/>
              <w:jc w:val="center"/>
            </w:pPr>
            <w:r>
              <w:rPr>
                <w:rFonts w:ascii="Times New Roman" w:hAnsi="Times New Roman"/>
                <w:sz w:val="21"/>
              </w:rPr>
              <w:t>细化等级</w:t>
            </w:r>
          </w:p>
        </w:tc>
        <w:tc>
          <w:tcPr>
            <w:tcW w:w="3528" w:type="dxa"/>
            <w:tcMar>
              <w:top w:w="70" w:type="dxa"/>
              <w:left w:w="80" w:type="dxa"/>
              <w:bottom w:w="70" w:type="dxa"/>
              <w:right w:w="80" w:type="dxa"/>
            </w:tcMar>
            <w:vAlign w:val="center"/>
          </w:tcPr>
          <w:p w14:paraId="68BD0A3D">
            <w:pPr>
              <w:keepNext/>
              <w:spacing w:after="0" w:line="240" w:lineRule="auto"/>
              <w:ind w:left="0" w:right="0" w:firstLine="0"/>
              <w:jc w:val="center"/>
            </w:pPr>
            <w:r>
              <w:rPr>
                <w:rFonts w:ascii="Times New Roman" w:hAnsi="Times New Roman"/>
                <w:sz w:val="21"/>
              </w:rPr>
              <w:t>4</w:t>
            </w:r>
          </w:p>
        </w:tc>
        <w:tc>
          <w:tcPr>
            <w:tcW w:w="3528" w:type="dxa"/>
            <w:tcMar>
              <w:top w:w="70" w:type="dxa"/>
              <w:left w:w="80" w:type="dxa"/>
              <w:bottom w:w="70" w:type="dxa"/>
              <w:right w:w="80" w:type="dxa"/>
            </w:tcMar>
            <w:vAlign w:val="center"/>
          </w:tcPr>
          <w:p w14:paraId="373EB248">
            <w:pPr>
              <w:keepNext/>
              <w:spacing w:after="0" w:line="240" w:lineRule="auto"/>
              <w:ind w:left="0" w:right="0" w:firstLine="0"/>
              <w:jc w:val="center"/>
            </w:pPr>
            <w:r>
              <w:rPr>
                <w:rFonts w:ascii="Times New Roman" w:hAnsi="Times New Roman"/>
                <w:sz w:val="21"/>
              </w:rPr>
              <w:t>GemPy隐式场细化参数</w:t>
            </w:r>
          </w:p>
        </w:tc>
      </w:tr>
      <w:tr w14:paraId="2F9723F0">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6D3D1A31">
            <w:pPr>
              <w:keepNext/>
              <w:spacing w:after="0" w:line="240" w:lineRule="auto"/>
              <w:ind w:left="0" w:right="0" w:firstLine="0"/>
              <w:jc w:val="center"/>
            </w:pPr>
            <w:r>
              <w:rPr>
                <w:rFonts w:ascii="Times New Roman" w:hAnsi="Times New Roman"/>
                <w:sz w:val="21"/>
              </w:rPr>
              <w:t>地形裁切</w:t>
            </w:r>
          </w:p>
        </w:tc>
        <w:tc>
          <w:tcPr>
            <w:tcW w:w="3528" w:type="dxa"/>
            <w:tcMar>
              <w:top w:w="70" w:type="dxa"/>
              <w:left w:w="80" w:type="dxa"/>
              <w:bottom w:w="70" w:type="dxa"/>
              <w:right w:w="80" w:type="dxa"/>
            </w:tcMar>
            <w:vAlign w:val="center"/>
          </w:tcPr>
          <w:p w14:paraId="5C22CD26">
            <w:pPr>
              <w:keepNext/>
              <w:spacing w:after="0" w:line="240" w:lineRule="auto"/>
              <w:ind w:left="0" w:right="0" w:firstLine="0"/>
              <w:jc w:val="center"/>
            </w:pPr>
            <w:r>
              <w:rPr>
                <w:rFonts w:ascii="Times New Roman" w:hAnsi="Times New Roman"/>
                <w:sz w:val="21"/>
              </w:rPr>
              <w:t>491个XYZ点</w:t>
            </w:r>
          </w:p>
        </w:tc>
        <w:tc>
          <w:tcPr>
            <w:tcW w:w="3528" w:type="dxa"/>
            <w:tcMar>
              <w:top w:w="70" w:type="dxa"/>
              <w:left w:w="80" w:type="dxa"/>
              <w:bottom w:w="70" w:type="dxa"/>
              <w:right w:w="80" w:type="dxa"/>
            </w:tcMar>
            <w:vAlign w:val="center"/>
          </w:tcPr>
          <w:p w14:paraId="3E2514AE">
            <w:pPr>
              <w:keepNext/>
              <w:spacing w:after="0" w:line="240" w:lineRule="auto"/>
              <w:ind w:left="0" w:right="0" w:firstLine="0"/>
              <w:jc w:val="center"/>
            </w:pPr>
            <w:r>
              <w:rPr>
                <w:rFonts w:ascii="Times New Roman" w:hAnsi="Times New Roman"/>
                <w:sz w:val="21"/>
              </w:rPr>
              <w:t>删除插值地表以上规则网格单元</w:t>
            </w:r>
          </w:p>
        </w:tc>
      </w:tr>
      <w:tr w14:paraId="27AC5BB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544A8807">
            <w:pPr>
              <w:spacing w:after="0" w:line="240" w:lineRule="auto"/>
              <w:ind w:left="0" w:right="0" w:firstLine="0"/>
              <w:jc w:val="center"/>
            </w:pPr>
            <w:r>
              <w:rPr>
                <w:rFonts w:ascii="Times New Roman" w:hAnsi="Times New Roman"/>
                <w:sz w:val="21"/>
              </w:rPr>
              <w:t>有效地下单元</w:t>
            </w:r>
          </w:p>
        </w:tc>
        <w:tc>
          <w:tcPr>
            <w:tcW w:w="3528" w:type="dxa"/>
            <w:tcMar>
              <w:top w:w="70" w:type="dxa"/>
              <w:left w:w="80" w:type="dxa"/>
              <w:bottom w:w="70" w:type="dxa"/>
              <w:right w:w="80" w:type="dxa"/>
            </w:tcMar>
            <w:vAlign w:val="center"/>
          </w:tcPr>
          <w:p w14:paraId="4A514637">
            <w:pPr>
              <w:spacing w:after="0" w:line="240" w:lineRule="auto"/>
              <w:ind w:left="0" w:right="0" w:firstLine="0"/>
              <w:jc w:val="center"/>
            </w:pPr>
            <w:r>
              <w:rPr>
                <w:rFonts w:ascii="Times New Roman" w:hAnsi="Times New Roman"/>
                <w:sz w:val="21"/>
              </w:rPr>
              <w:t>512,207个</w:t>
            </w:r>
          </w:p>
        </w:tc>
        <w:tc>
          <w:tcPr>
            <w:tcW w:w="3528" w:type="dxa"/>
            <w:tcMar>
              <w:top w:w="70" w:type="dxa"/>
              <w:left w:w="80" w:type="dxa"/>
              <w:bottom w:w="70" w:type="dxa"/>
              <w:right w:w="80" w:type="dxa"/>
            </w:tcMar>
            <w:vAlign w:val="center"/>
          </w:tcPr>
          <w:p w14:paraId="2AFF855F">
            <w:pPr>
              <w:spacing w:after="0" w:line="240" w:lineRule="auto"/>
              <w:ind w:left="0" w:right="0" w:firstLine="0"/>
              <w:jc w:val="center"/>
            </w:pPr>
            <w:r>
              <w:rPr>
                <w:rFonts w:ascii="Times New Roman" w:hAnsi="Times New Roman"/>
                <w:sz w:val="21"/>
              </w:rPr>
              <w:t>用于散点化和参数赋值</w:t>
            </w:r>
          </w:p>
        </w:tc>
      </w:tr>
    </w:tbl>
    <w:p w14:paraId="1A482D6A">
      <w:pPr>
        <w:spacing w:after="0" w:line="360" w:lineRule="auto"/>
        <w:rPr>
          <w:lang w:eastAsia="zh-CN"/>
        </w:rPr>
      </w:pPr>
    </w:p>
    <w:p w14:paraId="5E03077C">
      <w:pPr>
        <w:spacing w:after="0" w:line="360" w:lineRule="auto"/>
        <w:rPr>
          <w:lang w:eastAsia="zh-CN"/>
        </w:rPr>
      </w:pPr>
      <w:r>
        <w:rPr>
          <w:rFonts w:ascii="Times New Roman" w:hAnsi="Times New Roman"/>
        </w:rPr>
        <w:t>3.4.3 二维剖面与三维结构结果</w:t>
      </w:r>
    </w:p>
    <w:p w14:paraId="35748018">
      <w:pPr>
        <w:pStyle w:val="6"/>
      </w:pPr>
      <w:r>
        <w:rPr>
          <w:rFonts w:ascii="Times New Roman" w:hAnsi="Times New Roman"/>
        </w:rPr>
        <w:t>3.4.3.1 纵向与横向剖面</w:t>
      </w:r>
    </w:p>
    <w:p w14:paraId="66877EFA">
      <w:pPr>
        <w:spacing w:after="0" w:line="360" w:lineRule="auto"/>
        <w:rPr>
          <w:lang w:eastAsia="zh-CN"/>
        </w:rPr>
      </w:pPr>
      <w:r>
        <w:rPr>
          <w:rFonts w:ascii="Times New Roman" w:hAnsi="Times New Roman"/>
        </w:rPr>
        <w:t>纵向剖面由点(505620.0950，3182609.2310)至点(505550.9813，3182817.2060)，沿模型域内主要钻孔展布方向设置；横向剖面由点(505509.3844，3182710.1905)至点(505762.6921，3182794.3624)，通过模型中部并与纵向剖面近似垂直。两条剖面的平面采样数均为500、垂向采样数均为250，分别用于观察沿堤线和横穿堤身方向的地层连续性。</w:t>
      </w:r>
    </w:p>
    <w:p w14:paraId="771F38D3">
      <w:pPr>
        <w:spacing w:after="0" w:line="360" w:lineRule="auto"/>
        <w:rPr>
          <w:lang w:eastAsia="zh-CN"/>
        </w:rPr>
      </w:pPr>
      <w:r>
        <w:rPr>
          <w:rFonts w:ascii="Times New Roman" w:hAnsi="Times New Roman"/>
        </w:rPr>
        <w:t>图3-45表明，模型内各地层总体保持FT—MCN1—FS—MCN2—WFS—FS2—GR的稳定层序。纵剖面中FT受地形起伏控制，在中部低地段明显变薄，而MCN1以下界面总体连续；横剖面中地表从堤顶向一侧坡脚快速降低，FT随地形裁切局部缺失，中下部WFS、FS2及GR保持连续。界面未出现交叉或倒置，但剖面远离钻孔的局部曲率仍属于隐式场推断结果，应结合新增钻孔进行验证。</w:t>
      </w:r>
    </w:p>
    <w:p w14:paraId="03D3E819">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3300095"/>
            <wp:effectExtent l="0" t="0" r="11430" b="18415"/>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97"/>
                    <a:stretch>
                      <a:fillRect/>
                    </a:stretch>
                  </pic:blipFill>
                  <pic:spPr>
                    <a:xfrm>
                      <a:off x="0" y="0"/>
                      <a:ext cx="5669280" cy="3300205"/>
                    </a:xfrm>
                    <a:prstGeom prst="rect">
                      <a:avLst/>
                    </a:prstGeom>
                  </pic:spPr>
                </pic:pic>
              </a:graphicData>
            </a:graphic>
          </wp:inline>
        </w:drawing>
      </w:r>
    </w:p>
    <w:p w14:paraId="737BBADB">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图3-45　K45+500～K46+095段模型纵向与横向剖面</w:t>
      </w:r>
    </w:p>
    <w:p w14:paraId="6CBC511A">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3-45 Longitudinal and transverse sections of the K45+500 to K46+095 section model</w:t>
      </w:r>
    </w:p>
    <w:p w14:paraId="7DB2CCC5">
      <w:pPr>
        <w:pStyle w:val="6"/>
      </w:pPr>
      <w:r>
        <w:rPr>
          <w:rFonts w:ascii="Times New Roman" w:hAnsi="Times New Roman"/>
        </w:rPr>
        <w:t>3.4.3.2 地形裁切后的三维地质结构</w:t>
      </w:r>
    </w:p>
    <w:p w14:paraId="466B9905">
      <w:pPr>
        <w:spacing w:after="0" w:line="360" w:lineRule="auto"/>
        <w:rPr>
          <w:lang w:eastAsia="zh-CN"/>
        </w:rPr>
      </w:pPr>
      <w:r>
        <w:rPr>
          <w:rFonts w:ascii="Times New Roman" w:hAnsi="Times New Roman"/>
        </w:rPr>
        <w:t>三维计算结果以插值地表作为有效上边界，所有高于地表的体素均不参与地下地层输出。模型同时保留可旋转HTML结果，用于从不同视角检查堤顶出露、坡面裁切及侧壁地层叠置关系。由于地层界面通过连续隐式标量场求解，图形中的规则散点或网格仅是数值离散方式，不代表真实地层具有体素台阶。模型内部以WFS和GR所占空间较大，FS为较薄夹层，其三维连续性对网格分辨率和方向约束较敏感。</w:t>
      </w:r>
    </w:p>
    <w:p w14:paraId="28DA3793">
      <w:pPr>
        <w:spacing w:before="120" w:after="0" w:line="240" w:lineRule="auto"/>
        <w:ind w:firstLine="0"/>
        <w:jc w:val="center"/>
        <w:rPr>
          <w:rFonts w:ascii="Times New Roman" w:hAnsi="Times New Roman" w:cs="Times New Roman"/>
        </w:rPr>
      </w:pPr>
      <w:r>
        <w:rPr>
          <w:lang w:eastAsia="zh-CN"/>
        </w:rPr>
        <w:drawing>
          <wp:inline distT="0" distB="0" distL="114300" distR="114300">
            <wp:extent cx="2322195" cy="1868805"/>
            <wp:effectExtent l="0" t="0" r="1905" b="17145"/>
            <wp:docPr id="3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pic:cNvPicPr>
                      <a:picLocks noChangeAspect="1"/>
                    </pic:cNvPicPr>
                  </pic:nvPicPr>
                  <pic:blipFill>
                    <a:blip r:embed="rId98"/>
                    <a:stretch>
                      <a:fillRect/>
                    </a:stretch>
                  </pic:blipFill>
                  <pic:spPr>
                    <a:xfrm>
                      <a:off x="0" y="0"/>
                      <a:ext cx="2322195" cy="1868805"/>
                    </a:xfrm>
                    <a:prstGeom prst="rect">
                      <a:avLst/>
                    </a:prstGeom>
                    <a:noFill/>
                    <a:ln>
                      <a:noFill/>
                    </a:ln>
                  </pic:spPr>
                </pic:pic>
              </a:graphicData>
            </a:graphic>
          </wp:inline>
        </w:drawing>
        <w:drawing>
          <wp:inline distT="0" distB="0" distL="114300" distR="114300">
            <wp:extent cx="2806065" cy="2122805"/>
            <wp:effectExtent l="0" t="0" r="13335" b="10795"/>
            <wp:docPr id="3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2"/>
                    <pic:cNvPicPr>
                      <a:picLocks noChangeAspect="1"/>
                    </pic:cNvPicPr>
                  </pic:nvPicPr>
                  <pic:blipFill>
                    <a:blip r:embed="rId99"/>
                    <a:stretch>
                      <a:fillRect/>
                    </a:stretch>
                  </pic:blipFill>
                  <pic:spPr>
                    <a:xfrm>
                      <a:off x="0" y="0"/>
                      <a:ext cx="2806065" cy="2122805"/>
                    </a:xfrm>
                    <a:prstGeom prst="rect">
                      <a:avLst/>
                    </a:prstGeom>
                    <a:noFill/>
                    <a:ln>
                      <a:noFill/>
                    </a:ln>
                  </pic:spPr>
                </pic:pic>
              </a:graphicData>
            </a:graphic>
          </wp:inline>
        </w:drawing>
      </w:r>
    </w:p>
    <w:p w14:paraId="5692C550">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图3-46　K45+500～K46+095段三维地层结构</w:t>
      </w:r>
    </w:p>
    <w:p w14:paraId="57A86FC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3-46 Three-dimensional stratigraphic structure of the K45+500 to K46+095 section clipped by topography</w:t>
      </w:r>
    </w:p>
    <w:p w14:paraId="73D4AD02">
      <w:pPr>
        <w:spacing w:after="0" w:line="360" w:lineRule="auto"/>
        <w:rPr>
          <w:lang w:eastAsia="zh-CN"/>
        </w:rPr>
      </w:pPr>
      <w:r>
        <w:rPr>
          <w:rFonts w:ascii="Times New Roman" w:hAnsi="Times New Roman"/>
        </w:rPr>
        <w:t>图3-46从斜视角展示地形与地下层序的共同形态。顶部FT随堤身地形起伏而变化，内部界面则总体缓倾；GR构成连续底部单元。侧壁上可见的层厚变化与钻孔界面高程相对应，而上表面的局部不规则主要由地表裁切造成，不能解释为地下界面发生突变。模型中颜色相同的MCN1与MCN2、FS与FS2通过地层编号和上下层位区分。</w:t>
      </w:r>
    </w:p>
    <w:p w14:paraId="40FE1AC4">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1809750"/>
            <wp:effectExtent l="0" t="0" r="17780" b="10795"/>
            <wp:docPr id="3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pic:cNvPicPr>
                      <a:picLocks noChangeAspect="1"/>
                    </pic:cNvPicPr>
                  </pic:nvPicPr>
                  <pic:blipFill>
                    <a:blip r:embed="rId100"/>
                    <a:stretch>
                      <a:fillRect/>
                    </a:stretch>
                  </pic:blipFill>
                  <pic:spPr>
                    <a:xfrm>
                      <a:off x="0" y="0"/>
                      <a:ext cx="5669280" cy="1809890"/>
                    </a:xfrm>
                    <a:prstGeom prst="rect">
                      <a:avLst/>
                    </a:prstGeom>
                    <a:noFill/>
                    <a:ln>
                      <a:noFill/>
                    </a:ln>
                  </pic:spPr>
                </pic:pic>
              </a:graphicData>
            </a:graphic>
          </wp:inline>
        </w:drawing>
      </w:r>
    </w:p>
    <w:p w14:paraId="6F55A08D">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图3-47　K45+500～K46+095段三维地质模型正交视图</w:t>
      </w:r>
    </w:p>
    <w:p w14:paraId="42FD28C6">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3-47 Orthogonal views of the K45+500 to K46+095 section three-dimensional geological model</w:t>
      </w:r>
    </w:p>
    <w:p w14:paraId="05120EF9">
      <w:pPr>
        <w:spacing w:after="0" w:line="360" w:lineRule="auto"/>
        <w:rPr>
          <w:lang w:eastAsia="zh-CN"/>
        </w:rPr>
      </w:pPr>
      <w:r>
        <w:rPr>
          <w:rFonts w:ascii="Times New Roman" w:hAnsi="Times New Roman"/>
        </w:rPr>
        <w:t>图3-47给出沿Y方向和沿X方向观察的两个相互正交侧视结果，用于判断各界面是否发生异常抬升、交叉或断裂，并检查地形裁切与模型边界的关系。靠近钻孔密集带的层位变化受实测点直接控制，向模型角部和域外延伸时则逐渐转为隐式场外推。因此，三维成果的可信度具有空间差异：钻孔邻域较高，边界和大空区相对较低。</w:t>
      </w:r>
    </w:p>
    <w:p w14:paraId="20D50E2C">
      <w:pPr>
        <w:spacing w:after="0" w:line="360" w:lineRule="auto"/>
        <w:rPr>
          <w:lang w:eastAsia="zh-CN"/>
        </w:rPr>
      </w:pPr>
      <w:r>
        <w:rPr>
          <w:rFonts w:ascii="Times New Roman" w:hAnsi="Times New Roman"/>
        </w:rPr>
        <w:t>3.4.4 地质模型散点化与渗透系数属性化</w:t>
      </w:r>
    </w:p>
    <w:p w14:paraId="6784648F">
      <w:pPr>
        <w:pStyle w:val="6"/>
      </w:pPr>
      <w:r>
        <w:rPr>
          <w:rFonts w:ascii="Times New Roman" w:hAnsi="Times New Roman"/>
        </w:rPr>
        <w:t>3.4.4.1 三维地质体散点化</w:t>
      </w:r>
    </w:p>
    <w:p w14:paraId="546D6BB1">
      <w:pPr>
        <w:spacing w:after="0" w:line="360" w:lineRule="auto"/>
        <w:rPr>
          <w:lang w:eastAsia="zh-CN"/>
        </w:rPr>
      </w:pPr>
      <w:r>
        <w:rPr>
          <w:rFonts w:ascii="Times New Roman" w:hAnsi="Times New Roman"/>
        </w:rPr>
        <w:t>为建立地质结构与渗流计算网格之间的数据接口，将120×70×100规则网格的单元中心转换为XYZ散点，并在相同XY位置查询插值地表高程。候选网格共840,000个，其中327,793个位于地表以上并被剔除，最终保留512,207个有效地下点，占候选网格的60.98%。每个有效点写入point_id、X</w:t>
      </w:r>
      <w:r>
        <w:rPr>
          <w:rFonts w:ascii="Times New Roman" w:hAnsi="Times New Roman"/>
          <w:vertAlign w:val="subscript"/>
        </w:rPr>
        <w:t>m</w:t>
      </w:r>
      <w:r>
        <w:rPr>
          <w:rFonts w:ascii="Times New Roman" w:hAnsi="Times New Roman"/>
        </w:rPr>
        <w:t>、Y</w:t>
      </w:r>
      <w:r>
        <w:rPr>
          <w:rFonts w:ascii="Times New Roman" w:hAnsi="Times New Roman"/>
          <w:vertAlign w:val="subscript"/>
        </w:rPr>
        <w:t>m</w:t>
      </w:r>
      <w:r>
        <w:rPr>
          <w:rFonts w:ascii="Times New Roman" w:hAnsi="Times New Roman"/>
        </w:rPr>
        <w:t>、Z</w:t>
      </w:r>
      <w:r>
        <w:rPr>
          <w:rFonts w:ascii="Times New Roman" w:hAnsi="Times New Roman"/>
          <w:vertAlign w:val="subscript"/>
        </w:rPr>
        <w:t>m</w:t>
      </w:r>
      <w:r>
        <w:rPr>
          <w:rFonts w:ascii="Times New Roman" w:hAnsi="Times New Roman"/>
        </w:rPr>
        <w:t>、topography_Z</w:t>
      </w:r>
      <w:r>
        <w:rPr>
          <w:rFonts w:ascii="Times New Roman" w:hAnsi="Times New Roman"/>
          <w:vertAlign w:val="subscript"/>
        </w:rPr>
        <w:t>m</w:t>
      </w:r>
      <w:r>
        <w:rPr>
          <w:rFonts w:ascii="Times New Roman" w:hAnsi="Times New Roman"/>
        </w:rPr>
        <w:t>、lithology_id、lithology_name、K_m_per_s和log10_K九个字段。</w:t>
      </w:r>
    </w:p>
    <w:p w14:paraId="04C94570">
      <w:pPr>
        <w:spacing w:after="0" w:line="360" w:lineRule="auto"/>
        <w:rPr>
          <w:lang w:eastAsia="zh-CN"/>
        </w:rPr>
      </w:pPr>
      <w:r>
        <w:rPr>
          <w:rFonts w:ascii="Times New Roman" w:hAnsi="Times New Roman"/>
        </w:rPr>
        <w:t>图3-48采用40,000个抽样散点展示三维地层结构，完整CSV仍保存全部512,207个有效点。抽样仅用于提高静态图和交互图的显示效率，不改变正式输出数据。GR、WFS和MCN1分别占39.88%、24.04%和10.96%，三者合计约74.88%；FS仅占1.50%，反映其在当前模型中为相对薄层。右侧log10K视图将同一批散点按水力属性重新着色，可直观看出地质分层与渗透性分区之间的一一对应关系。</w:t>
      </w:r>
    </w:p>
    <w:p w14:paraId="38798EE3">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2705100"/>
            <wp:effectExtent l="0" t="0" r="3810" b="1016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01"/>
                    <a:stretch>
                      <a:fillRect/>
                    </a:stretch>
                  </pic:blipFill>
                  <pic:spPr>
                    <a:xfrm>
                      <a:off x="0" y="0"/>
                      <a:ext cx="5669280" cy="2705680"/>
                    </a:xfrm>
                    <a:prstGeom prst="rect">
                      <a:avLst/>
                    </a:prstGeom>
                  </pic:spPr>
                </pic:pic>
              </a:graphicData>
            </a:graphic>
          </wp:inline>
        </w:drawing>
      </w:r>
    </w:p>
    <w:p w14:paraId="2A6B72F5">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图3-48　K45+500～K46+095段三维散点地层模型及渗透系数赋值</w:t>
      </w:r>
    </w:p>
    <w:p w14:paraId="7725E85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3-48 Three-dimensional scattered stratum model and hydraulic conductivity assignment in the K45+500 to K46+095 section</w:t>
      </w:r>
    </w:p>
    <w:p w14:paraId="044F0217">
      <w:pPr>
        <w:spacing w:after="0" w:line="360" w:lineRule="auto"/>
        <w:rPr>
          <w:lang w:eastAsia="zh-CN"/>
        </w:rPr>
      </w:pPr>
      <w:r>
        <w:rPr>
          <w:rFonts w:ascii="Times New Roman" w:hAnsi="Times New Roman"/>
        </w:rPr>
        <w:t>为检查完整散点成果在二维水文地质分析中的可用性，从CSV中选择最接近模型中心的X、Y规则网格平面，分别提取X-Z纵剖面和Y-Z横剖面。提取过程只筛选已有规则网格点，不进行二次空间插值，因而剖面中的每个色块均与三维成果中的一个有效单元中心严格对应。固定坐标、横轴方向与有效点数见表3-13。</w:t>
      </w:r>
    </w:p>
    <w:p w14:paraId="660FCD8C">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表3-13　三维散点成果的中心剖面提取参数</w:t>
      </w:r>
    </w:p>
    <w:p w14:paraId="074D5F9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3-13 Parameters of central sections extracted from the three-dimensional point cloud</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0"/>
        <w:gridCol w:w="1944"/>
        <w:gridCol w:w="3096"/>
        <w:gridCol w:w="1152"/>
        <w:gridCol w:w="1656"/>
      </w:tblGrid>
      <w:tr w14:paraId="1BDF73A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bottom w:val="single" w:color="000000" w:sz="6" w:space="0"/>
            </w:tcBorders>
            <w:tcMar>
              <w:top w:w="70" w:type="dxa"/>
              <w:left w:w="80" w:type="dxa"/>
              <w:bottom w:w="70" w:type="dxa"/>
              <w:right w:w="80" w:type="dxa"/>
            </w:tcMar>
            <w:vAlign w:val="center"/>
          </w:tcPr>
          <w:p w14:paraId="3E599ECA">
            <w:pPr>
              <w:keepNext/>
              <w:spacing w:after="0" w:line="240" w:lineRule="auto"/>
              <w:ind w:left="0" w:right="0" w:firstLine="0"/>
              <w:jc w:val="center"/>
            </w:pPr>
            <w:r>
              <w:rPr>
                <w:rFonts w:ascii="Times New Roman" w:hAnsi="Times New Roman"/>
                <w:b/>
                <w:sz w:val="21"/>
              </w:rPr>
              <w:t>图号</w:t>
            </w:r>
          </w:p>
        </w:tc>
        <w:tc>
          <w:tcPr>
            <w:tcW w:w="1944" w:type="dxa"/>
            <w:tcBorders>
              <w:bottom w:val="single" w:color="000000" w:sz="6" w:space="0"/>
            </w:tcBorders>
            <w:tcMar>
              <w:top w:w="70" w:type="dxa"/>
              <w:left w:w="80" w:type="dxa"/>
              <w:bottom w:w="70" w:type="dxa"/>
              <w:right w:w="80" w:type="dxa"/>
            </w:tcMar>
            <w:vAlign w:val="center"/>
          </w:tcPr>
          <w:p w14:paraId="0F2D914A">
            <w:pPr>
              <w:keepNext/>
              <w:spacing w:after="0" w:line="240" w:lineRule="auto"/>
              <w:ind w:left="0" w:right="0" w:firstLine="0"/>
              <w:jc w:val="center"/>
            </w:pPr>
            <w:r>
              <w:rPr>
                <w:rFonts w:ascii="Times New Roman" w:hAnsi="Times New Roman"/>
                <w:b/>
                <w:sz w:val="21"/>
              </w:rPr>
              <w:t>剖面类型</w:t>
            </w:r>
          </w:p>
        </w:tc>
        <w:tc>
          <w:tcPr>
            <w:tcW w:w="3096" w:type="dxa"/>
            <w:tcBorders>
              <w:bottom w:val="single" w:color="000000" w:sz="6" w:space="0"/>
            </w:tcBorders>
            <w:tcMar>
              <w:top w:w="70" w:type="dxa"/>
              <w:left w:w="80" w:type="dxa"/>
              <w:bottom w:w="70" w:type="dxa"/>
              <w:right w:w="80" w:type="dxa"/>
            </w:tcMar>
            <w:vAlign w:val="center"/>
          </w:tcPr>
          <w:p w14:paraId="622B788E">
            <w:pPr>
              <w:keepNext/>
              <w:spacing w:after="0" w:line="240" w:lineRule="auto"/>
              <w:ind w:left="0" w:right="0" w:firstLine="0"/>
              <w:jc w:val="center"/>
            </w:pPr>
            <w:r>
              <w:rPr>
                <w:rFonts w:ascii="Times New Roman" w:hAnsi="Times New Roman"/>
                <w:b/>
                <w:sz w:val="21"/>
              </w:rPr>
              <w:t>固定坐标</w:t>
            </w:r>
          </w:p>
        </w:tc>
        <w:tc>
          <w:tcPr>
            <w:tcW w:w="1152" w:type="dxa"/>
            <w:tcBorders>
              <w:bottom w:val="single" w:color="000000" w:sz="6" w:space="0"/>
            </w:tcBorders>
            <w:tcMar>
              <w:top w:w="70" w:type="dxa"/>
              <w:left w:w="80" w:type="dxa"/>
              <w:bottom w:w="70" w:type="dxa"/>
              <w:right w:w="80" w:type="dxa"/>
            </w:tcMar>
            <w:vAlign w:val="center"/>
          </w:tcPr>
          <w:p w14:paraId="38BCD406">
            <w:pPr>
              <w:keepNext/>
              <w:spacing w:after="0" w:line="240" w:lineRule="auto"/>
              <w:ind w:left="0" w:right="0" w:firstLine="0"/>
              <w:jc w:val="center"/>
            </w:pPr>
            <w:r>
              <w:rPr>
                <w:rFonts w:ascii="Times New Roman" w:hAnsi="Times New Roman"/>
                <w:b/>
                <w:sz w:val="21"/>
              </w:rPr>
              <w:t>横轴</w:t>
            </w:r>
          </w:p>
        </w:tc>
        <w:tc>
          <w:tcPr>
            <w:tcW w:w="1656" w:type="dxa"/>
            <w:tcBorders>
              <w:bottom w:val="single" w:color="000000" w:sz="6" w:space="0"/>
            </w:tcBorders>
            <w:tcMar>
              <w:top w:w="70" w:type="dxa"/>
              <w:left w:w="80" w:type="dxa"/>
              <w:bottom w:w="70" w:type="dxa"/>
              <w:right w:w="80" w:type="dxa"/>
            </w:tcMar>
            <w:vAlign w:val="center"/>
          </w:tcPr>
          <w:p w14:paraId="3F1ECE5C">
            <w:pPr>
              <w:keepNext/>
              <w:spacing w:after="0" w:line="240" w:lineRule="auto"/>
              <w:ind w:left="0" w:right="0" w:firstLine="0"/>
              <w:jc w:val="center"/>
            </w:pPr>
            <w:r>
              <w:rPr>
                <w:rFonts w:ascii="Times New Roman" w:hAnsi="Times New Roman"/>
                <w:b/>
                <w:sz w:val="21"/>
              </w:rPr>
              <w:t>有效散点数</w:t>
            </w:r>
          </w:p>
        </w:tc>
      </w:tr>
      <w:tr w14:paraId="4BE7044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Mar>
              <w:top w:w="70" w:type="dxa"/>
              <w:left w:w="80" w:type="dxa"/>
              <w:bottom w:w="70" w:type="dxa"/>
              <w:right w:w="80" w:type="dxa"/>
            </w:tcMar>
            <w:vAlign w:val="center"/>
          </w:tcPr>
          <w:p w14:paraId="66643AB6">
            <w:pPr>
              <w:keepNext/>
              <w:spacing w:after="0" w:line="240" w:lineRule="auto"/>
              <w:ind w:left="0" w:right="0" w:firstLine="0"/>
              <w:jc w:val="center"/>
            </w:pPr>
            <w:r>
              <w:rPr>
                <w:rFonts w:ascii="Times New Roman" w:hAnsi="Times New Roman"/>
                <w:sz w:val="21"/>
              </w:rPr>
              <w:t>图3-49</w:t>
            </w:r>
          </w:p>
        </w:tc>
        <w:tc>
          <w:tcPr>
            <w:tcW w:w="1944" w:type="dxa"/>
            <w:tcMar>
              <w:top w:w="70" w:type="dxa"/>
              <w:left w:w="80" w:type="dxa"/>
              <w:bottom w:w="70" w:type="dxa"/>
              <w:right w:w="80" w:type="dxa"/>
            </w:tcMar>
            <w:vAlign w:val="center"/>
          </w:tcPr>
          <w:p w14:paraId="2E2D33AE">
            <w:pPr>
              <w:keepNext/>
              <w:spacing w:after="0" w:line="240" w:lineRule="auto"/>
              <w:ind w:left="0" w:right="0" w:firstLine="0"/>
              <w:jc w:val="center"/>
            </w:pPr>
            <w:r>
              <w:rPr>
                <w:rFonts w:ascii="Times New Roman" w:hAnsi="Times New Roman"/>
                <w:sz w:val="21"/>
              </w:rPr>
              <w:t>X-Z纵剖面</w:t>
            </w:r>
          </w:p>
        </w:tc>
        <w:tc>
          <w:tcPr>
            <w:tcW w:w="3096" w:type="dxa"/>
            <w:tcMar>
              <w:top w:w="70" w:type="dxa"/>
              <w:left w:w="80" w:type="dxa"/>
              <w:bottom w:w="70" w:type="dxa"/>
              <w:right w:w="80" w:type="dxa"/>
            </w:tcMar>
            <w:vAlign w:val="center"/>
          </w:tcPr>
          <w:p w14:paraId="172472B4">
            <w:pPr>
              <w:keepNext/>
              <w:spacing w:after="0" w:line="240" w:lineRule="auto"/>
              <w:ind w:left="0" w:right="0" w:firstLine="0"/>
              <w:jc w:val="center"/>
            </w:pPr>
            <w:r>
              <w:rPr>
                <w:rFonts w:ascii="Times New Roman" w:hAnsi="Times New Roman"/>
                <w:sz w:val="21"/>
              </w:rPr>
              <w:t>Y=3182711.551 m</w:t>
            </w:r>
          </w:p>
        </w:tc>
        <w:tc>
          <w:tcPr>
            <w:tcW w:w="1152" w:type="dxa"/>
            <w:tcMar>
              <w:top w:w="70" w:type="dxa"/>
              <w:left w:w="80" w:type="dxa"/>
              <w:bottom w:w="70" w:type="dxa"/>
              <w:right w:w="80" w:type="dxa"/>
            </w:tcMar>
            <w:vAlign w:val="center"/>
          </w:tcPr>
          <w:p w14:paraId="6C512AB8">
            <w:pPr>
              <w:keepNext/>
              <w:spacing w:after="0" w:line="240" w:lineRule="auto"/>
              <w:ind w:left="0" w:right="0" w:firstLine="0"/>
              <w:jc w:val="center"/>
            </w:pPr>
            <w:r>
              <w:rPr>
                <w:rFonts w:ascii="Times New Roman" w:hAnsi="Times New Roman"/>
                <w:sz w:val="21"/>
              </w:rPr>
              <w:t>X</w:t>
            </w:r>
          </w:p>
        </w:tc>
        <w:tc>
          <w:tcPr>
            <w:tcW w:w="1656" w:type="dxa"/>
            <w:tcMar>
              <w:top w:w="70" w:type="dxa"/>
              <w:left w:w="80" w:type="dxa"/>
              <w:bottom w:w="70" w:type="dxa"/>
              <w:right w:w="80" w:type="dxa"/>
            </w:tcMar>
            <w:vAlign w:val="center"/>
          </w:tcPr>
          <w:p w14:paraId="00E0D20E">
            <w:pPr>
              <w:keepNext/>
              <w:spacing w:after="0" w:line="240" w:lineRule="auto"/>
              <w:ind w:left="0" w:right="0" w:firstLine="0"/>
              <w:jc w:val="center"/>
            </w:pPr>
            <w:r>
              <w:rPr>
                <w:rFonts w:ascii="Times New Roman" w:hAnsi="Times New Roman"/>
                <w:sz w:val="21"/>
              </w:rPr>
              <w:t>7,316</w:t>
            </w:r>
          </w:p>
        </w:tc>
      </w:tr>
      <w:tr w14:paraId="7D7B6E7B">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Mar>
              <w:top w:w="70" w:type="dxa"/>
              <w:left w:w="80" w:type="dxa"/>
              <w:bottom w:w="70" w:type="dxa"/>
              <w:right w:w="80" w:type="dxa"/>
            </w:tcMar>
            <w:vAlign w:val="center"/>
          </w:tcPr>
          <w:p w14:paraId="789C038A">
            <w:pPr>
              <w:spacing w:after="0" w:line="240" w:lineRule="auto"/>
              <w:ind w:left="0" w:right="0" w:firstLine="0"/>
              <w:jc w:val="center"/>
            </w:pPr>
            <w:r>
              <w:rPr>
                <w:rFonts w:ascii="Times New Roman" w:hAnsi="Times New Roman"/>
                <w:sz w:val="21"/>
              </w:rPr>
              <w:t>图3-50</w:t>
            </w:r>
          </w:p>
        </w:tc>
        <w:tc>
          <w:tcPr>
            <w:tcW w:w="1944" w:type="dxa"/>
            <w:tcMar>
              <w:top w:w="70" w:type="dxa"/>
              <w:left w:w="80" w:type="dxa"/>
              <w:bottom w:w="70" w:type="dxa"/>
              <w:right w:w="80" w:type="dxa"/>
            </w:tcMar>
            <w:vAlign w:val="center"/>
          </w:tcPr>
          <w:p w14:paraId="1440B215">
            <w:pPr>
              <w:spacing w:after="0" w:line="240" w:lineRule="auto"/>
              <w:ind w:left="0" w:right="0" w:firstLine="0"/>
              <w:jc w:val="center"/>
            </w:pPr>
            <w:r>
              <w:rPr>
                <w:rFonts w:ascii="Times New Roman" w:hAnsi="Times New Roman"/>
                <w:sz w:val="21"/>
              </w:rPr>
              <w:t>Y-Z横剖面</w:t>
            </w:r>
          </w:p>
        </w:tc>
        <w:tc>
          <w:tcPr>
            <w:tcW w:w="3096" w:type="dxa"/>
            <w:tcMar>
              <w:top w:w="70" w:type="dxa"/>
              <w:left w:w="80" w:type="dxa"/>
              <w:bottom w:w="70" w:type="dxa"/>
              <w:right w:w="80" w:type="dxa"/>
            </w:tcMar>
            <w:vAlign w:val="center"/>
          </w:tcPr>
          <w:p w14:paraId="10FC874E">
            <w:pPr>
              <w:spacing w:after="0" w:line="240" w:lineRule="auto"/>
              <w:ind w:left="0" w:right="0" w:firstLine="0"/>
              <w:jc w:val="center"/>
            </w:pPr>
            <w:r>
              <w:rPr>
                <w:rFonts w:ascii="Times New Roman" w:hAnsi="Times New Roman"/>
                <w:sz w:val="21"/>
              </w:rPr>
              <w:t>X=505634.983 m</w:t>
            </w:r>
          </w:p>
        </w:tc>
        <w:tc>
          <w:tcPr>
            <w:tcW w:w="1152" w:type="dxa"/>
            <w:tcMar>
              <w:top w:w="70" w:type="dxa"/>
              <w:left w:w="80" w:type="dxa"/>
              <w:bottom w:w="70" w:type="dxa"/>
              <w:right w:w="80" w:type="dxa"/>
            </w:tcMar>
            <w:vAlign w:val="center"/>
          </w:tcPr>
          <w:p w14:paraId="42DF6D3D">
            <w:pPr>
              <w:spacing w:after="0" w:line="240" w:lineRule="auto"/>
              <w:ind w:left="0" w:right="0" w:firstLine="0"/>
              <w:jc w:val="center"/>
            </w:pPr>
            <w:r>
              <w:rPr>
                <w:rFonts w:ascii="Times New Roman" w:hAnsi="Times New Roman"/>
                <w:sz w:val="21"/>
              </w:rPr>
              <w:t>Y</w:t>
            </w:r>
          </w:p>
        </w:tc>
        <w:tc>
          <w:tcPr>
            <w:tcW w:w="1656" w:type="dxa"/>
            <w:tcMar>
              <w:top w:w="70" w:type="dxa"/>
              <w:left w:w="80" w:type="dxa"/>
              <w:bottom w:w="70" w:type="dxa"/>
              <w:right w:w="80" w:type="dxa"/>
            </w:tcMar>
            <w:vAlign w:val="center"/>
          </w:tcPr>
          <w:p w14:paraId="106E95F4">
            <w:pPr>
              <w:spacing w:after="0" w:line="240" w:lineRule="auto"/>
              <w:ind w:left="0" w:right="0" w:firstLine="0"/>
              <w:jc w:val="center"/>
            </w:pPr>
            <w:r>
              <w:rPr>
                <w:rFonts w:ascii="Times New Roman" w:hAnsi="Times New Roman"/>
                <w:sz w:val="21"/>
              </w:rPr>
              <w:t>5,218</w:t>
            </w:r>
          </w:p>
        </w:tc>
      </w:tr>
    </w:tbl>
    <w:p w14:paraId="034A5169">
      <w:pPr>
        <w:spacing w:after="0" w:line="360" w:lineRule="auto"/>
        <w:rPr>
          <w:lang w:eastAsia="zh-CN"/>
        </w:rPr>
      </w:pPr>
    </w:p>
    <w:p w14:paraId="5521CBD6">
      <w:pPr>
        <w:spacing w:before="120" w:after="0" w:line="240" w:lineRule="auto"/>
        <w:ind w:firstLine="0"/>
        <w:jc w:val="center"/>
        <w:rPr>
          <w:rFonts w:ascii="Times New Roman" w:hAnsi="Times New Roman" w:cs="Times New Roman"/>
        </w:rPr>
      </w:pPr>
      <w:r>
        <w:rPr>
          <w:lang w:eastAsia="zh-CN"/>
        </w:rPr>
        <w:drawing>
          <wp:inline distT="0" distB="0" distL="114300" distR="114300">
            <wp:extent cx="4280535" cy="2162810"/>
            <wp:effectExtent l="0" t="0" r="5715" b="889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102"/>
                    <a:stretch>
                      <a:fillRect/>
                    </a:stretch>
                  </pic:blipFill>
                  <pic:spPr>
                    <a:xfrm>
                      <a:off x="0" y="0"/>
                      <a:ext cx="4280535" cy="2162810"/>
                    </a:xfrm>
                    <a:prstGeom prst="rect">
                      <a:avLst/>
                    </a:prstGeom>
                  </pic:spPr>
                </pic:pic>
              </a:graphicData>
            </a:graphic>
          </wp:inline>
        </w:drawing>
      </w:r>
    </w:p>
    <w:p w14:paraId="0C95AE69">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图3-49　完整散点成果的X-Z纵剖面</w:t>
      </w:r>
    </w:p>
    <w:p w14:paraId="6550983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3-49 X-Z longitudinal section extracted from the complete point cloud</w:t>
      </w:r>
    </w:p>
    <w:p w14:paraId="5FEC0D95">
      <w:pPr>
        <w:spacing w:after="0" w:line="360" w:lineRule="auto"/>
        <w:rPr>
          <w:lang w:eastAsia="zh-CN"/>
        </w:rPr>
      </w:pPr>
      <w:r>
        <w:rPr>
          <w:rFonts w:ascii="Times New Roman" w:hAnsi="Times New Roman"/>
        </w:rPr>
        <w:t>图3-49中黑色曲线为同一网格平面上的插值地表，曲线以下为保留的地下散点。各层边界呈规则网格离散形态，但总体层序与GemPy连续剖面一致。薄层FS仍可在多数X坐标位置识别，说明其未因散点化或地形裁切而丢失；地表起伏主要影响顶部FT的出露和厚度。</w:t>
      </w:r>
    </w:p>
    <w:p w14:paraId="7DD1EF48">
      <w:pPr>
        <w:spacing w:before="120" w:after="0" w:line="240" w:lineRule="auto"/>
        <w:ind w:firstLine="0"/>
        <w:jc w:val="center"/>
        <w:rPr>
          <w:rFonts w:ascii="Times New Roman" w:hAnsi="Times New Roman" w:cs="Times New Roman"/>
        </w:rPr>
      </w:pPr>
      <w:r>
        <w:rPr>
          <w:lang w:eastAsia="zh-CN"/>
        </w:rPr>
        <w:drawing>
          <wp:inline distT="0" distB="0" distL="114300" distR="114300">
            <wp:extent cx="3913505" cy="1978025"/>
            <wp:effectExtent l="0" t="0" r="10795" b="317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103"/>
                    <a:stretch>
                      <a:fillRect/>
                    </a:stretch>
                  </pic:blipFill>
                  <pic:spPr>
                    <a:xfrm>
                      <a:off x="0" y="0"/>
                      <a:ext cx="3913505" cy="1978025"/>
                    </a:xfrm>
                    <a:prstGeom prst="rect">
                      <a:avLst/>
                    </a:prstGeom>
                  </pic:spPr>
                </pic:pic>
              </a:graphicData>
            </a:graphic>
          </wp:inline>
        </w:drawing>
      </w:r>
    </w:p>
    <w:p w14:paraId="79D59B6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图3-50　完整散点成果的Y-Z横剖面</w:t>
      </w:r>
    </w:p>
    <w:p w14:paraId="12B7E789">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3-50 Y-Z transverse section extracted from the complete point cloud</w:t>
      </w:r>
    </w:p>
    <w:p w14:paraId="343A24E6">
      <w:pPr>
        <w:spacing w:after="0" w:line="360" w:lineRule="auto"/>
        <w:rPr>
          <w:lang w:eastAsia="zh-CN"/>
        </w:rPr>
      </w:pPr>
      <w:r>
        <w:rPr>
          <w:rFonts w:ascii="Times New Roman" w:hAnsi="Times New Roman"/>
        </w:rPr>
        <w:t>图3-50展示沿Y方向穿越堤身的层序变化。顶部地表在局部形成明显高程带，地下各层总体连续，未出现编号跳变或地表以上残留点。图3-49和图3-50共同验证了三维模型、地形裁切结果与完整散点CSV之间的空间一致性，也为后续按剖面检查材料分区提供了直观依据。</w:t>
      </w:r>
    </w:p>
    <w:p w14:paraId="74D8EA5B">
      <w:pPr>
        <w:pStyle w:val="6"/>
      </w:pPr>
      <w:r>
        <w:rPr>
          <w:rFonts w:ascii="Times New Roman" w:hAnsi="Times New Roman"/>
        </w:rPr>
        <w:t>3.4.4.2 渗透系数赋值</w:t>
      </w:r>
    </w:p>
    <w:p w14:paraId="48C6A54E">
      <w:pPr>
        <w:spacing w:after="0" w:line="360" w:lineRule="auto"/>
        <w:rPr>
          <w:lang w:eastAsia="zh-CN"/>
        </w:rPr>
      </w:pPr>
      <w:r>
        <w:rPr>
          <w:rFonts w:ascii="Times New Roman" w:hAnsi="Times New Roman"/>
        </w:rPr>
        <w:t>在地层分类完成后，按照地层名称为每个散点赋予各向同性渗透系数K，并同步计算log10K。FT取5.60×10⁻⁵ m/s，MCN1取7.00×10⁻³ m/s，MCN2取5.34×10⁻³ m/s，FS取4.88×10⁻³ m/s，FS2取2.80×10⁻³ m/s，WFS取4.00×10⁻³ m/s，GR取2.50×10⁻² m/s。MCN1与MCN2以及FS与FS2虽然在图中采用相同颜色，但仍依据层位分别保存独立名称和K值。</w:t>
      </w:r>
    </w:p>
    <w:p w14:paraId="07C08F2F">
      <w:pPr>
        <w:spacing w:after="0" w:line="360" w:lineRule="auto"/>
        <w:rPr>
          <w:lang w:eastAsia="zh-CN"/>
        </w:rPr>
      </w:pPr>
      <w:r>
        <w:rPr>
          <w:rFonts w:ascii="Times New Roman" w:hAnsi="Times New Roman"/>
        </w:rPr>
        <w:t>属性检查表明，全部512,207个散点均具有连续编号、有效坐标、地层名称、K和log10K，且所有点均位于对应插值地表以下。需要说明的是，本节K值用于实现地质类别到渗流参数的结构化映射，同一地层内部暂按均一各向同性参数处理，尚未表达层内非均质性及水平—垂向各向异性。因此，正式开展定量渗流分析前仍应结合室内试验、现场试验或反演结果复核参数。</w:t>
      </w:r>
    </w:p>
    <w:p w14:paraId="0141BC7E">
      <w:pPr>
        <w:spacing w:after="0" w:line="360" w:lineRule="auto"/>
        <w:rPr>
          <w:lang w:eastAsia="zh-CN"/>
        </w:rPr>
      </w:pPr>
      <w:r>
        <w:rPr>
          <w:rFonts w:ascii="Times New Roman" w:hAnsi="Times New Roman"/>
        </w:rPr>
        <w:t>可依据每个地下水网格单元中心的XYZ坐标，在本成果中查询最近散点或进行分层空间匹配，从而写入对应K值。若地下水模型的水平或垂向分辨率与本模型不同，应优先采用体积占比或层位保持的重采样方法，避免薄层FS和FS2在粗网格映射中被忽略。对具有明显各向异性的地层，还需在当前K值基础上进一步设置水平与垂向渗透系数。</w:t>
      </w:r>
    </w:p>
    <w:p w14:paraId="51E8ED03">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表3-14　模型各地层渗透系数及散点数量</w:t>
      </w:r>
    </w:p>
    <w:p w14:paraId="6FD9719E">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3-14 Hydraulic conductivity and point counts for each unit in the model</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2952"/>
        <w:gridCol w:w="2232"/>
        <w:gridCol w:w="2232"/>
      </w:tblGrid>
      <w:tr w14:paraId="5DFBE77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bottom w:val="single" w:color="000000" w:sz="6" w:space="0"/>
            </w:tcBorders>
            <w:tcMar>
              <w:top w:w="70" w:type="dxa"/>
              <w:left w:w="80" w:type="dxa"/>
              <w:bottom w:w="70" w:type="dxa"/>
              <w:right w:w="80" w:type="dxa"/>
            </w:tcMar>
            <w:vAlign w:val="center"/>
          </w:tcPr>
          <w:p w14:paraId="03E8A46D">
            <w:pPr>
              <w:keepNext/>
              <w:spacing w:after="0" w:line="240" w:lineRule="auto"/>
              <w:ind w:left="0" w:right="0" w:firstLine="0"/>
              <w:jc w:val="center"/>
            </w:pPr>
            <w:r>
              <w:rPr>
                <w:rFonts w:ascii="Times New Roman" w:hAnsi="Times New Roman"/>
                <w:b/>
                <w:sz w:val="21"/>
              </w:rPr>
              <w:t>地层单元</w:t>
            </w:r>
          </w:p>
        </w:tc>
        <w:tc>
          <w:tcPr>
            <w:tcW w:w="2952" w:type="dxa"/>
            <w:tcBorders>
              <w:bottom w:val="single" w:color="000000" w:sz="6" w:space="0"/>
            </w:tcBorders>
            <w:tcMar>
              <w:top w:w="70" w:type="dxa"/>
              <w:left w:w="80" w:type="dxa"/>
              <w:bottom w:w="70" w:type="dxa"/>
              <w:right w:w="80" w:type="dxa"/>
            </w:tcMar>
            <w:vAlign w:val="center"/>
          </w:tcPr>
          <w:p w14:paraId="0EF89DFA">
            <w:pPr>
              <w:keepNext/>
              <w:spacing w:after="0" w:line="240" w:lineRule="auto"/>
              <w:ind w:left="0" w:right="0" w:firstLine="0"/>
              <w:jc w:val="center"/>
            </w:pPr>
            <w:r>
              <w:rPr>
                <w:rFonts w:ascii="Times New Roman" w:hAnsi="Times New Roman"/>
                <w:b/>
                <w:sz w:val="21"/>
              </w:rPr>
              <w:t>工程含义</w:t>
            </w:r>
          </w:p>
        </w:tc>
        <w:tc>
          <w:tcPr>
            <w:tcW w:w="2232" w:type="dxa"/>
            <w:tcBorders>
              <w:bottom w:val="single" w:color="000000" w:sz="6" w:space="0"/>
            </w:tcBorders>
            <w:tcMar>
              <w:top w:w="70" w:type="dxa"/>
              <w:left w:w="80" w:type="dxa"/>
              <w:bottom w:w="70" w:type="dxa"/>
              <w:right w:w="80" w:type="dxa"/>
            </w:tcMar>
            <w:vAlign w:val="center"/>
          </w:tcPr>
          <w:p w14:paraId="72D13205">
            <w:pPr>
              <w:keepNext/>
              <w:spacing w:after="0" w:line="240" w:lineRule="auto"/>
              <w:ind w:left="0" w:right="0" w:firstLine="0"/>
              <w:jc w:val="center"/>
            </w:pPr>
            <w:r>
              <w:rPr>
                <w:rFonts w:ascii="Times New Roman" w:hAnsi="Times New Roman"/>
                <w:b/>
                <w:sz w:val="21"/>
              </w:rPr>
              <w:t>K（m/s）</w:t>
            </w:r>
          </w:p>
        </w:tc>
        <w:tc>
          <w:tcPr>
            <w:tcW w:w="2232" w:type="dxa"/>
            <w:tcBorders>
              <w:bottom w:val="single" w:color="000000" w:sz="6" w:space="0"/>
            </w:tcBorders>
            <w:tcMar>
              <w:top w:w="70" w:type="dxa"/>
              <w:left w:w="80" w:type="dxa"/>
              <w:bottom w:w="70" w:type="dxa"/>
              <w:right w:w="80" w:type="dxa"/>
            </w:tcMar>
            <w:vAlign w:val="center"/>
          </w:tcPr>
          <w:p w14:paraId="5E78DE7A">
            <w:pPr>
              <w:keepNext/>
              <w:spacing w:after="0" w:line="240" w:lineRule="auto"/>
              <w:ind w:left="0" w:right="0" w:firstLine="0"/>
              <w:jc w:val="center"/>
            </w:pPr>
            <w:r>
              <w:rPr>
                <w:rFonts w:ascii="Times New Roman" w:hAnsi="Times New Roman"/>
                <w:b/>
                <w:sz w:val="21"/>
              </w:rPr>
              <w:t>有效散点数</w:t>
            </w:r>
          </w:p>
        </w:tc>
      </w:tr>
      <w:tr w14:paraId="72499DD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23EC2883">
            <w:pPr>
              <w:keepNext/>
              <w:spacing w:after="0" w:line="240" w:lineRule="auto"/>
              <w:ind w:left="0" w:right="0" w:firstLine="0"/>
              <w:jc w:val="center"/>
            </w:pPr>
            <w:r>
              <w:rPr>
                <w:rFonts w:ascii="Times New Roman" w:hAnsi="Times New Roman"/>
                <w:sz w:val="21"/>
              </w:rPr>
              <w:t>FT</w:t>
            </w:r>
          </w:p>
        </w:tc>
        <w:tc>
          <w:tcPr>
            <w:tcW w:w="2952" w:type="dxa"/>
            <w:tcMar>
              <w:top w:w="70" w:type="dxa"/>
              <w:left w:w="80" w:type="dxa"/>
              <w:bottom w:w="70" w:type="dxa"/>
              <w:right w:w="80" w:type="dxa"/>
            </w:tcMar>
            <w:vAlign w:val="center"/>
          </w:tcPr>
          <w:p w14:paraId="35DAE05D">
            <w:pPr>
              <w:keepNext/>
              <w:spacing w:after="0" w:line="240" w:lineRule="auto"/>
              <w:ind w:left="0" w:right="0" w:firstLine="0"/>
              <w:jc w:val="center"/>
            </w:pPr>
            <w:r>
              <w:rPr>
                <w:rFonts w:ascii="Times New Roman" w:hAnsi="Times New Roman"/>
                <w:sz w:val="21"/>
              </w:rPr>
              <w:t>填土单元</w:t>
            </w:r>
          </w:p>
        </w:tc>
        <w:tc>
          <w:tcPr>
            <w:tcW w:w="2232" w:type="dxa"/>
            <w:tcMar>
              <w:top w:w="70" w:type="dxa"/>
              <w:left w:w="80" w:type="dxa"/>
              <w:bottom w:w="70" w:type="dxa"/>
              <w:right w:w="80" w:type="dxa"/>
            </w:tcMar>
            <w:vAlign w:val="center"/>
          </w:tcPr>
          <w:p w14:paraId="28DE2129">
            <w:pPr>
              <w:keepNext/>
              <w:spacing w:after="0" w:line="240" w:lineRule="auto"/>
              <w:ind w:left="0" w:right="0" w:firstLine="0"/>
              <w:jc w:val="center"/>
            </w:pPr>
            <w:r>
              <w:rPr>
                <w:rFonts w:ascii="Times New Roman" w:hAnsi="Times New Roman"/>
                <w:sz w:val="21"/>
              </w:rPr>
              <w:t>5.60×10⁻⁵</w:t>
            </w:r>
          </w:p>
        </w:tc>
        <w:tc>
          <w:tcPr>
            <w:tcW w:w="2232" w:type="dxa"/>
            <w:tcMar>
              <w:top w:w="70" w:type="dxa"/>
              <w:left w:w="80" w:type="dxa"/>
              <w:bottom w:w="70" w:type="dxa"/>
              <w:right w:w="80" w:type="dxa"/>
            </w:tcMar>
            <w:vAlign w:val="center"/>
          </w:tcPr>
          <w:p w14:paraId="6CAADF69">
            <w:pPr>
              <w:keepNext/>
              <w:spacing w:after="0" w:line="240" w:lineRule="auto"/>
              <w:ind w:left="0" w:right="0" w:firstLine="0"/>
              <w:jc w:val="center"/>
            </w:pPr>
            <w:r>
              <w:rPr>
                <w:rFonts w:ascii="Times New Roman" w:hAnsi="Times New Roman"/>
                <w:sz w:val="21"/>
              </w:rPr>
              <w:t>42,799</w:t>
            </w:r>
          </w:p>
        </w:tc>
      </w:tr>
      <w:tr w14:paraId="1468B32B">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0D39A4D1">
            <w:pPr>
              <w:keepNext/>
              <w:spacing w:after="0" w:line="240" w:lineRule="auto"/>
              <w:ind w:left="0" w:right="0" w:firstLine="0"/>
              <w:jc w:val="center"/>
            </w:pPr>
            <w:r>
              <w:rPr>
                <w:rFonts w:ascii="Times New Roman" w:hAnsi="Times New Roman"/>
                <w:sz w:val="21"/>
              </w:rPr>
              <w:t>MCN1</w:t>
            </w:r>
          </w:p>
        </w:tc>
        <w:tc>
          <w:tcPr>
            <w:tcW w:w="2952" w:type="dxa"/>
            <w:tcMar>
              <w:top w:w="70" w:type="dxa"/>
              <w:left w:w="80" w:type="dxa"/>
              <w:bottom w:w="70" w:type="dxa"/>
              <w:right w:w="80" w:type="dxa"/>
            </w:tcMar>
            <w:vAlign w:val="center"/>
          </w:tcPr>
          <w:p w14:paraId="777499B3">
            <w:pPr>
              <w:keepNext/>
              <w:spacing w:after="0" w:line="240" w:lineRule="auto"/>
              <w:ind w:left="0" w:right="0" w:firstLine="0"/>
              <w:jc w:val="center"/>
            </w:pPr>
            <w:r>
              <w:rPr>
                <w:rFonts w:ascii="Times New Roman" w:hAnsi="Times New Roman"/>
                <w:sz w:val="21"/>
              </w:rPr>
              <w:t>第一黏性土单元</w:t>
            </w:r>
          </w:p>
        </w:tc>
        <w:tc>
          <w:tcPr>
            <w:tcW w:w="2232" w:type="dxa"/>
            <w:tcMar>
              <w:top w:w="70" w:type="dxa"/>
              <w:left w:w="80" w:type="dxa"/>
              <w:bottom w:w="70" w:type="dxa"/>
              <w:right w:w="80" w:type="dxa"/>
            </w:tcMar>
            <w:vAlign w:val="center"/>
          </w:tcPr>
          <w:p w14:paraId="4F395592">
            <w:pPr>
              <w:keepNext/>
              <w:spacing w:after="0" w:line="240" w:lineRule="auto"/>
              <w:ind w:left="0" w:right="0" w:firstLine="0"/>
              <w:jc w:val="center"/>
            </w:pPr>
            <w:r>
              <w:rPr>
                <w:rFonts w:ascii="Times New Roman" w:hAnsi="Times New Roman"/>
                <w:sz w:val="21"/>
              </w:rPr>
              <w:t>7.00×10⁻³</w:t>
            </w:r>
          </w:p>
        </w:tc>
        <w:tc>
          <w:tcPr>
            <w:tcW w:w="2232" w:type="dxa"/>
            <w:tcMar>
              <w:top w:w="70" w:type="dxa"/>
              <w:left w:w="80" w:type="dxa"/>
              <w:bottom w:w="70" w:type="dxa"/>
              <w:right w:w="80" w:type="dxa"/>
            </w:tcMar>
            <w:vAlign w:val="center"/>
          </w:tcPr>
          <w:p w14:paraId="6594B175">
            <w:pPr>
              <w:keepNext/>
              <w:spacing w:after="0" w:line="240" w:lineRule="auto"/>
              <w:ind w:left="0" w:right="0" w:firstLine="0"/>
              <w:jc w:val="center"/>
            </w:pPr>
            <w:r>
              <w:rPr>
                <w:rFonts w:ascii="Times New Roman" w:hAnsi="Times New Roman"/>
                <w:sz w:val="21"/>
              </w:rPr>
              <w:t>56,160</w:t>
            </w:r>
          </w:p>
        </w:tc>
      </w:tr>
      <w:tr w14:paraId="153A3DB4">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0FAE2E0C">
            <w:pPr>
              <w:keepNext/>
              <w:spacing w:after="0" w:line="240" w:lineRule="auto"/>
              <w:ind w:left="0" w:right="0" w:firstLine="0"/>
              <w:jc w:val="center"/>
            </w:pPr>
            <w:r>
              <w:rPr>
                <w:rFonts w:ascii="Times New Roman" w:hAnsi="Times New Roman"/>
                <w:sz w:val="21"/>
              </w:rPr>
              <w:t>FS</w:t>
            </w:r>
          </w:p>
        </w:tc>
        <w:tc>
          <w:tcPr>
            <w:tcW w:w="2952" w:type="dxa"/>
            <w:tcMar>
              <w:top w:w="70" w:type="dxa"/>
              <w:left w:w="80" w:type="dxa"/>
              <w:bottom w:w="70" w:type="dxa"/>
              <w:right w:w="80" w:type="dxa"/>
            </w:tcMar>
            <w:vAlign w:val="center"/>
          </w:tcPr>
          <w:p w14:paraId="28294965">
            <w:pPr>
              <w:keepNext/>
              <w:spacing w:after="0" w:line="240" w:lineRule="auto"/>
              <w:ind w:left="0" w:right="0" w:firstLine="0"/>
              <w:jc w:val="center"/>
            </w:pPr>
            <w:r>
              <w:rPr>
                <w:rFonts w:ascii="Times New Roman" w:hAnsi="Times New Roman"/>
                <w:sz w:val="21"/>
              </w:rPr>
              <w:t>第一粉细砂单元</w:t>
            </w:r>
          </w:p>
        </w:tc>
        <w:tc>
          <w:tcPr>
            <w:tcW w:w="2232" w:type="dxa"/>
            <w:tcMar>
              <w:top w:w="70" w:type="dxa"/>
              <w:left w:w="80" w:type="dxa"/>
              <w:bottom w:w="70" w:type="dxa"/>
              <w:right w:w="80" w:type="dxa"/>
            </w:tcMar>
            <w:vAlign w:val="center"/>
          </w:tcPr>
          <w:p w14:paraId="52F162A9">
            <w:pPr>
              <w:keepNext/>
              <w:spacing w:after="0" w:line="240" w:lineRule="auto"/>
              <w:ind w:left="0" w:right="0" w:firstLine="0"/>
              <w:jc w:val="center"/>
            </w:pPr>
            <w:r>
              <w:rPr>
                <w:rFonts w:ascii="Times New Roman" w:hAnsi="Times New Roman"/>
                <w:sz w:val="21"/>
              </w:rPr>
              <w:t>4.88×10⁻³</w:t>
            </w:r>
          </w:p>
        </w:tc>
        <w:tc>
          <w:tcPr>
            <w:tcW w:w="2232" w:type="dxa"/>
            <w:tcMar>
              <w:top w:w="70" w:type="dxa"/>
              <w:left w:w="80" w:type="dxa"/>
              <w:bottom w:w="70" w:type="dxa"/>
              <w:right w:w="80" w:type="dxa"/>
            </w:tcMar>
            <w:vAlign w:val="center"/>
          </w:tcPr>
          <w:p w14:paraId="1162C55D">
            <w:pPr>
              <w:keepNext/>
              <w:spacing w:after="0" w:line="240" w:lineRule="auto"/>
              <w:ind w:left="0" w:right="0" w:firstLine="0"/>
              <w:jc w:val="center"/>
            </w:pPr>
            <w:r>
              <w:rPr>
                <w:rFonts w:ascii="Times New Roman" w:hAnsi="Times New Roman"/>
                <w:sz w:val="21"/>
              </w:rPr>
              <w:t>7,663</w:t>
            </w:r>
          </w:p>
        </w:tc>
      </w:tr>
      <w:tr w14:paraId="5BC4E322">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765DEFB7">
            <w:pPr>
              <w:keepNext/>
              <w:spacing w:after="0" w:line="240" w:lineRule="auto"/>
              <w:ind w:left="0" w:right="0" w:firstLine="0"/>
              <w:jc w:val="center"/>
            </w:pPr>
            <w:r>
              <w:rPr>
                <w:rFonts w:ascii="Times New Roman" w:hAnsi="Times New Roman"/>
                <w:sz w:val="21"/>
              </w:rPr>
              <w:t>MCN2</w:t>
            </w:r>
          </w:p>
        </w:tc>
        <w:tc>
          <w:tcPr>
            <w:tcW w:w="2952" w:type="dxa"/>
            <w:tcMar>
              <w:top w:w="70" w:type="dxa"/>
              <w:left w:w="80" w:type="dxa"/>
              <w:bottom w:w="70" w:type="dxa"/>
              <w:right w:w="80" w:type="dxa"/>
            </w:tcMar>
            <w:vAlign w:val="center"/>
          </w:tcPr>
          <w:p w14:paraId="0CC22AB5">
            <w:pPr>
              <w:keepNext/>
              <w:spacing w:after="0" w:line="240" w:lineRule="auto"/>
              <w:ind w:left="0" w:right="0" w:firstLine="0"/>
              <w:jc w:val="center"/>
            </w:pPr>
            <w:r>
              <w:rPr>
                <w:rFonts w:ascii="Times New Roman" w:hAnsi="Times New Roman"/>
                <w:sz w:val="21"/>
              </w:rPr>
              <w:t>第二黏性土单元</w:t>
            </w:r>
          </w:p>
        </w:tc>
        <w:tc>
          <w:tcPr>
            <w:tcW w:w="2232" w:type="dxa"/>
            <w:tcMar>
              <w:top w:w="70" w:type="dxa"/>
              <w:left w:w="80" w:type="dxa"/>
              <w:bottom w:w="70" w:type="dxa"/>
              <w:right w:w="80" w:type="dxa"/>
            </w:tcMar>
            <w:vAlign w:val="center"/>
          </w:tcPr>
          <w:p w14:paraId="0FED1289">
            <w:pPr>
              <w:keepNext/>
              <w:spacing w:after="0" w:line="240" w:lineRule="auto"/>
              <w:ind w:left="0" w:right="0" w:firstLine="0"/>
              <w:jc w:val="center"/>
            </w:pPr>
            <w:r>
              <w:rPr>
                <w:rFonts w:ascii="Times New Roman" w:hAnsi="Times New Roman"/>
                <w:sz w:val="21"/>
              </w:rPr>
              <w:t>5.34×10⁻³</w:t>
            </w:r>
          </w:p>
        </w:tc>
        <w:tc>
          <w:tcPr>
            <w:tcW w:w="2232" w:type="dxa"/>
            <w:tcMar>
              <w:top w:w="70" w:type="dxa"/>
              <w:left w:w="80" w:type="dxa"/>
              <w:bottom w:w="70" w:type="dxa"/>
              <w:right w:w="80" w:type="dxa"/>
            </w:tcMar>
            <w:vAlign w:val="center"/>
          </w:tcPr>
          <w:p w14:paraId="14ECCEC4">
            <w:pPr>
              <w:keepNext/>
              <w:spacing w:after="0" w:line="240" w:lineRule="auto"/>
              <w:ind w:left="0" w:right="0" w:firstLine="0"/>
              <w:jc w:val="center"/>
            </w:pPr>
            <w:r>
              <w:rPr>
                <w:rFonts w:ascii="Times New Roman" w:hAnsi="Times New Roman"/>
                <w:sz w:val="21"/>
              </w:rPr>
              <w:t>25,723</w:t>
            </w:r>
          </w:p>
        </w:tc>
      </w:tr>
      <w:tr w14:paraId="543BCF1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2B4A7674">
            <w:pPr>
              <w:keepNext/>
              <w:spacing w:after="0" w:line="240" w:lineRule="auto"/>
              <w:ind w:left="0" w:right="0" w:firstLine="0"/>
              <w:jc w:val="center"/>
            </w:pPr>
            <w:r>
              <w:rPr>
                <w:rFonts w:ascii="Times New Roman" w:hAnsi="Times New Roman"/>
                <w:sz w:val="21"/>
              </w:rPr>
              <w:t>WFS</w:t>
            </w:r>
          </w:p>
        </w:tc>
        <w:tc>
          <w:tcPr>
            <w:tcW w:w="2952" w:type="dxa"/>
            <w:tcMar>
              <w:top w:w="70" w:type="dxa"/>
              <w:left w:w="80" w:type="dxa"/>
              <w:bottom w:w="70" w:type="dxa"/>
              <w:right w:w="80" w:type="dxa"/>
            </w:tcMar>
            <w:vAlign w:val="center"/>
          </w:tcPr>
          <w:p w14:paraId="62AF1795">
            <w:pPr>
              <w:keepNext/>
              <w:spacing w:after="0" w:line="240" w:lineRule="auto"/>
              <w:ind w:left="0" w:right="0" w:firstLine="0"/>
              <w:jc w:val="center"/>
            </w:pPr>
            <w:r>
              <w:rPr>
                <w:rFonts w:ascii="Times New Roman" w:hAnsi="Times New Roman"/>
                <w:sz w:val="21"/>
              </w:rPr>
              <w:t>中下部砂性单元</w:t>
            </w:r>
          </w:p>
        </w:tc>
        <w:tc>
          <w:tcPr>
            <w:tcW w:w="2232" w:type="dxa"/>
            <w:tcMar>
              <w:top w:w="70" w:type="dxa"/>
              <w:left w:w="80" w:type="dxa"/>
              <w:bottom w:w="70" w:type="dxa"/>
              <w:right w:w="80" w:type="dxa"/>
            </w:tcMar>
            <w:vAlign w:val="center"/>
          </w:tcPr>
          <w:p w14:paraId="722887FE">
            <w:pPr>
              <w:keepNext/>
              <w:spacing w:after="0" w:line="240" w:lineRule="auto"/>
              <w:ind w:left="0" w:right="0" w:firstLine="0"/>
              <w:jc w:val="center"/>
            </w:pPr>
            <w:r>
              <w:rPr>
                <w:rFonts w:ascii="Times New Roman" w:hAnsi="Times New Roman"/>
                <w:sz w:val="21"/>
              </w:rPr>
              <w:t>4.00×10⁻³</w:t>
            </w:r>
          </w:p>
        </w:tc>
        <w:tc>
          <w:tcPr>
            <w:tcW w:w="2232" w:type="dxa"/>
            <w:tcMar>
              <w:top w:w="70" w:type="dxa"/>
              <w:left w:w="80" w:type="dxa"/>
              <w:bottom w:w="70" w:type="dxa"/>
              <w:right w:w="80" w:type="dxa"/>
            </w:tcMar>
            <w:vAlign w:val="center"/>
          </w:tcPr>
          <w:p w14:paraId="17F60573">
            <w:pPr>
              <w:keepNext/>
              <w:spacing w:after="0" w:line="240" w:lineRule="auto"/>
              <w:ind w:left="0" w:right="0" w:firstLine="0"/>
              <w:jc w:val="center"/>
            </w:pPr>
            <w:r>
              <w:rPr>
                <w:rFonts w:ascii="Times New Roman" w:hAnsi="Times New Roman"/>
                <w:sz w:val="21"/>
              </w:rPr>
              <w:t>123,147</w:t>
            </w:r>
          </w:p>
        </w:tc>
      </w:tr>
      <w:tr w14:paraId="66226CA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158475AE">
            <w:pPr>
              <w:keepNext/>
              <w:spacing w:after="0" w:line="240" w:lineRule="auto"/>
              <w:ind w:left="0" w:right="0" w:firstLine="0"/>
              <w:jc w:val="center"/>
            </w:pPr>
            <w:r>
              <w:rPr>
                <w:rFonts w:ascii="Times New Roman" w:hAnsi="Times New Roman"/>
                <w:sz w:val="21"/>
              </w:rPr>
              <w:t>FS2</w:t>
            </w:r>
          </w:p>
        </w:tc>
        <w:tc>
          <w:tcPr>
            <w:tcW w:w="2952" w:type="dxa"/>
            <w:tcMar>
              <w:top w:w="70" w:type="dxa"/>
              <w:left w:w="80" w:type="dxa"/>
              <w:bottom w:w="70" w:type="dxa"/>
              <w:right w:w="80" w:type="dxa"/>
            </w:tcMar>
            <w:vAlign w:val="center"/>
          </w:tcPr>
          <w:p w14:paraId="15A36343">
            <w:pPr>
              <w:keepNext/>
              <w:spacing w:after="0" w:line="240" w:lineRule="auto"/>
              <w:ind w:left="0" w:right="0" w:firstLine="0"/>
              <w:jc w:val="center"/>
            </w:pPr>
            <w:r>
              <w:rPr>
                <w:rFonts w:ascii="Times New Roman" w:hAnsi="Times New Roman"/>
                <w:sz w:val="21"/>
              </w:rPr>
              <w:t>第二粉细砂单元</w:t>
            </w:r>
          </w:p>
        </w:tc>
        <w:tc>
          <w:tcPr>
            <w:tcW w:w="2232" w:type="dxa"/>
            <w:tcMar>
              <w:top w:w="70" w:type="dxa"/>
              <w:left w:w="80" w:type="dxa"/>
              <w:bottom w:w="70" w:type="dxa"/>
              <w:right w:w="80" w:type="dxa"/>
            </w:tcMar>
            <w:vAlign w:val="center"/>
          </w:tcPr>
          <w:p w14:paraId="3823CD05">
            <w:pPr>
              <w:keepNext/>
              <w:spacing w:after="0" w:line="240" w:lineRule="auto"/>
              <w:ind w:left="0" w:right="0" w:firstLine="0"/>
              <w:jc w:val="center"/>
            </w:pPr>
            <w:r>
              <w:rPr>
                <w:rFonts w:ascii="Times New Roman" w:hAnsi="Times New Roman"/>
                <w:sz w:val="21"/>
              </w:rPr>
              <w:t>2.80×10⁻³</w:t>
            </w:r>
          </w:p>
        </w:tc>
        <w:tc>
          <w:tcPr>
            <w:tcW w:w="2232" w:type="dxa"/>
            <w:tcMar>
              <w:top w:w="70" w:type="dxa"/>
              <w:left w:w="80" w:type="dxa"/>
              <w:bottom w:w="70" w:type="dxa"/>
              <w:right w:w="80" w:type="dxa"/>
            </w:tcMar>
            <w:vAlign w:val="center"/>
          </w:tcPr>
          <w:p w14:paraId="507CFDD3">
            <w:pPr>
              <w:keepNext/>
              <w:spacing w:after="0" w:line="240" w:lineRule="auto"/>
              <w:ind w:left="0" w:right="0" w:firstLine="0"/>
              <w:jc w:val="center"/>
            </w:pPr>
            <w:r>
              <w:rPr>
                <w:rFonts w:ascii="Times New Roman" w:hAnsi="Times New Roman"/>
                <w:sz w:val="21"/>
              </w:rPr>
              <w:t>52,437</w:t>
            </w:r>
          </w:p>
        </w:tc>
      </w:tr>
      <w:tr w14:paraId="0FF1AFB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51AF3D2D">
            <w:pPr>
              <w:spacing w:after="0" w:line="240" w:lineRule="auto"/>
              <w:ind w:left="0" w:right="0" w:firstLine="0"/>
              <w:jc w:val="center"/>
            </w:pPr>
            <w:r>
              <w:rPr>
                <w:rFonts w:ascii="Times New Roman" w:hAnsi="Times New Roman"/>
                <w:sz w:val="21"/>
              </w:rPr>
              <w:t>GR</w:t>
            </w:r>
          </w:p>
        </w:tc>
        <w:tc>
          <w:tcPr>
            <w:tcW w:w="2952" w:type="dxa"/>
            <w:tcMar>
              <w:top w:w="70" w:type="dxa"/>
              <w:left w:w="80" w:type="dxa"/>
              <w:bottom w:w="70" w:type="dxa"/>
              <w:right w:w="80" w:type="dxa"/>
            </w:tcMar>
            <w:vAlign w:val="center"/>
          </w:tcPr>
          <w:p w14:paraId="4ACAC083">
            <w:pPr>
              <w:spacing w:after="0" w:line="240" w:lineRule="auto"/>
              <w:ind w:left="0" w:right="0" w:firstLine="0"/>
              <w:jc w:val="center"/>
            </w:pPr>
            <w:r>
              <w:rPr>
                <w:rFonts w:ascii="Times New Roman" w:hAnsi="Times New Roman"/>
                <w:sz w:val="21"/>
              </w:rPr>
              <w:t>砂砾石底层</w:t>
            </w:r>
          </w:p>
        </w:tc>
        <w:tc>
          <w:tcPr>
            <w:tcW w:w="2232" w:type="dxa"/>
            <w:tcMar>
              <w:top w:w="70" w:type="dxa"/>
              <w:left w:w="80" w:type="dxa"/>
              <w:bottom w:w="70" w:type="dxa"/>
              <w:right w:w="80" w:type="dxa"/>
            </w:tcMar>
            <w:vAlign w:val="center"/>
          </w:tcPr>
          <w:p w14:paraId="5F484146">
            <w:pPr>
              <w:spacing w:after="0" w:line="240" w:lineRule="auto"/>
              <w:ind w:left="0" w:right="0" w:firstLine="0"/>
              <w:jc w:val="center"/>
            </w:pPr>
            <w:r>
              <w:rPr>
                <w:rFonts w:ascii="Times New Roman" w:hAnsi="Times New Roman"/>
                <w:sz w:val="21"/>
              </w:rPr>
              <w:t>2.50×10⁻²</w:t>
            </w:r>
          </w:p>
        </w:tc>
        <w:tc>
          <w:tcPr>
            <w:tcW w:w="2232" w:type="dxa"/>
            <w:tcMar>
              <w:top w:w="70" w:type="dxa"/>
              <w:left w:w="80" w:type="dxa"/>
              <w:bottom w:w="70" w:type="dxa"/>
              <w:right w:w="80" w:type="dxa"/>
            </w:tcMar>
            <w:vAlign w:val="center"/>
          </w:tcPr>
          <w:p w14:paraId="71FCF28B">
            <w:pPr>
              <w:spacing w:after="0" w:line="240" w:lineRule="auto"/>
              <w:ind w:left="0" w:right="0" w:firstLine="0"/>
              <w:jc w:val="center"/>
            </w:pPr>
            <w:r>
              <w:rPr>
                <w:rFonts w:ascii="Times New Roman" w:hAnsi="Times New Roman"/>
                <w:sz w:val="21"/>
              </w:rPr>
              <w:t>204,278</w:t>
            </w:r>
          </w:p>
        </w:tc>
      </w:tr>
    </w:tbl>
    <w:p w14:paraId="45EEC4A4">
      <w:pPr>
        <w:spacing w:after="0" w:line="360" w:lineRule="auto"/>
        <w:rPr>
          <w:lang w:eastAsia="zh-CN"/>
        </w:rPr>
      </w:pPr>
    </w:p>
    <w:p w14:paraId="73FA9427">
      <w:pPr>
        <w:spacing w:after="0" w:line="360" w:lineRule="auto"/>
        <w:rPr>
          <w:lang w:eastAsia="zh-CN"/>
        </w:rPr>
      </w:pPr>
      <w:r>
        <w:br w:type="page"/>
      </w:r>
    </w:p>
    <w:p w14:paraId="6F128E6E">
      <w:pPr>
        <w:spacing w:after="0" w:line="360" w:lineRule="auto"/>
        <w:rPr>
          <w:lang w:eastAsia="zh-CN"/>
        </w:rPr>
      </w:pPr>
      <w:r>
        <w:rPr>
          <w:rFonts w:hint="eastAsia" w:cs="Times New Roman"/>
          <w:highlight w:val="yellow"/>
          <w:lang w:val="en-US" w:eastAsia="zh-CN"/>
        </w:rPr>
        <w:t xml:space="preserve">3.4.2 </w:t>
      </w:r>
      <w:r>
        <w:rPr>
          <w:rFonts w:ascii="Times New Roman" w:hAnsi="Times New Roman" w:cs="Times New Roman"/>
          <w:lang w:eastAsia="zh-CN"/>
        </w:rPr>
        <w:t>长春垸</w:t>
      </w:r>
      <w:r>
        <w:rPr>
          <w:rFonts w:hint="eastAsia" w:cs="Times New Roman"/>
          <w:lang w:val="en-US" w:eastAsia="zh-CN"/>
        </w:rPr>
        <w:t>典型堤防段2（</w:t>
      </w:r>
      <w:r>
        <w:rPr>
          <w:rFonts w:ascii="Times New Roman" w:hAnsi="Times New Roman"/>
        </w:rPr>
        <w:t>K47+250～K47+650</w:t>
      </w:r>
      <w:r>
        <w:rPr>
          <w:rFonts w:hint="eastAsia" w:cs="Times New Roman"/>
          <w:lang w:val="en-US" w:eastAsia="zh-CN"/>
        </w:rPr>
        <w:t>）</w:t>
      </w:r>
    </w:p>
    <w:p w14:paraId="35EF1250">
      <w:pPr>
        <w:spacing w:after="0" w:line="360" w:lineRule="auto"/>
        <w:rPr>
          <w:lang w:eastAsia="zh-CN"/>
        </w:rPr>
      </w:pPr>
      <w:r>
        <w:rPr>
          <w:rFonts w:ascii="Times New Roman" w:hAnsi="Times New Roman" w:cs="Times New Roman"/>
          <w:lang w:eastAsia="zh-CN"/>
        </w:rPr>
        <w:t>K47+250～K47+650段案例的可核验输入包括13个实测钻孔、55个实测地层界面点、12个模型底边界锚点、67条方向先验、500×500像元DEM以及500m×800m×32m模型域。ET-CGAN在相邻实测孔之间生成候选虚拟钻孔，候选结果只有在通过生成概率、邻域一致性、层厚与层序检查后进入隐式模型。候选虚拟钻孔不计入实测样本数量；当前汇总结果未单列筛选后实际入模的虚拟孔数量，因此本节的确定性数据规模如表3-15所示。最终输出包括二维剖面、三维地质结构和渗透系数属性散点。</w:t>
      </w:r>
    </w:p>
    <w:p w14:paraId="2F9E66BF">
      <w:pPr>
        <w:spacing w:after="0" w:line="360" w:lineRule="auto"/>
        <w:rPr>
          <w:lang w:eastAsia="zh-CN"/>
        </w:rPr>
      </w:pPr>
      <w:r>
        <w:rPr>
          <w:rFonts w:ascii="Times New Roman" w:hAnsi="Times New Roman"/>
        </w:rPr>
        <w:t>3.5.1 工程概况与基础数据</w:t>
      </w:r>
    </w:p>
    <w:p w14:paraId="6AD88580">
      <w:pPr>
        <w:spacing w:after="0" w:line="360" w:lineRule="auto"/>
        <w:rPr>
          <w:lang w:eastAsia="zh-CN"/>
        </w:rPr>
      </w:pPr>
      <w:r>
        <w:rPr>
          <w:rFonts w:ascii="Times New Roman" w:hAnsi="Times New Roman" w:cs="Times New Roman"/>
          <w:lang w:eastAsia="zh-CN"/>
        </w:rPr>
        <w:t>研究区位于湖南省益阳市洞庭湖区长春垸K47+250～K47+650段堤防。本节选取堤防典型试验段作为建模区域，13个实测钻孔沿堤线方向近线性分布，钻孔平面间距约40～50m。钻孔孔口高程约为36.4～37.1m，揭露深度为15.0～23.2m。原始分层资料包含填土、黏性土、粉细砂和砂砾层等工程地质信息，建模时按层位差异整理为FT、FS、MCN1、MCN2、FS2、GR和Basics等模型单元。</w:t>
      </w:r>
    </w:p>
    <w:p w14:paraId="0F8670B8">
      <w:pPr>
        <w:spacing w:after="0" w:line="360" w:lineRule="auto"/>
        <w:rPr>
          <w:lang w:eastAsia="zh-CN"/>
        </w:rPr>
      </w:pPr>
      <w:r>
        <w:rPr>
          <w:rFonts w:ascii="Times New Roman" w:hAnsi="Times New Roman" w:cs="Times New Roman"/>
          <w:lang w:eastAsia="zh-CN"/>
        </w:rPr>
        <w:t>K47+250～K47+650段的DEM、实测钻孔与地层界面控制点分布如图3-51所示。研究区DEM覆盖完整模型域，格栅规模为500×500像元，地表高程约19.63～39.67m。钻孔主要集中在堤线附近，而模型平面范围明显大于钻孔分布带，因此模型在远离钻孔区域的界面形态主要受隐式场外推和地形边界控制。该空间关系决定了本章结果适合用于地层结构表达和后续参数网格准备，但不能替代独立钻孔验证。</w:t>
      </w:r>
    </w:p>
    <w:p w14:paraId="339F0801">
      <w:pPr>
        <w:spacing w:after="0" w:line="360" w:lineRule="auto"/>
        <w:rPr>
          <w:lang w:eastAsia="zh-CN"/>
        </w:rPr>
      </w:pPr>
    </w:p>
    <w:p w14:paraId="7702DAF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表3-15　K47+250～K47+650段建模数据</w:t>
      </w:r>
    </w:p>
    <w:p w14:paraId="4710517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3-15 Modeling data for the K47+250 to K47+650 section</w:t>
      </w:r>
    </w:p>
    <w:tbl>
      <w:tblPr>
        <w:tblStyle w:val="35"/>
        <w:tblW w:w="5000" w:type="pct"/>
        <w:jc w:val="center"/>
        <w:tblLayout w:type="fixed"/>
        <w:tblCellMar>
          <w:top w:w="60" w:type="dxa"/>
          <w:left w:w="60" w:type="dxa"/>
          <w:bottom w:w="60" w:type="dxa"/>
          <w:right w:w="60" w:type="dxa"/>
        </w:tblCellMar>
      </w:tblPr>
      <w:tblGrid>
        <w:gridCol w:w="2395"/>
        <w:gridCol w:w="2225"/>
        <w:gridCol w:w="4450"/>
      </w:tblGrid>
      <w:tr w14:paraId="4EB24EBB">
        <w:tblPrEx>
          <w:tblCellMar>
            <w:top w:w="60" w:type="dxa"/>
            <w:left w:w="60" w:type="dxa"/>
            <w:bottom w:w="60" w:type="dxa"/>
            <w:right w:w="60" w:type="dxa"/>
          </w:tblCellMar>
        </w:tblPrEx>
        <w:trPr>
          <w:cantSplit/>
          <w:tblHeader/>
          <w:jc w:val="center"/>
        </w:trPr>
        <w:tc>
          <w:tcPr>
            <w:tcW w:w="2396" w:type="dxa"/>
            <w:tcBorders>
              <w:top w:val="single" w:color="000000" w:sz="12" w:space="0"/>
              <w:left w:val="nil"/>
              <w:bottom w:val="single" w:color="000000" w:sz="6" w:space="0"/>
              <w:right w:val="nil"/>
            </w:tcBorders>
            <w:vAlign w:val="center"/>
          </w:tcPr>
          <w:p w14:paraId="43961B7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2225" w:type="dxa"/>
            <w:tcBorders>
              <w:top w:val="single" w:color="000000" w:sz="12" w:space="0"/>
              <w:left w:val="nil"/>
              <w:bottom w:val="single" w:color="000000" w:sz="6" w:space="0"/>
              <w:right w:val="nil"/>
            </w:tcBorders>
            <w:vAlign w:val="center"/>
          </w:tcPr>
          <w:p w14:paraId="70A80B2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数量或范围</w:t>
            </w:r>
          </w:p>
        </w:tc>
        <w:tc>
          <w:tcPr>
            <w:tcW w:w="4450" w:type="dxa"/>
            <w:tcBorders>
              <w:top w:val="single" w:color="000000" w:sz="12" w:space="0"/>
              <w:left w:val="nil"/>
              <w:bottom w:val="single" w:color="000000" w:sz="6" w:space="0"/>
              <w:right w:val="nil"/>
            </w:tcBorders>
            <w:vAlign w:val="center"/>
          </w:tcPr>
          <w:p w14:paraId="79BFD0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建模作用</w:t>
            </w:r>
          </w:p>
        </w:tc>
      </w:tr>
      <w:tr w14:paraId="6704DB44">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29832A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实测钻孔</w:t>
            </w:r>
          </w:p>
        </w:tc>
        <w:tc>
          <w:tcPr>
            <w:tcW w:w="2225" w:type="dxa"/>
            <w:tcBorders>
              <w:top w:val="nil"/>
              <w:left w:val="nil"/>
              <w:bottom w:val="nil"/>
              <w:right w:val="nil"/>
            </w:tcBorders>
            <w:vAlign w:val="center"/>
          </w:tcPr>
          <w:p w14:paraId="2814D1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13个</w:t>
            </w:r>
          </w:p>
        </w:tc>
        <w:tc>
          <w:tcPr>
            <w:tcW w:w="4450" w:type="dxa"/>
            <w:tcBorders>
              <w:top w:val="nil"/>
              <w:left w:val="nil"/>
              <w:bottom w:val="nil"/>
              <w:right w:val="nil"/>
            </w:tcBorders>
            <w:vAlign w:val="center"/>
          </w:tcPr>
          <w:p w14:paraId="41AB631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提供孔位、孔口高程、分层厚度和层序信息</w:t>
            </w:r>
          </w:p>
        </w:tc>
      </w:tr>
      <w:tr w14:paraId="1F7A6BB9">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405CBA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实测地层界面点</w:t>
            </w:r>
          </w:p>
        </w:tc>
        <w:tc>
          <w:tcPr>
            <w:tcW w:w="2225" w:type="dxa"/>
            <w:tcBorders>
              <w:top w:val="nil"/>
              <w:left w:val="nil"/>
              <w:bottom w:val="nil"/>
              <w:right w:val="nil"/>
            </w:tcBorders>
            <w:vAlign w:val="center"/>
          </w:tcPr>
          <w:p w14:paraId="406082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55个</w:t>
            </w:r>
          </w:p>
        </w:tc>
        <w:tc>
          <w:tcPr>
            <w:tcW w:w="4450" w:type="dxa"/>
            <w:tcBorders>
              <w:top w:val="nil"/>
              <w:left w:val="nil"/>
              <w:bottom w:val="nil"/>
              <w:right w:val="nil"/>
            </w:tcBorders>
            <w:vAlign w:val="center"/>
          </w:tcPr>
          <w:p w14:paraId="5186125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由13个钻孔的非零地层厚度累积计算</w:t>
            </w:r>
          </w:p>
        </w:tc>
      </w:tr>
      <w:tr w14:paraId="141D2D49">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368363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模型底边界锚点</w:t>
            </w:r>
          </w:p>
        </w:tc>
        <w:tc>
          <w:tcPr>
            <w:tcW w:w="2225" w:type="dxa"/>
            <w:tcBorders>
              <w:top w:val="nil"/>
              <w:left w:val="nil"/>
              <w:bottom w:val="nil"/>
              <w:right w:val="nil"/>
            </w:tcBorders>
            <w:vAlign w:val="center"/>
          </w:tcPr>
          <w:p w14:paraId="697C21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12个</w:t>
            </w:r>
          </w:p>
        </w:tc>
        <w:tc>
          <w:tcPr>
            <w:tcW w:w="4450" w:type="dxa"/>
            <w:tcBorders>
              <w:top w:val="nil"/>
              <w:left w:val="nil"/>
              <w:bottom w:val="nil"/>
              <w:right w:val="nil"/>
            </w:tcBorders>
            <w:vAlign w:val="center"/>
          </w:tcPr>
          <w:p w14:paraId="5A2D3A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Z=10m，仅用于限定Basics底部边界</w:t>
            </w:r>
          </w:p>
        </w:tc>
      </w:tr>
      <w:tr w14:paraId="30AB23C5">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3E5EFC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方向约束记录</w:t>
            </w:r>
          </w:p>
        </w:tc>
        <w:tc>
          <w:tcPr>
            <w:tcW w:w="2225" w:type="dxa"/>
            <w:tcBorders>
              <w:top w:val="nil"/>
              <w:left w:val="nil"/>
              <w:bottom w:val="nil"/>
              <w:right w:val="nil"/>
            </w:tcBorders>
            <w:vAlign w:val="center"/>
          </w:tcPr>
          <w:p w14:paraId="5D1114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67条</w:t>
            </w:r>
          </w:p>
        </w:tc>
        <w:tc>
          <w:tcPr>
            <w:tcW w:w="4450" w:type="dxa"/>
            <w:tcBorders>
              <w:top w:val="nil"/>
              <w:left w:val="nil"/>
              <w:bottom w:val="nil"/>
              <w:right w:val="nil"/>
            </w:tcBorders>
            <w:vAlign w:val="center"/>
          </w:tcPr>
          <w:p w14:paraId="7358CC8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均采用0°倾角的水平先验，不属于实测产状</w:t>
            </w:r>
          </w:p>
        </w:tc>
      </w:tr>
      <w:tr w14:paraId="720EEBB4">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308816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数字高程模型</w:t>
            </w:r>
          </w:p>
        </w:tc>
        <w:tc>
          <w:tcPr>
            <w:tcW w:w="2225" w:type="dxa"/>
            <w:tcBorders>
              <w:top w:val="nil"/>
              <w:left w:val="nil"/>
              <w:bottom w:val="nil"/>
              <w:right w:val="nil"/>
            </w:tcBorders>
            <w:vAlign w:val="center"/>
          </w:tcPr>
          <w:p w14:paraId="6FD065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500×500像元</w:t>
            </w:r>
          </w:p>
        </w:tc>
        <w:tc>
          <w:tcPr>
            <w:tcW w:w="4450" w:type="dxa"/>
            <w:tcBorders>
              <w:top w:val="nil"/>
              <w:left w:val="nil"/>
              <w:bottom w:val="nil"/>
              <w:right w:val="nil"/>
            </w:tcBorders>
            <w:vAlign w:val="center"/>
          </w:tcPr>
          <w:p w14:paraId="28D0EC8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限定模型上边界并裁切地表以上单元</w:t>
            </w:r>
          </w:p>
        </w:tc>
      </w:tr>
      <w:tr w14:paraId="36A4F34F">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4175517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模型范围</w:t>
            </w:r>
          </w:p>
        </w:tc>
        <w:tc>
          <w:tcPr>
            <w:tcW w:w="2225" w:type="dxa"/>
            <w:tcBorders>
              <w:top w:val="nil"/>
              <w:left w:val="nil"/>
              <w:bottom w:val="nil"/>
              <w:right w:val="nil"/>
            </w:tcBorders>
            <w:vAlign w:val="center"/>
          </w:tcPr>
          <w:p w14:paraId="4CC37D2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500m×800m×32m</w:t>
            </w:r>
          </w:p>
        </w:tc>
        <w:tc>
          <w:tcPr>
            <w:tcW w:w="4450" w:type="dxa"/>
            <w:tcBorders>
              <w:top w:val="nil"/>
              <w:left w:val="nil"/>
              <w:bottom w:val="nil"/>
              <w:right w:val="nil"/>
            </w:tcBorders>
            <w:vAlign w:val="center"/>
          </w:tcPr>
          <w:p w14:paraId="02A6089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限定三维插值与结果输出空间域</w:t>
            </w:r>
          </w:p>
        </w:tc>
      </w:tr>
      <w:tr w14:paraId="768CEA5A">
        <w:tblPrEx>
          <w:tblCellMar>
            <w:top w:w="60" w:type="dxa"/>
            <w:left w:w="60" w:type="dxa"/>
            <w:bottom w:w="60" w:type="dxa"/>
            <w:right w:w="60" w:type="dxa"/>
          </w:tblCellMar>
        </w:tblPrEx>
        <w:trPr>
          <w:cantSplit/>
          <w:jc w:val="center"/>
        </w:trPr>
        <w:tc>
          <w:tcPr>
            <w:tcW w:w="2396" w:type="dxa"/>
            <w:tcBorders>
              <w:top w:val="nil"/>
              <w:left w:val="nil"/>
              <w:bottom w:val="single" w:color="000000" w:sz="12" w:space="0"/>
              <w:right w:val="nil"/>
            </w:tcBorders>
            <w:vAlign w:val="center"/>
          </w:tcPr>
          <w:p w14:paraId="7116DEB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候选虚拟钻孔</w:t>
            </w:r>
          </w:p>
        </w:tc>
        <w:tc>
          <w:tcPr>
            <w:tcW w:w="2225" w:type="dxa"/>
            <w:tcBorders>
              <w:top w:val="nil"/>
              <w:left w:val="nil"/>
              <w:bottom w:val="single" w:color="000000" w:sz="12" w:space="0"/>
              <w:right w:val="nil"/>
            </w:tcBorders>
            <w:vAlign w:val="center"/>
          </w:tcPr>
          <w:p w14:paraId="156BDC9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相邻实测孔间生成，筛选后数量未单列</w:t>
            </w:r>
          </w:p>
        </w:tc>
        <w:tc>
          <w:tcPr>
            <w:tcW w:w="4450" w:type="dxa"/>
            <w:tcBorders>
              <w:top w:val="nil"/>
              <w:left w:val="nil"/>
              <w:bottom w:val="single" w:color="000000" w:sz="12" w:space="0"/>
              <w:right w:val="nil"/>
            </w:tcBorders>
            <w:vAlign w:val="center"/>
          </w:tcPr>
          <w:p w14:paraId="65FB58DC">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通过质量筛选后仅作辅助弱约束</w:t>
            </w:r>
          </w:p>
        </w:tc>
      </w:tr>
    </w:tbl>
    <w:p w14:paraId="17077742">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2245" cy="2519045"/>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pic:cNvPicPr>
                  </pic:nvPicPr>
                  <pic:blipFill>
                    <a:blip r:embed="rId104"/>
                    <a:stretch>
                      <a:fillRect/>
                    </a:stretch>
                  </pic:blipFill>
                  <pic:spPr>
                    <a:xfrm>
                      <a:off x="0" y="0"/>
                      <a:ext cx="5262245" cy="2519045"/>
                    </a:xfrm>
                    <a:prstGeom prst="rect">
                      <a:avLst/>
                    </a:prstGeom>
                  </pic:spPr>
                </pic:pic>
              </a:graphicData>
            </a:graphic>
          </wp:inline>
        </w:drawing>
      </w:r>
    </w:p>
    <w:p w14:paraId="1476DC7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图3-51　K47+250～K47+650段DEM、实测钻孔与地层界面控制点分布</w:t>
      </w:r>
    </w:p>
    <w:p w14:paraId="2EF5AC7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3-51 Distribution of the DEM, measured boreholes and stratum interface control points in the K47+250 to K47+650 section</w:t>
      </w:r>
    </w:p>
    <w:p w14:paraId="21E6DB4E">
      <w:pPr>
        <w:spacing w:after="0" w:line="360" w:lineRule="auto"/>
        <w:rPr>
          <w:lang w:eastAsia="zh-CN"/>
        </w:rPr>
      </w:pPr>
      <w:r>
        <w:rPr>
          <w:rFonts w:ascii="Times New Roman" w:hAnsi="Times New Roman"/>
        </w:rPr>
        <w:t>3.5.2 数据预处理与隐式模型构建</w:t>
      </w:r>
    </w:p>
    <w:p w14:paraId="75AE4ADD">
      <w:pPr>
        <w:pStyle w:val="6"/>
      </w:pPr>
      <w:r>
        <w:rPr>
          <w:rFonts w:ascii="Times New Roman" w:hAnsi="Times New Roman"/>
        </w:rPr>
        <w:t>3.5.2.1 坐标与高程基准统一</w:t>
      </w:r>
    </w:p>
    <w:p w14:paraId="04B386DA">
      <w:pPr>
        <w:spacing w:after="0" w:line="360" w:lineRule="auto"/>
        <w:rPr>
          <w:lang w:eastAsia="zh-CN"/>
        </w:rPr>
      </w:pPr>
      <w:r>
        <w:rPr>
          <w:rFonts w:ascii="Times New Roman" w:hAnsi="Times New Roman" w:cs="Times New Roman"/>
          <w:lang w:eastAsia="zh-CN"/>
        </w:rPr>
        <w:t>钻孔、界面点、产状记录和DEM统一采用模型坐标系。钻孔分层深度由孔口高程换算为绝对高程，并按照同一地层编码整理为界面点数据。预处理过程中检查了坐标范围、地层名称、重复界面点和高程异常，确保同一钻孔中的界面顺序与原始分层记录一致。</w:t>
      </w:r>
    </w:p>
    <w:p w14:paraId="7648FFDB">
      <w:pPr>
        <w:spacing w:after="0" w:line="360" w:lineRule="auto"/>
        <w:rPr>
          <w:lang w:eastAsia="zh-CN"/>
        </w:rPr>
      </w:pPr>
      <w:r>
        <w:rPr>
          <w:rFonts w:ascii="Times New Roman" w:hAnsi="Times New Roman" w:cs="Times New Roman"/>
          <w:lang w:eastAsia="zh-CN"/>
        </w:rPr>
        <w:t>DEM通过GeoTIFF中的像元尺寸和空间定位信息恢复为XYZ地形点。该步骤是限定三维地质模型的有效上边界；所有高于DEM的规则网格单元在输出时均被标记为非活动单元。</w:t>
      </w:r>
    </w:p>
    <w:p w14:paraId="1F4E4B16">
      <w:pPr>
        <w:pStyle w:val="6"/>
      </w:pPr>
      <w:r>
        <w:rPr>
          <w:rFonts w:ascii="Times New Roman" w:hAnsi="Times New Roman"/>
        </w:rPr>
        <w:t>3.5.2.2 地层界面控制点与产状约束</w:t>
      </w:r>
    </w:p>
    <w:p w14:paraId="4AD5C0B1">
      <w:pPr>
        <w:spacing w:after="0" w:line="360" w:lineRule="auto"/>
        <w:rPr>
          <w:lang w:eastAsia="zh-CN"/>
        </w:rPr>
      </w:pPr>
      <w:r>
        <w:rPr>
          <w:rFonts w:ascii="Times New Roman" w:hAnsi="Times New Roman" w:cs="Times New Roman"/>
          <w:lang w:eastAsia="zh-CN"/>
        </w:rPr>
        <w:t>如图3-52所示，每个钻孔中的相邻地层接触位置被转换为三维界面控制点。不同颜色代表不同模型单元，竖向虚线表示实测钻孔位置。控制点沿Y方向覆盖约586m，能够约束堤线方向的主要界面变化。局部缺失的地层不人为补设界面点，从而保留原始钻孔揭露中的缺层信息。</w:t>
      </w:r>
    </w:p>
    <w:p w14:paraId="054E2829">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51705" cy="3422015"/>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pic:cNvPicPr>
                  </pic:nvPicPr>
                  <pic:blipFill>
                    <a:blip r:embed="rId105"/>
                    <a:stretch>
                      <a:fillRect/>
                    </a:stretch>
                  </pic:blipFill>
                  <pic:spPr>
                    <a:xfrm>
                      <a:off x="0" y="0"/>
                      <a:ext cx="4751705" cy="3422015"/>
                    </a:xfrm>
                    <a:prstGeom prst="rect">
                      <a:avLst/>
                    </a:prstGeom>
                  </pic:spPr>
                </pic:pic>
              </a:graphicData>
            </a:graphic>
          </wp:inline>
        </w:drawing>
      </w:r>
    </w:p>
    <w:p w14:paraId="226768E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图3-52　K47+250～K47+650段实测钻孔地层界面控制点组织</w:t>
      </w:r>
    </w:p>
    <w:p w14:paraId="74309F7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3-52 Organization of stratum interface control points from measured boreholes in the K47+250 to K47+650 section</w:t>
      </w:r>
    </w:p>
    <w:p w14:paraId="08618201">
      <w:pPr>
        <w:spacing w:after="0" w:line="360" w:lineRule="auto"/>
        <w:rPr>
          <w:lang w:eastAsia="zh-CN"/>
        </w:rPr>
      </w:pPr>
      <w:r>
        <w:rPr>
          <w:rFonts w:ascii="Times New Roman" w:hAnsi="Times New Roman" w:cs="Times New Roman"/>
          <w:lang w:eastAsia="zh-CN"/>
        </w:rPr>
        <w:t>现有方向约束记录均设置为dip=0°、azimuth=0°，对应近水平界面的简化先验，而不是现场实测产状。因此，本模型的空间形态主要由实测界面点、地层叠置顺序、模型底边界锚点和地形裁切共同决定。该设置可以抑制局部剧烈振荡，但不能表达复杂的局部倾向与倾角变化。</w:t>
      </w:r>
    </w:p>
    <w:p w14:paraId="1A86C8A5">
      <w:pPr>
        <w:pStyle w:val="6"/>
      </w:pPr>
      <w:r>
        <w:rPr>
          <w:rFonts w:ascii="Times New Roman" w:hAnsi="Times New Roman"/>
        </w:rPr>
        <w:t>3.5.2.3 模型参数与求解</w:t>
      </w:r>
    </w:p>
    <w:p w14:paraId="6582FD31">
      <w:pPr>
        <w:spacing w:after="0" w:line="360" w:lineRule="auto"/>
        <w:rPr>
          <w:lang w:eastAsia="zh-CN"/>
        </w:rPr>
      </w:pPr>
      <w:r>
        <w:rPr>
          <w:rFonts w:ascii="Times New Roman" w:hAnsi="Times New Roman" w:cs="Times New Roman"/>
        </w:rPr>
        <w:t>模型通过map_stack_to_surfaces将地质序列映射到FT、MCN1、FS、MCN2、FS2、GR和Basics等结构单元，并注册沿钻孔纵向剖面和MODFLOW横向剖面。</w:t>
      </w:r>
      <w:r>
        <w:rPr>
          <w:rFonts w:ascii="Times New Roman" w:hAnsi="Times New Roman" w:cs="Times New Roman"/>
          <w:lang w:eastAsia="zh-CN"/>
        </w:rPr>
        <w:t>随后统一计算规则网格、剖面网格和地形网格，得到地层类别场与界面几何。</w:t>
      </w:r>
    </w:p>
    <w:p w14:paraId="1E1D835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表3-16　K47+250～K47+650段模型主要参数</w:t>
      </w:r>
    </w:p>
    <w:p w14:paraId="4D0CC0E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3-16 Main model parameters for the K47+250 to K47+650 section</w:t>
      </w:r>
    </w:p>
    <w:tbl>
      <w:tblPr>
        <w:tblStyle w:val="35"/>
        <w:tblW w:w="5000" w:type="pct"/>
        <w:jc w:val="center"/>
        <w:tblLayout w:type="fixed"/>
        <w:tblCellMar>
          <w:top w:w="60" w:type="dxa"/>
          <w:left w:w="60" w:type="dxa"/>
          <w:bottom w:w="60" w:type="dxa"/>
          <w:right w:w="60" w:type="dxa"/>
        </w:tblCellMar>
      </w:tblPr>
      <w:tblGrid>
        <w:gridCol w:w="1756"/>
        <w:gridCol w:w="3803"/>
        <w:gridCol w:w="3511"/>
      </w:tblGrid>
      <w:tr w14:paraId="7ADF0E3D">
        <w:tblPrEx>
          <w:tblCellMar>
            <w:top w:w="60" w:type="dxa"/>
            <w:left w:w="60" w:type="dxa"/>
            <w:bottom w:w="60" w:type="dxa"/>
            <w:right w:w="60" w:type="dxa"/>
          </w:tblCellMar>
        </w:tblPrEx>
        <w:trPr>
          <w:cantSplit/>
          <w:tblHeader/>
          <w:jc w:val="center"/>
        </w:trPr>
        <w:tc>
          <w:tcPr>
            <w:tcW w:w="1756" w:type="dxa"/>
            <w:tcBorders>
              <w:top w:val="single" w:color="000000" w:sz="12" w:space="0"/>
              <w:left w:val="nil"/>
              <w:bottom w:val="single" w:color="000000" w:sz="6" w:space="0"/>
              <w:right w:val="nil"/>
            </w:tcBorders>
            <w:vAlign w:val="center"/>
          </w:tcPr>
          <w:p w14:paraId="6D443EC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参数</w:t>
            </w:r>
          </w:p>
        </w:tc>
        <w:tc>
          <w:tcPr>
            <w:tcW w:w="3804" w:type="dxa"/>
            <w:tcBorders>
              <w:top w:val="single" w:color="000000" w:sz="12" w:space="0"/>
              <w:left w:val="nil"/>
              <w:bottom w:val="single" w:color="000000" w:sz="6" w:space="0"/>
              <w:right w:val="nil"/>
            </w:tcBorders>
            <w:vAlign w:val="center"/>
          </w:tcPr>
          <w:p w14:paraId="6E2A200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取值</w:t>
            </w:r>
          </w:p>
        </w:tc>
        <w:tc>
          <w:tcPr>
            <w:tcW w:w="3512" w:type="dxa"/>
            <w:tcBorders>
              <w:top w:val="single" w:color="000000" w:sz="12" w:space="0"/>
              <w:left w:val="nil"/>
              <w:bottom w:val="single" w:color="000000" w:sz="6" w:space="0"/>
              <w:right w:val="nil"/>
            </w:tcBorders>
            <w:vAlign w:val="center"/>
          </w:tcPr>
          <w:p w14:paraId="611B999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说明</w:t>
            </w:r>
          </w:p>
        </w:tc>
      </w:tr>
      <w:tr w14:paraId="7C93E8ED">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5A322D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模型范围</w:t>
            </w:r>
          </w:p>
        </w:tc>
        <w:tc>
          <w:tcPr>
            <w:tcW w:w="3804" w:type="dxa"/>
            <w:tcBorders>
              <w:top w:val="nil"/>
              <w:left w:val="nil"/>
              <w:bottom w:val="nil"/>
              <w:right w:val="nil"/>
            </w:tcBorders>
            <w:vAlign w:val="center"/>
          </w:tcPr>
          <w:p w14:paraId="5210097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 505000～505500m；Y 3181000～3181800m；Z 10～42m</w:t>
            </w:r>
          </w:p>
        </w:tc>
        <w:tc>
          <w:tcPr>
            <w:tcW w:w="3512" w:type="dxa"/>
            <w:tcBorders>
              <w:top w:val="nil"/>
              <w:left w:val="nil"/>
              <w:bottom w:val="nil"/>
              <w:right w:val="nil"/>
            </w:tcBorders>
            <w:vAlign w:val="center"/>
          </w:tcPr>
          <w:p w14:paraId="4C47E11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覆盖DEM、钻孔及三维输出域</w:t>
            </w:r>
          </w:p>
        </w:tc>
      </w:tr>
      <w:tr w14:paraId="3C620257">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515BD2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规则网格</w:t>
            </w:r>
          </w:p>
        </w:tc>
        <w:tc>
          <w:tcPr>
            <w:tcW w:w="3804" w:type="dxa"/>
            <w:tcBorders>
              <w:top w:val="nil"/>
              <w:left w:val="nil"/>
              <w:bottom w:val="nil"/>
              <w:right w:val="nil"/>
            </w:tcBorders>
            <w:vAlign w:val="center"/>
          </w:tcPr>
          <w:p w14:paraId="4AADCC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50×50×50</w:t>
            </w:r>
          </w:p>
        </w:tc>
        <w:tc>
          <w:tcPr>
            <w:tcW w:w="3512" w:type="dxa"/>
            <w:tcBorders>
              <w:top w:val="nil"/>
              <w:left w:val="nil"/>
              <w:bottom w:val="nil"/>
              <w:right w:val="nil"/>
            </w:tcBorders>
            <w:vAlign w:val="center"/>
          </w:tcPr>
          <w:p w14:paraId="0890F7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共125,000个候选单元</w:t>
            </w:r>
          </w:p>
        </w:tc>
      </w:tr>
      <w:tr w14:paraId="42381D30">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170096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网格间距</w:t>
            </w:r>
          </w:p>
        </w:tc>
        <w:tc>
          <w:tcPr>
            <w:tcW w:w="3804" w:type="dxa"/>
            <w:tcBorders>
              <w:top w:val="nil"/>
              <w:left w:val="nil"/>
              <w:bottom w:val="nil"/>
              <w:right w:val="nil"/>
            </w:tcBorders>
            <w:vAlign w:val="center"/>
          </w:tcPr>
          <w:p w14:paraId="0CAADB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ΔX=10.00m；ΔY=16.00m；ΔZ=0.64m</w:t>
            </w:r>
          </w:p>
        </w:tc>
        <w:tc>
          <w:tcPr>
            <w:tcW w:w="3512" w:type="dxa"/>
            <w:tcBorders>
              <w:top w:val="nil"/>
              <w:left w:val="nil"/>
              <w:bottom w:val="nil"/>
              <w:right w:val="nil"/>
            </w:tcBorders>
            <w:vAlign w:val="center"/>
          </w:tcPr>
          <w:p w14:paraId="11AD58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三维单元中心间距</w:t>
            </w:r>
          </w:p>
        </w:tc>
      </w:tr>
      <w:tr w14:paraId="66426164">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7DC485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细化等级</w:t>
            </w:r>
          </w:p>
        </w:tc>
        <w:tc>
          <w:tcPr>
            <w:tcW w:w="3804" w:type="dxa"/>
            <w:tcBorders>
              <w:top w:val="nil"/>
              <w:left w:val="nil"/>
              <w:bottom w:val="nil"/>
              <w:right w:val="nil"/>
            </w:tcBorders>
            <w:vAlign w:val="center"/>
          </w:tcPr>
          <w:p w14:paraId="7748B2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w:t>
            </w:r>
          </w:p>
        </w:tc>
        <w:tc>
          <w:tcPr>
            <w:tcW w:w="3512" w:type="dxa"/>
            <w:tcBorders>
              <w:top w:val="nil"/>
              <w:left w:val="nil"/>
              <w:bottom w:val="nil"/>
              <w:right w:val="nil"/>
            </w:tcBorders>
            <w:vAlign w:val="center"/>
          </w:tcPr>
          <w:p w14:paraId="3AFBBB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模型细化参数</w:t>
            </w:r>
          </w:p>
        </w:tc>
      </w:tr>
      <w:tr w14:paraId="7968A27F">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1B9F2A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地形裁切</w:t>
            </w:r>
          </w:p>
        </w:tc>
        <w:tc>
          <w:tcPr>
            <w:tcW w:w="3804" w:type="dxa"/>
            <w:tcBorders>
              <w:top w:val="nil"/>
              <w:left w:val="nil"/>
              <w:bottom w:val="nil"/>
              <w:right w:val="nil"/>
            </w:tcBorders>
            <w:vAlign w:val="center"/>
          </w:tcPr>
          <w:p w14:paraId="442D22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GeoTIFF DEM</w:t>
            </w:r>
          </w:p>
        </w:tc>
        <w:tc>
          <w:tcPr>
            <w:tcW w:w="3512" w:type="dxa"/>
            <w:tcBorders>
              <w:top w:val="nil"/>
              <w:left w:val="nil"/>
              <w:bottom w:val="nil"/>
              <w:right w:val="nil"/>
            </w:tcBorders>
            <w:vAlign w:val="center"/>
          </w:tcPr>
          <w:p w14:paraId="1280FCA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删除地表以上规则网格单元</w:t>
            </w:r>
          </w:p>
        </w:tc>
      </w:tr>
      <w:tr w14:paraId="39FEEBCD">
        <w:tblPrEx>
          <w:tblCellMar>
            <w:top w:w="60" w:type="dxa"/>
            <w:left w:w="60" w:type="dxa"/>
            <w:bottom w:w="60" w:type="dxa"/>
            <w:right w:w="60" w:type="dxa"/>
          </w:tblCellMar>
        </w:tblPrEx>
        <w:trPr>
          <w:cantSplit/>
          <w:jc w:val="center"/>
        </w:trPr>
        <w:tc>
          <w:tcPr>
            <w:tcW w:w="1756" w:type="dxa"/>
            <w:tcBorders>
              <w:top w:val="nil"/>
              <w:left w:val="nil"/>
              <w:bottom w:val="single" w:color="000000" w:sz="12" w:space="0"/>
              <w:right w:val="nil"/>
            </w:tcBorders>
            <w:vAlign w:val="center"/>
          </w:tcPr>
          <w:p w14:paraId="3E2EE59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有效地下单元</w:t>
            </w:r>
          </w:p>
        </w:tc>
        <w:tc>
          <w:tcPr>
            <w:tcW w:w="3804" w:type="dxa"/>
            <w:tcBorders>
              <w:top w:val="nil"/>
              <w:left w:val="nil"/>
              <w:bottom w:val="single" w:color="000000" w:sz="12" w:space="0"/>
              <w:right w:val="nil"/>
            </w:tcBorders>
            <w:vAlign w:val="center"/>
          </w:tcPr>
          <w:p w14:paraId="28298F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68,452个</w:t>
            </w:r>
          </w:p>
        </w:tc>
        <w:tc>
          <w:tcPr>
            <w:tcW w:w="3512" w:type="dxa"/>
            <w:tcBorders>
              <w:top w:val="nil"/>
              <w:left w:val="nil"/>
              <w:bottom w:val="single" w:color="000000" w:sz="12" w:space="0"/>
              <w:right w:val="nil"/>
            </w:tcBorders>
            <w:vAlign w:val="center"/>
          </w:tcPr>
          <w:p w14:paraId="5D81073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用于散点化和参数赋值</w:t>
            </w:r>
          </w:p>
        </w:tc>
      </w:tr>
    </w:tbl>
    <w:p w14:paraId="03A8E600">
      <w:pPr>
        <w:spacing w:after="0" w:line="360" w:lineRule="auto"/>
        <w:rPr>
          <w:lang w:eastAsia="zh-CN"/>
        </w:rPr>
      </w:pPr>
      <w:r>
        <w:rPr>
          <w:rFonts w:ascii="Times New Roman" w:hAnsi="Times New Roman" w:cs="Times New Roman"/>
          <w:lang w:eastAsia="zh-CN"/>
        </w:rPr>
        <w:t>需要说明的是，50×50×50规则网格用于隐式场计算和地层分类，而论文中的连续曲面三维图采用原始500×500 DEM重建地表，并在地表面元中心重新查询地层类别。这样既保留了模型的地质分类结果，也避免直接显示低分辨率体素时出现明显方格和台阶。</w:t>
      </w:r>
    </w:p>
    <w:p w14:paraId="018C4F44">
      <w:pPr>
        <w:spacing w:after="0" w:line="360" w:lineRule="auto"/>
        <w:rPr>
          <w:lang w:eastAsia="zh-CN"/>
        </w:rPr>
      </w:pPr>
      <w:r>
        <w:rPr>
          <w:rFonts w:ascii="Times New Roman" w:hAnsi="Times New Roman"/>
        </w:rPr>
        <w:t>3.5.3 二维剖面与三维结构结果</w:t>
      </w:r>
    </w:p>
    <w:p w14:paraId="6ADCB1D6">
      <w:pPr>
        <w:pStyle w:val="6"/>
      </w:pPr>
      <w:r>
        <w:rPr>
          <w:rFonts w:ascii="Times New Roman" w:hAnsi="Times New Roman"/>
        </w:rPr>
        <w:t>3.5.3.1 纵向与横向剖面</w:t>
      </w:r>
    </w:p>
    <w:p w14:paraId="17ED238D">
      <w:pPr>
        <w:spacing w:after="0" w:line="360" w:lineRule="auto"/>
        <w:rPr>
          <w:lang w:eastAsia="zh-CN"/>
        </w:rPr>
      </w:pPr>
      <w:r>
        <w:rPr>
          <w:rFonts w:ascii="Times New Roman" w:hAnsi="Times New Roman" w:cs="Times New Roman"/>
          <w:lang w:eastAsia="zh-CN"/>
        </w:rPr>
        <w:t>沿13个实测钻孔的总体展布方向设置纵向剖面，并在Y=3181450m处设置MODFLOW横向剖面。剖面结果显示，各主要地层单元在模型域内保持连续叠置，浅部单元受DEM地形起伏截切，深部GR和Basics单元总体较稳定。局部地层厚度变化反映了界面控制点的空间差异，但远离钻孔位置的细部形态仍属于模型外推结果。</w:t>
      </w:r>
    </w:p>
    <w:p w14:paraId="7F7983E7">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661535" cy="2384425"/>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106"/>
                    <a:stretch>
                      <a:fillRect/>
                    </a:stretch>
                  </pic:blipFill>
                  <pic:spPr>
                    <a:xfrm>
                      <a:off x="0" y="0"/>
                      <a:ext cx="4661535" cy="2384425"/>
                    </a:xfrm>
                    <a:prstGeom prst="rect">
                      <a:avLst/>
                    </a:prstGeom>
                  </pic:spPr>
                </pic:pic>
              </a:graphicData>
            </a:graphic>
          </wp:inline>
        </w:drawing>
      </w:r>
    </w:p>
    <w:p w14:paraId="73C63125">
      <w:pPr>
        <w:spacing w:after="0" w:line="360" w:lineRule="auto"/>
        <w:rPr>
          <w:lang w:eastAsia="zh-CN"/>
        </w:rPr>
      </w:pPr>
    </w:p>
    <w:p w14:paraId="15585EF1">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538345" cy="2322195"/>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107"/>
                    <a:stretch>
                      <a:fillRect/>
                    </a:stretch>
                  </pic:blipFill>
                  <pic:spPr>
                    <a:xfrm>
                      <a:off x="0" y="0"/>
                      <a:ext cx="4538345" cy="2322195"/>
                    </a:xfrm>
                    <a:prstGeom prst="rect">
                      <a:avLst/>
                    </a:prstGeom>
                  </pic:spPr>
                </pic:pic>
              </a:graphicData>
            </a:graphic>
          </wp:inline>
        </w:drawing>
      </w:r>
    </w:p>
    <w:p w14:paraId="7A3EF8D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图3-53　K47+250～K47+650段模型纵向与横向剖面对比（a）沿钻孔堤线方向纵向剖面；（b）横向剖面</w:t>
      </w:r>
    </w:p>
    <w:p w14:paraId="5CDC96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3-53 Comparison of longitudinal and transverse sections of the K47+250 to K47+650 section model</w:t>
      </w:r>
    </w:p>
    <w:p w14:paraId="157799E6">
      <w:pPr>
        <w:spacing w:after="0" w:line="360" w:lineRule="auto"/>
        <w:rPr>
          <w:lang w:eastAsia="zh-CN"/>
        </w:rPr>
      </w:pPr>
      <w:r>
        <w:rPr>
          <w:rFonts w:ascii="Times New Roman" w:hAnsi="Times New Roman" w:cs="Times New Roman"/>
          <w:lang w:eastAsia="zh-CN"/>
        </w:rPr>
        <w:t>K47+250～K47+650段模型纵向与横向剖面的对比如图3-53所示。纵向剖面更适合观察沿堤线方向的地层连续性，横向剖面则用于向MODFLOW或其他渗流求解模型传递地层分区。两类剖面服务于不同目的，不应将单一横剖面解释为整个三维模型的完整精度验证。</w:t>
      </w:r>
    </w:p>
    <w:p w14:paraId="56DFBF9F">
      <w:pPr>
        <w:pStyle w:val="6"/>
      </w:pPr>
      <w:r>
        <w:rPr>
          <w:rFonts w:ascii="Times New Roman" w:hAnsi="Times New Roman"/>
        </w:rPr>
        <w:t>3.5.3.2 地形裁切后的三维地质模型</w:t>
      </w:r>
    </w:p>
    <w:p w14:paraId="4B20D10D">
      <w:pPr>
        <w:spacing w:after="0" w:line="360" w:lineRule="auto"/>
        <w:rPr>
          <w:lang w:eastAsia="zh-CN"/>
        </w:rPr>
      </w:pPr>
      <w:r>
        <w:rPr>
          <w:rFonts w:ascii="Times New Roman" w:hAnsi="Times New Roman" w:cs="Times New Roman"/>
          <w:lang w:eastAsia="zh-CN"/>
        </w:rPr>
        <w:t>三维模型采用连续DEM曲面作为上边界，并在四周显示地下地层的空间叠置关系。图3-54中地形仅作4倍垂向视觉放大，高程刻度仍对应真实的10～42m范围；图内直接采用FT、FS、MCN1、MCN2、FS2、GR和Basics等当前模型单元名称。</w:t>
      </w:r>
    </w:p>
    <w:p w14:paraId="4500B0A5">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7325" cy="330962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108"/>
                    <a:stretch>
                      <a:fillRect/>
                    </a:stretch>
                  </pic:blipFill>
                  <pic:spPr>
                    <a:xfrm>
                      <a:off x="0" y="0"/>
                      <a:ext cx="5267325" cy="3309620"/>
                    </a:xfrm>
                    <a:prstGeom prst="rect">
                      <a:avLst/>
                    </a:prstGeom>
                  </pic:spPr>
                </pic:pic>
              </a:graphicData>
            </a:graphic>
          </wp:inline>
        </w:drawing>
      </w:r>
    </w:p>
    <w:p w14:paraId="46858A6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图3-54　地形裁切后的K47+250～K47+650段三维地质模型</w:t>
      </w:r>
    </w:p>
    <w:p w14:paraId="0C1A55F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3-54 Three-dimensional geological model of the K47+250 to K47+650 section after terrain clipping</w:t>
      </w:r>
    </w:p>
    <w:p w14:paraId="69601348">
      <w:pPr>
        <w:spacing w:after="0" w:line="360" w:lineRule="auto"/>
        <w:rPr>
          <w:lang w:eastAsia="zh-CN"/>
        </w:rPr>
      </w:pPr>
      <w:r>
        <w:rPr>
          <w:rFonts w:ascii="Times New Roman" w:hAnsi="Times New Roman" w:cs="Times New Roman"/>
          <w:lang w:eastAsia="zh-CN"/>
        </w:rPr>
        <w:t>为检查模型侧壁和不同观察方向下的地层连续性，进一步给出X方向和Y方向视图。正交视图可减少透视遮挡，便于核对浅部地层出露、深部地层厚度和模型边界处的叠置关系，X方向和Y方向视图如图3-55所示。</w:t>
      </w:r>
    </w:p>
    <w:p w14:paraId="25D0A05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145915" cy="1935480"/>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109"/>
                    <a:stretch>
                      <a:fillRect/>
                    </a:stretch>
                  </pic:blipFill>
                  <pic:spPr>
                    <a:xfrm>
                      <a:off x="0" y="0"/>
                      <a:ext cx="4145915" cy="1935480"/>
                    </a:xfrm>
                    <a:prstGeom prst="rect">
                      <a:avLst/>
                    </a:prstGeom>
                  </pic:spPr>
                </pic:pic>
              </a:graphicData>
            </a:graphic>
          </wp:inline>
        </w:drawing>
      </w:r>
    </w:p>
    <w:p w14:paraId="4FA4657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388360" cy="2137410"/>
            <wp:effectExtent l="0" t="0" r="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pic:cNvPicPr>
                  </pic:nvPicPr>
                  <pic:blipFill>
                    <a:blip r:embed="rId110"/>
                    <a:stretch>
                      <a:fillRect/>
                    </a:stretch>
                  </pic:blipFill>
                  <pic:spPr>
                    <a:xfrm>
                      <a:off x="0" y="0"/>
                      <a:ext cx="3388360" cy="2137410"/>
                    </a:xfrm>
                    <a:prstGeom prst="rect">
                      <a:avLst/>
                    </a:prstGeom>
                  </pic:spPr>
                </pic:pic>
              </a:graphicData>
            </a:graphic>
          </wp:inline>
        </w:drawing>
      </w:r>
    </w:p>
    <w:p w14:paraId="70D4D4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图3-55　K47+250～K47+650段三维模型X方向和Y方向视图</w:t>
      </w:r>
    </w:p>
    <w:p w14:paraId="2FF9745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3-55 Views of the K47+250 to K47+650 section three-dimensional model in the X and Y directions</w:t>
      </w:r>
    </w:p>
    <w:p w14:paraId="0FF22620">
      <w:pPr>
        <w:spacing w:after="0" w:line="360" w:lineRule="auto"/>
        <w:rPr>
          <w:lang w:eastAsia="zh-CN"/>
        </w:rPr>
      </w:pPr>
      <w:r>
        <w:rPr>
          <w:rFonts w:ascii="Times New Roman" w:hAnsi="Times New Roman"/>
        </w:rPr>
        <w:t>3.5.4 地质模型散点化与渗透系数属性化</w:t>
      </w:r>
    </w:p>
    <w:p w14:paraId="428CEEE7">
      <w:pPr>
        <w:pStyle w:val="6"/>
      </w:pPr>
      <w:r>
        <w:rPr>
          <w:rFonts w:ascii="Times New Roman" w:hAnsi="Times New Roman"/>
        </w:rPr>
        <w:t>3.5.4.1 三维地质体散点化</w:t>
      </w:r>
    </w:p>
    <w:p w14:paraId="2CFB210F">
      <w:pPr>
        <w:spacing w:after="0" w:line="360" w:lineRule="auto"/>
        <w:rPr>
          <w:lang w:eastAsia="zh-CN"/>
        </w:rPr>
      </w:pPr>
      <w:r>
        <w:rPr>
          <w:rFonts w:ascii="Times New Roman" w:hAnsi="Times New Roman"/>
        </w:rPr>
        <w:t>K47+250～K47+650段应用案例以重构后的三维地质模型和DEM为散点化输入。在研究区规则网格内提取位于DEM以下的有效单元，将每个有效单元的中心坐标转换为一个散点；随后依据该点在三维地质模型中的空间位置写入地层编号与地层名称，并通过地层—渗透系数映射表赋予K和log₁₀K。最终输出文件GemPy三维模型_完整散点XYZ渗透系数.csv包含68,452个有效地下点，每个点均具有point_id、X</w:t>
      </w:r>
      <w:r>
        <w:rPr>
          <w:rFonts w:ascii="Times New Roman" w:hAnsi="Times New Roman"/>
          <w:vertAlign w:val="subscript"/>
        </w:rPr>
        <w:t>m</w:t>
      </w:r>
      <w:r>
        <w:rPr>
          <w:rFonts w:ascii="Times New Roman" w:hAnsi="Times New Roman"/>
        </w:rPr>
        <w:t>、Y</w:t>
      </w:r>
      <w:r>
        <w:rPr>
          <w:rFonts w:ascii="Times New Roman" w:hAnsi="Times New Roman"/>
          <w:vertAlign w:val="subscript"/>
        </w:rPr>
        <w:t>m</w:t>
      </w:r>
      <w:r>
        <w:rPr>
          <w:rFonts w:ascii="Times New Roman" w:hAnsi="Times New Roman"/>
        </w:rPr>
        <w:t>、Z</w:t>
      </w:r>
      <w:r>
        <w:rPr>
          <w:rFonts w:ascii="Times New Roman" w:hAnsi="Times New Roman"/>
          <w:vertAlign w:val="subscript"/>
        </w:rPr>
        <w:t>m</w:t>
      </w:r>
      <w:r>
        <w:rPr>
          <w:rFonts w:ascii="Times New Roman" w:hAnsi="Times New Roman"/>
        </w:rPr>
        <w:t>、topography_Z</w:t>
      </w:r>
      <w:r>
        <w:rPr>
          <w:rFonts w:ascii="Times New Roman" w:hAnsi="Times New Roman"/>
          <w:vertAlign w:val="subscript"/>
        </w:rPr>
        <w:t>m</w:t>
      </w:r>
      <w:r>
        <w:rPr>
          <w:rFonts w:ascii="Times New Roman" w:hAnsi="Times New Roman"/>
        </w:rPr>
        <w:t>、lithology_id、lithology_name、K_m_per_s和log10_K九个字段。该CSV既是图3-56及图3-57～图3-58的直接绘图数据，也是后续渗流网格属性映射的输入。</w:t>
      </w:r>
    </w:p>
    <w:p w14:paraId="3930189D">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230370" cy="2877820"/>
            <wp:effectExtent l="0" t="0" r="17780" b="17780"/>
            <wp:docPr id="4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8"/>
                    <pic:cNvPicPr>
                      <a:picLocks noChangeAspect="1"/>
                    </pic:cNvPicPr>
                  </pic:nvPicPr>
                  <pic:blipFill>
                    <a:blip r:embed="rId111"/>
                    <a:stretch>
                      <a:fillRect/>
                    </a:stretch>
                  </pic:blipFill>
                  <pic:spPr>
                    <a:xfrm>
                      <a:off x="0" y="0"/>
                      <a:ext cx="4230370" cy="2877820"/>
                    </a:xfrm>
                    <a:prstGeom prst="rect">
                      <a:avLst/>
                    </a:prstGeom>
                    <a:noFill/>
                    <a:ln>
                      <a:noFill/>
                    </a:ln>
                  </pic:spPr>
                </pic:pic>
              </a:graphicData>
            </a:graphic>
          </wp:inline>
        </w:drawing>
      </w:r>
    </w:p>
    <w:p w14:paraId="052D028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图3-56　K47+250～K47+650段三维散点地层模型及渗透系数赋值</w:t>
      </w:r>
    </w:p>
    <w:p w14:paraId="2AC7819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3-56 Three-dimensional scattered stratum model and hydraulic conductivity assignment in the K47+250 to K47+650 section</w:t>
      </w:r>
    </w:p>
    <w:p w14:paraId="42C33155">
      <w:pPr>
        <w:spacing w:after="0" w:line="360" w:lineRule="auto"/>
        <w:rPr>
          <w:lang w:eastAsia="zh-CN"/>
        </w:rPr>
      </w:pPr>
      <w:r>
        <w:rPr>
          <w:rFonts w:ascii="Times New Roman" w:hAnsi="Times New Roman"/>
        </w:rPr>
        <w:t>图3-56从三维视角展示全部68,452个地下散点。不同颜色是每个散点的lithology_id；同一地层内的散点通过K映射表取得相同的基础渗透系数。由于三维点云存在前后遮挡，仅凭总体视图不易核查层界面在不同方向上的连续性，因此进一步从同一CSV中提取两个正交固定坐标平面，形成图3-57和图3-58。</w:t>
      </w:r>
    </w:p>
    <w:p w14:paraId="55485B8D">
      <w:pPr>
        <w:spacing w:after="120" w:line="240" w:lineRule="auto"/>
        <w:ind w:firstLine="0"/>
        <w:jc w:val="center"/>
        <w:rPr>
          <w:rFonts w:ascii="Times New Roman" w:hAnsi="Times New Roman" w:cs="Times New Roman"/>
          <w:sz w:val="21"/>
          <w:szCs w:val="21"/>
          <w:lang w:eastAsia="zh-CN"/>
        </w:rPr>
      </w:pPr>
      <w:r>
        <w:rPr>
          <w:rFonts w:ascii="Times New Roman" w:hAnsi="Times New Roman"/>
        </w:rPr>
        <w:t>表3-17　两张散点剖面图的截取参数</w:t>
      </w:r>
    </w:p>
    <w:p w14:paraId="53ED099C">
      <w:pPr>
        <w:spacing w:after="120" w:line="240" w:lineRule="auto"/>
        <w:ind w:firstLine="0"/>
        <w:jc w:val="center"/>
        <w:rPr>
          <w:rFonts w:ascii="Times New Roman" w:hAnsi="Times New Roman" w:cs="Times New Roman"/>
          <w:sz w:val="21"/>
          <w:szCs w:val="21"/>
          <w:lang w:eastAsia="zh-CN"/>
        </w:rPr>
      </w:pPr>
      <w:r>
        <w:rPr>
          <w:rFonts w:ascii="Times New Roman" w:hAnsi="Times New Roman"/>
        </w:rPr>
        <w:t>Table 3-17 Extraction parameters for the two point-based sections</w:t>
      </w:r>
    </w:p>
    <w:tbl>
      <w:tblPr>
        <w:tblStyle w:val="35"/>
        <w:tblW w:w="8473" w:type="dxa"/>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977"/>
        <w:gridCol w:w="1700"/>
        <w:gridCol w:w="1700"/>
        <w:gridCol w:w="1700"/>
        <w:gridCol w:w="2396"/>
      </w:tblGrid>
      <w:tr w14:paraId="6A8656A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977" w:type="dxa"/>
            <w:tcBorders>
              <w:top w:val="single" w:color="auto" w:sz="12" w:space="0"/>
              <w:left w:val="nil"/>
              <w:bottom w:val="single" w:color="auto" w:sz="4" w:space="0"/>
              <w:right w:val="nil"/>
            </w:tcBorders>
            <w:vAlign w:val="center"/>
          </w:tcPr>
          <w:p w14:paraId="47969A43">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图号</w:t>
            </w:r>
          </w:p>
        </w:tc>
        <w:tc>
          <w:tcPr>
            <w:tcW w:w="1700" w:type="dxa"/>
            <w:tcBorders>
              <w:top w:val="single" w:color="auto" w:sz="12" w:space="0"/>
              <w:left w:val="nil"/>
              <w:bottom w:val="single" w:color="auto" w:sz="4" w:space="0"/>
              <w:right w:val="nil"/>
            </w:tcBorders>
            <w:vAlign w:val="center"/>
          </w:tcPr>
          <w:p w14:paraId="77A8C817">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剖面类型</w:t>
            </w:r>
          </w:p>
        </w:tc>
        <w:tc>
          <w:tcPr>
            <w:tcW w:w="1700" w:type="dxa"/>
            <w:tcBorders>
              <w:top w:val="single" w:color="auto" w:sz="12" w:space="0"/>
              <w:left w:val="nil"/>
              <w:bottom w:val="single" w:color="auto" w:sz="4" w:space="0"/>
              <w:right w:val="nil"/>
            </w:tcBorders>
            <w:vAlign w:val="center"/>
          </w:tcPr>
          <w:p w14:paraId="21110CB3">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固定坐标</w:t>
            </w:r>
          </w:p>
        </w:tc>
        <w:tc>
          <w:tcPr>
            <w:tcW w:w="1700" w:type="dxa"/>
            <w:tcBorders>
              <w:top w:val="single" w:color="auto" w:sz="12" w:space="0"/>
              <w:left w:val="nil"/>
              <w:bottom w:val="single" w:color="auto" w:sz="4" w:space="0"/>
              <w:right w:val="nil"/>
            </w:tcBorders>
            <w:vAlign w:val="center"/>
          </w:tcPr>
          <w:p w14:paraId="2620E9B3">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横轴</w:t>
            </w:r>
          </w:p>
        </w:tc>
        <w:tc>
          <w:tcPr>
            <w:tcW w:w="2396" w:type="dxa"/>
            <w:tcBorders>
              <w:top w:val="single" w:color="auto" w:sz="12" w:space="0"/>
              <w:left w:val="nil"/>
              <w:bottom w:val="single" w:color="auto" w:sz="4" w:space="0"/>
              <w:right w:val="nil"/>
            </w:tcBorders>
            <w:vAlign w:val="center"/>
          </w:tcPr>
          <w:p w14:paraId="57B2341E">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散点数</w:t>
            </w:r>
          </w:p>
        </w:tc>
      </w:tr>
      <w:tr w14:paraId="28853C2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977" w:type="dxa"/>
            <w:tcBorders>
              <w:top w:val="single" w:color="auto" w:sz="4" w:space="0"/>
              <w:left w:val="nil"/>
              <w:bottom w:val="nil"/>
              <w:right w:val="nil"/>
            </w:tcBorders>
            <w:vAlign w:val="center"/>
          </w:tcPr>
          <w:p w14:paraId="3EB78396">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图</w:t>
            </w:r>
            <w:r>
              <w:rPr>
                <w:rFonts w:ascii="Times New Roman" w:hAnsi="Times New Roman" w:cs="Times New Roman"/>
                <w:sz w:val="21"/>
                <w:szCs w:val="21"/>
                <w:lang w:eastAsia="zh-CN"/>
              </w:rPr>
              <w:t>3-57</w:t>
            </w:r>
          </w:p>
        </w:tc>
        <w:tc>
          <w:tcPr>
            <w:tcW w:w="1700" w:type="dxa"/>
            <w:tcBorders>
              <w:top w:val="single" w:color="auto" w:sz="4" w:space="0"/>
              <w:left w:val="nil"/>
              <w:bottom w:val="nil"/>
              <w:right w:val="nil"/>
            </w:tcBorders>
            <w:vAlign w:val="center"/>
          </w:tcPr>
          <w:p w14:paraId="213FE47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X-Z</w:t>
            </w:r>
            <w:r>
              <w:rPr>
                <w:rFonts w:hint="eastAsia" w:ascii="Times New Roman" w:hAnsi="Times New Roman" w:cs="Times New Roman"/>
                <w:sz w:val="21"/>
                <w:szCs w:val="21"/>
                <w:lang w:eastAsia="zh-CN"/>
              </w:rPr>
              <w:t>纵剖面</w:t>
            </w:r>
          </w:p>
        </w:tc>
        <w:tc>
          <w:tcPr>
            <w:tcW w:w="1700" w:type="dxa"/>
            <w:tcBorders>
              <w:top w:val="single" w:color="auto" w:sz="4" w:space="0"/>
              <w:left w:val="nil"/>
              <w:bottom w:val="nil"/>
              <w:right w:val="nil"/>
            </w:tcBorders>
            <w:vAlign w:val="center"/>
          </w:tcPr>
          <w:p w14:paraId="2B2B797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Y=3181392 m</w:t>
            </w:r>
          </w:p>
        </w:tc>
        <w:tc>
          <w:tcPr>
            <w:tcW w:w="1700" w:type="dxa"/>
            <w:tcBorders>
              <w:top w:val="single" w:color="auto" w:sz="4" w:space="0"/>
              <w:left w:val="nil"/>
              <w:bottom w:val="nil"/>
              <w:right w:val="nil"/>
            </w:tcBorders>
            <w:vAlign w:val="center"/>
          </w:tcPr>
          <w:p w14:paraId="3DDF05A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X</w:t>
            </w:r>
          </w:p>
        </w:tc>
        <w:tc>
          <w:tcPr>
            <w:tcW w:w="2396" w:type="dxa"/>
            <w:tcBorders>
              <w:top w:val="single" w:color="auto" w:sz="4" w:space="0"/>
              <w:left w:val="nil"/>
              <w:bottom w:val="nil"/>
              <w:right w:val="nil"/>
            </w:tcBorders>
            <w:vAlign w:val="center"/>
          </w:tcPr>
          <w:p w14:paraId="2FE9699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1,395</w:t>
            </w:r>
          </w:p>
        </w:tc>
      </w:tr>
      <w:tr w14:paraId="1340832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977" w:type="dxa"/>
            <w:tcBorders>
              <w:top w:val="nil"/>
              <w:left w:val="nil"/>
              <w:bottom w:val="single" w:color="auto" w:sz="12" w:space="0"/>
              <w:right w:val="nil"/>
            </w:tcBorders>
            <w:vAlign w:val="center"/>
          </w:tcPr>
          <w:p w14:paraId="1A61334E">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图</w:t>
            </w:r>
            <w:r>
              <w:rPr>
                <w:rFonts w:ascii="Times New Roman" w:hAnsi="Times New Roman" w:cs="Times New Roman"/>
                <w:sz w:val="21"/>
                <w:szCs w:val="21"/>
                <w:lang w:eastAsia="zh-CN"/>
              </w:rPr>
              <w:t>3-58</w:t>
            </w:r>
          </w:p>
        </w:tc>
        <w:tc>
          <w:tcPr>
            <w:tcW w:w="1700" w:type="dxa"/>
            <w:tcBorders>
              <w:top w:val="nil"/>
              <w:left w:val="nil"/>
              <w:bottom w:val="single" w:color="auto" w:sz="12" w:space="0"/>
              <w:right w:val="nil"/>
            </w:tcBorders>
            <w:vAlign w:val="center"/>
          </w:tcPr>
          <w:p w14:paraId="1DFA055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Y-Z</w:t>
            </w:r>
            <w:r>
              <w:rPr>
                <w:rFonts w:hint="eastAsia" w:ascii="Times New Roman" w:hAnsi="Times New Roman" w:cs="Times New Roman"/>
                <w:sz w:val="21"/>
                <w:szCs w:val="21"/>
                <w:lang w:eastAsia="zh-CN"/>
              </w:rPr>
              <w:t>横剖面</w:t>
            </w:r>
          </w:p>
        </w:tc>
        <w:tc>
          <w:tcPr>
            <w:tcW w:w="1700" w:type="dxa"/>
            <w:tcBorders>
              <w:top w:val="nil"/>
              <w:left w:val="nil"/>
              <w:bottom w:val="single" w:color="auto" w:sz="12" w:space="0"/>
              <w:right w:val="nil"/>
            </w:tcBorders>
            <w:vAlign w:val="center"/>
          </w:tcPr>
          <w:p w14:paraId="1BAB917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X=505245 m</w:t>
            </w:r>
          </w:p>
        </w:tc>
        <w:tc>
          <w:tcPr>
            <w:tcW w:w="1700" w:type="dxa"/>
            <w:tcBorders>
              <w:top w:val="nil"/>
              <w:left w:val="nil"/>
              <w:bottom w:val="single" w:color="auto" w:sz="12" w:space="0"/>
              <w:right w:val="nil"/>
            </w:tcBorders>
            <w:vAlign w:val="center"/>
          </w:tcPr>
          <w:p w14:paraId="1FF7E77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Y</w:t>
            </w:r>
          </w:p>
        </w:tc>
        <w:tc>
          <w:tcPr>
            <w:tcW w:w="2396" w:type="dxa"/>
            <w:tcBorders>
              <w:top w:val="nil"/>
              <w:left w:val="nil"/>
              <w:bottom w:val="single" w:color="auto" w:sz="12" w:space="0"/>
              <w:right w:val="nil"/>
            </w:tcBorders>
            <w:vAlign w:val="center"/>
          </w:tcPr>
          <w:p w14:paraId="0478397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1,664</w:t>
            </w:r>
          </w:p>
        </w:tc>
      </w:tr>
    </w:tbl>
    <w:p w14:paraId="2CF39C73">
      <w:pPr>
        <w:spacing w:before="120" w:after="0" w:line="240" w:lineRule="auto"/>
        <w:ind w:firstLine="0"/>
        <w:jc w:val="center"/>
        <w:rPr>
          <w:rFonts w:ascii="Times New Roman" w:hAnsi="Times New Roman" w:cs="Times New Roman"/>
        </w:rPr>
      </w:pPr>
      <w:r>
        <w:rPr>
          <w:lang w:eastAsia="zh-CN"/>
        </w:rPr>
        <w:drawing>
          <wp:inline distT="0" distB="0" distL="114300" distR="114300">
            <wp:extent cx="4846955" cy="2506345"/>
            <wp:effectExtent l="0" t="0" r="10795" b="8255"/>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112"/>
                    <a:stretch>
                      <a:fillRect/>
                    </a:stretch>
                  </pic:blipFill>
                  <pic:spPr>
                    <a:xfrm>
                      <a:off x="0" y="0"/>
                      <a:ext cx="4846955" cy="2506345"/>
                    </a:xfrm>
                    <a:prstGeom prst="rect">
                      <a:avLst/>
                    </a:prstGeom>
                  </pic:spPr>
                </pic:pic>
              </a:graphicData>
            </a:graphic>
          </wp:inline>
        </w:drawing>
      </w:r>
    </w:p>
    <w:p w14:paraId="18C5AD3D">
      <w:pPr>
        <w:spacing w:after="120" w:line="240" w:lineRule="auto"/>
        <w:ind w:firstLine="0"/>
        <w:jc w:val="center"/>
        <w:rPr>
          <w:rFonts w:ascii="Times New Roman" w:hAnsi="Times New Roman" w:cs="Times New Roman"/>
          <w:sz w:val="21"/>
          <w:szCs w:val="21"/>
          <w:lang w:eastAsia="zh-CN"/>
        </w:rPr>
      </w:pPr>
      <w:r>
        <w:rPr>
          <w:rFonts w:ascii="Times New Roman" w:hAnsi="Times New Roman"/>
        </w:rPr>
        <w:t>图3-57　K47+250～K47+650段三维散点地质模型X-Z纵剖面（Y=3181392 m）</w:t>
      </w:r>
    </w:p>
    <w:p w14:paraId="7293BF3F">
      <w:pPr>
        <w:spacing w:after="120" w:line="240" w:lineRule="auto"/>
        <w:ind w:firstLine="0"/>
        <w:jc w:val="center"/>
        <w:rPr>
          <w:rFonts w:ascii="Times New Roman" w:hAnsi="Times New Roman" w:cs="Times New Roman"/>
          <w:sz w:val="21"/>
          <w:szCs w:val="21"/>
          <w:lang w:eastAsia="zh-CN"/>
        </w:rPr>
      </w:pPr>
      <w:r>
        <w:rPr>
          <w:rFonts w:ascii="Times New Roman" w:hAnsi="Times New Roman"/>
        </w:rPr>
        <w:t>Fig. 3-57 X-Z longitudinal section of the K47+250 to K47+650 section point-based geological model (Y=3181392 m)</w:t>
      </w:r>
    </w:p>
    <w:p w14:paraId="291CB5AB">
      <w:pPr>
        <w:spacing w:after="0" w:line="360" w:lineRule="auto"/>
        <w:rPr>
          <w:lang w:eastAsia="zh-CN"/>
        </w:rPr>
      </w:pPr>
      <w:r>
        <w:rPr>
          <w:rFonts w:ascii="Times New Roman" w:hAnsi="Times New Roman"/>
        </w:rPr>
        <w:t>图3-57包含1,395个原始网格中心点，其中Basics和MCN2分别为589个和490个，是该剖面的主要地层单元。黑色曲线表示同一剖面上的DEM地表高程，彩色散点均位于地表以下。该图可直接检查X方向上不同地层的横向延伸、尖灭和界面起伏，避免三维视图中的遮挡影响。</w:t>
      </w:r>
    </w:p>
    <w:p w14:paraId="4D723C9C">
      <w:pPr>
        <w:spacing w:before="120" w:after="0" w:line="240" w:lineRule="auto"/>
        <w:ind w:firstLine="0"/>
        <w:jc w:val="center"/>
        <w:rPr>
          <w:rFonts w:ascii="Times New Roman" w:hAnsi="Times New Roman" w:cs="Times New Roman"/>
        </w:rPr>
      </w:pPr>
      <w:r>
        <w:rPr>
          <w:lang w:eastAsia="zh-CN"/>
        </w:rPr>
        <w:drawing>
          <wp:inline distT="0" distB="0" distL="114300" distR="114300">
            <wp:extent cx="4757420" cy="2458720"/>
            <wp:effectExtent l="0" t="0" r="5080" b="177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113"/>
                    <a:stretch>
                      <a:fillRect/>
                    </a:stretch>
                  </pic:blipFill>
                  <pic:spPr>
                    <a:xfrm>
                      <a:off x="0" y="0"/>
                      <a:ext cx="4757420" cy="2458720"/>
                    </a:xfrm>
                    <a:prstGeom prst="rect">
                      <a:avLst/>
                    </a:prstGeom>
                  </pic:spPr>
                </pic:pic>
              </a:graphicData>
            </a:graphic>
          </wp:inline>
        </w:drawing>
      </w:r>
    </w:p>
    <w:p w14:paraId="328BFE32">
      <w:pPr>
        <w:spacing w:after="120" w:line="240" w:lineRule="auto"/>
        <w:ind w:firstLine="0"/>
        <w:jc w:val="center"/>
        <w:rPr>
          <w:rFonts w:ascii="Times New Roman" w:hAnsi="Times New Roman" w:cs="Times New Roman"/>
          <w:sz w:val="21"/>
          <w:szCs w:val="21"/>
          <w:lang w:eastAsia="zh-CN"/>
        </w:rPr>
      </w:pPr>
      <w:r>
        <w:rPr>
          <w:rFonts w:ascii="Times New Roman" w:hAnsi="Times New Roman"/>
        </w:rPr>
        <w:t>图3-58　K47+250～K47+650段三维散点地质模型Y-Z横剖面（X=505245 m）</w:t>
      </w:r>
    </w:p>
    <w:p w14:paraId="3FA38F9E">
      <w:pPr>
        <w:spacing w:after="120" w:line="240" w:lineRule="auto"/>
        <w:ind w:firstLine="0"/>
        <w:jc w:val="center"/>
        <w:rPr>
          <w:rFonts w:ascii="Times New Roman" w:hAnsi="Times New Roman" w:cs="Times New Roman"/>
          <w:sz w:val="21"/>
          <w:szCs w:val="21"/>
          <w:lang w:eastAsia="zh-CN"/>
        </w:rPr>
      </w:pPr>
      <w:r>
        <w:rPr>
          <w:rFonts w:ascii="Times New Roman" w:hAnsi="Times New Roman"/>
        </w:rPr>
        <w:t>Fig. 3-58 Y-Z transverse section of the K47+250 to K47+650 section point-based geological model (X=505245 m)</w:t>
      </w:r>
    </w:p>
    <w:p w14:paraId="00C976DF">
      <w:pPr>
        <w:spacing w:after="0" w:line="360" w:lineRule="auto"/>
        <w:rPr>
          <w:lang w:eastAsia="zh-CN"/>
        </w:rPr>
      </w:pPr>
      <w:r>
        <w:rPr>
          <w:rFonts w:ascii="Times New Roman" w:hAnsi="Times New Roman"/>
        </w:rPr>
        <w:t>图3-58包含1,664个原始网格中心点，MCN2、Basics和FT分别为547个、546个和320个。与图3-57对照可见，同一三维模型在两个正交方向上具有不同的地层展布特征，说明后续渗透系数赋值是随三维地层几何变化的空间属性映射，而不是在平面上简单复制。两张剖面均直接筛选固定坐标平面，没有进行二次插值，因此其点数、地层编码与图3-56及原始CSV一一对应。</w:t>
      </w:r>
    </w:p>
    <w:p w14:paraId="4BE1EDA7">
      <w:pPr>
        <w:spacing w:after="0" w:line="360" w:lineRule="auto"/>
        <w:rPr>
          <w:lang w:eastAsia="zh-CN"/>
        </w:rPr>
      </w:pPr>
    </w:p>
    <w:p w14:paraId="12EB11A8">
      <w:pPr>
        <w:pStyle w:val="6"/>
      </w:pPr>
      <w:r>
        <w:rPr>
          <w:rFonts w:ascii="Times New Roman" w:hAnsi="Times New Roman"/>
        </w:rPr>
        <w:t>3.5.4.2 渗透系数赋值</w:t>
      </w:r>
    </w:p>
    <w:p w14:paraId="49793921">
      <w:pPr>
        <w:spacing w:after="0" w:line="360" w:lineRule="auto"/>
        <w:rPr>
          <w:lang w:eastAsia="zh-CN"/>
        </w:rPr>
      </w:pPr>
      <w:r>
        <w:rPr>
          <w:rFonts w:ascii="Times New Roman" w:hAnsi="Times New Roman" w:cs="Times New Roman"/>
          <w:lang w:eastAsia="zh-CN"/>
        </w:rPr>
        <w:t>渗透系数沿用现有渗流计算代码K_BY_NAME中的映射值，并按地层类别赋予各向同性标量K。该处理实现地质模型与参数场的一一对应，但不等同于现场参数标定：同一地层内仍采用均一参数，尚未考虑层内非均质性及水平、垂向渗透各向异性。表3-18中MCN1和MCN2被解释为黏性土，而K值处于10⁻³m/s数量级，高于FT和部分粉细砂单元；在用于定量渗流计算前，应回查K_BY_NAME的单位、地层名称映射及试验依据，并采用室内试验、现场试验或反演结果校准。未完成校核前，图3-56只能说明属性赋值流程，不能作为渗流参数可靠性的证据。</w:t>
      </w:r>
    </w:p>
    <w:p w14:paraId="4A91961B">
      <w:pPr>
        <w:spacing w:after="0" w:line="360" w:lineRule="auto"/>
        <w:rPr>
          <w:lang w:eastAsia="zh-CN"/>
        </w:rPr>
      </w:pPr>
    </w:p>
    <w:p w14:paraId="4E3871F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表3-18　各地层单元渗透系数及散点数量</w:t>
      </w:r>
    </w:p>
    <w:p w14:paraId="04CC928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3-18 Hydraulic conductivity and number of scattered points for each stratum unit</w:t>
      </w:r>
    </w:p>
    <w:tbl>
      <w:tblPr>
        <w:tblStyle w:val="35"/>
        <w:tblW w:w="5000" w:type="pct"/>
        <w:jc w:val="center"/>
        <w:tblLayout w:type="fixed"/>
        <w:tblCellMar>
          <w:top w:w="60" w:type="dxa"/>
          <w:left w:w="60" w:type="dxa"/>
          <w:bottom w:w="60" w:type="dxa"/>
          <w:right w:w="60" w:type="dxa"/>
        </w:tblCellMar>
      </w:tblPr>
      <w:tblGrid>
        <w:gridCol w:w="1769"/>
        <w:gridCol w:w="3097"/>
        <w:gridCol w:w="1991"/>
        <w:gridCol w:w="2213"/>
      </w:tblGrid>
      <w:tr w14:paraId="15DE08D1">
        <w:trPr>
          <w:cantSplit/>
          <w:tblHeader/>
          <w:jc w:val="center"/>
        </w:trPr>
        <w:tc>
          <w:tcPr>
            <w:tcW w:w="1770" w:type="dxa"/>
            <w:tcBorders>
              <w:top w:val="single" w:color="000000" w:sz="12" w:space="0"/>
              <w:left w:val="nil"/>
              <w:bottom w:val="single" w:color="000000" w:sz="6" w:space="0"/>
              <w:right w:val="nil"/>
            </w:tcBorders>
            <w:vAlign w:val="center"/>
          </w:tcPr>
          <w:p w14:paraId="6678B04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地层单元</w:t>
            </w:r>
          </w:p>
        </w:tc>
        <w:tc>
          <w:tcPr>
            <w:tcW w:w="3098" w:type="dxa"/>
            <w:tcBorders>
              <w:top w:val="single" w:color="000000" w:sz="12" w:space="0"/>
              <w:left w:val="nil"/>
              <w:bottom w:val="single" w:color="000000" w:sz="6" w:space="0"/>
              <w:right w:val="nil"/>
            </w:tcBorders>
            <w:vAlign w:val="center"/>
          </w:tcPr>
          <w:p w14:paraId="3F0F595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工程含义</w:t>
            </w:r>
          </w:p>
        </w:tc>
        <w:tc>
          <w:tcPr>
            <w:tcW w:w="1991" w:type="dxa"/>
            <w:tcBorders>
              <w:top w:val="single" w:color="000000" w:sz="12" w:space="0"/>
              <w:left w:val="nil"/>
              <w:bottom w:val="single" w:color="000000" w:sz="6" w:space="0"/>
              <w:right w:val="nil"/>
            </w:tcBorders>
            <w:vAlign w:val="center"/>
          </w:tcPr>
          <w:p w14:paraId="4AE2B49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K（m/s）</w:t>
            </w:r>
          </w:p>
        </w:tc>
        <w:tc>
          <w:tcPr>
            <w:tcW w:w="2213" w:type="dxa"/>
            <w:tcBorders>
              <w:top w:val="single" w:color="000000" w:sz="12" w:space="0"/>
              <w:left w:val="nil"/>
              <w:bottom w:val="single" w:color="000000" w:sz="6" w:space="0"/>
              <w:right w:val="nil"/>
            </w:tcBorders>
            <w:vAlign w:val="center"/>
          </w:tcPr>
          <w:p w14:paraId="763622B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有效散点数</w:t>
            </w:r>
          </w:p>
        </w:tc>
      </w:tr>
      <w:tr w14:paraId="164D73C4">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020501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FT</w:t>
            </w:r>
          </w:p>
        </w:tc>
        <w:tc>
          <w:tcPr>
            <w:tcW w:w="3098" w:type="dxa"/>
            <w:tcBorders>
              <w:top w:val="nil"/>
              <w:left w:val="nil"/>
              <w:bottom w:val="nil"/>
              <w:right w:val="nil"/>
            </w:tcBorders>
            <w:vAlign w:val="center"/>
          </w:tcPr>
          <w:p w14:paraId="150578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填土单元</w:t>
            </w:r>
          </w:p>
        </w:tc>
        <w:tc>
          <w:tcPr>
            <w:tcW w:w="1991" w:type="dxa"/>
            <w:tcBorders>
              <w:top w:val="nil"/>
              <w:left w:val="nil"/>
              <w:bottom w:val="nil"/>
              <w:right w:val="nil"/>
            </w:tcBorders>
            <w:vAlign w:val="center"/>
          </w:tcPr>
          <w:p w14:paraId="0DE15D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5.60×10⁻⁵</w:t>
            </w:r>
          </w:p>
        </w:tc>
        <w:tc>
          <w:tcPr>
            <w:tcW w:w="2213" w:type="dxa"/>
            <w:tcBorders>
              <w:top w:val="nil"/>
              <w:left w:val="nil"/>
              <w:bottom w:val="nil"/>
              <w:right w:val="nil"/>
            </w:tcBorders>
            <w:vAlign w:val="center"/>
          </w:tcPr>
          <w:p w14:paraId="19BD82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6,206</w:t>
            </w:r>
          </w:p>
        </w:tc>
      </w:tr>
      <w:tr w14:paraId="13FE1BF3">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345ED7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w:t>
            </w:r>
          </w:p>
        </w:tc>
        <w:tc>
          <w:tcPr>
            <w:tcW w:w="3098" w:type="dxa"/>
            <w:tcBorders>
              <w:top w:val="nil"/>
              <w:left w:val="nil"/>
              <w:bottom w:val="nil"/>
              <w:right w:val="nil"/>
            </w:tcBorders>
            <w:vAlign w:val="center"/>
          </w:tcPr>
          <w:p w14:paraId="3575BE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第一粉细砂单元</w:t>
            </w:r>
          </w:p>
        </w:tc>
        <w:tc>
          <w:tcPr>
            <w:tcW w:w="1991" w:type="dxa"/>
            <w:tcBorders>
              <w:top w:val="nil"/>
              <w:left w:val="nil"/>
              <w:bottom w:val="nil"/>
              <w:right w:val="nil"/>
            </w:tcBorders>
            <w:vAlign w:val="center"/>
          </w:tcPr>
          <w:p w14:paraId="0107AF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4.88×10⁻³</w:t>
            </w:r>
          </w:p>
        </w:tc>
        <w:tc>
          <w:tcPr>
            <w:tcW w:w="2213" w:type="dxa"/>
            <w:tcBorders>
              <w:top w:val="nil"/>
              <w:left w:val="nil"/>
              <w:bottom w:val="nil"/>
              <w:right w:val="nil"/>
            </w:tcBorders>
            <w:vAlign w:val="center"/>
          </w:tcPr>
          <w:p w14:paraId="1EF765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721</w:t>
            </w:r>
          </w:p>
        </w:tc>
      </w:tr>
      <w:tr w14:paraId="6A9E12A0">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1682F1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MCN1</w:t>
            </w:r>
          </w:p>
        </w:tc>
        <w:tc>
          <w:tcPr>
            <w:tcW w:w="3098" w:type="dxa"/>
            <w:tcBorders>
              <w:top w:val="nil"/>
              <w:left w:val="nil"/>
              <w:bottom w:val="nil"/>
              <w:right w:val="nil"/>
            </w:tcBorders>
            <w:vAlign w:val="center"/>
          </w:tcPr>
          <w:p w14:paraId="387AE1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第一黏性土单元</w:t>
            </w:r>
          </w:p>
        </w:tc>
        <w:tc>
          <w:tcPr>
            <w:tcW w:w="1991" w:type="dxa"/>
            <w:tcBorders>
              <w:top w:val="nil"/>
              <w:left w:val="nil"/>
              <w:bottom w:val="nil"/>
              <w:right w:val="nil"/>
            </w:tcBorders>
            <w:vAlign w:val="center"/>
          </w:tcPr>
          <w:p w14:paraId="5D279B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7.00×10⁻³</w:t>
            </w:r>
          </w:p>
        </w:tc>
        <w:tc>
          <w:tcPr>
            <w:tcW w:w="2213" w:type="dxa"/>
            <w:tcBorders>
              <w:top w:val="nil"/>
              <w:left w:val="nil"/>
              <w:bottom w:val="nil"/>
              <w:right w:val="nil"/>
            </w:tcBorders>
            <w:vAlign w:val="center"/>
          </w:tcPr>
          <w:p w14:paraId="537FD8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4,962</w:t>
            </w:r>
          </w:p>
        </w:tc>
      </w:tr>
      <w:tr w14:paraId="2A002B81">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4D3D8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MCN2</w:t>
            </w:r>
          </w:p>
        </w:tc>
        <w:tc>
          <w:tcPr>
            <w:tcW w:w="3098" w:type="dxa"/>
            <w:tcBorders>
              <w:top w:val="nil"/>
              <w:left w:val="nil"/>
              <w:bottom w:val="nil"/>
              <w:right w:val="nil"/>
            </w:tcBorders>
            <w:vAlign w:val="center"/>
          </w:tcPr>
          <w:p w14:paraId="4C5238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第二黏性土单元</w:t>
            </w:r>
          </w:p>
        </w:tc>
        <w:tc>
          <w:tcPr>
            <w:tcW w:w="1991" w:type="dxa"/>
            <w:tcBorders>
              <w:top w:val="nil"/>
              <w:left w:val="nil"/>
              <w:bottom w:val="nil"/>
              <w:right w:val="nil"/>
            </w:tcBorders>
            <w:vAlign w:val="center"/>
          </w:tcPr>
          <w:p w14:paraId="095FCE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5.34×10⁻³</w:t>
            </w:r>
          </w:p>
        </w:tc>
        <w:tc>
          <w:tcPr>
            <w:tcW w:w="2213" w:type="dxa"/>
            <w:tcBorders>
              <w:top w:val="nil"/>
              <w:left w:val="nil"/>
              <w:bottom w:val="nil"/>
              <w:right w:val="nil"/>
            </w:tcBorders>
            <w:vAlign w:val="center"/>
          </w:tcPr>
          <w:p w14:paraId="3B7246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24,343</w:t>
            </w:r>
          </w:p>
        </w:tc>
      </w:tr>
      <w:tr w14:paraId="0ECCC994">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6391AF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FS2</w:t>
            </w:r>
          </w:p>
        </w:tc>
        <w:tc>
          <w:tcPr>
            <w:tcW w:w="3098" w:type="dxa"/>
            <w:tcBorders>
              <w:top w:val="nil"/>
              <w:left w:val="nil"/>
              <w:bottom w:val="nil"/>
              <w:right w:val="nil"/>
            </w:tcBorders>
            <w:vAlign w:val="center"/>
          </w:tcPr>
          <w:p w14:paraId="6703F8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第二粉细砂单元</w:t>
            </w:r>
          </w:p>
        </w:tc>
        <w:tc>
          <w:tcPr>
            <w:tcW w:w="1991" w:type="dxa"/>
            <w:tcBorders>
              <w:top w:val="nil"/>
              <w:left w:val="nil"/>
              <w:bottom w:val="nil"/>
              <w:right w:val="nil"/>
            </w:tcBorders>
            <w:vAlign w:val="center"/>
          </w:tcPr>
          <w:p w14:paraId="1E59D7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2.80×10⁻³</w:t>
            </w:r>
          </w:p>
        </w:tc>
        <w:tc>
          <w:tcPr>
            <w:tcW w:w="2213" w:type="dxa"/>
            <w:tcBorders>
              <w:top w:val="nil"/>
              <w:left w:val="nil"/>
              <w:bottom w:val="nil"/>
              <w:right w:val="nil"/>
            </w:tcBorders>
            <w:vAlign w:val="center"/>
          </w:tcPr>
          <w:p w14:paraId="77A84E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3,171</w:t>
            </w:r>
          </w:p>
        </w:tc>
      </w:tr>
      <w:tr w14:paraId="7FF3ACBD">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615DFE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GR</w:t>
            </w:r>
          </w:p>
        </w:tc>
        <w:tc>
          <w:tcPr>
            <w:tcW w:w="3098" w:type="dxa"/>
            <w:tcBorders>
              <w:top w:val="nil"/>
              <w:left w:val="nil"/>
              <w:bottom w:val="nil"/>
              <w:right w:val="nil"/>
            </w:tcBorders>
            <w:vAlign w:val="center"/>
          </w:tcPr>
          <w:p w14:paraId="6DFA004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砂砾石单元</w:t>
            </w:r>
          </w:p>
        </w:tc>
        <w:tc>
          <w:tcPr>
            <w:tcW w:w="1991" w:type="dxa"/>
            <w:tcBorders>
              <w:top w:val="nil"/>
              <w:left w:val="nil"/>
              <w:bottom w:val="nil"/>
              <w:right w:val="nil"/>
            </w:tcBorders>
            <w:vAlign w:val="center"/>
          </w:tcPr>
          <w:p w14:paraId="2AEA1E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2.50×10⁻²</w:t>
            </w:r>
          </w:p>
        </w:tc>
        <w:tc>
          <w:tcPr>
            <w:tcW w:w="2213" w:type="dxa"/>
            <w:tcBorders>
              <w:top w:val="nil"/>
              <w:left w:val="nil"/>
              <w:bottom w:val="nil"/>
              <w:right w:val="nil"/>
            </w:tcBorders>
            <w:vAlign w:val="center"/>
          </w:tcPr>
          <w:p w14:paraId="7292AC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1,032</w:t>
            </w:r>
          </w:p>
        </w:tc>
      </w:tr>
      <w:tr w14:paraId="3B666B57">
        <w:tblPrEx>
          <w:tblCellMar>
            <w:top w:w="60" w:type="dxa"/>
            <w:left w:w="60" w:type="dxa"/>
            <w:bottom w:w="60" w:type="dxa"/>
            <w:right w:w="60" w:type="dxa"/>
          </w:tblCellMar>
        </w:tblPrEx>
        <w:trPr>
          <w:cantSplit/>
          <w:jc w:val="center"/>
        </w:trPr>
        <w:tc>
          <w:tcPr>
            <w:tcW w:w="1770" w:type="dxa"/>
            <w:tcBorders>
              <w:top w:val="nil"/>
              <w:left w:val="nil"/>
              <w:bottom w:val="single" w:color="000000" w:sz="12" w:space="0"/>
              <w:right w:val="nil"/>
            </w:tcBorders>
            <w:vAlign w:val="center"/>
          </w:tcPr>
          <w:p w14:paraId="4236BB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Basics</w:t>
            </w:r>
          </w:p>
        </w:tc>
        <w:tc>
          <w:tcPr>
            <w:tcW w:w="3098" w:type="dxa"/>
            <w:tcBorders>
              <w:top w:val="nil"/>
              <w:left w:val="nil"/>
              <w:bottom w:val="single" w:color="000000" w:sz="12" w:space="0"/>
              <w:right w:val="nil"/>
            </w:tcBorders>
            <w:vAlign w:val="center"/>
          </w:tcPr>
          <w:p w14:paraId="48D666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底部基础单元</w:t>
            </w:r>
          </w:p>
        </w:tc>
        <w:tc>
          <w:tcPr>
            <w:tcW w:w="1991" w:type="dxa"/>
            <w:tcBorders>
              <w:top w:val="nil"/>
              <w:left w:val="nil"/>
              <w:bottom w:val="single" w:color="000000" w:sz="12" w:space="0"/>
              <w:right w:val="nil"/>
            </w:tcBorders>
            <w:vAlign w:val="center"/>
          </w:tcPr>
          <w:p w14:paraId="642BC4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1.00×10⁻⁷</w:t>
            </w:r>
          </w:p>
        </w:tc>
        <w:tc>
          <w:tcPr>
            <w:tcW w:w="2213" w:type="dxa"/>
            <w:tcBorders>
              <w:top w:val="nil"/>
              <w:left w:val="nil"/>
              <w:bottom w:val="single" w:color="000000" w:sz="12" w:space="0"/>
              <w:right w:val="nil"/>
            </w:tcBorders>
            <w:vAlign w:val="center"/>
          </w:tcPr>
          <w:p w14:paraId="7E2A64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28,017</w:t>
            </w:r>
          </w:p>
        </w:tc>
      </w:tr>
    </w:tbl>
    <w:p w14:paraId="6330BE8C">
      <w:pPr>
        <w:spacing w:after="0" w:line="360" w:lineRule="auto"/>
        <w:rPr>
          <w:lang w:eastAsia="zh-CN"/>
        </w:rPr>
      </w:pPr>
      <w:r>
        <w:br w:type="page"/>
      </w:r>
    </w:p>
    <w:p w14:paraId="600AE7CF">
      <w:pPr>
        <w:spacing w:after="0" w:line="360" w:lineRule="auto"/>
        <w:rPr>
          <w:lang w:eastAsia="zh-CN"/>
        </w:rPr>
      </w:pPr>
      <w:r>
        <w:rPr>
          <w:rFonts w:ascii="Times New Roman" w:hAnsi="Times New Roman"/>
        </w:rPr>
        <w:t>3.</w:t>
      </w:r>
      <w:r>
        <w:rPr>
          <w:rFonts w:hint="eastAsia"/>
          <w:lang w:val="en-US" w:eastAsia="zh-CN"/>
        </w:rPr>
        <w:t xml:space="preserve">4.3 </w:t>
      </w:r>
      <w:r>
        <w:rPr>
          <w:rFonts w:ascii="Times New Roman" w:hAnsi="Times New Roman"/>
        </w:rPr>
        <w:t xml:space="preserve"> 两个工程案例的适用性比较</w:t>
      </w:r>
    </w:p>
    <w:p w14:paraId="1D6BE012">
      <w:pPr>
        <w:spacing w:after="0" w:line="360" w:lineRule="auto"/>
        <w:rPr>
          <w:lang w:eastAsia="zh-CN"/>
        </w:rPr>
      </w:pPr>
      <w:r>
        <w:rPr>
          <w:rFonts w:ascii="Times New Roman" w:hAnsi="Times New Roman"/>
        </w:rPr>
        <w:t>本章包含三个层次不同的案例。Alesmodel用于验证虚拟钻孔增强、差异化约束和地层序列投影方法，其主要任务是评价算法的误差、拓扑合理性和适用边界；K45+500～K46+095段与K47+250～K47+650段则属于工程应用案例，分别检验所建流程在多层复杂结构和沿堤线近线性钻孔条件下的数据组织、三维重构与成果输出能力。因此，本节对两个工程案例进行对比，同时将Alesmodel定位为方法验证基准，不与工程区参数作简单等量比较。</w:t>
      </w:r>
    </w:p>
    <w:p w14:paraId="4E7FCD48">
      <w:pPr>
        <w:spacing w:after="0" w:line="360" w:lineRule="auto"/>
        <w:rPr>
          <w:lang w:eastAsia="zh-CN"/>
        </w:rPr>
      </w:pPr>
      <w:r>
        <w:rPr>
          <w:rFonts w:ascii="Times New Roman" w:hAnsi="Times New Roman"/>
        </w:rPr>
        <w:t>3.6.1 两个工程案例的适用性比较</w:t>
      </w:r>
    </w:p>
    <w:p w14:paraId="17F32C95">
      <w:pPr>
        <w:spacing w:after="0" w:line="360" w:lineRule="auto"/>
        <w:rPr>
          <w:lang w:eastAsia="zh-CN"/>
        </w:rPr>
      </w:pPr>
      <w:r>
        <w:rPr>
          <w:rFonts w:ascii="Times New Roman" w:hAnsi="Times New Roman"/>
        </w:rPr>
        <w:t>K45+500～K46+095段新模型采用9个钻孔位置、54个实测界面点、18条方向约束和491个地表高程点，地层序列包括FT、MCN1、FS、MCN2、WFS、FS2和GR，重点表达多层、薄层及重复工程岩性，并输出512,207个带地层和渗透系数属性的地下散点。K47+250～K47+650段13孔模型采用55个实测界面点、12个Basics底边界锚点、67条近水平方向先验和500×500像元DEM，地层单元包括FT、FS、MCN1、MCN2、FS2、GR和Basics，重点反映沿堤线钻孔控制下的连续重构、地形裁切以及向渗流网格传递地层分区的过程。</w:t>
      </w:r>
    </w:p>
    <w:p w14:paraId="6702196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表3-19　K45+500～K46+095段与K47+250～K47+650段工程案例对比</w:t>
      </w:r>
    </w:p>
    <w:p w14:paraId="56959D5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3-19 Comparison between the K45+500 to K46+095 section and K47+250 to K47+650 section engineering cases</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3600"/>
        <w:gridCol w:w="3600"/>
      </w:tblGrid>
      <w:tr w14:paraId="4F772D46">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bottom w:val="single" w:color="000000" w:sz="6" w:space="0"/>
            </w:tcBorders>
            <w:vAlign w:val="center"/>
          </w:tcPr>
          <w:p w14:paraId="44C22EC2">
            <w:pPr>
              <w:keepNext/>
              <w:spacing w:after="0" w:line="240" w:lineRule="auto"/>
              <w:ind w:left="0" w:right="0" w:firstLine="0"/>
              <w:jc w:val="center"/>
            </w:pPr>
            <w:r>
              <w:rPr>
                <w:rFonts w:ascii="Times New Roman" w:hAnsi="Times New Roman"/>
                <w:b/>
                <w:sz w:val="21"/>
              </w:rPr>
              <w:t>比较项目</w:t>
            </w:r>
          </w:p>
        </w:tc>
        <w:tc>
          <w:tcPr>
            <w:tcW w:w="3600" w:type="dxa"/>
            <w:tcBorders>
              <w:bottom w:val="single" w:color="000000" w:sz="6" w:space="0"/>
            </w:tcBorders>
            <w:vAlign w:val="center"/>
          </w:tcPr>
          <w:p w14:paraId="688890A1">
            <w:pPr>
              <w:keepNext/>
              <w:spacing w:after="0" w:line="240" w:lineRule="auto"/>
              <w:ind w:left="0" w:right="0" w:firstLine="0"/>
              <w:jc w:val="center"/>
            </w:pPr>
            <w:r>
              <w:rPr>
                <w:rFonts w:ascii="Times New Roman" w:hAnsi="Times New Roman"/>
                <w:b/>
                <w:sz w:val="21"/>
              </w:rPr>
              <w:t>K45+500～K46+095段</w:t>
            </w:r>
          </w:p>
        </w:tc>
        <w:tc>
          <w:tcPr>
            <w:tcW w:w="3600" w:type="dxa"/>
            <w:tcBorders>
              <w:bottom w:val="single" w:color="000000" w:sz="6" w:space="0"/>
            </w:tcBorders>
            <w:vAlign w:val="center"/>
          </w:tcPr>
          <w:p w14:paraId="5A216D9E">
            <w:pPr>
              <w:keepNext/>
              <w:spacing w:after="0" w:line="240" w:lineRule="auto"/>
              <w:ind w:left="0" w:right="0" w:firstLine="0"/>
              <w:jc w:val="center"/>
            </w:pPr>
            <w:r>
              <w:rPr>
                <w:rFonts w:ascii="Times New Roman" w:hAnsi="Times New Roman"/>
                <w:b/>
                <w:sz w:val="21"/>
              </w:rPr>
              <w:t>K47+250～K47+650段</w:t>
            </w:r>
          </w:p>
        </w:tc>
      </w:tr>
      <w:tr w14:paraId="4E008DB4">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2A10BF55">
            <w:pPr>
              <w:keepNext/>
              <w:spacing w:after="0" w:line="240" w:lineRule="auto"/>
              <w:ind w:left="0" w:right="0" w:firstLine="0"/>
              <w:jc w:val="center"/>
            </w:pPr>
            <w:r>
              <w:rPr>
                <w:rFonts w:ascii="Times New Roman" w:hAnsi="Times New Roman"/>
                <w:sz w:val="21"/>
              </w:rPr>
              <w:t>工程钻孔</w:t>
            </w:r>
          </w:p>
        </w:tc>
        <w:tc>
          <w:tcPr>
            <w:tcW w:w="3600" w:type="dxa"/>
            <w:vAlign w:val="center"/>
          </w:tcPr>
          <w:p w14:paraId="5F88DEBE">
            <w:pPr>
              <w:keepNext/>
              <w:spacing w:after="0" w:line="240" w:lineRule="auto"/>
              <w:ind w:left="0" w:right="0" w:firstLine="0"/>
              <w:jc w:val="center"/>
            </w:pPr>
            <w:r>
              <w:rPr>
                <w:rFonts w:ascii="Times New Roman" w:hAnsi="Times New Roman"/>
                <w:sz w:val="21"/>
              </w:rPr>
              <w:t>9个钻孔位置</w:t>
            </w:r>
          </w:p>
        </w:tc>
        <w:tc>
          <w:tcPr>
            <w:tcW w:w="3600" w:type="dxa"/>
            <w:vAlign w:val="center"/>
          </w:tcPr>
          <w:p w14:paraId="20D60813">
            <w:pPr>
              <w:keepNext/>
              <w:spacing w:after="0" w:line="240" w:lineRule="auto"/>
              <w:ind w:left="0" w:right="0" w:firstLine="0"/>
              <w:jc w:val="center"/>
            </w:pPr>
            <w:r>
              <w:rPr>
                <w:rFonts w:ascii="Times New Roman" w:hAnsi="Times New Roman"/>
                <w:sz w:val="21"/>
              </w:rPr>
              <w:t>13个实测钻孔</w:t>
            </w:r>
          </w:p>
        </w:tc>
      </w:tr>
      <w:tr w14:paraId="1282B39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06491334">
            <w:pPr>
              <w:keepNext/>
              <w:spacing w:after="0" w:line="240" w:lineRule="auto"/>
              <w:ind w:left="0" w:right="0" w:firstLine="0"/>
              <w:jc w:val="center"/>
            </w:pPr>
            <w:r>
              <w:rPr>
                <w:rFonts w:ascii="Times New Roman" w:hAnsi="Times New Roman"/>
                <w:sz w:val="21"/>
              </w:rPr>
              <w:t>界面控制</w:t>
            </w:r>
          </w:p>
        </w:tc>
        <w:tc>
          <w:tcPr>
            <w:tcW w:w="3600" w:type="dxa"/>
            <w:vAlign w:val="center"/>
          </w:tcPr>
          <w:p w14:paraId="3C725914">
            <w:pPr>
              <w:keepNext/>
              <w:spacing w:after="0" w:line="240" w:lineRule="auto"/>
              <w:ind w:left="0" w:right="0" w:firstLine="0"/>
              <w:jc w:val="center"/>
            </w:pPr>
            <w:r>
              <w:rPr>
                <w:rFonts w:ascii="Times New Roman" w:hAnsi="Times New Roman"/>
                <w:sz w:val="21"/>
              </w:rPr>
              <w:t>54个实测界面点</w:t>
            </w:r>
          </w:p>
        </w:tc>
        <w:tc>
          <w:tcPr>
            <w:tcW w:w="3600" w:type="dxa"/>
            <w:vAlign w:val="center"/>
          </w:tcPr>
          <w:p w14:paraId="09D02E09">
            <w:pPr>
              <w:keepNext/>
              <w:spacing w:after="0" w:line="240" w:lineRule="auto"/>
              <w:ind w:left="0" w:right="0" w:firstLine="0"/>
              <w:jc w:val="center"/>
            </w:pPr>
            <w:r>
              <w:rPr>
                <w:rFonts w:ascii="Times New Roman" w:hAnsi="Times New Roman"/>
                <w:sz w:val="21"/>
              </w:rPr>
              <w:t>55个实测界面点+12个底边界锚点</w:t>
            </w:r>
          </w:p>
        </w:tc>
      </w:tr>
      <w:tr w14:paraId="3DE6353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3B31452F">
            <w:pPr>
              <w:keepNext/>
              <w:spacing w:after="0" w:line="240" w:lineRule="auto"/>
              <w:ind w:left="0" w:right="0" w:firstLine="0"/>
              <w:jc w:val="center"/>
            </w:pPr>
            <w:r>
              <w:rPr>
                <w:rFonts w:ascii="Times New Roman" w:hAnsi="Times New Roman"/>
                <w:sz w:val="21"/>
              </w:rPr>
              <w:t>方向约束</w:t>
            </w:r>
          </w:p>
        </w:tc>
        <w:tc>
          <w:tcPr>
            <w:tcW w:w="3600" w:type="dxa"/>
            <w:vAlign w:val="center"/>
          </w:tcPr>
          <w:p w14:paraId="6C37E9EC">
            <w:pPr>
              <w:keepNext/>
              <w:spacing w:after="0" w:line="240" w:lineRule="auto"/>
              <w:ind w:left="0" w:right="0" w:firstLine="0"/>
              <w:jc w:val="center"/>
            </w:pPr>
            <w:r>
              <w:rPr>
                <w:rFonts w:ascii="Times New Roman" w:hAnsi="Times New Roman"/>
                <w:sz w:val="21"/>
              </w:rPr>
              <w:t>18条近水平趋势约束</w:t>
            </w:r>
          </w:p>
        </w:tc>
        <w:tc>
          <w:tcPr>
            <w:tcW w:w="3600" w:type="dxa"/>
            <w:vAlign w:val="center"/>
          </w:tcPr>
          <w:p w14:paraId="3815F85F">
            <w:pPr>
              <w:keepNext/>
              <w:spacing w:after="0" w:line="240" w:lineRule="auto"/>
              <w:ind w:left="0" w:right="0" w:firstLine="0"/>
              <w:jc w:val="center"/>
            </w:pPr>
            <w:r>
              <w:rPr>
                <w:rFonts w:ascii="Times New Roman" w:hAnsi="Times New Roman"/>
                <w:sz w:val="21"/>
              </w:rPr>
              <w:t>67条dip=0°、azimuth=0°方向先验</w:t>
            </w:r>
          </w:p>
        </w:tc>
      </w:tr>
      <w:tr w14:paraId="0FF3C220">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43957878">
            <w:pPr>
              <w:keepNext/>
              <w:spacing w:after="0" w:line="240" w:lineRule="auto"/>
              <w:ind w:left="0" w:right="0" w:firstLine="0"/>
              <w:jc w:val="center"/>
            </w:pPr>
            <w:r>
              <w:rPr>
                <w:rFonts w:ascii="Times New Roman" w:hAnsi="Times New Roman"/>
                <w:sz w:val="21"/>
              </w:rPr>
              <w:t>地形数据</w:t>
            </w:r>
          </w:p>
        </w:tc>
        <w:tc>
          <w:tcPr>
            <w:tcW w:w="3600" w:type="dxa"/>
            <w:vAlign w:val="center"/>
          </w:tcPr>
          <w:p w14:paraId="583B717A">
            <w:pPr>
              <w:keepNext/>
              <w:spacing w:after="0" w:line="240" w:lineRule="auto"/>
              <w:ind w:left="0" w:right="0" w:firstLine="0"/>
              <w:jc w:val="center"/>
            </w:pPr>
            <w:r>
              <w:rPr>
                <w:rFonts w:ascii="Times New Roman" w:hAnsi="Times New Roman"/>
                <w:sz w:val="21"/>
              </w:rPr>
              <w:t>491个CAD XYZ高程点</w:t>
            </w:r>
          </w:p>
        </w:tc>
        <w:tc>
          <w:tcPr>
            <w:tcW w:w="3600" w:type="dxa"/>
            <w:vAlign w:val="center"/>
          </w:tcPr>
          <w:p w14:paraId="7B7D4602">
            <w:pPr>
              <w:keepNext/>
              <w:spacing w:after="0" w:line="240" w:lineRule="auto"/>
              <w:ind w:left="0" w:right="0" w:firstLine="0"/>
              <w:jc w:val="center"/>
            </w:pPr>
            <w:r>
              <w:rPr>
                <w:rFonts w:ascii="Times New Roman" w:hAnsi="Times New Roman"/>
                <w:sz w:val="21"/>
              </w:rPr>
              <w:t>500×500像元DEM</w:t>
            </w:r>
          </w:p>
        </w:tc>
      </w:tr>
      <w:tr w14:paraId="5AE2C0A1">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156B01CC">
            <w:pPr>
              <w:keepNext/>
              <w:spacing w:after="0" w:line="240" w:lineRule="auto"/>
              <w:ind w:left="0" w:right="0" w:firstLine="0"/>
              <w:jc w:val="center"/>
            </w:pPr>
            <w:r>
              <w:rPr>
                <w:rFonts w:ascii="Times New Roman" w:hAnsi="Times New Roman"/>
                <w:sz w:val="21"/>
              </w:rPr>
              <w:t>模型范围</w:t>
            </w:r>
          </w:p>
        </w:tc>
        <w:tc>
          <w:tcPr>
            <w:tcW w:w="3600" w:type="dxa"/>
            <w:vAlign w:val="center"/>
          </w:tcPr>
          <w:p w14:paraId="45309D1E">
            <w:pPr>
              <w:keepNext/>
              <w:spacing w:after="0" w:line="240" w:lineRule="auto"/>
              <w:ind w:left="0" w:right="0" w:firstLine="0"/>
              <w:jc w:val="center"/>
            </w:pPr>
            <w:r>
              <w:rPr>
                <w:rFonts w:ascii="Times New Roman" w:hAnsi="Times New Roman"/>
                <w:sz w:val="21"/>
              </w:rPr>
              <w:t>约253.31 m×276.31 m×37 m</w:t>
            </w:r>
          </w:p>
        </w:tc>
        <w:tc>
          <w:tcPr>
            <w:tcW w:w="3600" w:type="dxa"/>
            <w:vAlign w:val="center"/>
          </w:tcPr>
          <w:p w14:paraId="75084F9A">
            <w:pPr>
              <w:keepNext/>
              <w:spacing w:after="0" w:line="240" w:lineRule="auto"/>
              <w:ind w:left="0" w:right="0" w:firstLine="0"/>
              <w:jc w:val="center"/>
            </w:pPr>
            <w:r>
              <w:rPr>
                <w:rFonts w:ascii="Times New Roman" w:hAnsi="Times New Roman"/>
                <w:sz w:val="21"/>
              </w:rPr>
              <w:t>500 m×800 m×32 m</w:t>
            </w:r>
          </w:p>
        </w:tc>
      </w:tr>
      <w:tr w14:paraId="58AFFDB1">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4804B9BA">
            <w:pPr>
              <w:keepNext/>
              <w:spacing w:after="0" w:line="240" w:lineRule="auto"/>
              <w:ind w:left="0" w:right="0" w:firstLine="0"/>
              <w:jc w:val="center"/>
            </w:pPr>
            <w:r>
              <w:rPr>
                <w:rFonts w:ascii="Times New Roman" w:hAnsi="Times New Roman"/>
                <w:sz w:val="21"/>
              </w:rPr>
              <w:t>规则网格</w:t>
            </w:r>
          </w:p>
        </w:tc>
        <w:tc>
          <w:tcPr>
            <w:tcW w:w="3600" w:type="dxa"/>
            <w:vAlign w:val="center"/>
          </w:tcPr>
          <w:p w14:paraId="7855FB38">
            <w:pPr>
              <w:keepNext/>
              <w:spacing w:after="0" w:line="240" w:lineRule="auto"/>
              <w:ind w:left="0" w:right="0" w:firstLine="0"/>
              <w:jc w:val="center"/>
            </w:pPr>
            <w:r>
              <w:rPr>
                <w:rFonts w:ascii="Times New Roman" w:hAnsi="Times New Roman"/>
                <w:sz w:val="21"/>
              </w:rPr>
              <w:t>120×70×100</w:t>
            </w:r>
          </w:p>
        </w:tc>
        <w:tc>
          <w:tcPr>
            <w:tcW w:w="3600" w:type="dxa"/>
            <w:vAlign w:val="center"/>
          </w:tcPr>
          <w:p w14:paraId="15938DB4">
            <w:pPr>
              <w:keepNext/>
              <w:spacing w:after="0" w:line="240" w:lineRule="auto"/>
              <w:ind w:left="0" w:right="0" w:firstLine="0"/>
              <w:jc w:val="center"/>
            </w:pPr>
            <w:r>
              <w:rPr>
                <w:rFonts w:ascii="Times New Roman" w:hAnsi="Times New Roman"/>
                <w:sz w:val="21"/>
              </w:rPr>
              <w:t>50×50×50</w:t>
            </w:r>
          </w:p>
        </w:tc>
      </w:tr>
      <w:tr w14:paraId="03F9B228">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72A45E31">
            <w:pPr>
              <w:keepNext/>
              <w:spacing w:after="0" w:line="240" w:lineRule="auto"/>
              <w:ind w:left="0" w:right="0" w:firstLine="0"/>
              <w:jc w:val="center"/>
            </w:pPr>
            <w:r>
              <w:rPr>
                <w:rFonts w:ascii="Times New Roman" w:hAnsi="Times New Roman"/>
                <w:sz w:val="21"/>
              </w:rPr>
              <w:t>地层序列</w:t>
            </w:r>
          </w:p>
        </w:tc>
        <w:tc>
          <w:tcPr>
            <w:tcW w:w="3600" w:type="dxa"/>
            <w:vAlign w:val="center"/>
          </w:tcPr>
          <w:p w14:paraId="26BE7769">
            <w:pPr>
              <w:keepNext/>
              <w:spacing w:after="0" w:line="240" w:lineRule="auto"/>
              <w:ind w:left="0" w:right="0" w:firstLine="0"/>
              <w:jc w:val="center"/>
            </w:pPr>
            <w:r>
              <w:rPr>
                <w:rFonts w:ascii="Times New Roman" w:hAnsi="Times New Roman"/>
                <w:sz w:val="21"/>
              </w:rPr>
              <w:t>FT—MCN1—FS—MCN2—WFS—FS2—GR</w:t>
            </w:r>
          </w:p>
        </w:tc>
        <w:tc>
          <w:tcPr>
            <w:tcW w:w="3600" w:type="dxa"/>
            <w:vAlign w:val="center"/>
          </w:tcPr>
          <w:p w14:paraId="73F7C97D">
            <w:pPr>
              <w:keepNext/>
              <w:spacing w:after="0" w:line="240" w:lineRule="auto"/>
              <w:ind w:left="0" w:right="0" w:firstLine="0"/>
              <w:jc w:val="center"/>
            </w:pPr>
            <w:r>
              <w:rPr>
                <w:rFonts w:ascii="Times New Roman" w:hAnsi="Times New Roman"/>
                <w:sz w:val="21"/>
              </w:rPr>
              <w:t>FT—FS—MCN1—MCN2—FS2—GR—Basics</w:t>
            </w:r>
          </w:p>
        </w:tc>
      </w:tr>
      <w:tr w14:paraId="7D2FFC22">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1D3451D2">
            <w:pPr>
              <w:keepNext/>
              <w:spacing w:after="0" w:line="240" w:lineRule="auto"/>
              <w:ind w:left="0" w:right="0" w:firstLine="0"/>
              <w:jc w:val="center"/>
            </w:pPr>
            <w:r>
              <w:rPr>
                <w:rFonts w:ascii="Times New Roman" w:hAnsi="Times New Roman"/>
                <w:sz w:val="21"/>
              </w:rPr>
              <w:t>有效地下散点</w:t>
            </w:r>
          </w:p>
        </w:tc>
        <w:tc>
          <w:tcPr>
            <w:tcW w:w="3600" w:type="dxa"/>
            <w:vAlign w:val="center"/>
          </w:tcPr>
          <w:p w14:paraId="7B339BFC">
            <w:pPr>
              <w:keepNext/>
              <w:spacing w:after="0" w:line="240" w:lineRule="auto"/>
              <w:ind w:left="0" w:right="0" w:firstLine="0"/>
              <w:jc w:val="center"/>
            </w:pPr>
            <w:r>
              <w:rPr>
                <w:rFonts w:ascii="Times New Roman" w:hAnsi="Times New Roman"/>
                <w:sz w:val="21"/>
              </w:rPr>
              <w:t>512,207个</w:t>
            </w:r>
          </w:p>
        </w:tc>
        <w:tc>
          <w:tcPr>
            <w:tcW w:w="3600" w:type="dxa"/>
            <w:vAlign w:val="center"/>
          </w:tcPr>
          <w:p w14:paraId="05F40351">
            <w:pPr>
              <w:keepNext/>
              <w:spacing w:after="0" w:line="240" w:lineRule="auto"/>
              <w:ind w:left="0" w:right="0" w:firstLine="0"/>
              <w:jc w:val="center"/>
            </w:pPr>
            <w:r>
              <w:rPr>
                <w:rFonts w:ascii="Times New Roman" w:hAnsi="Times New Roman"/>
                <w:sz w:val="21"/>
              </w:rPr>
              <w:t>68,452个</w:t>
            </w:r>
          </w:p>
        </w:tc>
      </w:tr>
      <w:tr w14:paraId="60ED516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34E8B005">
            <w:pPr>
              <w:spacing w:after="0" w:line="240" w:lineRule="auto"/>
              <w:ind w:left="0" w:right="0" w:firstLine="0"/>
              <w:jc w:val="center"/>
            </w:pPr>
            <w:r>
              <w:rPr>
                <w:rFonts w:ascii="Times New Roman" w:hAnsi="Times New Roman"/>
                <w:sz w:val="21"/>
              </w:rPr>
              <w:t>主要用途</w:t>
            </w:r>
          </w:p>
        </w:tc>
        <w:tc>
          <w:tcPr>
            <w:tcW w:w="3600" w:type="dxa"/>
            <w:vAlign w:val="center"/>
          </w:tcPr>
          <w:p w14:paraId="5DB57978">
            <w:pPr>
              <w:spacing w:after="0" w:line="240" w:lineRule="auto"/>
              <w:ind w:left="0" w:right="0" w:firstLine="0"/>
              <w:jc w:val="center"/>
            </w:pPr>
            <w:r>
              <w:rPr>
                <w:rFonts w:ascii="Times New Roman" w:hAnsi="Times New Roman"/>
                <w:sz w:val="21"/>
              </w:rPr>
              <w:t>复杂分层、薄层识别和属性化</w:t>
            </w:r>
          </w:p>
        </w:tc>
        <w:tc>
          <w:tcPr>
            <w:tcW w:w="3600" w:type="dxa"/>
            <w:vAlign w:val="center"/>
          </w:tcPr>
          <w:p w14:paraId="1601DFA4">
            <w:pPr>
              <w:spacing w:after="0" w:line="240" w:lineRule="auto"/>
              <w:ind w:left="0" w:right="0" w:firstLine="0"/>
              <w:jc w:val="center"/>
            </w:pPr>
            <w:r>
              <w:rPr>
                <w:rFonts w:ascii="Times New Roman" w:hAnsi="Times New Roman"/>
                <w:sz w:val="21"/>
              </w:rPr>
              <w:t>沿堤线连续重构及渗流网格准备</w:t>
            </w:r>
          </w:p>
        </w:tc>
      </w:tr>
    </w:tbl>
    <w:p w14:paraId="0B588016">
      <w:pPr>
        <w:spacing w:after="0" w:line="360" w:lineRule="auto"/>
        <w:rPr>
          <w:lang w:eastAsia="zh-CN"/>
        </w:rPr>
      </w:pPr>
    </w:p>
    <w:p w14:paraId="5D369126">
      <w:pPr>
        <w:spacing w:after="0" w:line="360" w:lineRule="auto"/>
        <w:rPr>
          <w:lang w:eastAsia="zh-CN"/>
        </w:rPr>
      </w:pPr>
      <w:r>
        <w:rPr>
          <w:rFonts w:ascii="Times New Roman" w:hAnsi="Times New Roman"/>
        </w:rPr>
        <w:t>两个工程案例均说明，隐式建模能够将钻孔界面、地层顺序、方向趋势和地形边界统一到同一三维框架中，但其成果可信度受控制数据分布影响。K45+500～K46+095段钻孔较少而网格较细，适合表达重点区域的多层结构和参数化成果；K47+250～K47+650段钻孔数量较多且沿堤线近线性分布，沿线剖面约束较强，但远离钻孔带的模型区域仍主要依赖水平先验与边界外推。两者均不能以提高网格分辨率替代新增钻孔或独立验证。</w:t>
      </w:r>
    </w:p>
    <w:p w14:paraId="116B51BF">
      <w:pPr>
        <w:spacing w:after="0" w:line="360" w:lineRule="auto"/>
        <w:rPr>
          <w:lang w:eastAsia="zh-CN"/>
        </w:rPr>
      </w:pPr>
      <w:r>
        <w:rPr>
          <w:rFonts w:ascii="Times New Roman" w:hAnsi="Times New Roman"/>
        </w:rPr>
        <w:t>在工程应用选择上，当地层类型较多、薄层与重复岩性明显、需要向地下水模型传递材料属性时，可采用K45+500～K46+095段案例所示的高分辨率网格和完整散点属性化流程；当钻孔主要沿堤线布置、分析重点为纵向连续性和固定横剖面分区时，可采用K47+250～K47+650段案例所示的剖面—三维联合表达方式。两类成果均应将钻孔邻域视为高可信区，将孔间区域视为插值解释区，将模型边缘及大空区列为重点复核区。</w:t>
      </w:r>
    </w:p>
    <w:p w14:paraId="5D2BD84A">
      <w:pPr>
        <w:spacing w:after="0" w:line="360" w:lineRule="auto"/>
        <w:rPr>
          <w:highlight w:val="yellow"/>
          <w:lang w:eastAsia="zh-CN"/>
        </w:rPr>
      </w:pPr>
      <w:r>
        <w:rPr>
          <w:rFonts w:ascii="Times New Roman" w:hAnsi="Times New Roman"/>
          <w:highlight w:val="yellow"/>
        </w:rPr>
        <w:t>3.</w:t>
      </w:r>
      <w:r>
        <w:rPr>
          <w:rFonts w:hint="eastAsia"/>
          <w:highlight w:val="yellow"/>
          <w:lang w:val="en-US" w:eastAsia="zh-CN"/>
        </w:rPr>
        <w:t>5</w:t>
      </w:r>
      <w:r>
        <w:rPr>
          <w:rFonts w:ascii="Times New Roman" w:hAnsi="Times New Roman"/>
          <w:highlight w:val="yellow"/>
        </w:rPr>
        <w:t xml:space="preserve"> 本章小结</w:t>
      </w:r>
    </w:p>
    <w:p w14:paraId="761568CB">
      <w:pPr>
        <w:spacing w:after="0" w:line="360" w:lineRule="auto"/>
        <w:rPr>
          <w:rFonts w:ascii="Times New Roman" w:hAnsi="Times New Roman"/>
        </w:rPr>
      </w:pPr>
      <w:r>
        <w:rPr>
          <w:rFonts w:ascii="Times New Roman" w:hAnsi="Times New Roman"/>
        </w:rPr>
        <w:t>本章建立了由多源地质数据标准化、虚拟钻孔信息补充、差异化约束、地层序列投影和GemPy隐式界面求解组成的透明地质建模流程。Alesmodel验证结果表明，层序及最小层厚约束能够改善模型拓扑合理性，但拓扑一致并不等同于界面点位误差最小，深部界面和空间边界仍是主要不确定性来源。</w:t>
      </w:r>
    </w:p>
    <w:p w14:paraId="4C85A0F2">
      <w:pPr>
        <w:spacing w:after="0" w:line="360" w:lineRule="auto"/>
        <w:rPr>
          <w:rFonts w:hint="default" w:ascii="Times New Roman" w:hAnsi="Times New Roman" w:eastAsia="宋体"/>
          <w:highlight w:val="yellow"/>
          <w:lang w:val="en-US" w:eastAsia="zh-CN"/>
        </w:rPr>
      </w:pPr>
      <w:r>
        <w:rPr>
          <w:rFonts w:hint="eastAsia"/>
          <w:highlight w:val="yellow"/>
          <w:lang w:val="en-US" w:eastAsia="zh-CN"/>
        </w:rPr>
        <w:t>+模型提出等结论：构建了，提出了，创新了，实现了</w:t>
      </w:r>
    </w:p>
    <w:p w14:paraId="2E6232C0">
      <w:pPr>
        <w:spacing w:after="0" w:line="360" w:lineRule="auto"/>
        <w:rPr>
          <w:lang w:eastAsia="zh-CN"/>
        </w:rPr>
      </w:pPr>
      <w:r>
        <w:rPr>
          <w:rFonts w:ascii="Times New Roman" w:hAnsi="Times New Roman"/>
        </w:rPr>
        <w:t>K45+500～K46+095段和K47+250～K47+650段两个工程案例进一步验证了该流程的工程适应性。K45+500～K46+095段案例侧重多层结构、地表点融合、三维散点化和渗透系数属性映射；K47+250～K47+650段案例以13个实测钻孔、55个实测界面点、12个底边界锚点、67条方向先验和DEM为输入，形成纵横剖面、地形裁切三维地质体及68,452个地下属性散点。三个案例分别承担算法验证、复杂分层工程应用和沿堤线工程应用的功能，共同说明隐式地质建模可将离散勘察资料转化为可计算、可更新的三维空间模型。</w:t>
      </w:r>
    </w:p>
    <w:p w14:paraId="0841C519">
      <w:pPr>
        <w:spacing w:after="0" w:line="360" w:lineRule="auto"/>
        <w:rPr>
          <w:lang w:eastAsia="zh-CN"/>
        </w:rPr>
      </w:pPr>
      <w:r>
        <w:rPr>
          <w:rFonts w:ascii="Times New Roman" w:hAnsi="Times New Roman"/>
        </w:rPr>
        <w:t>工程应用中应坚持实测资料优先、生成数据弱约束参与、地层规律校核和不确定性分区表达。虚拟钻孔只有在完成置信度评估、邻域一致性检查和独立验证后才能参与模型求解；方向约束应优先来源于实测产状或多孔同一界面的空间拟合；渗透系数等物性参数则必须结合室内试验、现场试验或反演结果校准。后续可通过补充钻孔、地球物理资料和水文试验数据迭代更新模型，并与地下水数值模型耦合，为堤防渗流分析和风险识别提供空间基础。</w:t>
      </w:r>
    </w:p>
    <w:p w14:paraId="416FE610">
      <w:pPr>
        <w:rPr>
          <w:lang w:eastAsia="zh-CN"/>
        </w:rPr>
        <w:sectPr>
          <w:headerReference r:id="rId13" w:type="default"/>
          <w:footerReference r:id="rId15" w:type="default"/>
          <w:headerReference r:id="rId14" w:type="even"/>
          <w:footerReference r:id="rId16" w:type="even"/>
          <w:pgSz w:w="11906" w:h="16838"/>
          <w:pgMar w:top="1418" w:right="1418" w:bottom="1418" w:left="1418" w:header="851" w:footer="851" w:gutter="0"/>
          <w:cols w:space="720" w:num="1"/>
          <w:docGrid w:linePitch="360" w:charSpace="0"/>
        </w:sectPr>
      </w:pPr>
    </w:p>
    <w:p w14:paraId="5D3868D1">
      <w:pPr>
        <w:pStyle w:val="3"/>
        <w:ind w:firstLine="0"/>
      </w:pPr>
      <w:r>
        <w:t>第</w:t>
      </w:r>
      <w:r>
        <w:rPr>
          <w:rFonts w:ascii="Times New Roman" w:hAnsi="Times New Roman"/>
        </w:rPr>
        <w:t>4</w:t>
      </w:r>
      <w:r>
        <w:t>章　透明地质驱动的堤防渗流透明计算与场态可视化推演</w:t>
      </w:r>
    </w:p>
    <w:p w14:paraId="6E45AB22">
      <w:pPr>
        <w:spacing w:after="0" w:line="360" w:lineRule="auto"/>
        <w:rPr>
          <w:highlight w:val="yellow"/>
          <w:lang w:eastAsia="zh-CN"/>
        </w:rPr>
      </w:pPr>
      <w:r>
        <w:rPr>
          <w:rFonts w:ascii="Times New Roman" w:hAnsi="Times New Roman" w:eastAsia="宋体" w:cs="Times New Roman"/>
          <w:sz w:val="24"/>
          <w:highlight w:val="yellow"/>
          <w:lang w:eastAsia="zh-CN"/>
        </w:rPr>
        <w:t>本章采用有限体积法构建二维稳态、二维瞬态与三维瞬态模型，以解析解、有限元对照和砂坝流网资料开展模型验证及敏感性分析，基于此分析洞庭湖垸堤防在26.23～33.89 m水位条件下的水头、渗流场演化及潜在管涌通道，并以长春垸开展对比分析。</w:t>
      </w:r>
    </w:p>
    <w:p w14:paraId="01C32CD8">
      <w:pPr>
        <w:spacing w:after="0" w:line="360" w:lineRule="auto"/>
        <w:rPr>
          <w:lang w:eastAsia="zh-CN"/>
        </w:rPr>
      </w:pPr>
      <w:r>
        <w:rPr>
          <w:rFonts w:ascii="Times New Roman" w:hAnsi="Times New Roman" w:eastAsia="Times New Roman" w:cs="Times New Roman"/>
          <w:sz w:val="24"/>
          <w:lang w:eastAsia="zh-CN"/>
        </w:rPr>
        <w:t xml:space="preserve">4.1  </w:t>
      </w:r>
      <w:r>
        <w:rPr>
          <w:rFonts w:ascii="Times New Roman" w:hAnsi="Times New Roman" w:cs="宋体"/>
          <w:sz w:val="24"/>
          <w:lang w:eastAsia="zh-CN"/>
        </w:rPr>
        <w:t>二维稳态渗流模型</w:t>
      </w:r>
    </w:p>
    <w:p w14:paraId="379C06C1">
      <w:pPr>
        <w:spacing w:after="0" w:line="360" w:lineRule="auto"/>
        <w:rPr>
          <w:lang w:eastAsia="zh-CN"/>
        </w:rPr>
      </w:pPr>
      <w:r>
        <w:rPr>
          <w:rFonts w:ascii="Times New Roman" w:hAnsi="Times New Roman" w:eastAsia="Times New Roman" w:cs="Times New Roman"/>
          <w:sz w:val="24"/>
          <w:lang w:eastAsia="zh-CN"/>
        </w:rPr>
        <w:t xml:space="preserve">4.1.1  </w:t>
      </w:r>
      <w:r>
        <w:rPr>
          <w:rFonts w:ascii="Times New Roman" w:hAnsi="Times New Roman" w:cs="宋体"/>
          <w:sz w:val="24"/>
          <w:lang w:eastAsia="zh-CN"/>
        </w:rPr>
        <w:t>控制方程</w:t>
      </w:r>
    </w:p>
    <w:p w14:paraId="77BBDB00">
      <w:pPr>
        <w:spacing w:after="0" w:line="360" w:lineRule="auto"/>
        <w:rPr>
          <w:lang w:eastAsia="zh-CN"/>
        </w:rPr>
      </w:pPr>
      <w:r>
        <w:rPr>
          <w:rFonts w:ascii="Times New Roman" w:hAnsi="Times New Roman" w:cs="宋体"/>
          <w:sz w:val="24"/>
          <w:lang w:eastAsia="zh-CN"/>
        </w:rPr>
        <w:t>堤防渗流受地层结构</w:t>
      </w:r>
      <w:r>
        <w:rPr>
          <w:rFonts w:ascii="Times New Roman" w:hAnsi="Times New Roman" w:eastAsia="Times New Roman"/>
          <w:sz w:val="24"/>
          <w:lang w:eastAsia="zh-CN"/>
        </w:rPr>
        <w:t>、</w:t>
      </w:r>
      <w:r>
        <w:rPr>
          <w:rFonts w:ascii="Times New Roman" w:hAnsi="Times New Roman" w:cs="宋体"/>
          <w:sz w:val="24"/>
          <w:lang w:eastAsia="zh-CN"/>
        </w:rPr>
        <w:t>渗透性差异及水力边界共同控制</w:t>
      </w:r>
      <w:r>
        <w:rPr>
          <w:rFonts w:ascii="Times New Roman" w:hAnsi="Times New Roman" w:eastAsia="Times New Roman"/>
          <w:sz w:val="24"/>
          <w:vertAlign w:val="superscript"/>
          <w:lang w:eastAsia="zh-CN"/>
        </w:rPr>
        <w:t>[190-191]</w:t>
      </w:r>
      <w:r>
        <w:rPr>
          <w:rFonts w:ascii="Times New Roman" w:hAnsi="Times New Roman" w:eastAsia="Times New Roman"/>
          <w:sz w:val="24"/>
          <w:lang w:eastAsia="zh-CN"/>
        </w:rPr>
        <w:t>。</w:t>
      </w:r>
      <w:r>
        <w:rPr>
          <w:rFonts w:ascii="Times New Roman" w:hAnsi="Times New Roman" w:cs="宋体"/>
          <w:sz w:val="24"/>
          <w:lang w:eastAsia="zh-CN"/>
        </w:rPr>
        <w:t>假定堤防骨架固定</w:t>
      </w:r>
      <w:r>
        <w:rPr>
          <w:rFonts w:ascii="Times New Roman" w:hAnsi="Times New Roman" w:eastAsia="Times New Roman"/>
          <w:sz w:val="24"/>
          <w:lang w:eastAsia="zh-CN"/>
        </w:rPr>
        <w:t>、</w:t>
      </w:r>
      <w:r>
        <w:rPr>
          <w:rFonts w:ascii="Times New Roman" w:hAnsi="Times New Roman" w:cs="宋体"/>
          <w:sz w:val="24"/>
          <w:lang w:eastAsia="zh-CN"/>
        </w:rPr>
        <w:t>水流等温且满足达西定律</w:t>
      </w:r>
      <w:r>
        <w:rPr>
          <w:rFonts w:ascii="Times New Roman" w:hAnsi="Times New Roman" w:eastAsia="Times New Roman"/>
          <w:sz w:val="24"/>
          <w:lang w:eastAsia="zh-CN"/>
        </w:rPr>
        <w:t>，</w:t>
      </w:r>
      <w:r>
        <w:rPr>
          <w:rFonts w:ascii="Times New Roman" w:hAnsi="Times New Roman" w:cs="宋体"/>
          <w:sz w:val="24"/>
          <w:lang w:eastAsia="zh-CN"/>
        </w:rPr>
        <w:t>忽略惯性效应</w:t>
      </w:r>
      <w:r>
        <w:rPr>
          <w:rFonts w:ascii="Times New Roman" w:hAnsi="Times New Roman" w:eastAsia="Times New Roman"/>
          <w:sz w:val="24"/>
          <w:lang w:eastAsia="zh-CN"/>
        </w:rPr>
        <w:t>。</w:t>
      </w:r>
      <w:r>
        <w:rPr>
          <w:rFonts w:ascii="Times New Roman" w:hAnsi="Times New Roman" w:cs="宋体"/>
          <w:sz w:val="24"/>
          <w:lang w:eastAsia="zh-CN"/>
        </w:rPr>
        <w:t>总水头为位置水头与压力水头之和</w:t>
      </w:r>
      <w:r>
        <w:rPr>
          <w:rFonts w:ascii="Times New Roman" w:hAnsi="Times New Roman" w:eastAsia="Times New Roman"/>
          <w:sz w:val="24"/>
          <w:vertAlign w:val="superscript"/>
          <w:lang w:eastAsia="zh-CN"/>
        </w:rPr>
        <w:t>[190]</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DB8B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C87CFAE">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H=z+ψ</m:t>
                          </m:r>
                        </m:e>
                      </m:mr>
                      <m:mr>
                        <m:e>
                          <m:r>
                            <m:rPr/>
                            <m:t>ψ</m:t>
                          </m:r>
                          <m:sSub>
                            <m:sSubPr/>
                            <m:e>
                              <m:r>
                                <m:rPr/>
                                <m:t>=p</m:t>
                              </m:r>
                            </m:e>
                            <m:sub>
                              <m:r>
                                <m:rPr/>
                                <m:t>w</m:t>
                              </m:r>
                            </m:sub>
                          </m:sSub>
                          <m:r>
                            <m:rPr/>
                            <m:t>/</m:t>
                          </m:r>
                          <m:sSub>
                            <m:sSubPr/>
                            <m:e>
                              <m:r>
                                <m:rPr/>
                                <m:t>γ</m:t>
                              </m:r>
                            </m:e>
                            <m:sub>
                              <m:r>
                                <m:rPr/>
                                <m:t>w</m:t>
                              </m:r>
                            </m:sub>
                          </m:sSub>
                        </m:e>
                      </m:mr>
                    </m:m>
                  </m:e>
                </m:d>
              </m:oMath>
            </m:oMathPara>
          </w:p>
        </w:tc>
        <w:tc>
          <w:tcPr>
            <w:tcW w:w="848" w:type="dxa"/>
            <w:tcBorders>
              <w:top w:val="nil"/>
              <w:left w:val="nil"/>
              <w:bottom w:val="nil"/>
              <w:right w:val="nil"/>
            </w:tcBorders>
            <w:vAlign w:val="center"/>
          </w:tcPr>
          <w:p w14:paraId="208746F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w:t>
            </w:r>
          </w:p>
        </w:tc>
      </w:tr>
    </w:tbl>
    <w:p w14:paraId="7468F62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x</m:t>
        </m:r>
      </m:oMath>
      <w:r>
        <w:rPr>
          <w:rFonts w:ascii="Times New Roman" w:hAnsi="Times New Roman" w:cs="宋体"/>
          <w:sz w:val="24"/>
          <w:lang w:eastAsia="zh-CN"/>
        </w:rPr>
        <w:t>表示水平距离</w:t>
      </w:r>
      <w:r>
        <w:rPr>
          <w:rFonts w:ascii="Times New Roman" w:hAnsi="Times New Roman" w:eastAsia="Times New Roman"/>
          <w:sz w:val="24"/>
          <w:lang w:eastAsia="zh-CN"/>
        </w:rPr>
        <w:t>、</w:t>
      </w:r>
      <m:oMath>
        <m:r>
          <m:rPr/>
          <m:t>z</m:t>
        </m:r>
      </m:oMath>
      <w:r>
        <w:rPr>
          <w:rFonts w:ascii="Times New Roman" w:hAnsi="Times New Roman" w:cs="宋体"/>
          <w:sz w:val="24"/>
          <w:lang w:eastAsia="zh-CN"/>
        </w:rPr>
        <w:t>表示高程</w:t>
      </w:r>
      <w:r>
        <w:rPr>
          <w:rFonts w:ascii="Times New Roman" w:hAnsi="Times New Roman" w:eastAsia="Times New Roman"/>
          <w:sz w:val="24"/>
          <w:lang w:eastAsia="zh-CN"/>
        </w:rPr>
        <w:t>，</w:t>
      </w:r>
      <w:r>
        <w:rPr>
          <w:rFonts w:ascii="Times New Roman" w:hAnsi="Times New Roman" w:cs="宋体"/>
          <w:sz w:val="24"/>
          <w:lang w:eastAsia="zh-CN"/>
        </w:rPr>
        <w:t>二者单位均为</w:t>
      </w:r>
      <w:r>
        <w:rPr>
          <w:rFonts w:ascii="Times New Roman" w:hAnsi="Times New Roman" w:eastAsia="Times New Roman"/>
          <w:sz w:val="24"/>
          <w:lang w:eastAsia="zh-CN"/>
        </w:rPr>
        <w:t>m；</w:t>
      </w:r>
      <m:oMath>
        <m:r>
          <m:rPr/>
          <m:t>H</m:t>
        </m:r>
      </m:oMath>
      <w:r>
        <w:rPr>
          <w:rFonts w:ascii="Times New Roman" w:hAnsi="Times New Roman" w:cs="宋体"/>
          <w:sz w:val="24"/>
          <w:lang w:eastAsia="zh-CN"/>
        </w:rPr>
        <w:t>为总水头</w:t>
      </w:r>
      <w:r>
        <w:rPr>
          <w:rFonts w:ascii="Times New Roman" w:hAnsi="Times New Roman" w:eastAsia="Times New Roman"/>
          <w:sz w:val="24"/>
          <w:lang w:eastAsia="zh-CN"/>
        </w:rPr>
        <w:t>，m；</w:t>
      </w:r>
      <m:oMath>
        <m:r>
          <m:rPr/>
          <m:t>ψ</m:t>
        </m:r>
      </m:oMath>
      <w:r>
        <w:rPr>
          <w:rFonts w:ascii="Times New Roman" w:hAnsi="Times New Roman" w:cs="宋体"/>
          <w:sz w:val="24"/>
          <w:lang w:eastAsia="zh-CN"/>
        </w:rPr>
        <w:t>为压力水头</w:t>
      </w:r>
      <w:r>
        <w:rPr>
          <w:rFonts w:ascii="Times New Roman" w:hAnsi="Times New Roman" w:eastAsia="Times New Roman"/>
          <w:sz w:val="24"/>
          <w:lang w:eastAsia="zh-CN"/>
        </w:rPr>
        <w:t>，m；</w:t>
      </w:r>
      <m:oMath>
        <m:sSub>
          <m:sSubPr/>
          <m:e>
            <m:r>
              <m:rPr/>
              <m:t>p</m:t>
            </m:r>
          </m:e>
          <m:sub>
            <m:r>
              <m:rPr/>
              <m:t>w</m:t>
            </m:r>
          </m:sub>
        </m:sSub>
      </m:oMath>
      <w:r>
        <w:rPr>
          <w:rFonts w:ascii="Times New Roman" w:hAnsi="Times New Roman" w:cs="宋体"/>
          <w:sz w:val="24"/>
          <w:lang w:eastAsia="zh-CN"/>
        </w:rPr>
        <w:t>为相对于大气压力的孔隙水压力</w:t>
      </w:r>
      <w:r>
        <w:rPr>
          <w:rFonts w:ascii="Times New Roman" w:hAnsi="Times New Roman" w:eastAsia="Times New Roman"/>
          <w:sz w:val="24"/>
          <w:lang w:eastAsia="zh-CN"/>
        </w:rPr>
        <w:t>，Pa；</w:t>
      </w:r>
      <m:oMath>
        <m:sSub>
          <m:sSubPr/>
          <m:e>
            <m:r>
              <m:rPr/>
              <m:t>γ</m:t>
            </m:r>
          </m:e>
          <m:sub>
            <m:r>
              <m:rPr/>
              <m:t>w</m:t>
            </m:r>
          </m:sub>
        </m:sSub>
      </m:oMath>
      <w:r>
        <w:rPr>
          <w:rFonts w:ascii="Times New Roman" w:hAnsi="Times New Roman" w:cs="宋体"/>
          <w:sz w:val="24"/>
          <w:lang w:eastAsia="zh-CN"/>
        </w:rPr>
        <w:t>为水的重度</w:t>
      </w:r>
      <w:r>
        <w:rPr>
          <w:rFonts w:ascii="Times New Roman" w:hAnsi="Times New Roman" w:eastAsia="Times New Roman"/>
          <w:sz w:val="24"/>
          <w:lang w:eastAsia="zh-CN"/>
        </w:rPr>
        <w:t>，N/m³。</w:t>
      </w:r>
    </w:p>
    <w:p w14:paraId="79B8485A">
      <w:pPr>
        <w:spacing w:after="0" w:line="360" w:lineRule="auto"/>
        <w:rPr>
          <w:lang w:eastAsia="zh-CN"/>
        </w:rPr>
      </w:pPr>
      <w:r>
        <w:rPr>
          <w:rFonts w:ascii="Times New Roman" w:hAnsi="Times New Roman" w:cs="宋体"/>
          <w:sz w:val="24"/>
          <w:lang w:eastAsia="zh-CN"/>
        </w:rPr>
        <w:t>采用与坐标轴一致的主渗透方向</w:t>
      </w:r>
      <w:r>
        <w:rPr>
          <w:rFonts w:ascii="Times New Roman" w:hAnsi="Times New Roman" w:eastAsia="Times New Roman"/>
          <w:sz w:val="24"/>
          <w:lang w:eastAsia="zh-CN"/>
        </w:rPr>
        <w:t>，</w:t>
      </w:r>
      <w:r>
        <w:rPr>
          <w:rFonts w:ascii="Times New Roman" w:hAnsi="Times New Roman" w:cs="宋体"/>
          <w:sz w:val="24"/>
          <w:lang w:eastAsia="zh-CN"/>
        </w:rPr>
        <w:t>二维达西通量写为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EA86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506D06">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sty m:val="b"/>
                            </m:rPr>
                            <m:t>q</m:t>
                          </m:r>
                          <m:sSub>
                            <m:sSubPr/>
                            <m:e>
                              <m:r>
                                <m:rPr/>
                                <m:t>=−k</m:t>
                              </m:r>
                            </m:e>
                            <m:sub>
                              <m:r>
                                <m:rPr/>
                                <m:t>r</m:t>
                              </m:r>
                            </m:sub>
                          </m:sSub>
                          <m:sSub>
                            <m:sSubPr/>
                            <m:e>
                              <m:r>
                                <m:rPr>
                                  <m:sty m:val="b"/>
                                </m:rPr>
                                <m:t>K</m:t>
                              </m:r>
                            </m:e>
                            <m:sub>
                              <m:r>
                                <m:rPr/>
                                <m:t>s</m:t>
                              </m:r>
                            </m:sub>
                          </m:sSub>
                          <m:r>
                            <m:rPr/>
                            <m:t>∇H</m:t>
                          </m:r>
                        </m:e>
                      </m:mr>
                      <m:mr>
                        <m:e>
                          <m:sSub>
                            <m:sSubPr/>
                            <m:e>
                              <m:r>
                                <m:rPr>
                                  <m:sty m:val="b"/>
                                </m:rPr>
                                <m:t>K</m:t>
                              </m:r>
                            </m:e>
                            <m:sub>
                              <m:r>
                                <m:rPr/>
                                <m:t>s</m:t>
                              </m:r>
                            </m:sub>
                          </m:sSub>
                          <m:r>
                            <m:rPr/>
                            <m:t>=</m:t>
                          </m:r>
                          <m:r>
                            <m:rPr>
                              <m:sty m:val="p"/>
                            </m:rPr>
                            <m:t>diag</m:t>
                          </m:r>
                          <m:sSub>
                            <m:sSubPr/>
                            <m:e>
                              <m:r>
                                <m:rPr/>
                                <m:t>(K</m:t>
                              </m:r>
                            </m:e>
                            <m:sub>
                              <m:r>
                                <m:rPr/>
                                <m:t>x</m:t>
                              </m:r>
                            </m:sub>
                          </m:sSub>
                          <m:sSub>
                            <m:sSubPr/>
                            <m:e>
                              <m:r>
                                <m:rPr/>
                                <m:t>,K</m:t>
                              </m:r>
                            </m:e>
                            <m:sub>
                              <m:r>
                                <m:rPr/>
                                <m:t>z</m:t>
                              </m:r>
                            </m:sub>
                          </m:sSub>
                          <m:r>
                            <m:rPr/>
                            <m:t>)</m:t>
                          </m:r>
                        </m:e>
                      </m:mr>
                    </m:m>
                  </m:e>
                </m:d>
              </m:oMath>
            </m:oMathPara>
          </w:p>
        </w:tc>
        <w:tc>
          <w:tcPr>
            <w:tcW w:w="848" w:type="dxa"/>
            <w:tcBorders>
              <w:top w:val="nil"/>
              <w:left w:val="nil"/>
              <w:bottom w:val="nil"/>
              <w:right w:val="nil"/>
            </w:tcBorders>
            <w:vAlign w:val="center"/>
          </w:tcPr>
          <w:p w14:paraId="6972E93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w:t>
            </w:r>
          </w:p>
        </w:tc>
      </w:tr>
    </w:tbl>
    <w:p w14:paraId="3582862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sty m:val="b"/>
          </m:rPr>
          <m:t>q</m:t>
        </m:r>
        <m:sSub>
          <m:sSubPr/>
          <m:e>
            <m:r>
              <m:rPr/>
              <m:t>=(q</m:t>
            </m:r>
          </m:e>
          <m:sub>
            <m:r>
              <m:rPr/>
              <m:t>x</m:t>
            </m:r>
          </m:sub>
        </m:sSub>
        <m:sSub>
          <m:sSubPr/>
          <m:e>
            <m:r>
              <m:rPr/>
              <m:t>,q</m:t>
            </m:r>
          </m:e>
          <m:sub>
            <m:r>
              <m:rPr/>
              <m:t>z</m:t>
            </m:r>
          </m:sub>
        </m:sSub>
        <m:sSup>
          <m:sSupPr/>
          <m:e>
            <m:r>
              <m:rPr/>
              <m:t>)</m:t>
            </m:r>
          </m:e>
          <m:sup>
            <m:r>
              <m:rPr>
                <m:sty m:val="p"/>
              </m:rPr>
              <m:t>T</m:t>
            </m:r>
          </m:sup>
        </m:sSup>
      </m:oMath>
      <w:r>
        <w:rPr>
          <w:rFonts w:ascii="Times New Roman" w:hAnsi="Times New Roman" w:cs="宋体"/>
          <w:sz w:val="24"/>
          <w:lang w:eastAsia="zh-CN"/>
        </w:rPr>
        <w:t>为达西通量向量</w:t>
      </w:r>
      <w:r>
        <w:rPr>
          <w:rFonts w:ascii="Times New Roman" w:hAnsi="Times New Roman" w:eastAsia="Times New Roman"/>
          <w:sz w:val="24"/>
          <w:lang w:eastAsia="zh-CN"/>
        </w:rPr>
        <w:t>，m/s；</w:t>
      </w:r>
      <m:oMath>
        <m:sSub>
          <m:sSubPr/>
          <m:e>
            <m:r>
              <m:rPr/>
              <m:t>q</m:t>
            </m:r>
          </m:e>
          <m:sub>
            <m:r>
              <m:rPr/>
              <m:t>x</m:t>
            </m:r>
          </m:sub>
        </m:sSub>
      </m:oMath>
      <w:r>
        <w:rPr>
          <w:rFonts w:ascii="Times New Roman" w:hAnsi="Times New Roman" w:eastAsia="Times New Roman"/>
          <w:sz w:val="24"/>
          <w:lang w:eastAsia="zh-CN"/>
        </w:rPr>
        <w:t>、</w:t>
      </w:r>
      <m:oMath>
        <m:sSub>
          <m:sSubPr/>
          <m:e>
            <m:r>
              <m:rPr/>
              <m:t>q</m:t>
            </m:r>
          </m:e>
          <m:sub>
            <m:r>
              <m:rPr/>
              <m:t>z</m:t>
            </m:r>
          </m:sub>
        </m:sSub>
      </m:oMath>
      <w:r>
        <w:rPr>
          <w:rFonts w:ascii="Times New Roman" w:hAnsi="Times New Roman" w:cs="宋体"/>
          <w:sz w:val="24"/>
          <w:lang w:eastAsia="zh-CN"/>
        </w:rPr>
        <w:t>分别为水平</w:t>
      </w:r>
      <w:r>
        <w:rPr>
          <w:rFonts w:ascii="Times New Roman" w:hAnsi="Times New Roman" w:eastAsia="Times New Roman"/>
          <w:sz w:val="24"/>
          <w:lang w:eastAsia="zh-CN"/>
        </w:rPr>
        <w:t>、</w:t>
      </w:r>
      <w:r>
        <w:rPr>
          <w:rFonts w:ascii="Times New Roman" w:hAnsi="Times New Roman" w:cs="宋体"/>
          <w:sz w:val="24"/>
          <w:lang w:eastAsia="zh-CN"/>
        </w:rPr>
        <w:t>竖向分量</w:t>
      </w:r>
      <w:r>
        <w:rPr>
          <w:rFonts w:ascii="Times New Roman" w:hAnsi="Times New Roman" w:eastAsia="Times New Roman"/>
          <w:sz w:val="24"/>
          <w:lang w:eastAsia="zh-CN"/>
        </w:rPr>
        <w:t>；</w:t>
      </w:r>
      <m:oMath>
        <m:sSub>
          <m:sSubPr/>
          <m:e>
            <m:r>
              <m:rPr>
                <m:sty m:val="b"/>
              </m:rPr>
              <m:t>K</m:t>
            </m:r>
          </m:e>
          <m:sub>
            <m:r>
              <m:rPr/>
              <m:t>s</m:t>
            </m:r>
          </m:sub>
        </m:sSub>
      </m:oMath>
      <w:r>
        <w:rPr>
          <w:rFonts w:ascii="Times New Roman" w:hAnsi="Times New Roman" w:cs="宋体"/>
          <w:sz w:val="24"/>
          <w:lang w:eastAsia="zh-CN"/>
        </w:rPr>
        <w:t>为饱和渗透系数张量</w:t>
      </w:r>
      <w:r>
        <w:rPr>
          <w:rFonts w:ascii="Times New Roman" w:hAnsi="Times New Roman" w:eastAsia="Times New Roman"/>
          <w:sz w:val="24"/>
          <w:lang w:eastAsia="zh-CN"/>
        </w:rPr>
        <w:t>，m/s；</w:t>
      </w:r>
      <m:oMath>
        <m:sSub>
          <m:sSubPr/>
          <m:e>
            <m:r>
              <m:rPr/>
              <m:t>K</m:t>
            </m:r>
          </m:e>
          <m:sub>
            <m:r>
              <m:rPr/>
              <m:t>x</m:t>
            </m:r>
          </m:sub>
        </m:sSub>
      </m:oMath>
      <w:r>
        <w:rPr>
          <w:rFonts w:ascii="Times New Roman" w:hAnsi="Times New Roman" w:eastAsia="Times New Roman"/>
          <w:sz w:val="24"/>
          <w:lang w:eastAsia="zh-CN"/>
        </w:rPr>
        <w:t>、</w:t>
      </w:r>
      <m:oMath>
        <m:sSub>
          <m:sSubPr/>
          <m:e>
            <m:r>
              <m:rPr/>
              <m:t>K</m:t>
            </m:r>
          </m:e>
          <m:sub>
            <m:r>
              <m:rPr/>
              <m:t>z</m:t>
            </m:r>
          </m:sub>
        </m:sSub>
      </m:oMath>
      <w:r>
        <w:rPr>
          <w:rFonts w:ascii="Times New Roman" w:hAnsi="Times New Roman" w:cs="宋体"/>
          <w:sz w:val="24"/>
          <w:lang w:eastAsia="zh-CN"/>
        </w:rPr>
        <w:t>为对应方向的饱和渗透系数</w:t>
      </w:r>
      <w:r>
        <w:rPr>
          <w:rFonts w:ascii="Times New Roman" w:hAnsi="Times New Roman" w:eastAsia="Times New Roman"/>
          <w:sz w:val="24"/>
          <w:lang w:eastAsia="zh-CN"/>
        </w:rPr>
        <w:t>；</w:t>
      </w:r>
      <m:oMath>
        <m:sSub>
          <m:sSubPr/>
          <m:e>
            <m:r>
              <m:rPr/>
              <m:t>k</m:t>
            </m:r>
          </m:e>
          <m:sub>
            <m:r>
              <m:rPr/>
              <m:t>r</m:t>
            </m:r>
          </m:sub>
        </m:sSub>
      </m:oMath>
      <w:r>
        <w:rPr>
          <w:rFonts w:ascii="Times New Roman" w:hAnsi="Times New Roman" w:cs="宋体"/>
          <w:sz w:val="24"/>
          <w:lang w:eastAsia="zh-CN"/>
        </w:rPr>
        <w:t>为无量纲相对渗透系数</w:t>
      </w:r>
      <w:r>
        <w:rPr>
          <w:rFonts w:ascii="Times New Roman" w:hAnsi="Times New Roman" w:eastAsia="Times New Roman"/>
          <w:sz w:val="24"/>
          <w:lang w:eastAsia="zh-CN"/>
        </w:rPr>
        <w:t>；</w:t>
      </w:r>
      <m:oMath>
        <m:r>
          <m:rPr/>
          <m:t>∇</m:t>
        </m:r>
      </m:oMath>
      <w:r>
        <w:rPr>
          <w:rFonts w:ascii="Times New Roman" w:hAnsi="Times New Roman" w:cs="宋体"/>
          <w:sz w:val="24"/>
          <w:lang w:eastAsia="zh-CN"/>
        </w:rPr>
        <w:t>为梯度算子</w:t>
      </w:r>
      <w:r>
        <w:rPr>
          <w:rFonts w:ascii="Times New Roman" w:hAnsi="Times New Roman" w:eastAsia="Times New Roman"/>
          <w:sz w:val="24"/>
          <w:lang w:eastAsia="zh-CN"/>
        </w:rPr>
        <w:t>；</w:t>
      </w:r>
      <w:r>
        <w:rPr>
          <w:rFonts w:ascii="Times New Roman" w:hAnsi="Times New Roman" w:cs="宋体"/>
          <w:sz w:val="24"/>
          <w:lang w:eastAsia="zh-CN"/>
        </w:rPr>
        <w:t>上标</w:t>
      </w:r>
      <m:oMath>
        <m:r>
          <m:rPr>
            <m:sty m:val="p"/>
          </m:rPr>
          <m:t>T</m:t>
        </m:r>
      </m:oMath>
      <w:r>
        <w:rPr>
          <w:rFonts w:ascii="Times New Roman" w:hAnsi="Times New Roman" w:cs="宋体"/>
          <w:sz w:val="24"/>
          <w:lang w:eastAsia="zh-CN"/>
        </w:rPr>
        <w:t>表示转置运算</w:t>
      </w:r>
      <w:r>
        <w:rPr>
          <w:rFonts w:ascii="Times New Roman" w:hAnsi="Times New Roman" w:eastAsia="Times New Roman"/>
          <w:sz w:val="24"/>
          <w:lang w:eastAsia="zh-CN"/>
        </w:rPr>
        <w:t>。</w:t>
      </w:r>
    </w:p>
    <w:p w14:paraId="6B61FDE1">
      <w:pPr>
        <w:spacing w:after="0" w:line="360" w:lineRule="auto"/>
        <w:rPr>
          <w:lang w:eastAsia="zh-CN"/>
        </w:rPr>
      </w:pPr>
      <w:r>
        <w:rPr>
          <w:rFonts w:ascii="Times New Roman" w:hAnsi="Times New Roman" w:cs="宋体"/>
          <w:sz w:val="24"/>
          <w:lang w:eastAsia="zh-CN"/>
        </w:rPr>
        <w:t>稳态条件下储水量不随时间变化</w:t>
      </w:r>
      <w:r>
        <w:rPr>
          <w:rFonts w:ascii="Times New Roman" w:hAnsi="Times New Roman" w:eastAsia="Times New Roman"/>
          <w:sz w:val="24"/>
          <w:lang w:eastAsia="zh-CN"/>
        </w:rPr>
        <w:t>，</w:t>
      </w:r>
      <w:r>
        <w:rPr>
          <w:rFonts w:ascii="Times New Roman" w:hAnsi="Times New Roman" w:cs="宋体"/>
          <w:sz w:val="24"/>
          <w:lang w:eastAsia="zh-CN"/>
        </w:rPr>
        <w:t>达西定律与连续性方程联立得到</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41EB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680C2B8">
            <w:pPr>
              <w:spacing w:before="60" w:after="60" w:line="240" w:lineRule="auto"/>
              <w:ind w:left="0" w:right="0" w:firstLine="0"/>
              <w:jc w:val="center"/>
              <w:rPr>
                <w:rFonts w:ascii="Times New Roman" w:hAnsi="Times New Roman" w:cs="Times New Roman"/>
              </w:rPr>
            </w:pPr>
            <m:oMathPara>
              <m:oMath>
                <m:f>
                  <m:fPr/>
                  <m:num>
                    <m:r>
                      <m:rPr/>
                      <m:t>∂</m:t>
                    </m:r>
                  </m:num>
                  <m:den>
                    <m:r>
                      <m:rPr/>
                      <m:t>∂x</m:t>
                    </m:r>
                  </m:den>
                </m:f>
                <m:d>
                  <m:dPr/>
                  <m:e>
                    <m:sSub>
                      <m:sSubPr/>
                      <m:e>
                        <m:r>
                          <m:rPr/>
                          <m:t>K</m:t>
                        </m:r>
                      </m:e>
                      <m:sub>
                        <m:r>
                          <m:rPr/>
                          <m:t>x</m:t>
                        </m:r>
                      </m:sub>
                    </m:sSub>
                    <m:sSub>
                      <m:sSubPr/>
                      <m:e>
                        <m:r>
                          <m:rPr/>
                          <m:t>k</m:t>
                        </m:r>
                      </m:e>
                      <m:sub>
                        <m:r>
                          <m:rPr/>
                          <m:t>r</m:t>
                        </m:r>
                      </m:sub>
                    </m:sSub>
                    <m:f>
                      <m:fPr/>
                      <m:num>
                        <m:r>
                          <m:rPr/>
                          <m:t>∂H</m:t>
                        </m:r>
                      </m:num>
                      <m:den>
                        <m:r>
                          <m:rPr/>
                          <m:t>∂x</m:t>
                        </m:r>
                      </m:den>
                    </m:f>
                  </m:e>
                </m:d>
                <m:r>
                  <m:rPr/>
                  <m:t>+</m:t>
                </m:r>
                <m:f>
                  <m:fPr/>
                  <m:num>
                    <m:r>
                      <m:rPr/>
                      <m:t>∂</m:t>
                    </m:r>
                  </m:num>
                  <m:den>
                    <m:r>
                      <m:rPr/>
                      <m:t>∂z</m:t>
                    </m:r>
                  </m:den>
                </m:f>
                <m:d>
                  <m:dPr/>
                  <m:e>
                    <m:sSub>
                      <m:sSubPr/>
                      <m:e>
                        <m:r>
                          <m:rPr/>
                          <m:t>K</m:t>
                        </m:r>
                      </m:e>
                      <m:sub>
                        <m:r>
                          <m:rPr/>
                          <m:t>z</m:t>
                        </m:r>
                      </m:sub>
                    </m:sSub>
                    <m:sSub>
                      <m:sSubPr/>
                      <m:e>
                        <m:r>
                          <m:rPr/>
                          <m:t>k</m:t>
                        </m:r>
                      </m:e>
                      <m:sub>
                        <m:r>
                          <m:rPr/>
                          <m:t>r</m:t>
                        </m:r>
                      </m:sub>
                    </m:sSub>
                    <m:f>
                      <m:fPr/>
                      <m:num>
                        <m:r>
                          <m:rPr/>
                          <m:t>∂H</m:t>
                        </m:r>
                      </m:num>
                      <m:den>
                        <m:r>
                          <m:rPr/>
                          <m:t>∂z</m:t>
                        </m:r>
                      </m:den>
                    </m:f>
                  </m:e>
                </m:d>
                <m:r>
                  <m:rPr/>
                  <m:t>+s=0</m:t>
                </m:r>
              </m:oMath>
            </m:oMathPara>
          </w:p>
        </w:tc>
        <w:tc>
          <w:tcPr>
            <w:tcW w:w="848" w:type="dxa"/>
            <w:tcBorders>
              <w:top w:val="nil"/>
              <w:left w:val="nil"/>
              <w:bottom w:val="nil"/>
              <w:right w:val="nil"/>
            </w:tcBorders>
            <w:vAlign w:val="center"/>
          </w:tcPr>
          <w:p w14:paraId="236B564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w:t>
            </w:r>
          </w:p>
        </w:tc>
      </w:tr>
    </w:tbl>
    <w:p w14:paraId="5231F02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s</m:t>
        </m:r>
      </m:oMath>
      <w:r>
        <w:rPr>
          <w:rFonts w:ascii="Times New Roman" w:hAnsi="Times New Roman" w:cs="宋体"/>
          <w:sz w:val="24"/>
          <w:lang w:eastAsia="zh-CN"/>
        </w:rPr>
        <w:t>为单位体积源汇强度</w:t>
      </w:r>
      <w:r>
        <w:rPr>
          <w:rFonts w:ascii="Times New Roman" w:hAnsi="Times New Roman" w:eastAsia="Times New Roman"/>
          <w:sz w:val="24"/>
          <w:lang w:eastAsia="zh-CN"/>
        </w:rPr>
        <w:t>，s⁻¹，</w:t>
      </w:r>
      <w:r>
        <w:rPr>
          <w:rFonts w:ascii="Times New Roman" w:hAnsi="Times New Roman" w:cs="宋体"/>
          <w:sz w:val="24"/>
          <w:lang w:eastAsia="zh-CN"/>
        </w:rPr>
        <w:t>正值表示补给</w:t>
      </w:r>
      <w:r>
        <w:rPr>
          <w:rFonts w:ascii="Times New Roman" w:hAnsi="Times New Roman" w:eastAsia="Times New Roman"/>
          <w:sz w:val="24"/>
          <w:lang w:eastAsia="zh-CN"/>
        </w:rPr>
        <w:t>，</w:t>
      </w:r>
      <w:r>
        <w:rPr>
          <w:rFonts w:ascii="Times New Roman" w:hAnsi="Times New Roman" w:cs="宋体"/>
          <w:sz w:val="24"/>
          <w:lang w:eastAsia="zh-CN"/>
        </w:rPr>
        <w:t>无内部源汇则取</w:t>
      </w:r>
      <m:oMath>
        <m:r>
          <m:rPr/>
          <m:t>s=0</m:t>
        </m:r>
      </m:oMath>
      <w:r>
        <w:rPr>
          <w:rFonts w:ascii="Times New Roman" w:hAnsi="Times New Roman" w:eastAsia="Times New Roman"/>
          <w:sz w:val="24"/>
          <w:lang w:eastAsia="zh-CN"/>
        </w:rPr>
        <w:t>。</w:t>
      </w:r>
      <w:r>
        <w:rPr>
          <w:rFonts w:ascii="Times New Roman" w:hAnsi="Times New Roman" w:cs="宋体"/>
          <w:sz w:val="24"/>
          <w:lang w:eastAsia="zh-CN"/>
        </w:rPr>
        <w:t>相邻介质之间满足总水头与法向通量连续条件</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D841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D9A6ACF">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H</m:t>
                              </m:r>
                            </m:e>
                            <m:sub>
                              <m:r>
                                <m:rPr/>
                                <m:t>1</m:t>
                              </m:r>
                            </m:sub>
                          </m:sSub>
                          <m:sSub>
                            <m:sSubPr/>
                            <m:e>
                              <m:r>
                                <m:rPr/>
                                <m:t>=H</m:t>
                              </m:r>
                            </m:e>
                            <m:sub>
                              <m:r>
                                <m:rPr/>
                                <m:t>2</m:t>
                              </m:r>
                            </m:sub>
                          </m:sSub>
                        </m:e>
                      </m:mr>
                      <m:mr>
                        <m:e>
                          <m:sSub>
                            <m:sSubPr/>
                            <m:e>
                              <m:r>
                                <m:rPr>
                                  <m:sty m:val="b"/>
                                </m:rPr>
                                <m:t>q</m:t>
                              </m:r>
                            </m:e>
                            <m:sub>
                              <m:r>
                                <m:rPr/>
                                <m:t>1</m:t>
                              </m:r>
                            </m:sub>
                          </m:sSub>
                          <m:r>
                            <m:rPr/>
                            <m:t>⋅</m:t>
                          </m:r>
                          <m:r>
                            <m:rPr>
                              <m:sty m:val="b"/>
                            </m:rPr>
                            <m:t>n</m:t>
                          </m:r>
                          <m:r>
                            <m:rPr/>
                            <m:t>=</m:t>
                          </m:r>
                          <m:sSub>
                            <m:sSubPr/>
                            <m:e>
                              <m:r>
                                <m:rPr>
                                  <m:sty m:val="b"/>
                                </m:rPr>
                                <m:t>q</m:t>
                              </m:r>
                            </m:e>
                            <m:sub>
                              <m:r>
                                <m:rPr/>
                                <m:t>2</m:t>
                              </m:r>
                            </m:sub>
                          </m:sSub>
                          <m:r>
                            <m:rPr/>
                            <m:t>⋅</m:t>
                          </m:r>
                          <m:r>
                            <m:rPr>
                              <m:sty m:val="b"/>
                            </m:rPr>
                            <m:t>n</m:t>
                          </m:r>
                        </m:e>
                      </m:mr>
                    </m:m>
                  </m:e>
                </m:d>
              </m:oMath>
            </m:oMathPara>
          </w:p>
        </w:tc>
        <w:tc>
          <w:tcPr>
            <w:tcW w:w="848" w:type="dxa"/>
            <w:tcBorders>
              <w:top w:val="nil"/>
              <w:left w:val="nil"/>
              <w:bottom w:val="nil"/>
              <w:right w:val="nil"/>
            </w:tcBorders>
            <w:vAlign w:val="center"/>
          </w:tcPr>
          <w:p w14:paraId="7D7AD96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w:t>
            </w:r>
          </w:p>
        </w:tc>
      </w:tr>
    </w:tbl>
    <w:p w14:paraId="25C77EB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w:r>
        <w:rPr>
          <w:rFonts w:ascii="Times New Roman" w:hAnsi="Times New Roman" w:cs="宋体"/>
          <w:sz w:val="24"/>
          <w:lang w:eastAsia="zh-CN"/>
        </w:rPr>
        <w:t>下标</w:t>
      </w:r>
      <w:r>
        <w:rPr>
          <w:rFonts w:ascii="Times New Roman" w:hAnsi="Times New Roman" w:eastAsia="Times New Roman"/>
          <w:sz w:val="24"/>
          <w:lang w:eastAsia="zh-CN"/>
        </w:rPr>
        <w:t>1、2</w:t>
      </w:r>
      <w:r>
        <w:rPr>
          <w:rFonts w:ascii="Times New Roman" w:hAnsi="Times New Roman" w:cs="宋体"/>
          <w:sz w:val="24"/>
          <w:lang w:eastAsia="zh-CN"/>
        </w:rPr>
        <w:t>表示界面两侧介质</w:t>
      </w:r>
      <w:r>
        <w:rPr>
          <w:rFonts w:ascii="Times New Roman" w:hAnsi="Times New Roman" w:eastAsia="Times New Roman"/>
          <w:sz w:val="24"/>
          <w:lang w:eastAsia="zh-CN"/>
        </w:rPr>
        <w:t>；</w:t>
      </w:r>
      <m:oMath>
        <m:r>
          <m:rPr>
            <m:sty m:val="b"/>
          </m:rPr>
          <m:t>n</m:t>
        </m:r>
      </m:oMath>
      <w:r>
        <w:rPr>
          <w:rFonts w:ascii="Times New Roman" w:hAnsi="Times New Roman" w:cs="宋体"/>
          <w:sz w:val="24"/>
          <w:lang w:eastAsia="zh-CN"/>
        </w:rPr>
        <w:t>为取向一致的界面单位法向量</w:t>
      </w:r>
      <w:r>
        <w:rPr>
          <w:rFonts w:ascii="Times New Roman" w:hAnsi="Times New Roman" w:eastAsia="Times New Roman"/>
          <w:sz w:val="24"/>
          <w:lang w:eastAsia="zh-CN"/>
        </w:rPr>
        <w:t>。</w:t>
      </w:r>
    </w:p>
    <w:p w14:paraId="71544AED">
      <w:pPr>
        <w:spacing w:after="0" w:line="360" w:lineRule="auto"/>
        <w:rPr>
          <w:lang w:eastAsia="zh-CN"/>
        </w:rPr>
      </w:pPr>
      <w:r>
        <w:rPr>
          <w:rFonts w:ascii="Times New Roman" w:hAnsi="Times New Roman" w:cs="宋体"/>
          <w:sz w:val="24"/>
          <w:lang w:eastAsia="zh-CN"/>
        </w:rPr>
        <w:t>非饱和区采用</w:t>
      </w:r>
      <w:r>
        <w:rPr>
          <w:rFonts w:ascii="Times New Roman" w:hAnsi="Times New Roman" w:eastAsia="Times New Roman"/>
          <w:sz w:val="24"/>
          <w:lang w:eastAsia="zh-CN"/>
        </w:rPr>
        <w:t>van Genuchten</w:t>
      </w:r>
      <w:r>
        <w:rPr>
          <w:rFonts w:ascii="Times New Roman" w:hAnsi="Times New Roman" w:cs="宋体"/>
          <w:sz w:val="24"/>
          <w:lang w:eastAsia="zh-CN"/>
        </w:rPr>
        <w:t>持水关系</w:t>
      </w:r>
      <w:r>
        <w:rPr>
          <w:rFonts w:ascii="Times New Roman" w:hAnsi="Times New Roman" w:eastAsia="Times New Roman"/>
          <w:sz w:val="24"/>
          <w:vertAlign w:val="superscript"/>
          <w:lang w:eastAsia="zh-CN"/>
        </w:rPr>
        <w:t>[77]</w:t>
      </w:r>
      <w:r>
        <w:rPr>
          <w:rFonts w:ascii="Times New Roman" w:hAnsi="Times New Roman" w:eastAsia="Times New Roman"/>
          <w:sz w:val="24"/>
          <w:lang w:eastAsia="zh-CN"/>
        </w:rPr>
        <w:t>。</w:t>
      </w:r>
      <w:r>
        <w:rPr>
          <w:rFonts w:ascii="Times New Roman" w:hAnsi="Times New Roman" w:cs="宋体"/>
          <w:sz w:val="24"/>
          <w:lang w:eastAsia="zh-CN"/>
        </w:rPr>
        <w:t>有效饱和度随压力水头变化为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1F01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0EDDE0">
            <w:pPr>
              <w:spacing w:before="60" w:after="60" w:line="240" w:lineRule="auto"/>
              <w:ind w:left="0" w:right="0" w:firstLine="0"/>
              <w:jc w:val="center"/>
              <w:rPr>
                <w:rFonts w:ascii="Times New Roman" w:hAnsi="Times New Roman" w:cs="Times New Roman"/>
              </w:rPr>
            </w:pPr>
            <m:oMathPara>
              <m:oMath>
                <m:sSub>
                  <m:sSubPr/>
                  <m:e>
                    <m:r>
                      <m:rPr/>
                      <m:t>S</m:t>
                    </m:r>
                  </m:e>
                  <m:sub>
                    <m:r>
                      <m:rPr/>
                      <m:t>e</m:t>
                    </m:r>
                  </m:sub>
                </m:sSub>
                <m:r>
                  <m:rPr/>
                  <m:t>=</m:t>
                </m:r>
                <m:m>
                  <m:mPr>
                    <m:mcs>
                      <m:mc>
                        <m:mcPr>
                          <m:count m:val="2"/>
                          <m:mcJc m:val="left"/>
                        </m:mcPr>
                      </m:mc>
                    </m:mcs>
                  </m:mPr>
                  <m:mr>
                    <m:e>
                      <m:r>
                        <m:rPr/>
                        <m:t>[1+(α|ψ</m:t>
                      </m:r>
                      <m:sSup>
                        <m:sSupPr/>
                        <m:e>
                          <m:r>
                            <m:rPr/>
                            <m:t>|)</m:t>
                          </m:r>
                        </m:e>
                        <m:sup>
                          <m:r>
                            <m:rPr/>
                            <m:t>n</m:t>
                          </m:r>
                        </m:sup>
                      </m:sSup>
                      <m:sSup>
                        <m:sSupPr/>
                        <m:e>
                          <m:r>
                            <m:rPr/>
                            <m:t>]</m:t>
                          </m:r>
                        </m:e>
                        <m:sup>
                          <m:r>
                            <m:rPr/>
                            <m:t>−m</m:t>
                          </m:r>
                        </m:sup>
                      </m:sSup>
                      <m:r>
                        <m:rPr/>
                        <m:t>,</m:t>
                      </m:r>
                    </m:e>
                    <m:e>
                      <m:r>
                        <m:rPr/>
                        <m:t>ψ&lt;0,</m:t>
                      </m:r>
                    </m:e>
                  </m:mr>
                  <m:mr>
                    <m:e>
                      <m:r>
                        <m:rPr/>
                        <m:t>1,</m:t>
                      </m:r>
                    </m:e>
                    <m:e>
                      <m:r>
                        <m:rPr/>
                        <m:t>ψ≥0,</m:t>
                      </m:r>
                    </m:e>
                  </m:mr>
                </m:m>
              </m:oMath>
            </m:oMathPara>
          </w:p>
        </w:tc>
        <w:tc>
          <w:tcPr>
            <w:tcW w:w="848" w:type="dxa"/>
            <w:tcBorders>
              <w:top w:val="nil"/>
              <w:left w:val="nil"/>
              <w:bottom w:val="nil"/>
              <w:right w:val="nil"/>
            </w:tcBorders>
            <w:vAlign w:val="center"/>
          </w:tcPr>
          <w:p w14:paraId="4F03C1F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（4-5）</w:t>
            </w:r>
          </w:p>
        </w:tc>
      </w:tr>
    </w:tbl>
    <w:p w14:paraId="1AF82B8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S</m:t>
            </m:r>
          </m:e>
          <m:sub>
            <m:r>
              <m:rPr/>
              <m:t>e</m:t>
            </m:r>
          </m:sub>
        </m:sSub>
      </m:oMath>
      <w:r>
        <w:rPr>
          <w:rFonts w:ascii="Times New Roman" w:hAnsi="Times New Roman" w:cs="宋体"/>
          <w:sz w:val="24"/>
          <w:lang w:eastAsia="zh-CN"/>
        </w:rPr>
        <w:t>为有效饱和度</w:t>
      </w:r>
      <w:r>
        <w:rPr>
          <w:rFonts w:ascii="Times New Roman" w:hAnsi="Times New Roman" w:eastAsia="Times New Roman"/>
          <w:sz w:val="24"/>
          <w:lang w:eastAsia="zh-CN"/>
        </w:rPr>
        <w:t>，</w:t>
      </w:r>
      <w:r>
        <w:rPr>
          <w:rFonts w:ascii="Times New Roman" w:hAnsi="Times New Roman" w:cs="宋体"/>
          <w:sz w:val="24"/>
          <w:lang w:eastAsia="zh-CN"/>
        </w:rPr>
        <w:t>为无量纲数</w:t>
      </w:r>
      <w:r>
        <w:rPr>
          <w:rFonts w:ascii="Times New Roman" w:hAnsi="Times New Roman" w:eastAsia="Times New Roman"/>
          <w:sz w:val="24"/>
          <w:lang w:eastAsia="zh-CN"/>
        </w:rPr>
        <w:t>；</w:t>
      </w:r>
      <m:oMath>
        <m:r>
          <m:rPr/>
          <m:t>α</m:t>
        </m:r>
      </m:oMath>
      <w:r>
        <w:rPr>
          <w:rFonts w:ascii="Times New Roman" w:hAnsi="Times New Roman" w:cs="宋体"/>
          <w:sz w:val="24"/>
          <w:lang w:eastAsia="zh-CN"/>
        </w:rPr>
        <w:t>为压力水头尺度参数</w:t>
      </w:r>
      <w:r>
        <w:rPr>
          <w:rFonts w:ascii="Times New Roman" w:hAnsi="Times New Roman" w:eastAsia="Times New Roman"/>
          <w:sz w:val="24"/>
          <w:lang w:eastAsia="zh-CN"/>
        </w:rPr>
        <w:t>，m⁻¹；</w:t>
      </w:r>
      <m:oMath>
        <m:r>
          <m:rPr/>
          <m:t>n&gt;1</m:t>
        </m:r>
      </m:oMath>
      <w:r>
        <w:rPr>
          <w:rFonts w:ascii="Times New Roman" w:hAnsi="Times New Roman" w:cs="宋体"/>
          <w:sz w:val="24"/>
          <w:lang w:eastAsia="zh-CN"/>
        </w:rPr>
        <w:t>为曲线形状参数</w:t>
      </w:r>
      <w:r>
        <w:rPr>
          <w:rFonts w:ascii="Times New Roman" w:hAnsi="Times New Roman" w:eastAsia="Times New Roman"/>
          <w:sz w:val="24"/>
          <w:lang w:eastAsia="zh-CN"/>
        </w:rPr>
        <w:t>；</w:t>
      </w:r>
      <m:oMath>
        <m:r>
          <m:rPr/>
          <m:t>m=1−1/n</m:t>
        </m:r>
      </m:oMath>
      <w:r>
        <w:rPr>
          <w:rFonts w:ascii="Times New Roman" w:hAnsi="Times New Roman" w:cs="宋体"/>
          <w:sz w:val="24"/>
          <w:lang w:eastAsia="zh-CN"/>
        </w:rPr>
        <w:t>为派生参数</w:t>
      </w:r>
      <w:r>
        <w:rPr>
          <w:rFonts w:ascii="Times New Roman" w:hAnsi="Times New Roman" w:eastAsia="Times New Roman"/>
          <w:sz w:val="24"/>
          <w:lang w:eastAsia="zh-CN"/>
        </w:rPr>
        <w:t>，</w:t>
      </w:r>
      <w:r>
        <w:rPr>
          <w:rFonts w:ascii="Times New Roman" w:hAnsi="Times New Roman" w:cs="宋体"/>
          <w:sz w:val="24"/>
          <w:lang w:eastAsia="zh-CN"/>
        </w:rPr>
        <w:t>为无量纲数</w:t>
      </w:r>
      <w:r>
        <w:rPr>
          <w:rFonts w:ascii="Times New Roman" w:hAnsi="Times New Roman" w:eastAsia="Times New Roman"/>
          <w:sz w:val="24"/>
          <w:lang w:eastAsia="zh-CN"/>
        </w:rPr>
        <w:t>。</w:t>
      </w:r>
    </w:p>
    <w:p w14:paraId="3DAACDBC">
      <w:pPr>
        <w:spacing w:after="0" w:line="360" w:lineRule="auto"/>
        <w:rPr>
          <w:lang w:eastAsia="zh-CN"/>
        </w:rPr>
      </w:pPr>
      <w:r>
        <w:rPr>
          <w:rFonts w:ascii="Times New Roman" w:hAnsi="Times New Roman" w:cs="宋体"/>
          <w:sz w:val="24"/>
          <w:lang w:eastAsia="zh-CN"/>
        </w:rPr>
        <w:t>体积含水率采用</w:t>
      </w:r>
      <w:r>
        <w:rPr>
          <w:rFonts w:ascii="Times New Roman" w:hAnsi="Times New Roman" w:eastAsia="Times New Roman"/>
          <w:sz w:val="24"/>
          <w:lang w:eastAsia="zh-CN"/>
        </w:rPr>
        <w:t>van Genuchten</w:t>
      </w:r>
      <w:r>
        <w:rPr>
          <w:rFonts w:ascii="Times New Roman" w:hAnsi="Times New Roman" w:cs="宋体"/>
          <w:sz w:val="24"/>
          <w:lang w:eastAsia="zh-CN"/>
        </w:rPr>
        <w:t>关系</w:t>
      </w:r>
      <w:r>
        <w:rPr>
          <w:rFonts w:ascii="Times New Roman" w:hAnsi="Times New Roman" w:eastAsia="Times New Roman"/>
          <w:sz w:val="24"/>
          <w:lang w:eastAsia="zh-CN"/>
        </w:rPr>
        <w:t>，</w:t>
      </w:r>
      <w:r>
        <w:rPr>
          <w:rFonts w:ascii="Times New Roman" w:hAnsi="Times New Roman" w:cs="宋体"/>
          <w:sz w:val="24"/>
          <w:lang w:eastAsia="zh-CN"/>
        </w:rPr>
        <w:t>相对渗透系数采用</w:t>
      </w:r>
      <w:r>
        <w:rPr>
          <w:rFonts w:ascii="Times New Roman" w:hAnsi="Times New Roman" w:eastAsia="Times New Roman"/>
          <w:sz w:val="24"/>
          <w:lang w:eastAsia="zh-CN"/>
        </w:rPr>
        <w:t>Mualem</w:t>
      </w:r>
      <w:r>
        <w:rPr>
          <w:rFonts w:ascii="Times New Roman" w:hAnsi="Times New Roman" w:cs="宋体"/>
          <w:sz w:val="24"/>
          <w:lang w:eastAsia="zh-CN"/>
        </w:rPr>
        <w:t>模型并设置数值正下限</w:t>
      </w:r>
      <w:r>
        <w:rPr>
          <w:rFonts w:ascii="Times New Roman" w:hAnsi="Times New Roman" w:eastAsia="Times New Roman"/>
          <w:sz w:val="24"/>
          <w:vertAlign w:val="superscript"/>
          <w:lang w:eastAsia="zh-CN"/>
        </w:rPr>
        <w:t>[77,192]</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49F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0072495">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θ=</m:t>
                          </m:r>
                          <m:sSub>
                            <m:sSubPr/>
                            <m:e>
                              <m:r>
                                <m:rPr/>
                                <m:t>θ</m:t>
                              </m:r>
                            </m:e>
                            <m:sub>
                              <m:r>
                                <m:rPr/>
                                <m:t>r</m:t>
                              </m:r>
                            </m:sub>
                          </m:sSub>
                          <m:r>
                            <m:rPr/>
                            <m:t>+(</m:t>
                          </m:r>
                          <m:sSub>
                            <m:sSubPr/>
                            <m:e>
                              <m:r>
                                <m:rPr/>
                                <m:t>θ</m:t>
                              </m:r>
                            </m:e>
                            <m:sub>
                              <m:r>
                                <m:rPr/>
                                <m:t>s</m:t>
                              </m:r>
                            </m:sub>
                          </m:sSub>
                          <m:r>
                            <m:rPr/>
                            <m:t>−</m:t>
                          </m:r>
                          <m:sSub>
                            <m:sSubPr/>
                            <m:e>
                              <m:r>
                                <m:rPr/>
                                <m:t>θ</m:t>
                              </m:r>
                            </m:e>
                            <m:sub>
                              <m:r>
                                <m:rPr/>
                                <m:t>r</m:t>
                              </m:r>
                            </m:sub>
                          </m:sSub>
                          <m:sSub>
                            <m:sSubPr/>
                            <m:e>
                              <m:r>
                                <m:rPr/>
                                <m:t>)S</m:t>
                              </m:r>
                            </m:e>
                            <m:sub>
                              <m:r>
                                <m:rPr/>
                                <m:t>e</m:t>
                              </m:r>
                            </m:sub>
                          </m:sSub>
                        </m:e>
                      </m:mr>
                      <m:mr>
                        <m:e>
                          <m:sSub>
                            <m:sSubPr/>
                            <m:e>
                              <m:r>
                                <m:rPr/>
                                <m:t>k</m:t>
                              </m:r>
                            </m:e>
                            <m:sub>
                              <m:r>
                                <m:rPr/>
                                <m:t>r</m:t>
                              </m:r>
                            </m:sub>
                          </m:sSub>
                          <m:r>
                            <m:rPr/>
                            <m:t>=</m:t>
                          </m:r>
                          <m:r>
                            <m:rPr>
                              <m:sty m:val="p"/>
                            </m:rPr>
                            <m:t>max</m:t>
                          </m:r>
                          <m:r>
                            <m:rPr/>
                            <m:t>{</m:t>
                          </m:r>
                          <m:sSubSup>
                            <m:sSubSupPr/>
                            <m:e>
                              <m:r>
                                <m:rPr/>
                                <m:t>S</m:t>
                              </m:r>
                            </m:e>
                            <m:sub>
                              <m:r>
                                <m:rPr/>
                                <m:t>e</m:t>
                              </m:r>
                            </m:sub>
                            <m:sup>
                              <m:r>
                                <m:rPr/>
                                <m:t>1/2</m:t>
                              </m:r>
                            </m:sup>
                          </m:sSubSup>
                          <m:sSubSup>
                            <m:sSubSupPr/>
                            <m:e>
                              <m:r>
                                <m:rPr/>
                                <m:t>[1−(1−S</m:t>
                              </m:r>
                            </m:e>
                            <m:sub>
                              <m:r>
                                <m:rPr/>
                                <m:t>e</m:t>
                              </m:r>
                            </m:sub>
                            <m:sup>
                              <m:r>
                                <m:rPr/>
                                <m:t>1/m</m:t>
                              </m:r>
                            </m:sup>
                          </m:sSubSup>
                          <m:sSup>
                            <m:sSupPr/>
                            <m:e>
                              <m:r>
                                <m:rPr/>
                                <m:t>)</m:t>
                              </m:r>
                            </m:e>
                            <m:sup>
                              <m:r>
                                <m:rPr/>
                                <m:t>m</m:t>
                              </m:r>
                            </m:sup>
                          </m:sSup>
                          <m:sSup>
                            <m:sSupPr/>
                            <m:e>
                              <m:r>
                                <m:rPr/>
                                <m:t>]</m:t>
                              </m:r>
                            </m:e>
                            <m:sup>
                              <m:r>
                                <m:rPr/>
                                <m:t>2</m:t>
                              </m:r>
                            </m:sup>
                          </m:sSup>
                          <m:sSub>
                            <m:sSubPr/>
                            <m:e>
                              <m:r>
                                <m:rPr/>
                                <m:t>,k</m:t>
                              </m:r>
                            </m:e>
                            <m:sub>
                              <m:r>
                                <m:rPr/>
                                <m:t>r,</m:t>
                              </m:r>
                              <m:r>
                                <m:rPr>
                                  <m:sty m:val="p"/>
                                </m:rPr>
                                <m:t>min</m:t>
                              </m:r>
                            </m:sub>
                          </m:sSub>
                          <m:r>
                            <m:rPr/>
                            <m:t>}</m:t>
                          </m:r>
                        </m:e>
                      </m:mr>
                    </m:m>
                  </m:e>
                </m:d>
              </m:oMath>
            </m:oMathPara>
          </w:p>
        </w:tc>
        <w:tc>
          <w:tcPr>
            <w:tcW w:w="848" w:type="dxa"/>
            <w:tcBorders>
              <w:top w:val="nil"/>
              <w:left w:val="nil"/>
              <w:bottom w:val="nil"/>
              <w:right w:val="nil"/>
            </w:tcBorders>
            <w:vAlign w:val="center"/>
          </w:tcPr>
          <w:p w14:paraId="6887316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（4-6）</w:t>
            </w:r>
          </w:p>
        </w:tc>
      </w:tr>
    </w:tbl>
    <w:p w14:paraId="042C579A">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θ</m:t>
        </m:r>
      </m:oMath>
      <w:r>
        <w:rPr>
          <w:rFonts w:ascii="Times New Roman" w:hAnsi="Times New Roman" w:cs="宋体"/>
          <w:sz w:val="24"/>
          <w:lang w:eastAsia="zh-CN"/>
        </w:rPr>
        <w:t>为体积含水率</w:t>
      </w:r>
      <w:r>
        <w:rPr>
          <w:rFonts w:ascii="Times New Roman" w:hAnsi="Times New Roman" w:eastAsia="Times New Roman"/>
          <w:sz w:val="24"/>
          <w:lang w:eastAsia="zh-CN"/>
        </w:rPr>
        <w:t>；</w:t>
      </w:r>
      <m:oMath>
        <m:sSub>
          <m:sSubPr/>
          <m:e>
            <m:r>
              <m:rPr/>
              <m:t>θ</m:t>
            </m:r>
          </m:e>
          <m:sub>
            <m:r>
              <m:rPr/>
              <m:t>r</m:t>
            </m:r>
          </m:sub>
        </m:sSub>
      </m:oMath>
      <w:r>
        <w:rPr>
          <w:rFonts w:ascii="Times New Roman" w:hAnsi="Times New Roman" w:eastAsia="Times New Roman"/>
          <w:sz w:val="24"/>
          <w:lang w:eastAsia="zh-CN"/>
        </w:rPr>
        <w:t>、</w:t>
      </w:r>
      <m:oMath>
        <m:sSub>
          <m:sSubPr/>
          <m:e>
            <m:r>
              <m:rPr/>
              <m:t>θ</m:t>
            </m:r>
          </m:e>
          <m:sub>
            <m:r>
              <m:rPr/>
              <m:t>s</m:t>
            </m:r>
          </m:sub>
        </m:sSub>
      </m:oMath>
      <w:r>
        <w:rPr>
          <w:rFonts w:ascii="Times New Roman" w:hAnsi="Times New Roman" w:cs="宋体"/>
          <w:sz w:val="24"/>
          <w:lang w:eastAsia="zh-CN"/>
        </w:rPr>
        <w:t>分别为残余及饱和体积含水率</w:t>
      </w:r>
      <w:r>
        <w:rPr>
          <w:rFonts w:ascii="Times New Roman" w:hAnsi="Times New Roman" w:eastAsia="Times New Roman"/>
          <w:sz w:val="24"/>
          <w:lang w:eastAsia="zh-CN"/>
        </w:rPr>
        <w:t>，</w:t>
      </w:r>
      <w:r>
        <w:rPr>
          <w:rFonts w:ascii="Times New Roman" w:hAnsi="Times New Roman" w:cs="宋体"/>
          <w:sz w:val="24"/>
          <w:lang w:eastAsia="zh-CN"/>
        </w:rPr>
        <w:t>均无量纲</w:t>
      </w:r>
      <w:r>
        <w:rPr>
          <w:rFonts w:ascii="Times New Roman" w:hAnsi="Times New Roman" w:eastAsia="Times New Roman"/>
          <w:sz w:val="24"/>
          <w:lang w:eastAsia="zh-CN"/>
        </w:rPr>
        <w:t>；</w:t>
      </w:r>
      <m:oMath>
        <m:sSub>
          <m:sSubPr/>
          <m:e>
            <m:r>
              <m:rPr/>
              <m:t>k</m:t>
            </m:r>
          </m:e>
          <m:sub>
            <m:r>
              <m:rPr/>
              <m:t>r,</m:t>
            </m:r>
            <m:r>
              <m:rPr>
                <m:sty m:val="p"/>
              </m:rPr>
              <m:t>min</m:t>
            </m:r>
          </m:sub>
        </m:sSub>
      </m:oMath>
      <w:r>
        <w:rPr>
          <w:rFonts w:ascii="Times New Roman" w:hAnsi="Times New Roman" w:cs="宋体"/>
          <w:sz w:val="24"/>
          <w:lang w:eastAsia="zh-CN"/>
        </w:rPr>
        <w:t>为相对渗透系数的正下限</w:t>
      </w:r>
      <w:r>
        <w:rPr>
          <w:rFonts w:ascii="Times New Roman" w:hAnsi="Times New Roman" w:eastAsia="Times New Roman"/>
          <w:sz w:val="24"/>
          <w:lang w:eastAsia="zh-CN"/>
        </w:rPr>
        <w:t>，</w:t>
      </w:r>
      <w:r>
        <w:rPr>
          <w:rFonts w:ascii="Times New Roman" w:hAnsi="Times New Roman" w:cs="宋体"/>
          <w:sz w:val="24"/>
          <w:lang w:eastAsia="zh-CN"/>
        </w:rPr>
        <w:t>用于极干状态下的数值正则化</w:t>
      </w:r>
      <w:r>
        <w:rPr>
          <w:rFonts w:ascii="Times New Roman" w:hAnsi="Times New Roman" w:eastAsia="Times New Roman"/>
          <w:sz w:val="24"/>
          <w:lang w:eastAsia="zh-CN"/>
        </w:rPr>
        <w:t>。</w:t>
      </w:r>
      <w:r>
        <w:rPr>
          <w:rFonts w:ascii="Times New Roman" w:hAnsi="Times New Roman" w:cs="宋体"/>
          <w:sz w:val="24"/>
          <w:lang w:eastAsia="zh-CN"/>
        </w:rPr>
        <w:t>饱和验证工况取</w:t>
      </w:r>
      <m:oMath>
        <m:sSub>
          <m:sSubPr/>
          <m:e>
            <m:r>
              <m:rPr/>
              <m:t>k</m:t>
            </m:r>
          </m:e>
          <m:sub>
            <m:r>
              <m:rPr/>
              <m:t>r</m:t>
            </m:r>
          </m:sub>
        </m:sSub>
        <m:r>
          <m:rPr/>
          <m:t>=1</m:t>
        </m:r>
      </m:oMath>
      <w:r>
        <w:rPr>
          <w:rFonts w:ascii="Times New Roman" w:hAnsi="Times New Roman" w:eastAsia="Times New Roman"/>
          <w:sz w:val="24"/>
          <w:lang w:eastAsia="zh-CN"/>
        </w:rPr>
        <w:t>。</w:t>
      </w:r>
    </w:p>
    <w:p w14:paraId="342964F8">
      <w:pPr>
        <w:spacing w:after="0" w:line="360" w:lineRule="auto"/>
        <w:rPr>
          <w:lang w:eastAsia="zh-CN"/>
        </w:rPr>
      </w:pPr>
      <w:r>
        <w:rPr>
          <w:rFonts w:ascii="Times New Roman" w:hAnsi="Times New Roman" w:eastAsia="Times New Roman" w:cs="Times New Roman"/>
          <w:sz w:val="24"/>
          <w:lang w:eastAsia="zh-CN"/>
        </w:rPr>
        <w:t xml:space="preserve">4.1.2  </w:t>
      </w:r>
      <w:r>
        <w:rPr>
          <w:rFonts w:ascii="Times New Roman" w:hAnsi="Times New Roman" w:cs="宋体"/>
          <w:sz w:val="24"/>
          <w:lang w:eastAsia="zh-CN"/>
        </w:rPr>
        <w:t>模型离散</w:t>
      </w:r>
    </w:p>
    <w:p w14:paraId="33135683">
      <w:pPr>
        <w:spacing w:after="0" w:line="360" w:lineRule="auto"/>
        <w:rPr>
          <w:lang w:eastAsia="zh-CN"/>
        </w:rPr>
      </w:pPr>
      <w:r>
        <w:rPr>
          <w:rFonts w:ascii="Times New Roman" w:hAnsi="Times New Roman" w:cs="宋体"/>
          <w:sz w:val="24"/>
          <w:lang w:eastAsia="zh-CN"/>
        </w:rPr>
        <w:t>采用单元中心有限体积法</w:t>
      </w:r>
      <w:r>
        <w:rPr>
          <w:rFonts w:ascii="Times New Roman" w:hAnsi="Times New Roman" w:eastAsia="Times New Roman"/>
          <w:sz w:val="24"/>
          <w:lang w:eastAsia="zh-CN"/>
        </w:rPr>
        <w:t>（FVM），</w:t>
      </w:r>
      <w:r>
        <w:rPr>
          <w:rFonts w:ascii="Times New Roman" w:hAnsi="Times New Roman" w:cs="宋体"/>
          <w:sz w:val="24"/>
          <w:lang w:eastAsia="zh-CN"/>
        </w:rPr>
        <w:t>将计算域划分为正交矩形网格，通过面通量维持局部守恒</w:t>
      </w:r>
      <w:r>
        <w:rPr>
          <w:rFonts w:ascii="Times New Roman" w:hAnsi="Times New Roman" w:eastAsia="Times New Roman"/>
          <w:sz w:val="24"/>
          <w:vertAlign w:val="superscript"/>
          <w:lang w:eastAsia="zh-CN"/>
        </w:rPr>
        <w:t>[193-194]</w:t>
      </w:r>
      <w:r>
        <w:rPr>
          <w:rFonts w:ascii="Times New Roman" w:hAnsi="Times New Roman" w:cs="宋体"/>
          <w:sz w:val="24"/>
          <w:lang w:eastAsia="zh-CN"/>
        </w:rPr>
        <w:t>，二维计算按单位宽度积分</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4086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0219766">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V</m:t>
                              </m:r>
                            </m:e>
                            <m:sub>
                              <m:r>
                                <m:rPr/>
                                <m:t>P</m:t>
                              </m:r>
                            </m:sub>
                          </m:sSub>
                          <m:r>
                            <m:rPr/>
                            <m:t>=ΔxΔzB</m:t>
                          </m:r>
                        </m:e>
                      </m:mr>
                      <m:mr>
                        <m:e>
                          <m:sSub>
                            <m:sSubPr/>
                            <m:e>
                              <m:r>
                                <m:rPr/>
                                <m:t>A</m:t>
                              </m:r>
                            </m:e>
                            <m:sub>
                              <m:r>
                                <m:rPr/>
                                <m:t>x</m:t>
                              </m:r>
                            </m:sub>
                          </m:sSub>
                          <m:r>
                            <m:rPr/>
                            <m:t>=ΔzB</m:t>
                          </m:r>
                        </m:e>
                      </m:mr>
                      <m:mr>
                        <m:e>
                          <m:sSub>
                            <m:sSubPr/>
                            <m:e>
                              <m:r>
                                <m:rPr/>
                                <m:t>A</m:t>
                              </m:r>
                            </m:e>
                            <m:sub>
                              <m:r>
                                <m:rPr/>
                                <m:t>z</m:t>
                              </m:r>
                            </m:sub>
                          </m:sSub>
                          <m:r>
                            <m:rPr/>
                            <m:t>=ΔxB</m:t>
                          </m:r>
                        </m:e>
                      </m:mr>
                    </m:m>
                  </m:e>
                </m:d>
              </m:oMath>
            </m:oMathPara>
          </w:p>
        </w:tc>
        <w:tc>
          <w:tcPr>
            <w:tcW w:w="848" w:type="dxa"/>
            <w:tcBorders>
              <w:top w:val="nil"/>
              <w:left w:val="nil"/>
              <w:bottom w:val="nil"/>
              <w:right w:val="nil"/>
            </w:tcBorders>
            <w:vAlign w:val="center"/>
          </w:tcPr>
          <w:p w14:paraId="4C64FF5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（4-7）</w:t>
            </w:r>
          </w:p>
        </w:tc>
      </w:tr>
    </w:tbl>
    <w:p w14:paraId="4F072E9A">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P</m:t>
        </m:r>
      </m:oMath>
      <w:r>
        <w:rPr>
          <w:rFonts w:ascii="Times New Roman" w:hAnsi="Times New Roman" w:cs="宋体"/>
          <w:sz w:val="24"/>
          <w:lang w:eastAsia="zh-CN"/>
        </w:rPr>
        <w:t>为控制体编号</w:t>
      </w:r>
      <w:r>
        <w:rPr>
          <w:rFonts w:ascii="Times New Roman" w:hAnsi="Times New Roman" w:eastAsia="Times New Roman"/>
          <w:sz w:val="24"/>
          <w:lang w:eastAsia="zh-CN"/>
        </w:rPr>
        <w:t>；</w:t>
      </w:r>
      <m:oMath>
        <m:sSub>
          <m:sSubPr/>
          <m:e>
            <m:r>
              <m:rPr/>
              <m:t>V</m:t>
            </m:r>
          </m:e>
          <m:sub>
            <m:r>
              <m:rPr/>
              <m:t>P</m:t>
            </m:r>
          </m:sub>
        </m:sSub>
      </m:oMath>
      <w:r>
        <w:rPr>
          <w:rFonts w:ascii="Times New Roman" w:hAnsi="Times New Roman" w:cs="宋体"/>
          <w:sz w:val="24"/>
          <w:lang w:eastAsia="zh-CN"/>
        </w:rPr>
        <w:t>为控制体体积</w:t>
      </w:r>
      <w:r>
        <w:rPr>
          <w:rFonts w:ascii="Times New Roman" w:hAnsi="Times New Roman" w:eastAsia="Times New Roman"/>
          <w:sz w:val="24"/>
          <w:lang w:eastAsia="zh-CN"/>
        </w:rPr>
        <w:t>，m³；</w:t>
      </w:r>
      <m:oMath>
        <m:r>
          <m:rPr/>
          <m:t>Δx</m:t>
        </m:r>
      </m:oMath>
      <w:r>
        <w:rPr>
          <w:rFonts w:ascii="Times New Roman" w:hAnsi="Times New Roman" w:eastAsia="Times New Roman"/>
          <w:sz w:val="24"/>
          <w:lang w:eastAsia="zh-CN"/>
        </w:rPr>
        <w:t>、</w:t>
      </w:r>
      <m:oMath>
        <m:r>
          <m:rPr/>
          <m:t>Δz</m:t>
        </m:r>
      </m:oMath>
      <w:r>
        <w:rPr>
          <w:rFonts w:ascii="Times New Roman" w:hAnsi="Times New Roman" w:cs="宋体"/>
          <w:sz w:val="24"/>
          <w:lang w:eastAsia="zh-CN"/>
        </w:rPr>
        <w:t>为水平和竖向网格尺寸</w:t>
      </w:r>
      <w:r>
        <w:rPr>
          <w:rFonts w:ascii="Times New Roman" w:hAnsi="Times New Roman" w:eastAsia="Times New Roman"/>
          <w:sz w:val="24"/>
          <w:lang w:eastAsia="zh-CN"/>
        </w:rPr>
        <w:t>，m；</w:t>
      </w:r>
      <m:oMath>
        <m:r>
          <m:rPr/>
          <m:t>B=1 </m:t>
        </m:r>
        <m:r>
          <m:rPr>
            <m:sty m:val="p"/>
          </m:rPr>
          <m:t>m</m:t>
        </m:r>
      </m:oMath>
      <w:r>
        <w:rPr>
          <w:rFonts w:ascii="Times New Roman" w:hAnsi="Times New Roman" w:cs="宋体"/>
          <w:sz w:val="24"/>
          <w:lang w:eastAsia="zh-CN"/>
        </w:rPr>
        <w:t>为出平面宽度</w:t>
      </w:r>
      <w:r>
        <w:rPr>
          <w:rFonts w:ascii="Times New Roman" w:hAnsi="Times New Roman" w:eastAsia="Times New Roman"/>
          <w:sz w:val="24"/>
          <w:lang w:eastAsia="zh-CN"/>
        </w:rPr>
        <w:t>；</w:t>
      </w:r>
      <m:oMath>
        <m:sSub>
          <m:sSubPr/>
          <m:e>
            <m:r>
              <m:rPr/>
              <m:t>A</m:t>
            </m:r>
          </m:e>
          <m:sub>
            <m:r>
              <m:rPr/>
              <m:t>x</m:t>
            </m:r>
          </m:sub>
        </m:sSub>
      </m:oMath>
      <w:r>
        <w:rPr>
          <w:rFonts w:ascii="Times New Roman" w:hAnsi="Times New Roman" w:eastAsia="Times New Roman"/>
          <w:sz w:val="24"/>
          <w:lang w:eastAsia="zh-CN"/>
        </w:rPr>
        <w:t>、</w:t>
      </w:r>
      <m:oMath>
        <m:sSub>
          <m:sSubPr/>
          <m:e>
            <m:r>
              <m:rPr/>
              <m:t>A</m:t>
            </m:r>
          </m:e>
          <m:sub>
            <m:r>
              <m:rPr/>
              <m:t>z</m:t>
            </m:r>
          </m:sub>
        </m:sSub>
      </m:oMath>
      <w:r>
        <w:rPr>
          <w:rFonts w:ascii="Times New Roman" w:hAnsi="Times New Roman" w:cs="宋体"/>
          <w:sz w:val="24"/>
          <w:lang w:eastAsia="zh-CN"/>
        </w:rPr>
        <w:t>为法向分别沿</w:t>
      </w:r>
      <m:oMath>
        <m:r>
          <m:rPr/>
          <m:t>x</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方向的面面积</w:t>
      </w:r>
      <w:r>
        <w:rPr>
          <w:rFonts w:ascii="Times New Roman" w:hAnsi="Times New Roman" w:eastAsia="Times New Roman"/>
          <w:sz w:val="24"/>
          <w:lang w:eastAsia="zh-CN"/>
        </w:rPr>
        <w:t>，m²。</w:t>
      </w:r>
    </w:p>
    <w:p w14:paraId="6193B76A">
      <w:pPr>
        <w:spacing w:after="0" w:line="360" w:lineRule="auto"/>
        <w:rPr>
          <w:lang w:eastAsia="zh-CN"/>
        </w:rPr>
      </w:pPr>
      <w:r>
        <w:rPr>
          <w:rFonts w:ascii="Times New Roman" w:hAnsi="Times New Roman" w:cs="宋体"/>
          <w:sz w:val="24"/>
          <w:lang w:eastAsia="zh-CN"/>
        </w:rPr>
        <w:t>内部网格上的面传导系数与面流量分别为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C287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FFBB2F0">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T</m:t>
                              </m:r>
                            </m:e>
                            <m:sub>
                              <m:r>
                                <m:rPr/>
                                <m:t>PN</m:t>
                              </m:r>
                            </m:sub>
                          </m:sSub>
                          <m:r>
                            <m:rPr/>
                            <m:t>=</m:t>
                          </m:r>
                          <m:f>
                            <m:fPr/>
                            <m:num>
                              <m:sSub>
                                <m:sSubPr/>
                                <m:e>
                                  <m:r>
                                    <m:rPr/>
                                    <m:t>A</m:t>
                                  </m:r>
                                </m:e>
                                <m:sub>
                                  <m:r>
                                    <m:rPr/>
                                    <m:t>f</m:t>
                                  </m:r>
                                </m:sub>
                              </m:sSub>
                            </m:num>
                            <m:den>
                              <m:sSub>
                                <m:sSubPr/>
                                <m:e>
                                  <m:r>
                                    <m:rPr/>
                                    <m:t>d</m:t>
                                  </m:r>
                                </m:e>
                                <m:sub>
                                  <m:r>
                                    <m:rPr/>
                                    <m:t>Pf</m:t>
                                  </m:r>
                                </m:sub>
                              </m:sSub>
                              <m:sSub>
                                <m:sSubPr/>
                                <m:e>
                                  <m:r>
                                    <m:rPr/>
                                    <m:t>/(K</m:t>
                                  </m:r>
                                </m:e>
                                <m:sub>
                                  <m:r>
                                    <m:rPr/>
                                    <m:t>⊥,P</m:t>
                                  </m:r>
                                </m:sub>
                              </m:sSub>
                              <m:sSub>
                                <m:sSubPr/>
                                <m:e>
                                  <m:r>
                                    <m:rPr/>
                                    <m:t>k</m:t>
                                  </m:r>
                                </m:e>
                                <m:sub>
                                  <m:r>
                                    <m:rPr/>
                                    <m:t>r,P</m:t>
                                  </m:r>
                                </m:sub>
                              </m:sSub>
                              <m:sSub>
                                <m:sSubPr/>
                                <m:e>
                                  <m:r>
                                    <m:rPr/>
                                    <m:t>)+d</m:t>
                                  </m:r>
                                </m:e>
                                <m:sub>
                                  <m:r>
                                    <m:rPr/>
                                    <m:t>Nf</m:t>
                                  </m:r>
                                </m:sub>
                              </m:sSub>
                              <m:sSub>
                                <m:sSubPr/>
                                <m:e>
                                  <m:r>
                                    <m:rPr/>
                                    <m:t>/(K</m:t>
                                  </m:r>
                                </m:e>
                                <m:sub>
                                  <m:r>
                                    <m:rPr/>
                                    <m:t>⊥,N</m:t>
                                  </m:r>
                                </m:sub>
                              </m:sSub>
                              <m:sSub>
                                <m:sSubPr/>
                                <m:e>
                                  <m:r>
                                    <m:rPr/>
                                    <m:t>k</m:t>
                                  </m:r>
                                </m:e>
                                <m:sub>
                                  <m:r>
                                    <m:rPr/>
                                    <m:t>r,N</m:t>
                                  </m:r>
                                </m:sub>
                              </m:sSub>
                              <m:r>
                                <m:rPr/>
                                <m:t>)</m:t>
                              </m:r>
                            </m:den>
                          </m:f>
                        </m:e>
                      </m:mr>
                      <m:mr>
                        <m:e>
                          <m:sSub>
                            <m:sSubPr/>
                            <m:e>
                              <m:r>
                                <m:rPr/>
                                <m:t>Q</m:t>
                              </m:r>
                            </m:e>
                            <m:sub>
                              <m:r>
                                <m:rPr/>
                                <m:t>PN</m:t>
                              </m:r>
                            </m:sub>
                          </m:sSub>
                          <m:sSub>
                            <m:sSubPr/>
                            <m:e>
                              <m:r>
                                <m:rPr/>
                                <m:t>=T</m:t>
                              </m:r>
                            </m:e>
                            <m:sub>
                              <m:r>
                                <m:rPr/>
                                <m:t>PN</m:t>
                              </m:r>
                            </m:sub>
                          </m:sSub>
                          <m:sSub>
                            <m:sSubPr/>
                            <m:e>
                              <m:r>
                                <m:rPr/>
                                <m:t>(H</m:t>
                              </m:r>
                            </m:e>
                            <m:sub>
                              <m:r>
                                <m:rPr/>
                                <m:t>P</m:t>
                              </m:r>
                            </m:sub>
                          </m:sSub>
                          <m:sSub>
                            <m:sSubPr/>
                            <m:e>
                              <m:r>
                                <m:rPr/>
                                <m:t>−H</m:t>
                              </m:r>
                            </m:e>
                            <m:sub>
                              <m:r>
                                <m:rPr/>
                                <m:t>N</m:t>
                              </m:r>
                            </m:sub>
                          </m:sSub>
                          <m:r>
                            <m:rPr/>
                            <m:t>)</m:t>
                          </m:r>
                        </m:e>
                      </m:mr>
                    </m:m>
                  </m:e>
                </m:d>
              </m:oMath>
            </m:oMathPara>
          </w:p>
        </w:tc>
        <w:tc>
          <w:tcPr>
            <w:tcW w:w="848" w:type="dxa"/>
            <w:tcBorders>
              <w:top w:val="nil"/>
              <w:left w:val="nil"/>
              <w:bottom w:val="nil"/>
              <w:right w:val="nil"/>
            </w:tcBorders>
            <w:vAlign w:val="center"/>
          </w:tcPr>
          <w:p w14:paraId="26BBCCC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（4-8）</w:t>
            </w:r>
          </w:p>
        </w:tc>
      </w:tr>
    </w:tbl>
    <w:p w14:paraId="6EB2EA0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N</m:t>
        </m:r>
      </m:oMath>
      <w:r>
        <w:rPr>
          <w:rFonts w:ascii="Times New Roman" w:hAnsi="Times New Roman" w:cs="宋体"/>
          <w:sz w:val="24"/>
          <w:lang w:eastAsia="zh-CN"/>
        </w:rPr>
        <w:t>为与</w:t>
      </w:r>
      <m:oMath>
        <m:r>
          <m:rPr/>
          <m:t>P</m:t>
        </m:r>
      </m:oMath>
      <w:r>
        <w:rPr>
          <w:rFonts w:ascii="Times New Roman" w:hAnsi="Times New Roman" w:cs="宋体"/>
          <w:sz w:val="24"/>
          <w:lang w:eastAsia="zh-CN"/>
        </w:rPr>
        <w:t>共面的邻接单元</w:t>
      </w:r>
      <w:r>
        <w:rPr>
          <w:rFonts w:ascii="Times New Roman" w:hAnsi="Times New Roman" w:eastAsia="Times New Roman"/>
          <w:sz w:val="24"/>
          <w:lang w:eastAsia="zh-CN"/>
        </w:rPr>
        <w:t>；</w:t>
      </w:r>
      <m:oMath>
        <m:r>
          <m:rPr/>
          <m:t>f</m:t>
        </m:r>
      </m:oMath>
      <w:r>
        <w:rPr>
          <w:rFonts w:ascii="Times New Roman" w:hAnsi="Times New Roman" w:cs="宋体"/>
          <w:sz w:val="24"/>
          <w:lang w:eastAsia="zh-CN"/>
        </w:rPr>
        <w:t>为共有面</w:t>
      </w:r>
      <w:r>
        <w:rPr>
          <w:rFonts w:ascii="Times New Roman" w:hAnsi="Times New Roman" w:eastAsia="Times New Roman"/>
          <w:sz w:val="24"/>
          <w:lang w:eastAsia="zh-CN"/>
        </w:rPr>
        <w:t>；</w:t>
      </w:r>
      <m:oMath>
        <m:sSub>
          <m:sSubPr/>
          <m:e>
            <m:r>
              <m:rPr/>
              <m:t>A</m:t>
            </m:r>
          </m:e>
          <m:sub>
            <m:r>
              <m:rPr/>
              <m:t>f</m:t>
            </m:r>
          </m:sub>
        </m:sSub>
      </m:oMath>
      <w:r>
        <w:rPr>
          <w:rFonts w:ascii="Times New Roman" w:hAnsi="Times New Roman" w:cs="宋体"/>
          <w:sz w:val="24"/>
          <w:lang w:eastAsia="zh-CN"/>
        </w:rPr>
        <w:t>为共有面面积</w:t>
      </w:r>
      <w:r>
        <w:rPr>
          <w:rFonts w:ascii="Times New Roman" w:hAnsi="Times New Roman" w:eastAsia="Times New Roman"/>
          <w:sz w:val="24"/>
          <w:lang w:eastAsia="zh-CN"/>
        </w:rPr>
        <w:t>，m²；</w:t>
      </w:r>
      <m:oMath>
        <m:sSub>
          <m:sSubPr/>
          <m:e>
            <m:r>
              <m:rPr/>
              <m:t>d</m:t>
            </m:r>
          </m:e>
          <m:sub>
            <m:r>
              <m:rPr/>
              <m:t>Pf</m:t>
            </m:r>
          </m:sub>
        </m:sSub>
      </m:oMath>
      <w:r>
        <w:rPr>
          <w:rFonts w:ascii="Times New Roman" w:hAnsi="Times New Roman" w:eastAsia="Times New Roman"/>
          <w:sz w:val="24"/>
          <w:lang w:eastAsia="zh-CN"/>
        </w:rPr>
        <w:t>、</w:t>
      </w:r>
      <m:oMath>
        <m:sSub>
          <m:sSubPr/>
          <m:e>
            <m:r>
              <m:rPr/>
              <m:t>d</m:t>
            </m:r>
          </m:e>
          <m:sub>
            <m:r>
              <m:rPr/>
              <m:t>Nf</m:t>
            </m:r>
          </m:sub>
        </m:sSub>
      </m:oMath>
      <w:r>
        <w:rPr>
          <w:rFonts w:ascii="Times New Roman" w:hAnsi="Times New Roman" w:cs="宋体"/>
          <w:sz w:val="24"/>
          <w:lang w:eastAsia="zh-CN"/>
        </w:rPr>
        <w:t>为两侧中心到面的法向距离</w:t>
      </w:r>
      <w:r>
        <w:rPr>
          <w:rFonts w:ascii="Times New Roman" w:hAnsi="Times New Roman" w:eastAsia="Times New Roman"/>
          <w:sz w:val="24"/>
          <w:lang w:eastAsia="zh-CN"/>
        </w:rPr>
        <w:t>，m；</w:t>
      </w:r>
      <m:oMath>
        <m:sSub>
          <m:sSubPr/>
          <m:e>
            <m:r>
              <m:rPr/>
              <m:t>K</m:t>
            </m:r>
          </m:e>
          <m:sub>
            <m:r>
              <m:rPr/>
              <m:t>⊥,P</m:t>
            </m:r>
          </m:sub>
        </m:sSub>
      </m:oMath>
      <w:r>
        <w:rPr>
          <w:rFonts w:ascii="Times New Roman" w:hAnsi="Times New Roman" w:eastAsia="Times New Roman"/>
          <w:sz w:val="24"/>
          <w:lang w:eastAsia="zh-CN"/>
        </w:rPr>
        <w:t>、</w:t>
      </w:r>
      <m:oMath>
        <m:sSub>
          <m:sSubPr/>
          <m:e>
            <m:r>
              <m:rPr/>
              <m:t>K</m:t>
            </m:r>
          </m:e>
          <m:sub>
            <m:r>
              <m:rPr/>
              <m:t>⊥,N</m:t>
            </m:r>
          </m:sub>
        </m:sSub>
      </m:oMath>
      <w:r>
        <w:rPr>
          <w:rFonts w:ascii="Times New Roman" w:hAnsi="Times New Roman" w:cs="宋体"/>
          <w:sz w:val="24"/>
          <w:lang w:eastAsia="zh-CN"/>
        </w:rPr>
        <w:t>为面法向饱和渗透系数</w:t>
      </w:r>
      <w:r>
        <w:rPr>
          <w:rFonts w:ascii="Times New Roman" w:hAnsi="Times New Roman" w:eastAsia="Times New Roman"/>
          <w:sz w:val="24"/>
          <w:lang w:eastAsia="zh-CN"/>
        </w:rPr>
        <w:t>，m/s；</w:t>
      </w:r>
      <w:r>
        <w:rPr>
          <w:rFonts w:ascii="Times New Roman" w:hAnsi="Times New Roman" w:cs="宋体"/>
          <w:sz w:val="24"/>
          <w:lang w:eastAsia="zh-CN"/>
        </w:rPr>
        <w:t>下标</w:t>
      </w:r>
      <m:oMath>
        <m:r>
          <m:rPr/>
          <m:t>P</m:t>
        </m:r>
      </m:oMath>
      <w:r>
        <w:rPr>
          <w:rFonts w:ascii="Times New Roman" w:hAnsi="Times New Roman" w:eastAsia="Times New Roman"/>
          <w:sz w:val="24"/>
          <w:lang w:eastAsia="zh-CN"/>
        </w:rPr>
        <w:t>、</w:t>
      </w:r>
      <m:oMath>
        <m:r>
          <m:rPr/>
          <m:t>N</m:t>
        </m:r>
      </m:oMath>
      <w:r>
        <w:rPr>
          <w:rFonts w:ascii="Times New Roman" w:hAnsi="Times New Roman" w:cs="宋体"/>
          <w:sz w:val="24"/>
          <w:lang w:eastAsia="zh-CN"/>
        </w:rPr>
        <w:t>同时用于相应单元的</w:t>
      </w:r>
      <m:oMath>
        <m:sSub>
          <m:sSubPr/>
          <m:e>
            <m:r>
              <m:rPr/>
              <m:t>k</m:t>
            </m:r>
          </m:e>
          <m:sub>
            <m:r>
              <m:rPr/>
              <m:t>r</m:t>
            </m:r>
          </m:sub>
        </m:sSub>
      </m:oMath>
      <w:r>
        <w:rPr>
          <w:rFonts w:ascii="Times New Roman" w:hAnsi="Times New Roman" w:cs="宋体"/>
          <w:sz w:val="24"/>
          <w:lang w:eastAsia="zh-CN"/>
        </w:rPr>
        <w:t>和</w:t>
      </w:r>
      <m:oMath>
        <m:r>
          <m:rPr/>
          <m:t>H</m:t>
        </m:r>
      </m:oMath>
      <w:r>
        <w:rPr>
          <w:rFonts w:ascii="Times New Roman" w:hAnsi="Times New Roman" w:eastAsia="Times New Roman"/>
          <w:sz w:val="24"/>
          <w:lang w:eastAsia="zh-CN"/>
        </w:rPr>
        <w:t>；</w:t>
      </w:r>
      <m:oMath>
        <m:sSub>
          <m:sSubPr/>
          <m:e>
            <m:r>
              <m:rPr/>
              <m:t>T</m:t>
            </m:r>
          </m:e>
          <m:sub>
            <m:r>
              <m:rPr/>
              <m:t>PN</m:t>
            </m:r>
          </m:sub>
        </m:sSub>
      </m:oMath>
      <w:r>
        <w:rPr>
          <w:rFonts w:ascii="Times New Roman" w:hAnsi="Times New Roman" w:cs="宋体"/>
          <w:sz w:val="24"/>
          <w:lang w:eastAsia="zh-CN"/>
        </w:rPr>
        <w:t>为面传导系数</w:t>
      </w:r>
      <w:r>
        <w:rPr>
          <w:rFonts w:ascii="Times New Roman" w:hAnsi="Times New Roman" w:eastAsia="Times New Roman"/>
          <w:sz w:val="24"/>
          <w:lang w:eastAsia="zh-CN"/>
        </w:rPr>
        <w:t>，m²/s；</w:t>
      </w:r>
      <m:oMath>
        <m:sSub>
          <m:sSubPr/>
          <m:e>
            <m:r>
              <m:rPr/>
              <m:t>Q</m:t>
            </m:r>
          </m:e>
          <m:sub>
            <m:r>
              <m:rPr/>
              <m:t>PN</m:t>
            </m:r>
          </m:sub>
        </m:sSub>
      </m:oMath>
      <w:r>
        <w:rPr>
          <w:rFonts w:ascii="Times New Roman" w:hAnsi="Times New Roman" w:cs="宋体"/>
          <w:sz w:val="24"/>
          <w:lang w:eastAsia="zh-CN"/>
        </w:rPr>
        <w:t>为由</w:t>
      </w:r>
      <m:oMath>
        <m:r>
          <m:rPr/>
          <m:t>P</m:t>
        </m:r>
      </m:oMath>
      <w:r>
        <w:rPr>
          <w:rFonts w:ascii="Times New Roman" w:hAnsi="Times New Roman" w:cs="宋体"/>
          <w:sz w:val="24"/>
          <w:lang w:eastAsia="zh-CN"/>
        </w:rPr>
        <w:t>流向</w:t>
      </w:r>
      <m:oMath>
        <m:r>
          <m:rPr/>
          <m:t>N</m:t>
        </m:r>
      </m:oMath>
      <w:r>
        <w:rPr>
          <w:rFonts w:ascii="Times New Roman" w:hAnsi="Times New Roman" w:cs="宋体"/>
          <w:sz w:val="24"/>
          <w:lang w:eastAsia="zh-CN"/>
        </w:rPr>
        <w:t>的体积流量</w:t>
      </w:r>
      <w:r>
        <w:rPr>
          <w:rFonts w:ascii="Times New Roman" w:hAnsi="Times New Roman" w:eastAsia="Times New Roman"/>
          <w:sz w:val="24"/>
          <w:lang w:eastAsia="zh-CN"/>
        </w:rPr>
        <w:t>，m³/s。</w:t>
      </w:r>
    </w:p>
    <w:p w14:paraId="60C98BB9">
      <w:pPr>
        <w:spacing w:after="0" w:line="360" w:lineRule="auto"/>
        <w:rPr>
          <w:lang w:eastAsia="zh-CN"/>
        </w:rPr>
      </w:pPr>
      <w:r>
        <w:rPr>
          <w:rFonts w:ascii="Times New Roman" w:hAnsi="Times New Roman" w:cs="宋体"/>
          <w:sz w:val="24"/>
          <w:lang w:eastAsia="zh-CN"/>
        </w:rPr>
        <w:t>水头边界位于控制体外表面</w:t>
      </w:r>
      <w:r>
        <w:rPr>
          <w:rFonts w:ascii="Times New Roman" w:hAnsi="Times New Roman" w:eastAsia="Times New Roman"/>
          <w:sz w:val="24"/>
          <w:lang w:eastAsia="zh-CN"/>
        </w:rPr>
        <w:t>，</w:t>
      </w:r>
      <w:r>
        <w:rPr>
          <w:rFonts w:ascii="Times New Roman" w:hAnsi="Times New Roman" w:cs="宋体"/>
          <w:sz w:val="24"/>
          <w:lang w:eastAsia="zh-CN"/>
        </w:rPr>
        <w:t>边界面传导系数及通量为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1732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FD477A9">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T</m:t>
                              </m:r>
                            </m:e>
                            <m:sub>
                              <m:r>
                                <m:rPr/>
                                <m:t>Pb</m:t>
                              </m:r>
                            </m:sub>
                          </m:sSub>
                          <m:sSub>
                            <m:sSubPr/>
                            <m:e>
                              <m:r>
                                <m:rPr/>
                                <m:t>=A</m:t>
                              </m:r>
                            </m:e>
                            <m:sub>
                              <m:r>
                                <m:rPr/>
                                <m:t>b</m:t>
                              </m:r>
                            </m:sub>
                          </m:sSub>
                          <m:sSub>
                            <m:sSubPr/>
                            <m:e>
                              <m:r>
                                <m:rPr/>
                                <m:t>K</m:t>
                              </m:r>
                            </m:e>
                            <m:sub>
                              <m:r>
                                <m:rPr/>
                                <m:t>⊥,P</m:t>
                              </m:r>
                            </m:sub>
                          </m:sSub>
                          <m:sSub>
                            <m:sSubPr/>
                            <m:e>
                              <m:r>
                                <m:rPr/>
                                <m:t>k</m:t>
                              </m:r>
                            </m:e>
                            <m:sub>
                              <m:r>
                                <m:rPr/>
                                <m:t>r,P</m:t>
                              </m:r>
                            </m:sub>
                          </m:sSub>
                          <m:sSub>
                            <m:sSubPr/>
                            <m:e>
                              <m:r>
                                <m:rPr/>
                                <m:t>/d</m:t>
                              </m:r>
                            </m:e>
                            <m:sub>
                              <m:r>
                                <m:rPr/>
                                <m:t>Pb</m:t>
                              </m:r>
                            </m:sub>
                          </m:sSub>
                        </m:e>
                      </m:mr>
                      <m:mr>
                        <m:e>
                          <m:sSub>
                            <m:sSubPr/>
                            <m:e>
                              <m:r>
                                <m:rPr/>
                                <m:t>Q</m:t>
                              </m:r>
                            </m:e>
                            <m:sub>
                              <m:r>
                                <m:rPr/>
                                <m:t>Pb</m:t>
                              </m:r>
                            </m:sub>
                          </m:sSub>
                          <m:sSub>
                            <m:sSubPr/>
                            <m:e>
                              <m:r>
                                <m:rPr/>
                                <m:t>=T</m:t>
                              </m:r>
                            </m:e>
                            <m:sub>
                              <m:r>
                                <m:rPr/>
                                <m:t>Pb</m:t>
                              </m:r>
                            </m:sub>
                          </m:sSub>
                          <m:sSub>
                            <m:sSubPr/>
                            <m:e>
                              <m:r>
                                <m:rPr/>
                                <m:t>(H</m:t>
                              </m:r>
                            </m:e>
                            <m:sub>
                              <m:r>
                                <m:rPr/>
                                <m:t>P</m:t>
                              </m:r>
                            </m:sub>
                          </m:sSub>
                          <m:sSub>
                            <m:sSubPr/>
                            <m:e>
                              <m:r>
                                <m:rPr/>
                                <m:t>−H</m:t>
                              </m:r>
                            </m:e>
                            <m:sub>
                              <m:r>
                                <m:rPr/>
                                <m:t>b</m:t>
                              </m:r>
                            </m:sub>
                          </m:sSub>
                          <m:r>
                            <m:rPr/>
                            <m:t>)</m:t>
                          </m:r>
                        </m:e>
                      </m:mr>
                    </m:m>
                  </m:e>
                </m:d>
              </m:oMath>
            </m:oMathPara>
          </w:p>
        </w:tc>
        <w:tc>
          <w:tcPr>
            <w:tcW w:w="848" w:type="dxa"/>
            <w:tcBorders>
              <w:top w:val="nil"/>
              <w:left w:val="nil"/>
              <w:bottom w:val="nil"/>
              <w:right w:val="nil"/>
            </w:tcBorders>
            <w:vAlign w:val="center"/>
          </w:tcPr>
          <w:p w14:paraId="67E640D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（4-9）</w:t>
            </w:r>
          </w:p>
        </w:tc>
      </w:tr>
    </w:tbl>
    <w:p w14:paraId="01E1F55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b</m:t>
        </m:r>
      </m:oMath>
      <w:r>
        <w:rPr>
          <w:rFonts w:ascii="Times New Roman" w:hAnsi="Times New Roman" w:cs="宋体"/>
          <w:sz w:val="24"/>
          <w:lang w:eastAsia="zh-CN"/>
        </w:rPr>
        <w:t>表示边界面</w:t>
      </w:r>
      <w:r>
        <w:rPr>
          <w:rFonts w:ascii="Times New Roman" w:hAnsi="Times New Roman" w:eastAsia="Times New Roman"/>
          <w:sz w:val="24"/>
          <w:lang w:eastAsia="zh-CN"/>
        </w:rPr>
        <w:t>；</w:t>
      </w:r>
      <m:oMath>
        <m:sSub>
          <m:sSubPr/>
          <m:e>
            <m:r>
              <m:rPr/>
              <m:t>A</m:t>
            </m:r>
          </m:e>
          <m:sub>
            <m:r>
              <m:rPr/>
              <m:t>b</m:t>
            </m:r>
          </m:sub>
        </m:sSub>
      </m:oMath>
      <w:r>
        <w:rPr>
          <w:rFonts w:ascii="Times New Roman" w:hAnsi="Times New Roman" w:cs="宋体"/>
          <w:sz w:val="24"/>
          <w:lang w:eastAsia="zh-CN"/>
        </w:rPr>
        <w:t>为其面积</w:t>
      </w:r>
      <w:r>
        <w:rPr>
          <w:rFonts w:ascii="Times New Roman" w:hAnsi="Times New Roman" w:eastAsia="Times New Roman"/>
          <w:sz w:val="24"/>
          <w:lang w:eastAsia="zh-CN"/>
        </w:rPr>
        <w:t>，m²；</w:t>
      </w:r>
      <m:oMath>
        <m:sSub>
          <m:sSubPr/>
          <m:e>
            <m:r>
              <m:rPr/>
              <m:t>d</m:t>
            </m:r>
          </m:e>
          <m:sub>
            <m:r>
              <m:rPr/>
              <m:t>Pb</m:t>
            </m:r>
          </m:sub>
        </m:sSub>
      </m:oMath>
      <w:r>
        <w:rPr>
          <w:rFonts w:ascii="Times New Roman" w:hAnsi="Times New Roman" w:cs="宋体"/>
          <w:sz w:val="24"/>
          <w:lang w:eastAsia="zh-CN"/>
        </w:rPr>
        <w:t>为单元中心至边界面的距离</w:t>
      </w:r>
      <w:r>
        <w:rPr>
          <w:rFonts w:ascii="Times New Roman" w:hAnsi="Times New Roman" w:eastAsia="Times New Roman"/>
          <w:sz w:val="24"/>
          <w:lang w:eastAsia="zh-CN"/>
        </w:rPr>
        <w:t>，m，</w:t>
      </w:r>
      <w:r>
        <w:rPr>
          <w:rFonts w:ascii="Times New Roman" w:hAnsi="Times New Roman" w:cs="宋体"/>
          <w:sz w:val="24"/>
          <w:lang w:eastAsia="zh-CN"/>
        </w:rPr>
        <w:t>规则网格取相应尺寸的一半</w:t>
      </w:r>
      <w:r>
        <w:rPr>
          <w:rFonts w:ascii="Times New Roman" w:hAnsi="Times New Roman" w:eastAsia="Times New Roman"/>
          <w:sz w:val="24"/>
          <w:lang w:eastAsia="zh-CN"/>
        </w:rPr>
        <w:t>；</w:t>
      </w:r>
      <m:oMath>
        <m:sSub>
          <m:sSubPr/>
          <m:e>
            <m:r>
              <m:rPr/>
              <m:t>H</m:t>
            </m:r>
          </m:e>
          <m:sub>
            <m:r>
              <m:rPr/>
              <m:t>b</m:t>
            </m:r>
          </m:sub>
        </m:sSub>
      </m:oMath>
      <w:r>
        <w:rPr>
          <w:rFonts w:ascii="Times New Roman" w:hAnsi="Times New Roman" w:cs="宋体"/>
          <w:sz w:val="24"/>
          <w:lang w:eastAsia="zh-CN"/>
        </w:rPr>
        <w:t>为边界水头</w:t>
      </w:r>
      <w:r>
        <w:rPr>
          <w:rFonts w:ascii="Times New Roman" w:hAnsi="Times New Roman" w:eastAsia="Times New Roman"/>
          <w:sz w:val="24"/>
          <w:lang w:eastAsia="zh-CN"/>
        </w:rPr>
        <w:t>，m；</w:t>
      </w:r>
      <m:oMath>
        <m:sSub>
          <m:sSubPr/>
          <m:e>
            <m:r>
              <m:rPr/>
              <m:t>T</m:t>
            </m:r>
          </m:e>
          <m:sub>
            <m:r>
              <m:rPr/>
              <m:t>Pb</m:t>
            </m:r>
          </m:sub>
        </m:sSub>
      </m:oMath>
      <w:r>
        <w:rPr>
          <w:rFonts w:ascii="Times New Roman" w:hAnsi="Times New Roman" w:eastAsia="Times New Roman"/>
          <w:sz w:val="24"/>
          <w:lang w:eastAsia="zh-CN"/>
        </w:rPr>
        <w:t>、</w:t>
      </w:r>
      <m:oMath>
        <m:sSub>
          <m:sSubPr/>
          <m:e>
            <m:r>
              <m:rPr/>
              <m:t>Q</m:t>
            </m:r>
          </m:e>
          <m:sub>
            <m:r>
              <m:rPr/>
              <m:t>Pb</m:t>
            </m:r>
          </m:sub>
        </m:sSub>
      </m:oMath>
      <w:r>
        <w:rPr>
          <w:rFonts w:ascii="Times New Roman" w:hAnsi="Times New Roman" w:cs="宋体"/>
          <w:sz w:val="24"/>
          <w:lang w:eastAsia="zh-CN"/>
        </w:rPr>
        <w:t>分别为边界面传导系数和向外流量</w:t>
      </w:r>
      <w:r>
        <w:rPr>
          <w:rFonts w:ascii="Times New Roman" w:hAnsi="Times New Roman" w:eastAsia="Times New Roman"/>
          <w:sz w:val="24"/>
          <w:lang w:eastAsia="zh-CN"/>
        </w:rPr>
        <w:t>。</w:t>
      </w:r>
      <w:r>
        <w:rPr>
          <w:rFonts w:ascii="Times New Roman" w:hAnsi="Times New Roman" w:cs="宋体"/>
          <w:sz w:val="24"/>
          <w:lang w:eastAsia="zh-CN"/>
        </w:rPr>
        <w:t>无流面取</w:t>
      </w:r>
      <m:oMath>
        <m:sSub>
          <m:sSubPr/>
          <m:e>
            <m:r>
              <m:rPr/>
              <m:t>T</m:t>
            </m:r>
          </m:e>
          <m:sub>
            <m:r>
              <m:rPr/>
              <m:t>Pb</m:t>
            </m:r>
          </m:sub>
        </m:sSub>
        <m:r>
          <m:rPr/>
          <m:t>=0</m:t>
        </m:r>
      </m:oMath>
      <w:r>
        <w:rPr>
          <w:rFonts w:ascii="Times New Roman" w:hAnsi="Times New Roman" w:eastAsia="Times New Roman"/>
          <w:sz w:val="24"/>
          <w:lang w:eastAsia="zh-CN"/>
        </w:rPr>
        <w:t>。</w:t>
      </w:r>
    </w:p>
    <w:p w14:paraId="548DB96F">
      <w:pPr>
        <w:spacing w:after="0" w:line="360" w:lineRule="auto"/>
        <w:rPr>
          <w:lang w:eastAsia="zh-CN"/>
        </w:rPr>
      </w:pPr>
      <w:r>
        <w:rPr>
          <w:rFonts w:ascii="Times New Roman" w:hAnsi="Times New Roman" w:cs="宋体"/>
          <w:sz w:val="24"/>
          <w:lang w:eastAsia="zh-CN"/>
        </w:rPr>
        <w:t>对式</w:t>
      </w:r>
      <w:r>
        <w:rPr>
          <w:rFonts w:ascii="Times New Roman" w:hAnsi="Times New Roman" w:eastAsia="Times New Roman"/>
          <w:sz w:val="24"/>
          <w:lang w:eastAsia="zh-CN"/>
        </w:rPr>
        <w:t>（4-3）</w:t>
      </w:r>
      <w:r>
        <w:rPr>
          <w:rFonts w:ascii="Times New Roman" w:hAnsi="Times New Roman" w:cs="宋体"/>
          <w:sz w:val="24"/>
          <w:lang w:eastAsia="zh-CN"/>
        </w:rPr>
        <w:t>在控制体内积分</w:t>
      </w:r>
      <w:r>
        <w:rPr>
          <w:rFonts w:ascii="Times New Roman" w:hAnsi="Times New Roman" w:eastAsia="Times New Roman"/>
          <w:sz w:val="24"/>
          <w:lang w:eastAsia="zh-CN"/>
        </w:rPr>
        <w:t>，</w:t>
      </w:r>
      <w:r>
        <w:rPr>
          <w:rFonts w:ascii="Times New Roman" w:hAnsi="Times New Roman" w:cs="宋体"/>
          <w:sz w:val="24"/>
          <w:lang w:eastAsia="zh-CN"/>
        </w:rPr>
        <w:t>并应用散度定理</w:t>
      </w:r>
      <w:r>
        <w:rPr>
          <w:rFonts w:ascii="Times New Roman" w:hAnsi="Times New Roman" w:eastAsia="Times New Roman"/>
          <w:sz w:val="24"/>
          <w:lang w:eastAsia="zh-CN"/>
        </w:rPr>
        <w:t>，</w:t>
      </w:r>
      <w:r>
        <w:rPr>
          <w:rFonts w:ascii="Times New Roman" w:hAnsi="Times New Roman" w:cs="宋体"/>
          <w:sz w:val="24"/>
          <w:lang w:eastAsia="zh-CN"/>
        </w:rPr>
        <w:t>得到</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903D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69BD33">
            <w:pPr>
              <w:spacing w:before="60" w:after="60" w:line="240" w:lineRule="auto"/>
              <w:ind w:left="0" w:right="0" w:firstLine="0"/>
              <w:jc w:val="center"/>
              <w:rPr>
                <w:rFonts w:ascii="Times New Roman" w:hAnsi="Times New Roman" w:cs="Times New Roman"/>
              </w:rPr>
            </w:pPr>
            <m:oMathPara>
              <m:oMath>
                <m:nary>
                  <m:naryPr>
                    <m:chr m:val="∑"/>
                    <m:limLoc m:val="undOvr"/>
                    <m:supHide m:val="1"/>
                  </m:naryPr>
                  <m:sub>
                    <m:r>
                      <m:rPr/>
                      <m:t>N∈</m:t>
                    </m:r>
                    <m:sSub>
                      <m:sSubPr/>
                      <m:e>
                        <m:r>
                          <m:rPr>
                            <m:sty m:val="p"/>
                          </m:rPr>
                          <m:t>N</m:t>
                        </m:r>
                      </m:e>
                      <m:sub>
                        <m:r>
                          <m:rPr/>
                          <m:t>P</m:t>
                        </m:r>
                      </m:sub>
                    </m:sSub>
                  </m:sub>
                  <m:sup/>
                  <m:e/>
                </m:nary>
                <m:sSub>
                  <m:sSubPr/>
                  <m:e>
                    <m:r>
                      <m:rPr/>
                      <m:t>T</m:t>
                    </m:r>
                  </m:e>
                  <m:sub>
                    <m:r>
                      <m:rPr/>
                      <m:t>PN</m:t>
                    </m:r>
                  </m:sub>
                </m:sSub>
                <m:sSub>
                  <m:sSubPr/>
                  <m:e>
                    <m:r>
                      <m:rPr/>
                      <m:t>(H</m:t>
                    </m:r>
                  </m:e>
                  <m:sub>
                    <m:r>
                      <m:rPr/>
                      <m:t>P</m:t>
                    </m:r>
                  </m:sub>
                </m:sSub>
                <m:sSub>
                  <m:sSubPr/>
                  <m:e>
                    <m:r>
                      <m:rPr/>
                      <m:t>−H</m:t>
                    </m:r>
                  </m:e>
                  <m:sub>
                    <m:r>
                      <m:rPr/>
                      <m:t>N</m:t>
                    </m:r>
                  </m:sub>
                </m:sSub>
                <m:r>
                  <m:rPr/>
                  <m:t>)+</m:t>
                </m:r>
                <m:nary>
                  <m:naryPr>
                    <m:chr m:val="∑"/>
                    <m:limLoc m:val="undOvr"/>
                    <m:supHide m:val="1"/>
                  </m:naryPr>
                  <m:sub>
                    <m:r>
                      <m:rPr/>
                      <m:t>b∈</m:t>
                    </m:r>
                    <m:sSub>
                      <m:sSubPr/>
                      <m:e>
                        <m:r>
                          <m:rPr>
                            <m:sty m:val="p"/>
                          </m:rPr>
                          <m:t>B</m:t>
                        </m:r>
                      </m:e>
                      <m:sub>
                        <m:r>
                          <m:rPr/>
                          <m:t>P</m:t>
                        </m:r>
                      </m:sub>
                    </m:sSub>
                  </m:sub>
                  <m:sup/>
                  <m:e/>
                </m:nary>
                <m:sSub>
                  <m:sSubPr/>
                  <m:e>
                    <m:r>
                      <m:rPr/>
                      <m:t>T</m:t>
                    </m:r>
                  </m:e>
                  <m:sub>
                    <m:r>
                      <m:rPr/>
                      <m:t>Pb</m:t>
                    </m:r>
                  </m:sub>
                </m:sSub>
                <m:sSub>
                  <m:sSubPr/>
                  <m:e>
                    <m:r>
                      <m:rPr/>
                      <m:t>(H</m:t>
                    </m:r>
                  </m:e>
                  <m:sub>
                    <m:r>
                      <m:rPr/>
                      <m:t>P</m:t>
                    </m:r>
                  </m:sub>
                </m:sSub>
                <m:sSub>
                  <m:sSubPr/>
                  <m:e>
                    <m:r>
                      <m:rPr/>
                      <m:t>−H</m:t>
                    </m:r>
                  </m:e>
                  <m:sub>
                    <m:r>
                      <m:rPr/>
                      <m:t>b</m:t>
                    </m:r>
                  </m:sub>
                </m:sSub>
                <m:sSub>
                  <m:sSubPr/>
                  <m:e>
                    <m:r>
                      <m:rPr/>
                      <m:t>)=s</m:t>
                    </m:r>
                  </m:e>
                  <m:sub>
                    <m:r>
                      <m:rPr/>
                      <m:t>P</m:t>
                    </m:r>
                  </m:sub>
                </m:sSub>
                <m:sSub>
                  <m:sSubPr/>
                  <m:e>
                    <m:r>
                      <m:rPr/>
                      <m:t>V</m:t>
                    </m:r>
                  </m:e>
                  <m:sub>
                    <m:r>
                      <m:rPr/>
                      <m:t>P</m:t>
                    </m:r>
                  </m:sub>
                </m:sSub>
              </m:oMath>
            </m:oMathPara>
          </w:p>
        </w:tc>
        <w:tc>
          <w:tcPr>
            <w:tcW w:w="848" w:type="dxa"/>
            <w:tcBorders>
              <w:top w:val="nil"/>
              <w:left w:val="nil"/>
              <w:bottom w:val="nil"/>
              <w:right w:val="nil"/>
            </w:tcBorders>
            <w:vAlign w:val="center"/>
          </w:tcPr>
          <w:p w14:paraId="1B68B85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（4-10）</w:t>
            </w:r>
          </w:p>
        </w:tc>
      </w:tr>
    </w:tbl>
    <w:p w14:paraId="6411BE24">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sty m:val="p"/>
              </m:rPr>
              <m:t>N</m:t>
            </m:r>
          </m:e>
          <m:sub>
            <m:r>
              <m:rPr/>
              <m:t>P</m:t>
            </m:r>
          </m:sub>
        </m:sSub>
      </m:oMath>
      <w:r>
        <w:rPr>
          <w:rFonts w:ascii="Times New Roman" w:hAnsi="Times New Roman" w:cs="宋体"/>
          <w:sz w:val="24"/>
          <w:lang w:eastAsia="zh-CN"/>
        </w:rPr>
        <w:t>为内部邻接单元集合</w:t>
      </w:r>
      <w:r>
        <w:rPr>
          <w:rFonts w:ascii="Times New Roman" w:hAnsi="Times New Roman" w:eastAsia="Times New Roman"/>
          <w:sz w:val="24"/>
          <w:lang w:eastAsia="zh-CN"/>
        </w:rPr>
        <w:t>，</w:t>
      </w:r>
      <w:r>
        <w:rPr>
          <w:rFonts w:ascii="Times New Roman" w:hAnsi="Times New Roman" w:cs="宋体"/>
          <w:sz w:val="24"/>
          <w:lang w:eastAsia="zh-CN"/>
        </w:rPr>
        <w:t>二维最多含四个单元</w:t>
      </w:r>
      <w:r>
        <w:rPr>
          <w:rFonts w:ascii="Times New Roman" w:hAnsi="Times New Roman" w:eastAsia="Times New Roman"/>
          <w:sz w:val="24"/>
          <w:lang w:eastAsia="zh-CN"/>
        </w:rPr>
        <w:t>；</w:t>
      </w:r>
      <m:oMath>
        <m:sSub>
          <m:sSubPr/>
          <m:e>
            <m:r>
              <m:rPr>
                <m:sty m:val="p"/>
              </m:rPr>
              <m:t>B</m:t>
            </m:r>
          </m:e>
          <m:sub>
            <m:r>
              <m:rPr/>
              <m:t>P</m:t>
            </m:r>
          </m:sub>
        </m:sSub>
      </m:oMath>
      <w:r>
        <w:rPr>
          <w:rFonts w:ascii="Times New Roman" w:hAnsi="Times New Roman" w:cs="宋体"/>
          <w:sz w:val="24"/>
          <w:lang w:eastAsia="zh-CN"/>
        </w:rPr>
        <w:t>为外边界面集合</w:t>
      </w:r>
      <w:r>
        <w:rPr>
          <w:rFonts w:ascii="Times New Roman" w:hAnsi="Times New Roman" w:eastAsia="Times New Roman"/>
          <w:sz w:val="24"/>
          <w:lang w:eastAsia="zh-CN"/>
        </w:rPr>
        <w:t>；</w:t>
      </w:r>
      <m:oMath>
        <m:sSub>
          <m:sSubPr/>
          <m:e>
            <m:r>
              <m:rPr/>
              <m:t>s</m:t>
            </m:r>
          </m:e>
          <m:sub>
            <m:r>
              <m:rPr/>
              <m:t>P</m:t>
            </m:r>
          </m:sub>
        </m:sSub>
      </m:oMath>
      <w:r>
        <w:rPr>
          <w:rFonts w:ascii="Times New Roman" w:hAnsi="Times New Roman" w:cs="宋体"/>
          <w:sz w:val="24"/>
          <w:lang w:eastAsia="zh-CN"/>
        </w:rPr>
        <w:t>为控制体内源汇强度</w:t>
      </w:r>
      <w:r>
        <w:rPr>
          <w:rFonts w:ascii="Times New Roman" w:hAnsi="Times New Roman" w:eastAsia="Times New Roman"/>
          <w:sz w:val="24"/>
          <w:lang w:eastAsia="zh-CN"/>
        </w:rPr>
        <w:t>。</w:t>
      </w:r>
      <w:r>
        <w:rPr>
          <w:rFonts w:ascii="Times New Roman" w:hAnsi="Times New Roman" w:cs="宋体"/>
          <w:sz w:val="24"/>
          <w:lang w:eastAsia="zh-CN"/>
        </w:rPr>
        <w:t>内部面流量满足</w:t>
      </w:r>
      <m:oMath>
        <m:sSub>
          <m:sSubPr/>
          <m:e>
            <m:r>
              <m:rPr/>
              <m:t>Q</m:t>
            </m:r>
          </m:e>
          <m:sub>
            <m:r>
              <m:rPr/>
              <m:t>PN</m:t>
            </m:r>
          </m:sub>
        </m:sSub>
        <m:sSub>
          <m:sSubPr/>
          <m:e>
            <m:r>
              <m:rPr/>
              <m:t>=−Q</m:t>
            </m:r>
          </m:e>
          <m:sub>
            <m:r>
              <m:rPr/>
              <m:t>NP</m:t>
            </m:r>
          </m:sub>
        </m:sSub>
      </m:oMath>
      <w:r>
        <w:rPr>
          <w:rFonts w:ascii="Times New Roman" w:hAnsi="Times New Roman" w:eastAsia="Times New Roman"/>
          <w:sz w:val="24"/>
          <w:lang w:eastAsia="zh-CN"/>
        </w:rPr>
        <w:t>。</w:t>
      </w:r>
    </w:p>
    <w:p w14:paraId="17B865BD">
      <w:pPr>
        <w:spacing w:after="0" w:line="360" w:lineRule="auto"/>
        <w:rPr>
          <w:lang w:eastAsia="zh-CN"/>
        </w:rPr>
      </w:pPr>
      <w:r>
        <w:rPr>
          <w:rFonts w:ascii="Times New Roman" w:hAnsi="Times New Roman" w:cs="宋体"/>
          <w:sz w:val="24"/>
          <w:lang w:eastAsia="zh-CN"/>
        </w:rPr>
        <w:t>二维离散方程具有五点结构</w:t>
      </w:r>
      <w:r>
        <w:rPr>
          <w:rFonts w:ascii="Times New Roman" w:hAnsi="Times New Roman" w:eastAsia="Times New Roman"/>
          <w:sz w:val="24"/>
          <w:lang w:eastAsia="zh-CN"/>
        </w:rPr>
        <w:t>，</w:t>
      </w:r>
      <w:r>
        <w:rPr>
          <w:rFonts w:ascii="Times New Roman" w:hAnsi="Times New Roman" w:cs="宋体"/>
          <w:sz w:val="24"/>
          <w:lang w:eastAsia="zh-CN"/>
        </w:rPr>
        <w:t>其系数为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88ED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DD3889B">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a</m:t>
                              </m:r>
                            </m:e>
                            <m:sub>
                              <m:r>
                                <m:rPr/>
                                <m:t>P</m:t>
                              </m:r>
                            </m:sub>
                          </m:sSub>
                          <m:sSub>
                            <m:sSubPr/>
                            <m:e>
                              <m:r>
                                <m:rPr/>
                                <m:t>H</m:t>
                              </m:r>
                            </m:e>
                            <m:sub>
                              <m:r>
                                <m:rPr/>
                                <m:t>P</m:t>
                              </m:r>
                            </m:sub>
                          </m:sSub>
                          <m:r>
                            <m:rPr/>
                            <m:t>=</m:t>
                          </m:r>
                          <m:nary>
                            <m:naryPr>
                              <m:chr m:val="∑"/>
                              <m:limLoc m:val="undOvr"/>
                              <m:supHide m:val="1"/>
                            </m:naryPr>
                            <m:sub>
                              <m:r>
                                <m:rPr/>
                                <m:t>N∈</m:t>
                              </m:r>
                              <m:sSub>
                                <m:sSubPr/>
                                <m:e>
                                  <m:r>
                                    <m:rPr>
                                      <m:sty m:val="p"/>
                                    </m:rPr>
                                    <m:t>N</m:t>
                                  </m:r>
                                </m:e>
                                <m:sub>
                                  <m:r>
                                    <m:rPr/>
                                    <m:t>P</m:t>
                                  </m:r>
                                </m:sub>
                              </m:sSub>
                            </m:sub>
                            <m:sup/>
                            <m:e/>
                          </m:nary>
                          <m:sSub>
                            <m:sSubPr/>
                            <m:e>
                              <m:r>
                                <m:rPr/>
                                <m:t>a</m:t>
                              </m:r>
                            </m:e>
                            <m:sub>
                              <m:r>
                                <m:rPr/>
                                <m:t>PN</m:t>
                              </m:r>
                            </m:sub>
                          </m:sSub>
                          <m:sSub>
                            <m:sSubPr/>
                            <m:e>
                              <m:r>
                                <m:rPr/>
                                <m:t>H</m:t>
                              </m:r>
                            </m:e>
                            <m:sub>
                              <m:r>
                                <m:rPr/>
                                <m:t>N</m:t>
                              </m:r>
                            </m:sub>
                          </m:sSub>
                          <m:sSub>
                            <m:sSubPr/>
                            <m:e>
                              <m:r>
                                <m:rPr/>
                                <m:t>+b</m:t>
                              </m:r>
                            </m:e>
                            <m:sub>
                              <m:r>
                                <m:rPr/>
                                <m:t>P</m:t>
                              </m:r>
                            </m:sub>
                          </m:sSub>
                        </m:e>
                      </m:mr>
                      <m:mr>
                        <m:e>
                          <m:sSub>
                            <m:sSubPr/>
                            <m:e>
                              <m:r>
                                <m:rPr/>
                                <m:t>a</m:t>
                              </m:r>
                            </m:e>
                            <m:sub>
                              <m:r>
                                <m:rPr/>
                                <m:t>PN</m:t>
                              </m:r>
                            </m:sub>
                          </m:sSub>
                          <m:sSub>
                            <m:sSubPr/>
                            <m:e>
                              <m:r>
                                <m:rPr/>
                                <m:t>=T</m:t>
                              </m:r>
                            </m:e>
                            <m:sub>
                              <m:r>
                                <m:rPr/>
                                <m:t>PN</m:t>
                              </m:r>
                            </m:sub>
                          </m:sSub>
                        </m:e>
                      </m:mr>
                      <m:mr>
                        <m:e>
                          <m:sSub>
                            <m:sSubPr/>
                            <m:e>
                              <m:r>
                                <m:rPr/>
                                <m:t>a</m:t>
                              </m:r>
                            </m:e>
                            <m:sub>
                              <m:r>
                                <m:rPr/>
                                <m:t>P</m:t>
                              </m:r>
                            </m:sub>
                          </m:sSub>
                          <m:r>
                            <m:rPr/>
                            <m:t>=</m:t>
                          </m:r>
                          <m:nary>
                            <m:naryPr>
                              <m:chr m:val="∑"/>
                              <m:limLoc m:val="undOvr"/>
                              <m:supHide m:val="1"/>
                            </m:naryPr>
                            <m:sub>
                              <m:r>
                                <m:rPr/>
                                <m:t>N</m:t>
                              </m:r>
                            </m:sub>
                            <m:sup/>
                            <m:e/>
                          </m:nary>
                          <m:sSub>
                            <m:sSubPr/>
                            <m:e>
                              <m:r>
                                <m:rPr/>
                                <m:t>T</m:t>
                              </m:r>
                            </m:e>
                            <m:sub>
                              <m:r>
                                <m:rPr/>
                                <m:t>PN</m:t>
                              </m:r>
                            </m:sub>
                          </m:sSub>
                          <m:r>
                            <m:rPr/>
                            <m:t>+</m:t>
                          </m:r>
                          <m:nary>
                            <m:naryPr>
                              <m:chr m:val="∑"/>
                              <m:limLoc m:val="undOvr"/>
                              <m:supHide m:val="1"/>
                            </m:naryPr>
                            <m:sub>
                              <m:r>
                                <m:rPr/>
                                <m:t>b</m:t>
                              </m:r>
                            </m:sub>
                            <m:sup/>
                            <m:e/>
                          </m:nary>
                          <m:sSub>
                            <m:sSubPr/>
                            <m:e>
                              <m:r>
                                <m:rPr/>
                                <m:t>T</m:t>
                              </m:r>
                            </m:e>
                            <m:sub>
                              <m:r>
                                <m:rPr/>
                                <m:t>Pb</m:t>
                              </m:r>
                            </m:sub>
                          </m:sSub>
                        </m:e>
                      </m:mr>
                    </m:m>
                  </m:e>
                </m:d>
              </m:oMath>
            </m:oMathPara>
          </w:p>
        </w:tc>
        <w:tc>
          <w:tcPr>
            <w:tcW w:w="848" w:type="dxa"/>
            <w:tcBorders>
              <w:top w:val="nil"/>
              <w:left w:val="nil"/>
              <w:bottom w:val="nil"/>
              <w:right w:val="nil"/>
            </w:tcBorders>
            <w:vAlign w:val="center"/>
          </w:tcPr>
          <w:p w14:paraId="7196E24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（4-11）</w:t>
            </w:r>
          </w:p>
        </w:tc>
      </w:tr>
    </w:tbl>
    <w:p w14:paraId="2F32547F">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a</m:t>
            </m:r>
          </m:e>
          <m:sub>
            <m:r>
              <m:rPr/>
              <m:t>P</m:t>
            </m:r>
          </m:sub>
        </m:sSub>
      </m:oMath>
      <w:r>
        <w:rPr>
          <w:rFonts w:ascii="Times New Roman" w:hAnsi="Times New Roman" w:cs="宋体"/>
          <w:sz w:val="24"/>
          <w:lang w:eastAsia="zh-CN"/>
        </w:rPr>
        <w:t>为中心系数</w:t>
      </w:r>
      <w:r>
        <w:rPr>
          <w:rFonts w:ascii="Times New Roman" w:hAnsi="Times New Roman" w:eastAsia="Times New Roman"/>
          <w:sz w:val="24"/>
          <w:lang w:eastAsia="zh-CN"/>
        </w:rPr>
        <w:t>，m²/s；</w:t>
      </w:r>
      <m:oMath>
        <m:sSub>
          <m:sSubPr/>
          <m:e>
            <m:r>
              <m:rPr/>
              <m:t>a</m:t>
            </m:r>
          </m:e>
          <m:sub>
            <m:r>
              <m:rPr/>
              <m:t>PN</m:t>
            </m:r>
          </m:sub>
        </m:sSub>
      </m:oMath>
      <w:r>
        <w:rPr>
          <w:rFonts w:ascii="Times New Roman" w:hAnsi="Times New Roman" w:cs="宋体"/>
          <w:sz w:val="24"/>
          <w:lang w:eastAsia="zh-CN"/>
        </w:rPr>
        <w:t>为邻接系数</w:t>
      </w:r>
      <w:r>
        <w:rPr>
          <w:rFonts w:ascii="Times New Roman" w:hAnsi="Times New Roman" w:eastAsia="Times New Roman"/>
          <w:sz w:val="24"/>
          <w:lang w:eastAsia="zh-CN"/>
        </w:rPr>
        <w:t>，m²/s；</w:t>
      </w:r>
      <m:oMath>
        <m:sSub>
          <m:sSubPr/>
          <m:e>
            <m:r>
              <m:rPr/>
              <m:t>b</m:t>
            </m:r>
          </m:e>
          <m:sub>
            <m:r>
              <m:rPr/>
              <m:t>P</m:t>
            </m:r>
          </m:sub>
        </m:sSub>
        <m:sSub>
          <m:sSubPr/>
          <m:e>
            <m:r>
              <m:rPr/>
              <m:t>=s</m:t>
            </m:r>
          </m:e>
          <m:sub>
            <m:r>
              <m:rPr/>
              <m:t>P</m:t>
            </m:r>
          </m:sub>
        </m:sSub>
        <m:sSub>
          <m:sSubPr/>
          <m:e>
            <m:r>
              <m:rPr/>
              <m:t>V</m:t>
            </m:r>
          </m:e>
          <m:sub>
            <m:r>
              <m:rPr/>
              <m:t>P</m:t>
            </m:r>
          </m:sub>
        </m:sSub>
        <m:r>
          <m:rPr/>
          <m:t>+</m:t>
        </m:r>
        <m:nary>
          <m:naryPr>
            <m:chr m:val="∑"/>
            <m:limLoc m:val="undOvr"/>
            <m:supHide m:val="1"/>
          </m:naryPr>
          <m:sub>
            <m:r>
              <m:rPr/>
              <m:t>b</m:t>
            </m:r>
          </m:sub>
          <m:sup/>
          <m:e/>
        </m:nary>
        <m:sSub>
          <m:sSubPr/>
          <m:e>
            <m:r>
              <m:rPr/>
              <m:t>T</m:t>
            </m:r>
          </m:e>
          <m:sub>
            <m:r>
              <m:rPr/>
              <m:t>Pb</m:t>
            </m:r>
          </m:sub>
        </m:sSub>
        <m:sSub>
          <m:sSubPr/>
          <m:e>
            <m:r>
              <m:rPr/>
              <m:t>H</m:t>
            </m:r>
          </m:e>
          <m:sub>
            <m:r>
              <m:rPr/>
              <m:t>b</m:t>
            </m:r>
          </m:sub>
        </m:sSub>
      </m:oMath>
      <w:r>
        <w:rPr>
          <w:rFonts w:ascii="Times New Roman" w:hAnsi="Times New Roman" w:cs="宋体"/>
          <w:sz w:val="24"/>
          <w:lang w:eastAsia="zh-CN"/>
        </w:rPr>
        <w:t>为边界与源汇贡献</w:t>
      </w:r>
      <w:r>
        <w:rPr>
          <w:rFonts w:ascii="Times New Roman" w:hAnsi="Times New Roman" w:eastAsia="Times New Roman"/>
          <w:sz w:val="24"/>
          <w:lang w:eastAsia="zh-CN"/>
        </w:rPr>
        <w:t>，m³/s。</w:t>
      </w:r>
    </w:p>
    <w:p w14:paraId="38E06501">
      <w:pPr>
        <w:spacing w:after="0" w:line="360" w:lineRule="auto"/>
        <w:rPr>
          <w:lang w:eastAsia="zh-CN"/>
        </w:rPr>
      </w:pPr>
      <w:r>
        <w:rPr>
          <w:rFonts w:ascii="Times New Roman" w:hAnsi="Times New Roman" w:cs="宋体"/>
          <w:sz w:val="24"/>
          <w:lang w:eastAsia="zh-CN"/>
        </w:rPr>
        <w:t>对于非饱和稳态问题</w:t>
      </w:r>
      <w:r>
        <w:rPr>
          <w:rFonts w:ascii="Times New Roman" w:hAnsi="Times New Roman" w:eastAsia="Times New Roman"/>
          <w:sz w:val="24"/>
          <w:lang w:eastAsia="zh-CN"/>
        </w:rPr>
        <w:t>，</w:t>
      </w:r>
      <w:r>
        <w:rPr>
          <w:rFonts w:ascii="Times New Roman" w:hAnsi="Times New Roman" w:cs="宋体"/>
          <w:sz w:val="24"/>
          <w:lang w:eastAsia="zh-CN"/>
        </w:rPr>
        <w:t>以</w:t>
      </w:r>
      <w:r>
        <w:rPr>
          <w:rFonts w:ascii="Times New Roman" w:hAnsi="Times New Roman" w:eastAsia="Times New Roman"/>
          <w:sz w:val="24"/>
          <w:lang w:eastAsia="zh-CN"/>
        </w:rPr>
        <w:t>Picard</w:t>
      </w:r>
      <w:r>
        <w:rPr>
          <w:rFonts w:ascii="Times New Roman" w:hAnsi="Times New Roman" w:cs="宋体"/>
          <w:sz w:val="24"/>
          <w:lang w:eastAsia="zh-CN"/>
        </w:rPr>
        <w:t>迭代更新材料导水率和渗出边界状态</w:t>
      </w:r>
      <w:r>
        <w:rPr>
          <w:rFonts w:ascii="Times New Roman" w:hAnsi="Times New Roman" w:eastAsia="Times New Roman"/>
          <w:sz w:val="24"/>
          <w:lang w:eastAsia="zh-CN"/>
        </w:rPr>
        <w:t>。</w:t>
      </w:r>
      <w:r>
        <w:rPr>
          <w:rFonts w:ascii="Times New Roman" w:hAnsi="Times New Roman" w:cs="宋体"/>
          <w:sz w:val="24"/>
          <w:lang w:eastAsia="zh-CN"/>
        </w:rPr>
        <w:t>设</w:t>
      </w:r>
      <m:oMath>
        <m:r>
          <m:rPr/>
          <m:t>k</m:t>
        </m:r>
      </m:oMath>
      <w:r>
        <w:rPr>
          <w:rFonts w:ascii="Times New Roman" w:hAnsi="Times New Roman" w:cs="宋体"/>
          <w:sz w:val="24"/>
          <w:lang w:eastAsia="zh-CN"/>
        </w:rPr>
        <w:t>为非线性迭代序号</w:t>
      </w:r>
      <w:r>
        <w:rPr>
          <w:rFonts w:ascii="Times New Roman" w:hAnsi="Times New Roman" w:eastAsia="Times New Roman"/>
          <w:sz w:val="24"/>
          <w:lang w:eastAsia="zh-CN"/>
        </w:rPr>
        <w:t>，</w:t>
      </w:r>
      <w:r>
        <w:rPr>
          <w:rFonts w:ascii="Times New Roman" w:hAnsi="Times New Roman" w:cs="宋体"/>
          <w:sz w:val="24"/>
          <w:lang w:eastAsia="zh-CN"/>
        </w:rPr>
        <w:t>先求得当前系数下的预测水头</w:t>
      </w:r>
      <w:r>
        <w:rPr>
          <w:rFonts w:ascii="Times New Roman" w:hAnsi="Times New Roman" w:eastAsia="Times New Roman"/>
          <w:sz w:val="24"/>
          <w:lang w:eastAsia="zh-CN"/>
        </w:rPr>
        <w:t>，</w:t>
      </w:r>
      <w:r>
        <w:rPr>
          <w:rFonts w:ascii="Times New Roman" w:hAnsi="Times New Roman" w:cs="宋体"/>
          <w:sz w:val="24"/>
          <w:lang w:eastAsia="zh-CN"/>
        </w:rPr>
        <w:t>再进行欠松弛</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AC2E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BBB5BB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p>
                            <m:sSupPr/>
                            <m:e>
                              <m:r>
                                <m:rPr>
                                  <m:sty m:val="b"/>
                                </m:rPr>
                                <m:t>A</m:t>
                              </m:r>
                            </m:e>
                            <m:sup>
                              <m:r>
                                <m:rPr/>
                                <m:t>k</m:t>
                              </m:r>
                            </m:sup>
                          </m:sSup>
                          <m:sSup>
                            <m:sSupPr/>
                            <m:e>
                              <m:r>
                                <m:rPr>
                                  <m:sty m:val="b"/>
                                </m:rPr>
                                <m:t>H</m:t>
                              </m:r>
                            </m:e>
                            <m:sup>
                              <m:r>
                                <m:rPr/>
                                <m:t>k+1,∗</m:t>
                              </m:r>
                            </m:sup>
                          </m:sSup>
                          <m:r>
                            <m:rPr/>
                            <m:t>=</m:t>
                          </m:r>
                          <m:sSup>
                            <m:sSupPr/>
                            <m:e>
                              <m:r>
                                <m:rPr>
                                  <m:sty m:val="b"/>
                                </m:rPr>
                                <m:t>b</m:t>
                              </m:r>
                            </m:e>
                            <m:sup>
                              <m:r>
                                <m:rPr/>
                                <m:t>k</m:t>
                              </m:r>
                            </m:sup>
                          </m:sSup>
                        </m:e>
                      </m:mr>
                      <m:mr>
                        <m:e>
                          <m:sSup>
                            <m:sSupPr/>
                            <m:e>
                              <m:r>
                                <m:rPr>
                                  <m:sty m:val="b"/>
                                </m:rPr>
                                <m:t>H</m:t>
                              </m:r>
                            </m:e>
                            <m:sup>
                              <m:r>
                                <m:rPr/>
                                <m:t>k+1</m:t>
                              </m:r>
                            </m:sup>
                          </m:sSup>
                          <m:r>
                            <m:rPr/>
                            <m:t>=</m:t>
                          </m:r>
                          <m:sSup>
                            <m:sSupPr/>
                            <m:e>
                              <m:r>
                                <m:rPr>
                                  <m:sty m:val="b"/>
                                </m:rPr>
                                <m:t>H</m:t>
                              </m:r>
                            </m:e>
                            <m:sup>
                              <m:r>
                                <m:rPr/>
                                <m:t>k</m:t>
                              </m:r>
                            </m:sup>
                          </m:sSup>
                          <m:r>
                            <m:rPr/>
                            <m:t>+</m:t>
                          </m:r>
                          <m:sSup>
                            <m:sSupPr/>
                            <m:e>
                              <m:r>
                                <m:rPr/>
                                <m:t>ω</m:t>
                              </m:r>
                            </m:e>
                            <m:sup>
                              <m:r>
                                <m:rPr/>
                                <m:t>k</m:t>
                              </m:r>
                            </m:sup>
                          </m:sSup>
                          <m:r>
                            <m:rPr/>
                            <m:t>(</m:t>
                          </m:r>
                          <m:sSup>
                            <m:sSupPr/>
                            <m:e>
                              <m:r>
                                <m:rPr>
                                  <m:sty m:val="b"/>
                                </m:rPr>
                                <m:t>H</m:t>
                              </m:r>
                            </m:e>
                            <m:sup>
                              <m:r>
                                <m:rPr/>
                                <m:t>k+1,∗</m:t>
                              </m:r>
                            </m:sup>
                          </m:sSup>
                          <m:r>
                            <m:rPr/>
                            <m:t>−</m:t>
                          </m:r>
                          <m:sSup>
                            <m:sSupPr/>
                            <m:e>
                              <m:r>
                                <m:rPr>
                                  <m:sty m:val="b"/>
                                </m:rPr>
                                <m:t>H</m:t>
                              </m:r>
                            </m:e>
                            <m:sup>
                              <m:r>
                                <m:rPr/>
                                <m:t>k</m:t>
                              </m:r>
                            </m:sup>
                          </m:sSup>
                          <m:r>
                            <m:rPr/>
                            <m:t>)</m:t>
                          </m:r>
                        </m:e>
                      </m:mr>
                      <m:mr>
                        <m:e>
                          <m:sSup>
                            <m:sSupPr/>
                            <m:e>
                              <m:r>
                                <m:rPr/>
                                <m:t>ω</m:t>
                              </m:r>
                            </m:e>
                            <m:sup>
                              <m:r>
                                <m:rPr/>
                                <m:t>k</m:t>
                              </m:r>
                            </m:sup>
                          </m:sSup>
                          <m:r>
                            <m:rPr/>
                            <m:t>=</m:t>
                          </m:r>
                          <m:r>
                            <m:rPr>
                              <m:sty m:val="p"/>
                            </m:rPr>
                            <m:t>min</m:t>
                          </m:r>
                          <m:r>
                            <m:rPr/>
                            <m:t>{</m:t>
                          </m:r>
                          <m:sSub>
                            <m:sSubPr/>
                            <m:e>
                              <m:r>
                                <m:rPr/>
                                <m:t>ω</m:t>
                              </m:r>
                            </m:e>
                            <m:sub>
                              <m:r>
                                <m:rPr/>
                                <m:t>0</m:t>
                              </m:r>
                            </m:sub>
                          </m:sSub>
                          <m:sSub>
                            <m:sSubPr/>
                            <m:e>
                              <m:r>
                                <m:rPr/>
                                <m:t>,h</m:t>
                              </m:r>
                            </m:e>
                            <m:sub>
                              <m:r>
                                <m:rPr>
                                  <m:sty m:val="p"/>
                                </m:rPr>
                                <m:t>lim</m:t>
                              </m:r>
                            </m:sub>
                          </m:sSub>
                          <m:r>
                            <m:rPr/>
                            <m:t>/</m:t>
                          </m:r>
                          <m:r>
                            <m:rPr>
                              <m:sty m:val="p"/>
                            </m:rPr>
                            <m:t>max</m:t>
                          </m:r>
                          <m:r>
                            <m:rPr/>
                            <m:t>(‖</m:t>
                          </m:r>
                          <m:sSup>
                            <m:sSupPr/>
                            <m:e>
                              <m:r>
                                <m:rPr>
                                  <m:sty m:val="b"/>
                                </m:rPr>
                                <m:t>H</m:t>
                              </m:r>
                            </m:e>
                            <m:sup>
                              <m:r>
                                <m:rPr/>
                                <m:t>k+1,∗</m:t>
                              </m:r>
                            </m:sup>
                          </m:sSup>
                          <m:r>
                            <m:rPr/>
                            <m:t>−</m:t>
                          </m:r>
                          <m:sSup>
                            <m:sSupPr/>
                            <m:e>
                              <m:r>
                                <m:rPr>
                                  <m:sty m:val="b"/>
                                </m:rPr>
                                <m:t>H</m:t>
                              </m:r>
                            </m:e>
                            <m:sup>
                              <m:r>
                                <m:rPr/>
                                <m:t>k</m:t>
                              </m:r>
                            </m:sup>
                          </m:sSup>
                          <m:sSub>
                            <m:sSubPr/>
                            <m:e>
                              <m:r>
                                <m:rPr/>
                                <m:t>‖</m:t>
                              </m:r>
                            </m:e>
                            <m:sub>
                              <m:r>
                                <m:rPr/>
                                <m:t>∞</m:t>
                              </m:r>
                            </m:sub>
                          </m:sSub>
                          <m:sSub>
                            <m:sSubPr/>
                            <m:e>
                              <m:r>
                                <m:rPr/>
                                <m:t>,h</m:t>
                              </m:r>
                            </m:e>
                            <m:sub>
                              <m:r>
                                <m:rPr>
                                  <m:sty m:val="p"/>
                                </m:rPr>
                                <m:t>lim</m:t>
                              </m:r>
                            </m:sub>
                          </m:sSub>
                          <m:r>
                            <m:rPr/>
                            <m:t>)}</m:t>
                          </m:r>
                        </m:e>
                      </m:mr>
                    </m:m>
                  </m:e>
                </m:d>
              </m:oMath>
            </m:oMathPara>
          </w:p>
        </w:tc>
        <w:tc>
          <w:tcPr>
            <w:tcW w:w="848" w:type="dxa"/>
            <w:tcBorders>
              <w:top w:val="nil"/>
              <w:left w:val="nil"/>
              <w:bottom w:val="nil"/>
              <w:right w:val="nil"/>
            </w:tcBorders>
            <w:vAlign w:val="center"/>
          </w:tcPr>
          <w:p w14:paraId="29D763D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（4-12）</w:t>
            </w:r>
          </w:p>
        </w:tc>
      </w:tr>
    </w:tbl>
    <w:p w14:paraId="0740CF9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p>
          <m:sSupPr/>
          <m:e>
            <m:r>
              <m:rPr>
                <m:sty m:val="b"/>
              </m:rPr>
              <m:t>A</m:t>
            </m:r>
          </m:e>
          <m:sup>
            <m:r>
              <m:rPr/>
              <m:t>k</m:t>
            </m:r>
          </m:sup>
        </m:sSup>
      </m:oMath>
      <w:r>
        <w:rPr>
          <w:rFonts w:ascii="Times New Roman" w:hAnsi="Times New Roman" w:cs="宋体"/>
          <w:sz w:val="24"/>
          <w:lang w:eastAsia="zh-CN"/>
        </w:rPr>
        <w:t>为通量系数矩阵</w:t>
      </w:r>
      <w:r>
        <w:rPr>
          <w:rFonts w:ascii="Times New Roman" w:hAnsi="Times New Roman" w:eastAsia="Times New Roman"/>
          <w:sz w:val="24"/>
          <w:lang w:eastAsia="zh-CN"/>
        </w:rPr>
        <w:t>；</w:t>
      </w:r>
      <m:oMath>
        <m:sSup>
          <m:sSupPr/>
          <m:e>
            <m:r>
              <m:rPr>
                <m:sty m:val="b"/>
              </m:rPr>
              <m:t>b</m:t>
            </m:r>
          </m:e>
          <m:sup>
            <m:r>
              <m:rPr/>
              <m:t>k</m:t>
            </m:r>
          </m:sup>
        </m:sSup>
      </m:oMath>
      <w:r>
        <w:rPr>
          <w:rFonts w:ascii="Times New Roman" w:hAnsi="Times New Roman" w:cs="宋体"/>
          <w:sz w:val="24"/>
          <w:lang w:eastAsia="zh-CN"/>
        </w:rPr>
        <w:t>为右端向量</w:t>
      </w:r>
      <w:r>
        <w:rPr>
          <w:rFonts w:ascii="Times New Roman" w:hAnsi="Times New Roman" w:eastAsia="Times New Roman"/>
          <w:sz w:val="24"/>
          <w:lang w:eastAsia="zh-CN"/>
        </w:rPr>
        <w:t>；</w:t>
      </w:r>
      <m:oMath>
        <m:sSup>
          <m:sSupPr/>
          <m:e>
            <m:r>
              <m:rPr>
                <m:sty m:val="b"/>
              </m:rPr>
              <m:t>H</m:t>
            </m:r>
          </m:e>
          <m:sup>
            <m:r>
              <m:rPr/>
              <m:t>k</m:t>
            </m:r>
          </m:sup>
        </m:sSup>
      </m:oMath>
      <w:r>
        <w:rPr>
          <w:rFonts w:ascii="Times New Roman" w:hAnsi="Times New Roman" w:cs="宋体"/>
          <w:sz w:val="24"/>
          <w:lang w:eastAsia="zh-CN"/>
        </w:rPr>
        <w:t>为单元水头向量</w:t>
      </w:r>
      <w:r>
        <w:rPr>
          <w:rFonts w:ascii="Times New Roman" w:hAnsi="Times New Roman" w:eastAsia="Times New Roman"/>
          <w:sz w:val="24"/>
          <w:lang w:eastAsia="zh-CN"/>
        </w:rPr>
        <w:t>；</w:t>
      </w:r>
      <m:oMath>
        <m:sSup>
          <m:sSupPr/>
          <m:e>
            <m:r>
              <m:rPr>
                <m:sty m:val="b"/>
              </m:rPr>
              <m:t>H</m:t>
            </m:r>
          </m:e>
          <m:sup>
            <m:r>
              <m:rPr/>
              <m:t>k+1,∗</m:t>
            </m:r>
          </m:sup>
        </m:sSup>
      </m:oMath>
      <w:r>
        <w:rPr>
          <w:rFonts w:ascii="Times New Roman" w:hAnsi="Times New Roman" w:cs="宋体"/>
          <w:sz w:val="24"/>
          <w:lang w:eastAsia="zh-CN"/>
        </w:rPr>
        <w:t>为未经松弛的预测水头</w:t>
      </w:r>
      <w:r>
        <w:rPr>
          <w:rFonts w:ascii="Times New Roman" w:hAnsi="Times New Roman" w:eastAsia="Times New Roman"/>
          <w:sz w:val="24"/>
          <w:lang w:eastAsia="zh-CN"/>
        </w:rPr>
        <w:t>；</w:t>
      </w:r>
      <m:oMath>
        <m:sSup>
          <m:sSupPr/>
          <m:e>
            <m:r>
              <m:rPr/>
              <m:t>ω</m:t>
            </m:r>
          </m:e>
          <m:sup>
            <m:r>
              <m:rPr/>
              <m:t>k</m:t>
            </m:r>
          </m:sup>
        </m:sSup>
      </m:oMath>
      <w:r>
        <w:rPr>
          <w:rFonts w:ascii="Times New Roman" w:hAnsi="Times New Roman" w:cs="宋体"/>
          <w:sz w:val="24"/>
          <w:lang w:eastAsia="zh-CN"/>
        </w:rPr>
        <w:t>为第</w:t>
      </w:r>
      <m:oMath>
        <m:r>
          <m:rPr/>
          <m:t>k</m:t>
        </m:r>
      </m:oMath>
      <w:r>
        <w:rPr>
          <w:rFonts w:ascii="Times New Roman" w:hAnsi="Times New Roman" w:cs="宋体"/>
          <w:sz w:val="24"/>
          <w:lang w:eastAsia="zh-CN"/>
        </w:rPr>
        <w:t>次迭代的欠松弛系数</w:t>
      </w:r>
      <w:r>
        <w:rPr>
          <w:rFonts w:ascii="Times New Roman" w:hAnsi="Times New Roman" w:eastAsia="Times New Roman"/>
          <w:sz w:val="24"/>
          <w:lang w:eastAsia="zh-CN"/>
        </w:rPr>
        <w:t>；</w:t>
      </w:r>
      <m:oMath>
        <m:sSub>
          <m:sSubPr/>
          <m:e>
            <m:r>
              <m:rPr/>
              <m:t>ω</m:t>
            </m:r>
          </m:e>
          <m:sub>
            <m:r>
              <m:rPr/>
              <m:t>0</m:t>
            </m:r>
          </m:sub>
        </m:sSub>
      </m:oMath>
      <w:r>
        <w:rPr>
          <w:rFonts w:ascii="Times New Roman" w:hAnsi="Times New Roman" w:cs="宋体"/>
          <w:sz w:val="24"/>
          <w:lang w:eastAsia="zh-CN"/>
        </w:rPr>
        <w:t>为模型预设系数</w:t>
      </w:r>
      <w:r>
        <w:rPr>
          <w:rFonts w:ascii="Times New Roman" w:hAnsi="Times New Roman" w:eastAsia="Times New Roman"/>
          <w:sz w:val="24"/>
          <w:lang w:eastAsia="zh-CN"/>
        </w:rPr>
        <w:t>，</w:t>
      </w:r>
      <w:r>
        <w:rPr>
          <w:rFonts w:ascii="Times New Roman" w:hAnsi="Times New Roman" w:cs="宋体"/>
          <w:sz w:val="24"/>
          <w:lang w:eastAsia="zh-CN"/>
        </w:rPr>
        <w:t>满足</w:t>
      </w:r>
      <m:oMath>
        <m:r>
          <m:rPr/>
          <m:t>0&lt;</m:t>
        </m:r>
        <m:sSub>
          <m:sSubPr/>
          <m:e>
            <m:r>
              <m:rPr/>
              <m:t>ω</m:t>
            </m:r>
          </m:e>
          <m:sub>
            <m:r>
              <m:rPr/>
              <m:t>0</m:t>
            </m:r>
          </m:sub>
        </m:sSub>
        <m:r>
          <m:rPr/>
          <m:t>≤1</m:t>
        </m:r>
      </m:oMath>
      <w:r>
        <w:rPr>
          <w:rFonts w:ascii="Times New Roman" w:hAnsi="Times New Roman" w:eastAsia="Times New Roman"/>
          <w:sz w:val="24"/>
          <w:lang w:eastAsia="zh-CN"/>
        </w:rPr>
        <w:t>；</w:t>
      </w:r>
      <m:oMath>
        <m:sSub>
          <m:sSubPr/>
          <m:e>
            <m:r>
              <m:rPr/>
              <m:t>h</m:t>
            </m:r>
          </m:e>
          <m:sub>
            <m:r>
              <m:rPr>
                <m:sty m:val="p"/>
              </m:rPr>
              <m:t>lim</m:t>
            </m:r>
          </m:sub>
        </m:sSub>
        <m:r>
          <m:rPr/>
          <m:t>=2 </m:t>
        </m:r>
        <m:r>
          <m:rPr>
            <m:sty m:val="p"/>
          </m:rPr>
          <m:t>m</m:t>
        </m:r>
      </m:oMath>
      <w:r>
        <w:rPr>
          <w:rFonts w:ascii="Times New Roman" w:hAnsi="Times New Roman" w:cs="宋体"/>
          <w:sz w:val="24"/>
          <w:lang w:eastAsia="zh-CN"/>
        </w:rPr>
        <w:t>为单次水头修正上限</w:t>
      </w:r>
      <w:r>
        <w:rPr>
          <w:rFonts w:ascii="Times New Roman" w:hAnsi="Times New Roman" w:eastAsia="Times New Roman"/>
          <w:sz w:val="24"/>
          <w:lang w:eastAsia="zh-CN"/>
        </w:rPr>
        <w:t>。</w:t>
      </w:r>
      <w:r>
        <w:rPr>
          <w:rFonts w:ascii="Times New Roman" w:hAnsi="Times New Roman" w:cs="宋体"/>
          <w:sz w:val="24"/>
          <w:lang w:eastAsia="zh-CN"/>
        </w:rPr>
        <w:t>迭代收敛同时依据未松弛水头修正量和控制体守恒残差</w:t>
      </w:r>
      <w:r>
        <w:rPr>
          <w:rFonts w:ascii="Times New Roman" w:hAnsi="Times New Roman" w:eastAsia="Times New Roman"/>
          <w:sz w:val="24"/>
          <w:lang w:eastAsia="zh-CN"/>
        </w:rPr>
        <w:t>。</w:t>
      </w:r>
      <w:r>
        <w:rPr>
          <w:rFonts w:ascii="Times New Roman" w:hAnsi="Times New Roman" w:cs="宋体"/>
          <w:sz w:val="24"/>
          <w:lang w:eastAsia="zh-CN"/>
        </w:rPr>
        <w:t>洞庭湖工况阈值分别为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和</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−9</w:t>
      </w:r>
      <w:r>
        <w:rPr>
          <w:rFonts w:ascii="Times New Roman" w:hAnsi="Times New Roman" w:eastAsia="Times New Roman"/>
          <w:sz w:val="24"/>
          <w:lang w:eastAsia="zh-CN"/>
        </w:rPr>
        <w:t xml:space="preserve"> m³/s，</w:t>
      </w:r>
      <w:r>
        <w:rPr>
          <w:rFonts w:ascii="Times New Roman" w:hAnsi="Times New Roman" w:cs="宋体"/>
          <w:sz w:val="24"/>
          <w:lang w:eastAsia="zh-CN"/>
        </w:rPr>
        <w:t>砂坝水头阈值为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−6</w:t>
      </w:r>
      <w:r>
        <w:rPr>
          <w:rFonts w:ascii="Times New Roman" w:hAnsi="Times New Roman" w:eastAsia="Times New Roman"/>
          <w:sz w:val="24"/>
          <w:lang w:eastAsia="zh-CN"/>
        </w:rPr>
        <w:t xml:space="preserve"> m。</w:t>
      </w:r>
      <w:r>
        <w:rPr>
          <w:rFonts w:ascii="Times New Roman" w:hAnsi="Times New Roman" w:cs="宋体"/>
          <w:sz w:val="24"/>
          <w:lang w:eastAsia="zh-CN"/>
        </w:rPr>
        <w:t>地表按单元中心高程离散</w:t>
      </w:r>
      <w:r>
        <w:rPr>
          <w:rFonts w:ascii="Times New Roman" w:hAnsi="Times New Roman" w:eastAsia="Times New Roman"/>
          <w:sz w:val="24"/>
          <w:lang w:eastAsia="zh-CN"/>
        </w:rPr>
        <w:t>；</w:t>
      </w:r>
      <w:r>
        <w:rPr>
          <w:rFonts w:ascii="Times New Roman" w:hAnsi="Times New Roman" w:cs="宋体"/>
          <w:sz w:val="24"/>
          <w:lang w:eastAsia="zh-CN"/>
        </w:rPr>
        <w:t>二维单宽流量以</w:t>
      </w:r>
      <w:r>
        <w:rPr>
          <w:rFonts w:ascii="Times New Roman" w:hAnsi="Times New Roman" w:eastAsia="Times New Roman"/>
          <w:sz w:val="24"/>
          <w:lang w:eastAsia="zh-CN"/>
        </w:rPr>
        <w:t>m²/s</w:t>
      </w:r>
      <w:r>
        <w:rPr>
          <w:rFonts w:ascii="Times New Roman" w:hAnsi="Times New Roman" w:cs="宋体"/>
          <w:sz w:val="24"/>
          <w:lang w:eastAsia="zh-CN"/>
        </w:rPr>
        <w:t>表示</w:t>
      </w:r>
      <w:r>
        <w:rPr>
          <w:rFonts w:ascii="Times New Roman" w:hAnsi="Times New Roman" w:eastAsia="Times New Roman"/>
          <w:sz w:val="24"/>
          <w:lang w:eastAsia="zh-CN"/>
        </w:rPr>
        <w:t>。</w:t>
      </w:r>
    </w:p>
    <w:p w14:paraId="5C6876D8">
      <w:pPr>
        <w:spacing w:after="0" w:line="360" w:lineRule="auto"/>
        <w:rPr>
          <w:lang w:eastAsia="zh-CN"/>
        </w:rPr>
      </w:pPr>
      <w:r>
        <w:rPr>
          <w:rFonts w:ascii="Times New Roman" w:hAnsi="Times New Roman" w:eastAsia="Times New Roman" w:cs="Times New Roman"/>
          <w:sz w:val="24"/>
          <w:lang w:eastAsia="zh-CN"/>
        </w:rPr>
        <w:t xml:space="preserve">4.1.3  </w:t>
      </w:r>
      <w:r>
        <w:rPr>
          <w:rFonts w:ascii="Times New Roman" w:hAnsi="Times New Roman" w:cs="宋体"/>
          <w:sz w:val="24"/>
          <w:lang w:eastAsia="zh-CN"/>
        </w:rPr>
        <w:t>模型验证</w:t>
      </w:r>
    </w:p>
    <w:p w14:paraId="2EA43601">
      <w:pPr>
        <w:spacing w:after="0" w:line="360" w:lineRule="auto"/>
        <w:rPr>
          <w:lang w:eastAsia="zh-CN"/>
        </w:rPr>
      </w:pPr>
      <w:r>
        <w:rPr>
          <w:rFonts w:ascii="Times New Roman" w:hAnsi="Times New Roman" w:cs="宋体"/>
          <w:sz w:val="24"/>
          <w:lang w:eastAsia="zh-CN"/>
        </w:rPr>
        <w:t>模型验证分为解析解检验</w:t>
      </w:r>
      <w:r>
        <w:rPr>
          <w:rFonts w:ascii="Times New Roman" w:hAnsi="Times New Roman" w:eastAsia="Times New Roman"/>
          <w:sz w:val="24"/>
          <w:lang w:eastAsia="zh-CN"/>
        </w:rPr>
        <w:t>、FVM</w:t>
      </w:r>
      <w:r>
        <w:rPr>
          <w:rFonts w:ascii="Times New Roman" w:hAnsi="Times New Roman" w:cs="宋体"/>
          <w:sz w:val="24"/>
          <w:lang w:eastAsia="zh-CN"/>
        </w:rPr>
        <w:t>与有限元法（</w:t>
      </w:r>
      <w:r>
        <w:rPr>
          <w:rFonts w:ascii="Times New Roman" w:hAnsi="Times New Roman" w:eastAsia="Times New Roman"/>
          <w:sz w:val="24"/>
          <w:lang w:eastAsia="zh-CN"/>
        </w:rPr>
        <w:t>FEM</w:t>
      </w:r>
      <w:r>
        <w:rPr>
          <w:rFonts w:ascii="Times New Roman" w:hAnsi="Times New Roman" w:cs="宋体"/>
          <w:sz w:val="24"/>
          <w:lang w:eastAsia="zh-CN"/>
        </w:rPr>
        <w:t>）数值交叉验证</w:t>
      </w:r>
      <w:r>
        <w:rPr>
          <w:rFonts w:ascii="Times New Roman" w:hAnsi="Times New Roman" w:eastAsia="Times New Roman"/>
          <w:sz w:val="24"/>
          <w:lang w:eastAsia="zh-CN"/>
        </w:rPr>
        <w:t>，</w:t>
      </w:r>
      <w:r>
        <w:rPr>
          <w:rFonts w:ascii="Times New Roman" w:hAnsi="Times New Roman" w:cs="宋体"/>
          <w:sz w:val="24"/>
          <w:lang w:eastAsia="zh-CN"/>
        </w:rPr>
        <w:t>以及砂坝流网三个验证工况</w:t>
      </w:r>
      <w:r>
        <w:rPr>
          <w:rFonts w:eastAsia="Times New Roman"/>
          <w:sz w:val="24"/>
          <w:vertAlign w:val="superscript"/>
          <w:lang w:eastAsia="zh-CN"/>
        </w:rPr>
        <w:t xml:space="preserve"> </w:t>
      </w:r>
      <w:r>
        <w:rPr>
          <w:rFonts w:ascii="Times New Roman" w:hAnsi="Times New Roman" w:eastAsia="Times New Roman"/>
          <w:sz w:val="24"/>
          <w:vertAlign w:val="superscript"/>
          <w:lang w:eastAsia="zh-CN"/>
        </w:rPr>
        <w:t>[190,195]</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最大绝对误差与均方根误差定义为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2E68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4F614BA">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E</m:t>
                              </m:r>
                            </m:e>
                            <m:sub>
                              <m:r>
                                <m:rPr/>
                                <m:t>∞</m:t>
                              </m:r>
                            </m:sub>
                          </m:sSub>
                          <m:r>
                            <m:rPr/>
                            <m:t>=</m:t>
                          </m:r>
                          <m:sSub>
                            <m:sSubPr/>
                            <m:e>
                              <m:r>
                                <m:rPr>
                                  <m:sty m:val="p"/>
                                </m:rPr>
                                <m:t>max</m:t>
                              </m:r>
                            </m:e>
                            <m:sub>
                              <m:r>
                                <m:rPr/>
                                <m:t>1≤j≤</m:t>
                              </m:r>
                              <m:sSub>
                                <m:sSubPr/>
                                <m:e>
                                  <m:r>
                                    <m:rPr/>
                                    <m:t>N</m:t>
                                  </m:r>
                                </m:e>
                                <m:sub>
                                  <m:r>
                                    <m:rPr/>
                                    <m:t>p</m:t>
                                  </m:r>
                                </m:sub>
                              </m:sSub>
                            </m:sub>
                          </m:sSub>
                          <m:sSub>
                            <m:sSubPr/>
                            <m:e>
                              <m:r>
                                <m:rPr/>
                                <m:t>|H</m:t>
                              </m:r>
                            </m:e>
                            <m:sub>
                              <m:r>
                                <m:rPr/>
                                <m:t>j</m:t>
                              </m:r>
                            </m:sub>
                          </m:sSub>
                          <m:sSubSup>
                            <m:sSubSupPr/>
                            <m:e>
                              <m:r>
                                <m:rPr/>
                                <m:t>−H</m:t>
                              </m:r>
                            </m:e>
                            <m:sub>
                              <m:r>
                                <m:rPr/>
                                <m:t>j</m:t>
                              </m:r>
                            </m:sub>
                            <m:sup>
                              <m:r>
                                <m:rPr>
                                  <m:sty m:val="p"/>
                                </m:rPr>
                                <m:t>ref</m:t>
                              </m:r>
                            </m:sup>
                          </m:sSubSup>
                          <m:r>
                            <m:rPr/>
                            <m:t>|</m:t>
                          </m:r>
                        </m:e>
                      </m:mr>
                      <m:mr>
                        <m:e>
                          <m:sSub>
                            <m:sSubPr/>
                            <m:e>
                              <m:r>
                                <m:rPr/>
                                <m:t>E</m:t>
                              </m:r>
                            </m:e>
                            <m:sub>
                              <m:r>
                                <m:rPr>
                                  <m:sty m:val="p"/>
                                </m:rPr>
                                <m:t>RMS</m:t>
                              </m:r>
                            </m:sub>
                          </m:sSub>
                          <m:r>
                            <m:rPr/>
                            <m:t>=</m:t>
                          </m:r>
                          <m:rad>
                            <m:radPr>
                              <m:degHide m:val="1"/>
                            </m:radPr>
                            <m:deg/>
                            <m:e>
                              <m:f>
                                <m:fPr/>
                                <m:num>
                                  <m:r>
                                    <m:rPr/>
                                    <m:t>1</m:t>
                                  </m:r>
                                </m:num>
                                <m:den>
                                  <m:sSub>
                                    <m:sSubPr/>
                                    <m:e>
                                      <m:r>
                                        <m:rPr/>
                                        <m:t>N</m:t>
                                      </m:r>
                                    </m:e>
                                    <m:sub>
                                      <m:r>
                                        <m:rPr/>
                                        <m:t>p</m:t>
                                      </m:r>
                                    </m:sub>
                                  </m:sSub>
                                </m:den>
                              </m:f>
                              <m:nary>
                                <m:naryPr>
                                  <m:chr m:val="∑"/>
                                  <m:limLoc m:val="undOvr"/>
                                </m:naryPr>
                                <m:sub>
                                  <m:r>
                                    <m:rPr/>
                                    <m:t>j=1</m:t>
                                  </m:r>
                                </m:sub>
                                <m:sup>
                                  <m:sSub>
                                    <m:sSubPr/>
                                    <m:e>
                                      <m:r>
                                        <m:rPr/>
                                        <m:t>N</m:t>
                                      </m:r>
                                    </m:e>
                                    <m:sub>
                                      <m:r>
                                        <m:rPr/>
                                        <m:t>p</m:t>
                                      </m:r>
                                    </m:sub>
                                  </m:sSub>
                                </m:sup>
                                <m:e/>
                              </m:nary>
                              <m:sSub>
                                <m:sSubPr/>
                                <m:e>
                                  <m:r>
                                    <m:rPr/>
                                    <m:t>(H</m:t>
                                  </m:r>
                                </m:e>
                                <m:sub>
                                  <m:r>
                                    <m:rPr/>
                                    <m:t>j</m:t>
                                  </m:r>
                                </m:sub>
                              </m:sSub>
                              <m:sSubSup>
                                <m:sSubSupPr/>
                                <m:e>
                                  <m:r>
                                    <m:rPr/>
                                    <m:t>−H</m:t>
                                  </m:r>
                                </m:e>
                                <m:sub>
                                  <m:r>
                                    <m:rPr/>
                                    <m:t>j</m:t>
                                  </m:r>
                                </m:sub>
                                <m:sup>
                                  <m:r>
                                    <m:rPr>
                                      <m:sty m:val="p"/>
                                    </m:rPr>
                                    <m:t>ref</m:t>
                                  </m:r>
                                </m:sup>
                              </m:sSubSup>
                              <m:sSup>
                                <m:sSupPr/>
                                <m:e>
                                  <m:r>
                                    <m:rPr/>
                                    <m:t>)</m:t>
                                  </m:r>
                                </m:e>
                                <m:sup>
                                  <m:r>
                                    <m:rPr/>
                                    <m:t>2</m:t>
                                  </m:r>
                                </m:sup>
                              </m:sSup>
                            </m:e>
                          </m:rad>
                        </m:e>
                      </m:mr>
                    </m:m>
                  </m:e>
                </m:d>
              </m:oMath>
            </m:oMathPara>
          </w:p>
        </w:tc>
        <w:tc>
          <w:tcPr>
            <w:tcW w:w="848" w:type="dxa"/>
            <w:tcBorders>
              <w:top w:val="nil"/>
              <w:left w:val="nil"/>
              <w:bottom w:val="nil"/>
              <w:right w:val="nil"/>
            </w:tcBorders>
            <w:vAlign w:val="center"/>
          </w:tcPr>
          <w:p w14:paraId="2083DB1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（4-13）</w:t>
            </w:r>
          </w:p>
        </w:tc>
      </w:tr>
    </w:tbl>
    <w:p w14:paraId="7F6C5BA6">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E</m:t>
            </m:r>
          </m:e>
          <m:sub>
            <m:r>
              <m:rPr/>
              <m:t>∞</m:t>
            </m:r>
          </m:sub>
        </m:sSub>
      </m:oMath>
      <w:r>
        <w:rPr>
          <w:rFonts w:ascii="Times New Roman" w:hAnsi="Times New Roman" w:cs="宋体"/>
          <w:sz w:val="24"/>
          <w:lang w:eastAsia="zh-CN"/>
        </w:rPr>
        <w:t>和</w:t>
      </w:r>
      <m:oMath>
        <m:sSub>
          <m:sSubPr/>
          <m:e>
            <m:r>
              <m:rPr/>
              <m:t>E</m:t>
            </m:r>
          </m:e>
          <m:sub>
            <m:r>
              <m:rPr>
                <m:sty m:val="p"/>
              </m:rPr>
              <m:t>RMS</m:t>
            </m:r>
          </m:sub>
        </m:sSub>
      </m:oMath>
      <w:r>
        <w:rPr>
          <w:rFonts w:ascii="Times New Roman" w:hAnsi="Times New Roman" w:cs="宋体"/>
          <w:sz w:val="24"/>
          <w:lang w:eastAsia="zh-CN"/>
        </w:rPr>
        <w:t>分别为最大绝对误差和均方根误差</w:t>
      </w:r>
      <w:r>
        <w:rPr>
          <w:rFonts w:ascii="Times New Roman" w:hAnsi="Times New Roman" w:eastAsia="Times New Roman"/>
          <w:sz w:val="24"/>
          <w:lang w:eastAsia="zh-CN"/>
        </w:rPr>
        <w:t>（RMSE），m；</w:t>
      </w:r>
      <m:oMath>
        <m:sSub>
          <m:sSubPr/>
          <m:e>
            <m:r>
              <m:rPr/>
              <m:t>N</m:t>
            </m:r>
          </m:e>
          <m:sub>
            <m:r>
              <m:rPr/>
              <m:t>p</m:t>
            </m:r>
          </m:sub>
        </m:sSub>
      </m:oMath>
      <w:r>
        <w:rPr>
          <w:rFonts w:ascii="Times New Roman" w:hAnsi="Times New Roman" w:cs="宋体"/>
          <w:sz w:val="24"/>
          <w:lang w:eastAsia="zh-CN"/>
        </w:rPr>
        <w:t>为有效比较点数</w:t>
      </w:r>
      <w:r>
        <w:rPr>
          <w:rFonts w:ascii="Times New Roman" w:hAnsi="Times New Roman" w:eastAsia="Times New Roman"/>
          <w:sz w:val="24"/>
          <w:lang w:eastAsia="zh-CN"/>
        </w:rPr>
        <w:t>；</w:t>
      </w:r>
      <m:oMath>
        <m:r>
          <m:rPr/>
          <m:t>j</m:t>
        </m:r>
      </m:oMath>
      <w:r>
        <w:rPr>
          <w:rFonts w:ascii="Times New Roman" w:hAnsi="Times New Roman" w:cs="宋体"/>
          <w:sz w:val="24"/>
          <w:lang w:eastAsia="zh-CN"/>
        </w:rPr>
        <w:t>为点编号</w:t>
      </w:r>
      <w:r>
        <w:rPr>
          <w:rFonts w:ascii="Times New Roman" w:hAnsi="Times New Roman" w:eastAsia="Times New Roman"/>
          <w:sz w:val="24"/>
          <w:lang w:eastAsia="zh-CN"/>
        </w:rPr>
        <w:t>；</w:t>
      </w:r>
      <m:oMath>
        <m:sSubSup>
          <m:sSubSupPr/>
          <m:e>
            <m:r>
              <m:rPr/>
              <m:t>H</m:t>
            </m:r>
          </m:e>
          <m:sub>
            <m:r>
              <m:rPr/>
              <m:t>j</m:t>
            </m:r>
          </m:sub>
          <m:sup>
            <m:r>
              <m:rPr>
                <m:sty m:val="p"/>
              </m:rPr>
              <m:t>ref</m:t>
            </m:r>
          </m:sup>
        </m:sSubSup>
      </m:oMath>
      <w:r>
        <w:rPr>
          <w:rFonts w:ascii="Times New Roman" w:hAnsi="Times New Roman" w:cs="宋体"/>
          <w:sz w:val="24"/>
          <w:lang w:eastAsia="zh-CN"/>
        </w:rPr>
        <w:t>为参考水头</w:t>
      </w:r>
      <w:r>
        <w:rPr>
          <w:rFonts w:ascii="Times New Roman" w:hAnsi="Times New Roman" w:eastAsia="Times New Roman"/>
          <w:sz w:val="24"/>
          <w:lang w:eastAsia="zh-CN"/>
        </w:rPr>
        <w:t>，m。</w:t>
      </w:r>
    </w:p>
    <w:p w14:paraId="7B04E8E9">
      <w:pPr>
        <w:spacing w:after="0" w:line="360" w:lineRule="auto"/>
        <w:rPr>
          <w:lang w:eastAsia="zh-CN"/>
        </w:rPr>
      </w:pPr>
      <w:r>
        <w:rPr>
          <w:rFonts w:ascii="Times New Roman" w:hAnsi="Times New Roman" w:cs="宋体"/>
          <w:sz w:val="24"/>
          <w:lang w:eastAsia="zh-CN"/>
        </w:rPr>
        <w:t>设置粗</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细三级网格</w:t>
      </w:r>
      <w:r>
        <w:rPr>
          <w:rFonts w:ascii="Times New Roman" w:hAnsi="Times New Roman" w:eastAsia="Times New Roman"/>
          <w:sz w:val="24"/>
          <w:lang w:eastAsia="zh-CN"/>
        </w:rPr>
        <w:t>，</w:t>
      </w:r>
      <w:r>
        <w:rPr>
          <w:rFonts w:ascii="Times New Roman" w:hAnsi="Times New Roman" w:cs="宋体"/>
          <w:sz w:val="24"/>
          <w:lang w:eastAsia="zh-CN"/>
        </w:rPr>
        <w:t>分别记为</w:t>
      </w:r>
      <w:r>
        <w:rPr>
          <w:rFonts w:ascii="Times New Roman" w:hAnsi="Times New Roman" w:eastAsia="Times New Roman"/>
          <w:sz w:val="24"/>
          <w:lang w:eastAsia="zh-CN"/>
        </w:rPr>
        <w:t>G1、G2</w:t>
      </w:r>
      <w:r>
        <w:rPr>
          <w:rFonts w:ascii="Times New Roman" w:hAnsi="Times New Roman" w:cs="宋体"/>
          <w:sz w:val="24"/>
          <w:lang w:eastAsia="zh-CN"/>
        </w:rPr>
        <w:t>和</w:t>
      </w:r>
      <w:r>
        <w:rPr>
          <w:rFonts w:ascii="Times New Roman" w:hAnsi="Times New Roman" w:eastAsia="Times New Roman"/>
          <w:sz w:val="24"/>
          <w:lang w:eastAsia="zh-CN"/>
        </w:rPr>
        <w:t>G3。</w:t>
      </w:r>
      <w:r>
        <w:rPr>
          <w:rFonts w:ascii="Times New Roman" w:hAnsi="Times New Roman" w:cs="宋体"/>
          <w:sz w:val="24"/>
          <w:lang w:eastAsia="zh-CN"/>
        </w:rPr>
        <w:t>网格出流量相对变化定义为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7813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8AA2F65">
            <w:pPr>
              <w:spacing w:before="60" w:after="60" w:line="240" w:lineRule="auto"/>
              <w:ind w:left="0" w:right="0" w:firstLine="0"/>
              <w:jc w:val="center"/>
              <w:rPr>
                <w:rFonts w:ascii="Times New Roman" w:hAnsi="Times New Roman" w:cs="Times New Roman"/>
              </w:rPr>
            </w:pPr>
            <m:oMathPara>
              <m:oMath>
                <m:sSub>
                  <m:sSubPr/>
                  <m:e>
                    <m:r>
                      <m:rPr/>
                      <m:t>δ</m:t>
                    </m:r>
                  </m:e>
                  <m:sub>
                    <m:r>
                      <m:rPr/>
                      <m:t>Q</m:t>
                    </m:r>
                  </m:sub>
                </m:sSub>
                <m:r>
                  <m:rPr/>
                  <m:t>=</m:t>
                </m:r>
                <m:f>
                  <m:fPr/>
                  <m:num>
                    <m:sSub>
                      <m:sSubPr/>
                      <m:e>
                        <m:r>
                          <m:rPr/>
                          <m:t>|Q</m:t>
                        </m:r>
                      </m:e>
                      <m:sub>
                        <m:r>
                          <m:rPr/>
                          <m:t>G2</m:t>
                        </m:r>
                      </m:sub>
                    </m:sSub>
                    <m:sSub>
                      <m:sSubPr/>
                      <m:e>
                        <m:r>
                          <m:rPr/>
                          <m:t>−Q</m:t>
                        </m:r>
                      </m:e>
                      <m:sub>
                        <m:r>
                          <m:rPr/>
                          <m:t>G3</m:t>
                        </m:r>
                      </m:sub>
                    </m:sSub>
                    <m:r>
                      <m:rPr/>
                      <m:t>|</m:t>
                    </m:r>
                  </m:num>
                  <m:den>
                    <m:sSub>
                      <m:sSubPr/>
                      <m:e>
                        <m:r>
                          <m:rPr/>
                          <m:t>|Q</m:t>
                        </m:r>
                      </m:e>
                      <m:sub>
                        <m:r>
                          <m:rPr/>
                          <m:t>G3</m:t>
                        </m:r>
                      </m:sub>
                    </m:sSub>
                    <m:r>
                      <m:rPr/>
                      <m:t>|</m:t>
                    </m:r>
                  </m:den>
                </m:f>
                <m:r>
                  <m:rPr/>
                  <m:t>×100%</m:t>
                </m:r>
              </m:oMath>
            </m:oMathPara>
          </w:p>
        </w:tc>
        <w:tc>
          <w:tcPr>
            <w:tcW w:w="848" w:type="dxa"/>
            <w:tcBorders>
              <w:top w:val="nil"/>
              <w:left w:val="nil"/>
              <w:bottom w:val="nil"/>
              <w:right w:val="nil"/>
            </w:tcBorders>
            <w:vAlign w:val="center"/>
          </w:tcPr>
          <w:p w14:paraId="175ACE9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（4-14）</w:t>
            </w:r>
          </w:p>
        </w:tc>
      </w:tr>
    </w:tbl>
    <w:p w14:paraId="65540D8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Q</m:t>
            </m:r>
          </m:e>
          <m:sub>
            <m:r>
              <m:rPr/>
              <m:t>G2</m:t>
            </m:r>
          </m:sub>
        </m:sSub>
      </m:oMath>
      <w:r>
        <w:rPr>
          <w:rFonts w:ascii="Times New Roman" w:hAnsi="Times New Roman" w:eastAsia="Times New Roman"/>
          <w:sz w:val="24"/>
          <w:lang w:eastAsia="zh-CN"/>
        </w:rPr>
        <w:t>、</w:t>
      </w:r>
      <m:oMath>
        <m:sSub>
          <m:sSubPr/>
          <m:e>
            <m:r>
              <m:rPr/>
              <m:t>Q</m:t>
            </m:r>
          </m:e>
          <m:sub>
            <m:r>
              <m:rPr/>
              <m:t>G3</m:t>
            </m:r>
          </m:sub>
        </m:sSub>
      </m:oMath>
      <w:r>
        <w:rPr>
          <w:rFonts w:ascii="Times New Roman" w:hAnsi="Times New Roman" w:cs="宋体"/>
          <w:sz w:val="24"/>
          <w:lang w:eastAsia="zh-CN"/>
        </w:rPr>
        <w:t>分别为中</w:t>
      </w:r>
      <w:r>
        <w:rPr>
          <w:rFonts w:ascii="Times New Roman" w:hAnsi="Times New Roman" w:eastAsia="Times New Roman"/>
          <w:sz w:val="24"/>
          <w:lang w:eastAsia="zh-CN"/>
        </w:rPr>
        <w:t>、</w:t>
      </w:r>
      <w:r>
        <w:rPr>
          <w:rFonts w:ascii="Times New Roman" w:hAnsi="Times New Roman" w:cs="宋体"/>
          <w:sz w:val="24"/>
          <w:lang w:eastAsia="zh-CN"/>
        </w:rPr>
        <w:t>细网格的边界总出流</w:t>
      </w:r>
      <w:r>
        <w:rPr>
          <w:rFonts w:ascii="Times New Roman" w:hAnsi="Times New Roman" w:eastAsia="Times New Roman"/>
          <w:sz w:val="24"/>
          <w:lang w:eastAsia="zh-CN"/>
        </w:rPr>
        <w:t>；</w:t>
      </w:r>
      <m:oMath>
        <m:sSub>
          <m:sSubPr/>
          <m:e>
            <m:r>
              <m:rPr/>
              <m:t>δ</m:t>
            </m:r>
          </m:e>
          <m:sub>
            <m:r>
              <m:rPr/>
              <m:t>Q</m:t>
            </m:r>
          </m:sub>
        </m:sSub>
      </m:oMath>
      <w:r>
        <w:rPr>
          <w:rFonts w:ascii="Times New Roman" w:hAnsi="Times New Roman" w:cs="宋体"/>
          <w:sz w:val="24"/>
          <w:lang w:eastAsia="zh-CN"/>
        </w:rPr>
        <w:t>为相对出流变化</w:t>
      </w:r>
      <w:r>
        <w:rPr>
          <w:rFonts w:ascii="Times New Roman" w:hAnsi="Times New Roman" w:eastAsia="Times New Roman"/>
          <w:sz w:val="24"/>
          <w:lang w:eastAsia="zh-CN"/>
        </w:rPr>
        <w:t>，</w:t>
      </w:r>
      <w:r>
        <w:rPr>
          <w:rFonts w:ascii="Times New Roman" w:hAnsi="Times New Roman" w:cs="宋体"/>
          <w:sz w:val="24"/>
          <w:lang w:eastAsia="zh-CN"/>
        </w:rPr>
        <w:t>适用于</w:t>
      </w:r>
      <m:oMath>
        <m:sSub>
          <m:sSubPr/>
          <m:e>
            <m:r>
              <m:rPr/>
              <m:t>Q</m:t>
            </m:r>
          </m:e>
          <m:sub>
            <m:r>
              <m:rPr/>
              <m:t>G3</m:t>
            </m:r>
          </m:sub>
        </m:sSub>
        <m:r>
          <m:rPr/>
          <m:t>≠0</m:t>
        </m:r>
      </m:oMath>
      <w:r>
        <w:rPr>
          <w:rFonts w:ascii="Times New Roman" w:hAnsi="Times New Roman" w:eastAsia="Times New Roman"/>
          <w:sz w:val="24"/>
          <w:lang w:eastAsia="zh-CN"/>
        </w:rPr>
        <w:t>。</w:t>
      </w:r>
      <w:r>
        <w:rPr>
          <w:rFonts w:ascii="Times New Roman" w:hAnsi="Times New Roman" w:cs="宋体"/>
          <w:sz w:val="24"/>
          <w:lang w:eastAsia="zh-CN"/>
        </w:rPr>
        <w:t>二维采用单宽流量</w:t>
      </w:r>
      <w:r>
        <w:rPr>
          <w:rFonts w:ascii="Times New Roman" w:hAnsi="Times New Roman" w:eastAsia="Times New Roman"/>
          <w:sz w:val="24"/>
          <w:lang w:eastAsia="zh-CN"/>
        </w:rPr>
        <w:t>，</w:t>
      </w:r>
      <w:r>
        <w:rPr>
          <w:rFonts w:ascii="Times New Roman" w:hAnsi="Times New Roman" w:cs="宋体"/>
          <w:sz w:val="24"/>
          <w:lang w:eastAsia="zh-CN"/>
        </w:rPr>
        <w:t>三维采用全域流量</w:t>
      </w:r>
      <w:r>
        <w:rPr>
          <w:rFonts w:ascii="Times New Roman" w:hAnsi="Times New Roman" w:eastAsia="Times New Roman"/>
          <w:sz w:val="24"/>
          <w:lang w:eastAsia="zh-CN"/>
        </w:rPr>
        <w:t>。</w:t>
      </w:r>
    </w:p>
    <w:p w14:paraId="09350674">
      <w:pPr>
        <w:pStyle w:val="6"/>
      </w:pPr>
      <w:r>
        <w:rPr>
          <w:rFonts w:ascii="Times New Roman" w:hAnsi="Times New Roman"/>
        </w:rPr>
        <w:t>（1）双层介质解析解验证</w:t>
      </w:r>
    </w:p>
    <w:p w14:paraId="1741D775">
      <w:pPr>
        <w:spacing w:after="0" w:line="360" w:lineRule="auto"/>
        <w:rPr>
          <w:lang w:eastAsia="zh-CN"/>
        </w:rPr>
      </w:pPr>
      <w:r>
        <w:rPr>
          <w:rFonts w:ascii="Times New Roman" w:hAnsi="Times New Roman" w:cs="宋体"/>
          <w:sz w:val="24"/>
          <w:lang w:eastAsia="zh-CN"/>
        </w:rPr>
        <w:t>计算域长</w:t>
      </w:r>
      <w:r>
        <w:rPr>
          <w:rFonts w:ascii="Times New Roman" w:hAnsi="Times New Roman" w:eastAsia="Times New Roman"/>
          <w:sz w:val="24"/>
          <w:lang w:eastAsia="zh-CN"/>
        </w:rPr>
        <w:t>10 m、</w:t>
      </w:r>
      <w:r>
        <w:rPr>
          <w:rFonts w:ascii="Times New Roman" w:hAnsi="Times New Roman" w:cs="宋体"/>
          <w:sz w:val="24"/>
          <w:lang w:eastAsia="zh-CN"/>
        </w:rPr>
        <w:t>高</w:t>
      </w:r>
      <w:r>
        <w:rPr>
          <w:rFonts w:ascii="Times New Roman" w:hAnsi="Times New Roman" w:eastAsia="Times New Roman"/>
          <w:sz w:val="24"/>
          <w:lang w:eastAsia="zh-CN"/>
        </w:rPr>
        <w:t>2 m，</w:t>
      </w:r>
      <w:r>
        <w:rPr>
          <w:rFonts w:ascii="Times New Roman" w:hAnsi="Times New Roman" w:cs="宋体"/>
          <w:sz w:val="24"/>
          <w:lang w:eastAsia="zh-CN"/>
        </w:rPr>
        <w:t>在</w:t>
      </w:r>
      <m:oMath>
        <m:r>
          <m:rPr/>
          <m:t>x=5 </m:t>
        </m:r>
        <m:r>
          <m:rPr>
            <m:sty m:val="p"/>
          </m:rPr>
          <m:t>m</m:t>
        </m:r>
      </m:oMath>
      <w:r>
        <w:rPr>
          <w:rFonts w:ascii="Times New Roman" w:hAnsi="Times New Roman" w:cs="宋体"/>
          <w:sz w:val="24"/>
          <w:lang w:eastAsia="zh-CN"/>
        </w:rPr>
        <w:t>处分为两层</w:t>
      </w:r>
      <w:r>
        <w:rPr>
          <w:rFonts w:ascii="Times New Roman" w:hAnsi="Times New Roman" w:eastAsia="Times New Roman"/>
          <w:sz w:val="24"/>
          <w:lang w:eastAsia="zh-CN"/>
        </w:rPr>
        <w:t>，</w:t>
      </w:r>
      <w:r>
        <w:rPr>
          <w:rFonts w:ascii="Times New Roman" w:hAnsi="Times New Roman" w:cs="宋体"/>
          <w:sz w:val="24"/>
          <w:lang w:eastAsia="zh-CN"/>
        </w:rPr>
        <w:t>渗透系数分别为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−6</w:t>
      </w:r>
      <w:r>
        <w:rPr>
          <w:rFonts w:ascii="Times New Roman" w:hAnsi="Times New Roman" w:eastAsia="Times New Roman"/>
          <w:sz w:val="24"/>
          <w:lang w:eastAsia="zh-CN"/>
        </w:rPr>
        <w:t xml:space="preserve"> m/s；</w:t>
      </w:r>
      <w:r>
        <w:rPr>
          <w:rFonts w:ascii="Times New Roman" w:hAnsi="Times New Roman" w:cs="宋体"/>
          <w:sz w:val="24"/>
          <w:lang w:eastAsia="zh-CN"/>
        </w:rPr>
        <w:t>左右水头分别为</w:t>
      </w:r>
      <w:r>
        <w:rPr>
          <w:rFonts w:ascii="Times New Roman" w:hAnsi="Times New Roman" w:eastAsia="Times New Roman"/>
          <w:sz w:val="24"/>
          <w:lang w:eastAsia="zh-CN"/>
        </w:rPr>
        <w:t>20 m</w:t>
      </w:r>
      <w:r>
        <w:rPr>
          <w:rFonts w:ascii="Times New Roman" w:hAnsi="Times New Roman" w:cs="宋体"/>
          <w:sz w:val="24"/>
          <w:lang w:eastAsia="zh-CN"/>
        </w:rPr>
        <w:t>和</w:t>
      </w:r>
      <w:r>
        <w:rPr>
          <w:rFonts w:ascii="Times New Roman" w:hAnsi="Times New Roman" w:eastAsia="Times New Roman"/>
          <w:sz w:val="24"/>
          <w:lang w:eastAsia="zh-CN"/>
        </w:rPr>
        <w:t>10 m，</w:t>
      </w:r>
      <w:r>
        <w:rPr>
          <w:rFonts w:ascii="Times New Roman" w:hAnsi="Times New Roman" w:cs="宋体"/>
          <w:sz w:val="24"/>
          <w:lang w:eastAsia="zh-CN"/>
        </w:rPr>
        <w:t>上下边界设置为无流</w:t>
      </w:r>
      <w:r>
        <w:rPr>
          <w:rFonts w:ascii="Times New Roman" w:hAnsi="Times New Roman" w:eastAsia="Times New Roman"/>
          <w:sz w:val="24"/>
          <w:lang w:eastAsia="zh-CN"/>
        </w:rPr>
        <w:t>。</w:t>
      </w:r>
      <w:r>
        <w:rPr>
          <w:rFonts w:ascii="Times New Roman" w:hAnsi="Times New Roman" w:cs="宋体"/>
          <w:sz w:val="24"/>
          <w:lang w:eastAsia="zh-CN"/>
        </w:rPr>
        <w:t>达西定律在两层中积分得：</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1414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7F2EDA">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q=</m:t>
                          </m:r>
                          <m:f>
                            <m:fPr/>
                            <m:num>
                              <m:sSub>
                                <m:sSubPr/>
                                <m:e>
                                  <m:r>
                                    <m:rPr/>
                                    <m:t>H</m:t>
                                  </m:r>
                                </m:e>
                                <m:sub>
                                  <m:r>
                                    <m:rPr/>
                                    <m:t>L</m:t>
                                  </m:r>
                                </m:sub>
                              </m:sSub>
                              <m:sSub>
                                <m:sSubPr/>
                                <m:e>
                                  <m:r>
                                    <m:rPr/>
                                    <m:t>−H</m:t>
                                  </m:r>
                                </m:e>
                                <m:sub>
                                  <m:r>
                                    <m:rPr/>
                                    <m:t>R</m:t>
                                  </m:r>
                                </m:sub>
                              </m:sSub>
                            </m:num>
                            <m:den>
                              <m:sSub>
                                <m:sSubPr/>
                                <m:e>
                                  <m:r>
                                    <m:rPr/>
                                    <m:t>L</m:t>
                                  </m:r>
                                </m:e>
                                <m:sub>
                                  <m:r>
                                    <m:rPr/>
                                    <m:t>1</m:t>
                                  </m:r>
                                </m:sub>
                              </m:sSub>
                              <m:sSub>
                                <m:sSubPr/>
                                <m:e>
                                  <m:r>
                                    <m:rPr/>
                                    <m:t>/K</m:t>
                                  </m:r>
                                </m:e>
                                <m:sub>
                                  <m:r>
                                    <m:rPr/>
                                    <m:t>1</m:t>
                                  </m:r>
                                </m:sub>
                              </m:sSub>
                              <m:sSub>
                                <m:sSubPr/>
                                <m:e>
                                  <m:r>
                                    <m:rPr/>
                                    <m:t>+L</m:t>
                                  </m:r>
                                </m:e>
                                <m:sub>
                                  <m:r>
                                    <m:rPr/>
                                    <m:t>2</m:t>
                                  </m:r>
                                </m:sub>
                              </m:sSub>
                              <m:sSub>
                                <m:sSubPr/>
                                <m:e>
                                  <m:r>
                                    <m:rPr/>
                                    <m:t>/K</m:t>
                                  </m:r>
                                </m:e>
                                <m:sub>
                                  <m:r>
                                    <m:rPr/>
                                    <m:t>2</m:t>
                                  </m:r>
                                </m:sub>
                              </m:sSub>
                            </m:den>
                          </m:f>
                        </m:e>
                      </m:mr>
                      <m:mr>
                        <m:e>
                          <m:sSub>
                            <m:sSubPr/>
                            <m:e>
                              <m:r>
                                <m:rPr/>
                                <m:t>H(x)=H</m:t>
                              </m:r>
                            </m:e>
                            <m:sub>
                              <m:r>
                                <m:rPr/>
                                <m:t>L</m:t>
                              </m:r>
                            </m:sub>
                          </m:sSub>
                          <m:r>
                            <m:rPr/>
                            <m:t>−q</m:t>
                          </m:r>
                          <m:nary>
                            <m:naryPr>
                              <m:limLoc m:val="subSup"/>
                            </m:naryPr>
                            <m:sub>
                              <m:r>
                                <m:rPr/>
                                <m:t>0</m:t>
                              </m:r>
                            </m:sub>
                            <m:sup>
                              <m:r>
                                <m:rPr/>
                                <m:t>x</m:t>
                              </m:r>
                            </m:sup>
                            <m:e/>
                          </m:nary>
                          <m:r>
                            <m:rPr/>
                            <m:t>K(ξ</m:t>
                          </m:r>
                          <m:sSup>
                            <m:sSupPr/>
                            <m:e>
                              <m:r>
                                <m:rPr/>
                                <m:t>)</m:t>
                              </m:r>
                            </m:e>
                            <m:sup>
                              <m:r>
                                <m:rPr/>
                                <m:t>−1</m:t>
                              </m:r>
                            </m:sup>
                          </m:sSup>
                          <m:r>
                            <m:rPr/>
                            <m:t> </m:t>
                          </m:r>
                          <m:r>
                            <m:rPr>
                              <m:sty m:val="p"/>
                            </m:rPr>
                            <m:t>d</m:t>
                          </m:r>
                          <m:r>
                            <m:rPr/>
                            <m:t>ξ</m:t>
                          </m:r>
                        </m:e>
                      </m:mr>
                    </m:m>
                  </m:e>
                </m:d>
              </m:oMath>
            </m:oMathPara>
          </w:p>
        </w:tc>
        <w:tc>
          <w:tcPr>
            <w:tcW w:w="848" w:type="dxa"/>
            <w:tcBorders>
              <w:top w:val="nil"/>
              <w:left w:val="nil"/>
              <w:bottom w:val="nil"/>
              <w:right w:val="nil"/>
            </w:tcBorders>
            <w:vAlign w:val="center"/>
          </w:tcPr>
          <w:p w14:paraId="11FA3B8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（4-15）</w:t>
            </w:r>
          </w:p>
        </w:tc>
      </w:tr>
    </w:tbl>
    <w:p w14:paraId="385718A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q</m:t>
        </m:r>
      </m:oMath>
      <w:r>
        <w:rPr>
          <w:rFonts w:ascii="Times New Roman" w:hAnsi="Times New Roman" w:cs="宋体"/>
          <w:sz w:val="24"/>
          <w:lang w:eastAsia="zh-CN"/>
        </w:rPr>
        <w:t>为恒定水平达西通量</w:t>
      </w:r>
      <w:r>
        <w:rPr>
          <w:rFonts w:ascii="Times New Roman" w:hAnsi="Times New Roman" w:eastAsia="Times New Roman"/>
          <w:sz w:val="24"/>
          <w:lang w:eastAsia="zh-CN"/>
        </w:rPr>
        <w:t>，m/s；</w:t>
      </w:r>
      <m:oMath>
        <m:sSub>
          <m:sSubPr/>
          <m:e>
            <m:r>
              <m:rPr/>
              <m:t>H</m:t>
            </m:r>
          </m:e>
          <m:sub>
            <m:r>
              <m:rPr/>
              <m:t>L</m:t>
            </m:r>
          </m:sub>
        </m:sSub>
      </m:oMath>
      <w:r>
        <w:rPr>
          <w:rFonts w:ascii="Times New Roman" w:hAnsi="Times New Roman" w:eastAsia="Times New Roman"/>
          <w:sz w:val="24"/>
          <w:lang w:eastAsia="zh-CN"/>
        </w:rPr>
        <w:t>、</w:t>
      </w:r>
      <m:oMath>
        <m:sSub>
          <m:sSubPr/>
          <m:e>
            <m:r>
              <m:rPr/>
              <m:t>H</m:t>
            </m:r>
          </m:e>
          <m:sub>
            <m:r>
              <m:rPr/>
              <m:t>R</m:t>
            </m:r>
          </m:sub>
        </m:sSub>
      </m:oMath>
      <w:r>
        <w:rPr>
          <w:rFonts w:ascii="Times New Roman" w:hAnsi="Times New Roman" w:cs="宋体"/>
          <w:sz w:val="24"/>
          <w:lang w:eastAsia="zh-CN"/>
        </w:rPr>
        <w:t>为左右边界水头</w:t>
      </w:r>
      <w:r>
        <w:rPr>
          <w:rFonts w:ascii="Times New Roman" w:hAnsi="Times New Roman" w:eastAsia="Times New Roman"/>
          <w:sz w:val="24"/>
          <w:lang w:eastAsia="zh-CN"/>
        </w:rPr>
        <w:t>，m；</w:t>
      </w:r>
      <m:oMath>
        <m:sSub>
          <m:sSubPr/>
          <m:e>
            <m:r>
              <m:rPr/>
              <m:t>L</m:t>
            </m:r>
          </m:e>
          <m:sub>
            <m:r>
              <m:rPr/>
              <m:t>1</m:t>
            </m:r>
          </m:sub>
        </m:sSub>
      </m:oMath>
      <w:r>
        <w:rPr>
          <w:rFonts w:ascii="Times New Roman" w:hAnsi="Times New Roman" w:eastAsia="Times New Roman"/>
          <w:sz w:val="24"/>
          <w:lang w:eastAsia="zh-CN"/>
        </w:rPr>
        <w:t>、</w:t>
      </w:r>
      <m:oMath>
        <m:sSub>
          <m:sSubPr/>
          <m:e>
            <m:r>
              <m:rPr/>
              <m:t>L</m:t>
            </m:r>
          </m:e>
          <m:sub>
            <m:r>
              <m:rPr/>
              <m:t>2</m:t>
            </m:r>
          </m:sub>
        </m:sSub>
      </m:oMath>
      <w:r>
        <w:rPr>
          <w:rFonts w:ascii="Times New Roman" w:hAnsi="Times New Roman" w:cs="宋体"/>
          <w:sz w:val="24"/>
          <w:lang w:eastAsia="zh-CN"/>
        </w:rPr>
        <w:t>为两层长度</w:t>
      </w:r>
      <w:r>
        <w:rPr>
          <w:rFonts w:ascii="Times New Roman" w:hAnsi="Times New Roman" w:eastAsia="Times New Roman"/>
          <w:sz w:val="24"/>
          <w:lang w:eastAsia="zh-CN"/>
        </w:rPr>
        <w:t>，m；</w:t>
      </w:r>
      <m:oMath>
        <m:sSub>
          <m:sSubPr/>
          <m:e>
            <m:r>
              <m:rPr/>
              <m:t>K</m:t>
            </m:r>
          </m:e>
          <m:sub>
            <m:r>
              <m:rPr/>
              <m:t>1</m:t>
            </m:r>
          </m:sub>
        </m:sSub>
      </m:oMath>
      <w:r>
        <w:rPr>
          <w:rFonts w:ascii="Times New Roman" w:hAnsi="Times New Roman" w:eastAsia="Times New Roman"/>
          <w:sz w:val="24"/>
          <w:lang w:eastAsia="zh-CN"/>
        </w:rPr>
        <w:t>、</w:t>
      </w:r>
      <m:oMath>
        <m:sSub>
          <m:sSubPr/>
          <m:e>
            <m:r>
              <m:rPr/>
              <m:t>K</m:t>
            </m:r>
          </m:e>
          <m:sub>
            <m:r>
              <m:rPr/>
              <m:t>2</m:t>
            </m:r>
          </m:sub>
        </m:sSub>
      </m:oMath>
      <w:r>
        <w:rPr>
          <w:rFonts w:ascii="Times New Roman" w:hAnsi="Times New Roman" w:cs="宋体"/>
          <w:sz w:val="24"/>
          <w:lang w:eastAsia="zh-CN"/>
        </w:rPr>
        <w:t>为两层渗透系数</w:t>
      </w:r>
      <w:r>
        <w:rPr>
          <w:rFonts w:ascii="Times New Roman" w:hAnsi="Times New Roman" w:eastAsia="Times New Roman"/>
          <w:sz w:val="24"/>
          <w:lang w:eastAsia="zh-CN"/>
        </w:rPr>
        <w:t>，m/s；</w:t>
      </w:r>
      <m:oMath>
        <m:r>
          <m:rPr/>
          <m:t>ξ</m:t>
        </m:r>
      </m:oMath>
      <w:r>
        <w:rPr>
          <w:rFonts w:ascii="Times New Roman" w:hAnsi="Times New Roman" w:cs="宋体"/>
          <w:sz w:val="24"/>
          <w:lang w:eastAsia="zh-CN"/>
        </w:rPr>
        <w:t>为水平积分变量</w:t>
      </w:r>
      <w:r>
        <w:rPr>
          <w:rFonts w:ascii="Times New Roman" w:hAnsi="Times New Roman" w:eastAsia="Times New Roman"/>
          <w:sz w:val="24"/>
          <w:lang w:eastAsia="zh-CN"/>
        </w:rPr>
        <w:t>，m。</w:t>
      </w:r>
    </w:p>
    <w:p w14:paraId="005882E7">
      <w:pPr>
        <w:spacing w:after="0" w:line="360" w:lineRule="auto"/>
        <w:rPr>
          <w:lang w:eastAsia="zh-CN"/>
        </w:rPr>
      </w:pPr>
      <w:r>
        <w:rPr>
          <w:rFonts w:ascii="Times New Roman" w:hAnsi="Times New Roman" w:cs="宋体"/>
          <w:sz w:val="24"/>
          <w:lang w:eastAsia="zh-CN"/>
        </w:rPr>
        <w:t>如图</w:t>
      </w:r>
      <w:r>
        <w:rPr>
          <w:rFonts w:ascii="Times New Roman" w:hAnsi="Times New Roman" w:eastAsia="Times New Roman"/>
          <w:sz w:val="24"/>
          <w:lang w:eastAsia="zh-CN"/>
        </w:rPr>
        <w:t>4-1</w:t>
      </w:r>
      <w:r>
        <w:rPr>
          <w:rFonts w:ascii="Times New Roman" w:hAnsi="Times New Roman" w:cs="宋体"/>
          <w:sz w:val="24"/>
          <w:lang w:eastAsia="zh-CN"/>
        </w:rPr>
        <w:t>所示</w:t>
      </w:r>
      <w:r>
        <w:rPr>
          <w:rFonts w:ascii="Times New Roman" w:hAnsi="Times New Roman" w:eastAsia="Times New Roman"/>
          <w:sz w:val="24"/>
          <w:lang w:eastAsia="zh-CN"/>
        </w:rPr>
        <w:t>，</w:t>
      </w:r>
      <w:r>
        <w:rPr>
          <w:rFonts w:ascii="Times New Roman" w:hAnsi="Times New Roman" w:cs="宋体"/>
          <w:sz w:val="24"/>
          <w:lang w:eastAsia="zh-CN"/>
        </w:rPr>
        <w:t>两层水头呈分段线性分布</w:t>
      </w:r>
      <w:r>
        <w:rPr>
          <w:rFonts w:ascii="Times New Roman" w:hAnsi="Times New Roman" w:eastAsia="Times New Roman"/>
          <w:sz w:val="24"/>
          <w:lang w:eastAsia="zh-CN"/>
        </w:rPr>
        <w:t>，</w:t>
      </w:r>
      <w:r>
        <w:rPr>
          <w:rFonts w:ascii="Times New Roman" w:hAnsi="Times New Roman" w:cs="宋体"/>
          <w:sz w:val="24"/>
          <w:lang w:eastAsia="zh-CN"/>
        </w:rPr>
        <w:t>低渗层承担主要水头损失</w:t>
      </w:r>
      <w:r>
        <w:rPr>
          <w:rFonts w:ascii="Times New Roman" w:hAnsi="Times New Roman" w:eastAsia="Times New Roman"/>
          <w:sz w:val="24"/>
          <w:lang w:eastAsia="zh-CN"/>
        </w:rPr>
        <w:t>，</w:t>
      </w:r>
      <w:r>
        <w:rPr>
          <w:rFonts w:ascii="Times New Roman" w:hAnsi="Times New Roman" w:cs="宋体"/>
          <w:sz w:val="24"/>
          <w:lang w:eastAsia="zh-CN"/>
        </w:rPr>
        <w:t>界面通量呈连续状态</w:t>
      </w:r>
      <w:r>
        <w:rPr>
          <w:rFonts w:ascii="Times New Roman" w:hAnsi="Times New Roman" w:eastAsia="Times New Roman"/>
          <w:sz w:val="24"/>
          <w:lang w:eastAsia="zh-CN"/>
        </w:rPr>
        <w:t>。</w:t>
      </w:r>
      <w:r>
        <w:rPr>
          <w:rFonts w:ascii="Times New Roman" w:hAnsi="Times New Roman" w:cs="宋体"/>
          <w:sz w:val="24"/>
          <w:lang w:eastAsia="zh-CN"/>
        </w:rPr>
        <w:t>分段线性解可由两点通量格式精确计算</w:t>
      </w:r>
      <w:r>
        <w:rPr>
          <w:rFonts w:ascii="Times New Roman" w:hAnsi="Times New Roman" w:eastAsia="Times New Roman"/>
          <w:sz w:val="24"/>
          <w:lang w:eastAsia="zh-CN"/>
        </w:rPr>
        <w:t>，</w:t>
      </w:r>
      <w:r>
        <w:rPr>
          <w:rFonts w:ascii="Times New Roman" w:hAnsi="Times New Roman" w:cs="宋体"/>
          <w:sz w:val="24"/>
          <w:lang w:eastAsia="zh-CN"/>
        </w:rPr>
        <w:t>可以看出解析解与本文</w:t>
      </w:r>
      <w:r>
        <w:rPr>
          <w:rFonts w:ascii="Times New Roman" w:hAnsi="Times New Roman" w:eastAsia="Times New Roman"/>
          <w:sz w:val="24"/>
          <w:lang w:eastAsia="zh-CN"/>
        </w:rPr>
        <w:t>FVM</w:t>
      </w:r>
      <w:r>
        <w:rPr>
          <w:rFonts w:ascii="Times New Roman" w:hAnsi="Times New Roman" w:cs="宋体"/>
          <w:sz w:val="24"/>
          <w:lang w:eastAsia="zh-CN"/>
        </w:rPr>
        <w:t>模型十分吻合</w:t>
      </w:r>
      <w:r>
        <w:rPr>
          <w:rFonts w:ascii="Times New Roman" w:hAnsi="Times New Roman" w:eastAsia="Times New Roman"/>
          <w:sz w:val="24"/>
          <w:lang w:eastAsia="zh-CN"/>
        </w:rPr>
        <w:t>。</w:t>
      </w:r>
    </w:p>
    <w:p w14:paraId="5EA2840D">
      <w:pPr>
        <w:spacing w:before="120" w:after="0" w:line="240" w:lineRule="auto"/>
        <w:ind w:firstLine="0"/>
        <w:jc w:val="center"/>
        <w:rPr>
          <w:rFonts w:ascii="Times New Roman" w:hAnsi="Times New Roman" w:cs="Times New Roman"/>
        </w:rPr>
      </w:pPr>
      <w:r>
        <w:drawing>
          <wp:inline distT="0" distB="0" distL="0" distR="0">
            <wp:extent cx="5399405" cy="204343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114"/>
                    <a:stretch>
                      <a:fillRect/>
                    </a:stretch>
                  </pic:blipFill>
                  <pic:spPr>
                    <a:xfrm>
                      <a:off x="0" y="0"/>
                      <a:ext cx="5400000" cy="2043457"/>
                    </a:xfrm>
                    <a:prstGeom prst="rect">
                      <a:avLst/>
                    </a:prstGeom>
                  </pic:spPr>
                </pic:pic>
              </a:graphicData>
            </a:graphic>
          </wp:inline>
        </w:drawing>
      </w:r>
    </w:p>
    <w:p w14:paraId="1BB0C00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　双层介质解析解与有限体积计算对比</w:t>
      </w:r>
    </w:p>
    <w:p w14:paraId="08142CE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 Comparison between the analytical solution and the finite volume computation for a two-layer medium</w:t>
      </w:r>
    </w:p>
    <w:p w14:paraId="66C41546">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4-2</w:t>
      </w:r>
      <w:r>
        <w:rPr>
          <w:rFonts w:ascii="Times New Roman" w:hAnsi="Times New Roman" w:cs="宋体"/>
          <w:sz w:val="24"/>
          <w:lang w:eastAsia="zh-CN"/>
        </w:rPr>
        <w:t>展示了</w:t>
      </w:r>
      <w:r>
        <w:rPr>
          <w:rFonts w:ascii="Times New Roman" w:hAnsi="Times New Roman" w:eastAsia="Times New Roman"/>
          <w:sz w:val="24"/>
          <w:lang w:eastAsia="zh-CN"/>
        </w:rPr>
        <w:t>100×20、200×40</w:t>
      </w:r>
      <w:r>
        <w:rPr>
          <w:rFonts w:ascii="Times New Roman" w:hAnsi="Times New Roman" w:cs="宋体"/>
          <w:sz w:val="24"/>
          <w:lang w:eastAsia="zh-CN"/>
        </w:rPr>
        <w:t>和</w:t>
      </w:r>
      <w:r>
        <w:rPr>
          <w:rFonts w:ascii="Times New Roman" w:hAnsi="Times New Roman" w:eastAsia="Times New Roman"/>
          <w:sz w:val="24"/>
          <w:lang w:eastAsia="zh-CN"/>
        </w:rPr>
        <w:t>400×80</w:t>
      </w:r>
      <w:r>
        <w:rPr>
          <w:rFonts w:ascii="Times New Roman" w:hAnsi="Times New Roman" w:cs="宋体"/>
          <w:sz w:val="24"/>
          <w:lang w:eastAsia="zh-CN"/>
        </w:rPr>
        <w:t>三级网格的模拟结果与解析解的对比</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4.911×10</w:t>
      </w:r>
      <w:r>
        <w:rPr>
          <w:rFonts w:ascii="Times New Roman" w:hAnsi="Times New Roman" w:eastAsia="Times New Roman"/>
          <w:sz w:val="24"/>
          <w:vertAlign w:val="superscript"/>
          <w:lang w:eastAsia="zh-CN"/>
        </w:rPr>
        <w:t>−10</w:t>
      </w:r>
      <w:r>
        <w:rPr>
          <w:rFonts w:ascii="Times New Roman" w:hAnsi="Times New Roman" w:eastAsia="Times New Roman"/>
          <w:sz w:val="24"/>
          <w:lang w:eastAsia="zh-CN"/>
        </w:rPr>
        <w:t xml:space="preserve"> m，</w:t>
      </w:r>
      <w:r>
        <w:rPr>
          <w:rFonts w:ascii="Times New Roman" w:hAnsi="Times New Roman" w:cs="宋体"/>
          <w:sz w:val="24"/>
          <w:lang w:eastAsia="zh-CN"/>
        </w:rPr>
        <w:t>均方根变化为</w:t>
      </w:r>
      <w:r>
        <w:rPr>
          <w:rFonts w:ascii="Times New Roman" w:hAnsi="Times New Roman" w:eastAsia="Times New Roman"/>
          <w:sz w:val="24"/>
          <w:lang w:eastAsia="zh-CN"/>
        </w:rPr>
        <w:t>2.544×10</w:t>
      </w:r>
      <w:r>
        <w:rPr>
          <w:rFonts w:ascii="Times New Roman" w:hAnsi="Times New Roman" w:eastAsia="Times New Roman"/>
          <w:sz w:val="24"/>
          <w:vertAlign w:val="superscript"/>
          <w:lang w:eastAsia="zh-CN"/>
        </w:rPr>
        <w:t>−10</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1.703×10</w:t>
      </w:r>
      <w:r>
        <w:rPr>
          <w:rFonts w:ascii="Times New Roman" w:hAnsi="Times New Roman" w:eastAsia="Times New Roman"/>
          <w:sz w:val="24"/>
          <w:vertAlign w:val="superscript"/>
          <w:lang w:eastAsia="zh-CN"/>
        </w:rPr>
        <w:t>−8</w:t>
      </w:r>
      <w:r>
        <w:rPr>
          <w:rFonts w:ascii="Times New Roman" w:hAnsi="Times New Roman" w:eastAsia="Times New Roman"/>
          <w:sz w:val="24"/>
          <w:lang w:eastAsia="zh-CN"/>
        </w:rPr>
        <w:t>%，</w:t>
      </w:r>
      <w:r>
        <w:rPr>
          <w:rFonts w:ascii="Times New Roman" w:hAnsi="Times New Roman" w:cs="宋体"/>
          <w:sz w:val="24"/>
          <w:lang w:eastAsia="zh-CN"/>
        </w:rPr>
        <w:t>满足模型验证要求</w:t>
      </w:r>
      <w:r>
        <w:rPr>
          <w:rFonts w:ascii="Times New Roman" w:hAnsi="Times New Roman" w:eastAsia="Times New Roman"/>
          <w:sz w:val="24"/>
          <w:lang w:eastAsia="zh-CN"/>
        </w:rPr>
        <w:t>。</w:t>
      </w:r>
    </w:p>
    <w:p w14:paraId="0B710FE0">
      <w:pPr>
        <w:spacing w:before="120" w:after="0" w:line="240" w:lineRule="auto"/>
        <w:ind w:firstLine="0"/>
        <w:jc w:val="center"/>
        <w:rPr>
          <w:rFonts w:ascii="Times New Roman" w:hAnsi="Times New Roman" w:cs="Times New Roman"/>
        </w:rPr>
      </w:pPr>
      <w:r>
        <w:drawing>
          <wp:inline distT="0" distB="0" distL="0" distR="0">
            <wp:extent cx="5399405" cy="2211705"/>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pic:cNvPicPr>
                      <a:picLocks noChangeAspect="1"/>
                    </pic:cNvPicPr>
                  </pic:nvPicPr>
                  <pic:blipFill>
                    <a:blip r:embed="rId115"/>
                    <a:stretch>
                      <a:fillRect/>
                    </a:stretch>
                  </pic:blipFill>
                  <pic:spPr>
                    <a:xfrm>
                      <a:off x="0" y="0"/>
                      <a:ext cx="5400000" cy="2211857"/>
                    </a:xfrm>
                    <a:prstGeom prst="rect">
                      <a:avLst/>
                    </a:prstGeom>
                  </pic:spPr>
                </pic:pic>
              </a:graphicData>
            </a:graphic>
          </wp:inline>
        </w:drawing>
      </w:r>
    </w:p>
    <w:p w14:paraId="0B7AB801">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　双层解析算例三级网格模拟结果比较</w:t>
      </w:r>
    </w:p>
    <w:p w14:paraId="01D6874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 Comparison of simulation results on three grid levels for the two-layer analytical case</w:t>
      </w:r>
    </w:p>
    <w:p w14:paraId="6F4C9536">
      <w:pPr>
        <w:pStyle w:val="6"/>
      </w:pPr>
      <w:r>
        <w:rPr>
          <w:rFonts w:ascii="Times New Roman" w:hAnsi="Times New Roman"/>
        </w:rPr>
        <w:t>（2）非均质地基数值交叉验证</w:t>
      </w:r>
    </w:p>
    <w:p w14:paraId="3D1DACD2">
      <w:pPr>
        <w:spacing w:after="0" w:line="360" w:lineRule="auto"/>
        <w:rPr>
          <w:lang w:eastAsia="zh-CN"/>
        </w:rPr>
      </w:pPr>
      <w:r>
        <w:rPr>
          <w:rFonts w:ascii="Times New Roman" w:hAnsi="Times New Roman" w:cs="宋体"/>
          <w:sz w:val="24"/>
          <w:lang w:eastAsia="zh-CN"/>
        </w:rPr>
        <w:t>采用长</w:t>
      </w:r>
      <w:r>
        <w:rPr>
          <w:rFonts w:ascii="Times New Roman" w:hAnsi="Times New Roman" w:eastAsia="Times New Roman"/>
          <w:sz w:val="24"/>
          <w:lang w:eastAsia="zh-CN"/>
        </w:rPr>
        <w:t>12 m、</w:t>
      </w:r>
      <w:r>
        <w:rPr>
          <w:rFonts w:ascii="Times New Roman" w:hAnsi="Times New Roman" w:cs="宋体"/>
          <w:sz w:val="24"/>
          <w:lang w:eastAsia="zh-CN"/>
        </w:rPr>
        <w:t>高</w:t>
      </w:r>
      <w:r>
        <w:rPr>
          <w:rFonts w:ascii="Times New Roman" w:hAnsi="Times New Roman" w:eastAsia="Times New Roman"/>
          <w:sz w:val="24"/>
          <w:lang w:eastAsia="zh-CN"/>
        </w:rPr>
        <w:t>4 m</w:t>
      </w:r>
      <w:r>
        <w:rPr>
          <w:rFonts w:ascii="Times New Roman" w:hAnsi="Times New Roman" w:cs="宋体"/>
          <w:sz w:val="24"/>
          <w:lang w:eastAsia="zh-CN"/>
        </w:rPr>
        <w:t>的饱和矩形域</w:t>
      </w:r>
      <w:r>
        <w:rPr>
          <w:rFonts w:ascii="Times New Roman" w:hAnsi="Times New Roman" w:eastAsia="Times New Roman"/>
          <w:sz w:val="24"/>
          <w:lang w:eastAsia="zh-CN"/>
        </w:rPr>
        <w:t>，</w:t>
      </w:r>
      <w:r>
        <w:rPr>
          <w:rFonts w:ascii="Times New Roman" w:hAnsi="Times New Roman" w:cs="宋体"/>
          <w:sz w:val="24"/>
          <w:lang w:eastAsia="zh-CN"/>
        </w:rPr>
        <w:t>底部</w:t>
      </w:r>
      <w:r>
        <w:rPr>
          <w:rFonts w:ascii="Times New Roman" w:hAnsi="Times New Roman" w:eastAsia="Times New Roman"/>
          <w:sz w:val="24"/>
          <w:lang w:eastAsia="zh-CN"/>
        </w:rPr>
        <w:t>1 m</w:t>
      </w:r>
      <w:r>
        <w:rPr>
          <w:rFonts w:ascii="Times New Roman" w:hAnsi="Times New Roman" w:cs="宋体"/>
          <w:sz w:val="24"/>
          <w:lang w:eastAsia="zh-CN"/>
        </w:rPr>
        <w:t>为高渗层</w:t>
      </w:r>
      <w:r>
        <w:rPr>
          <w:rFonts w:ascii="Times New Roman" w:hAnsi="Times New Roman" w:eastAsia="Times New Roman"/>
          <w:sz w:val="24"/>
          <w:lang w:eastAsia="zh-CN"/>
        </w:rPr>
        <w:t>，</w:t>
      </w:r>
      <w:r>
        <w:rPr>
          <w:rFonts w:ascii="Times New Roman" w:hAnsi="Times New Roman" w:cs="宋体"/>
          <w:sz w:val="24"/>
          <w:lang w:eastAsia="zh-CN"/>
        </w:rPr>
        <w:t>水平位置</w:t>
      </w:r>
      <w:r>
        <w:rPr>
          <w:rFonts w:ascii="Times New Roman" w:hAnsi="Times New Roman" w:eastAsia="Times New Roman"/>
          <w:sz w:val="24"/>
          <w:lang w:eastAsia="zh-CN"/>
        </w:rPr>
        <w:t>5～7 m</w:t>
      </w:r>
      <w:r>
        <w:rPr>
          <w:rFonts w:ascii="Times New Roman" w:hAnsi="Times New Roman" w:cs="宋体"/>
          <w:sz w:val="24"/>
          <w:lang w:eastAsia="zh-CN"/>
        </w:rPr>
        <w:t>且高程大于</w:t>
      </w:r>
      <w:r>
        <w:rPr>
          <w:rFonts w:ascii="Times New Roman" w:hAnsi="Times New Roman" w:eastAsia="Times New Roman"/>
          <w:sz w:val="24"/>
          <w:lang w:eastAsia="zh-CN"/>
        </w:rPr>
        <w:t>1 m</w:t>
      </w:r>
      <w:r>
        <w:rPr>
          <w:rFonts w:ascii="Times New Roman" w:hAnsi="Times New Roman" w:cs="宋体"/>
          <w:sz w:val="24"/>
          <w:lang w:eastAsia="zh-CN"/>
        </w:rPr>
        <w:t>处为低渗幕墙</w:t>
      </w:r>
      <w:r>
        <w:rPr>
          <w:rFonts w:ascii="Times New Roman" w:hAnsi="Times New Roman" w:eastAsia="Times New Roman"/>
          <w:sz w:val="24"/>
          <w:lang w:eastAsia="zh-CN"/>
        </w:rPr>
        <w:t>。</w:t>
      </w:r>
      <w:r>
        <w:rPr>
          <w:rFonts w:ascii="Times New Roman" w:hAnsi="Times New Roman" w:cs="宋体"/>
          <w:sz w:val="24"/>
          <w:lang w:eastAsia="zh-CN"/>
        </w:rPr>
        <w:t>主体区域水平</w:t>
      </w:r>
      <w:r>
        <w:rPr>
          <w:rFonts w:ascii="Times New Roman" w:hAnsi="Times New Roman" w:eastAsia="Times New Roman"/>
          <w:sz w:val="24"/>
          <w:lang w:eastAsia="zh-CN"/>
        </w:rPr>
        <w:t>、</w:t>
      </w:r>
      <w:r>
        <w:rPr>
          <w:rFonts w:ascii="Times New Roman" w:hAnsi="Times New Roman" w:cs="宋体"/>
          <w:sz w:val="24"/>
          <w:lang w:eastAsia="zh-CN"/>
        </w:rPr>
        <w:t>竖向渗透系数分别为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5×10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m/s，</w:t>
      </w:r>
      <w:r>
        <w:rPr>
          <w:rFonts w:ascii="Times New Roman" w:hAnsi="Times New Roman" w:cs="宋体"/>
          <w:sz w:val="24"/>
          <w:lang w:eastAsia="zh-CN"/>
        </w:rPr>
        <w:t>高渗层和幕墙的渗透系数分别为主体的</w:t>
      </w:r>
      <w:r>
        <w:rPr>
          <w:rFonts w:ascii="Times New Roman" w:hAnsi="Times New Roman" w:eastAsia="Times New Roman"/>
          <w:sz w:val="24"/>
          <w:lang w:eastAsia="zh-CN"/>
        </w:rPr>
        <w:t>2.5</w:t>
      </w:r>
      <w:r>
        <w:rPr>
          <w:rFonts w:ascii="Times New Roman" w:hAnsi="Times New Roman" w:cs="宋体"/>
          <w:sz w:val="24"/>
          <w:lang w:eastAsia="zh-CN"/>
        </w:rPr>
        <w:t>倍与</w:t>
      </w:r>
      <w:r>
        <w:rPr>
          <w:rFonts w:ascii="Times New Roman" w:hAnsi="Times New Roman" w:eastAsia="Times New Roman"/>
          <w:sz w:val="24"/>
          <w:lang w:eastAsia="zh-CN"/>
        </w:rPr>
        <w:t>0.01</w:t>
      </w:r>
      <w:r>
        <w:rPr>
          <w:rFonts w:ascii="Times New Roman" w:hAnsi="Times New Roman" w:cs="宋体"/>
          <w:sz w:val="24"/>
          <w:lang w:eastAsia="zh-CN"/>
        </w:rPr>
        <w:t>倍</w:t>
      </w:r>
      <w:r>
        <w:rPr>
          <w:rFonts w:ascii="Times New Roman" w:hAnsi="Times New Roman" w:eastAsia="Times New Roman"/>
          <w:sz w:val="24"/>
          <w:lang w:eastAsia="zh-CN"/>
        </w:rPr>
        <w:t>；</w:t>
      </w:r>
      <w:r>
        <w:rPr>
          <w:rFonts w:ascii="Times New Roman" w:hAnsi="Times New Roman" w:cs="宋体"/>
          <w:sz w:val="24"/>
          <w:lang w:eastAsia="zh-CN"/>
        </w:rPr>
        <w:t>左右水头分别为</w:t>
      </w:r>
      <w:r>
        <w:rPr>
          <w:rFonts w:ascii="Times New Roman" w:hAnsi="Times New Roman" w:eastAsia="Times New Roman"/>
          <w:sz w:val="24"/>
          <w:lang w:eastAsia="zh-CN"/>
        </w:rPr>
        <w:t>10 m</w:t>
      </w:r>
      <w:r>
        <w:rPr>
          <w:rFonts w:ascii="Times New Roman" w:hAnsi="Times New Roman" w:cs="宋体"/>
          <w:sz w:val="24"/>
          <w:lang w:eastAsia="zh-CN"/>
        </w:rPr>
        <w:t>和</w:t>
      </w:r>
      <w:r>
        <w:rPr>
          <w:rFonts w:ascii="Times New Roman" w:hAnsi="Times New Roman" w:eastAsia="Times New Roman"/>
          <w:sz w:val="24"/>
          <w:lang w:eastAsia="zh-CN"/>
        </w:rPr>
        <w:t>7 m；</w:t>
      </w:r>
      <w:r>
        <w:rPr>
          <w:rFonts w:ascii="Times New Roman" w:hAnsi="Times New Roman" w:cs="宋体"/>
          <w:sz w:val="24"/>
          <w:lang w:eastAsia="zh-CN"/>
        </w:rPr>
        <w:t>比贮水量为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 xml:space="preserve"> m⁻¹。</w:t>
      </w:r>
      <w:r>
        <w:rPr>
          <w:rFonts w:ascii="Times New Roman" w:hAnsi="Times New Roman" w:cs="宋体"/>
          <w:sz w:val="24"/>
          <w:lang w:eastAsia="zh-CN"/>
        </w:rPr>
        <w:t>独立参考解采用双线性</w:t>
      </w:r>
      <w:r>
        <w:rPr>
          <w:rFonts w:ascii="Times New Roman" w:hAnsi="Times New Roman" w:eastAsia="Times New Roman"/>
          <w:sz w:val="24"/>
          <w:lang w:eastAsia="zh-CN"/>
        </w:rPr>
        <w:t>Q1</w:t>
      </w:r>
      <w:r>
        <w:rPr>
          <w:rFonts w:ascii="Times New Roman" w:hAnsi="Times New Roman" w:cs="宋体"/>
          <w:sz w:val="24"/>
          <w:lang w:eastAsia="zh-CN"/>
        </w:rPr>
        <w:t>有限元法</w:t>
      </w:r>
      <w:r>
        <w:rPr>
          <w:rFonts w:ascii="Times New Roman" w:hAnsi="Times New Roman" w:eastAsia="Times New Roman"/>
          <w:sz w:val="24"/>
          <w:lang w:eastAsia="zh-CN"/>
        </w:rPr>
        <w:t>（FEM），</w:t>
      </w:r>
      <w:r>
        <w:rPr>
          <w:rFonts w:ascii="Times New Roman" w:hAnsi="Times New Roman" w:cs="宋体"/>
          <w:sz w:val="24"/>
          <w:lang w:eastAsia="zh-CN"/>
        </w:rPr>
        <w:t>采用张量积形函</w:t>
      </w:r>
      <w:r>
        <w:rPr>
          <w:rFonts w:ascii="Times New Roman" w:hAnsi="Times New Roman" w:eastAsia="Times New Roman"/>
          <w:sz w:val="24"/>
          <w:lang w:eastAsia="zh-CN"/>
        </w:rPr>
        <w:t>、Galerkin</w:t>
      </w:r>
      <w:r>
        <w:rPr>
          <w:rFonts w:ascii="Times New Roman" w:hAnsi="Times New Roman" w:cs="宋体"/>
          <w:sz w:val="24"/>
          <w:lang w:eastAsia="zh-CN"/>
        </w:rPr>
        <w:t>弱形式及</w:t>
      </w:r>
      <w:r>
        <w:rPr>
          <w:rFonts w:ascii="Times New Roman" w:hAnsi="Times New Roman" w:eastAsia="Times New Roman"/>
          <w:sz w:val="24"/>
          <w:lang w:eastAsia="zh-CN"/>
        </w:rPr>
        <w:t>Euler</w:t>
      </w:r>
      <w:r>
        <w:rPr>
          <w:rFonts w:ascii="Times New Roman" w:hAnsi="Times New Roman" w:cs="宋体"/>
          <w:sz w:val="24"/>
          <w:lang w:eastAsia="zh-CN"/>
        </w:rPr>
        <w:t>时间离散格式</w:t>
      </w:r>
      <w:r>
        <w:rPr>
          <w:rFonts w:ascii="Times New Roman" w:hAnsi="Times New Roman" w:eastAsia="Times New Roman"/>
          <w:sz w:val="24"/>
          <w:vertAlign w:val="superscript"/>
          <w:lang w:eastAsia="zh-CN"/>
        </w:rPr>
        <w:t>[196-197]</w:t>
      </w:r>
      <w:r>
        <w:rPr>
          <w:rFonts w:ascii="Times New Roman" w:hAnsi="Times New Roman" w:eastAsia="Times New Roman"/>
          <w:sz w:val="24"/>
          <w:lang w:eastAsia="zh-CN"/>
        </w:rPr>
        <w:t>。</w:t>
      </w:r>
      <w:r>
        <w:rPr>
          <w:rFonts w:ascii="Times New Roman" w:hAnsi="Times New Roman" w:cs="宋体"/>
          <w:sz w:val="24"/>
          <w:lang w:eastAsia="zh-CN"/>
        </w:rPr>
        <w:t>该案例形函数为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48D9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D79F04F">
            <w:pPr>
              <w:spacing w:before="60" w:after="60" w:line="240" w:lineRule="auto"/>
              <w:ind w:left="0" w:right="0" w:firstLine="0"/>
              <w:jc w:val="center"/>
              <w:rPr>
                <w:rFonts w:ascii="Times New Roman" w:hAnsi="Times New Roman" w:cs="Times New Roman"/>
              </w:rPr>
            </w:pPr>
            <m:oMathPara>
              <m:oMath>
                <m:sSub>
                  <m:sSubPr/>
                  <m:e>
                    <m:r>
                      <m:rPr/>
                      <m:t>N</m:t>
                    </m:r>
                  </m:e>
                  <m:sub>
                    <m:r>
                      <m:rPr/>
                      <m:t>a</m:t>
                    </m:r>
                  </m:sub>
                </m:sSub>
                <m:r>
                  <m:rPr/>
                  <m:t>(ξ,η)=</m:t>
                </m:r>
                <m:f>
                  <m:fPr/>
                  <m:num>
                    <m:r>
                      <m:rPr/>
                      <m:t>1</m:t>
                    </m:r>
                  </m:num>
                  <m:den>
                    <m:r>
                      <m:rPr/>
                      <m:t>4</m:t>
                    </m:r>
                  </m:den>
                </m:f>
                <m:r>
                  <m:rPr/>
                  <m:t>(1+</m:t>
                </m:r>
                <m:sSub>
                  <m:sSubPr/>
                  <m:e>
                    <m:r>
                      <m:rPr/>
                      <m:t>ξ</m:t>
                    </m:r>
                  </m:e>
                  <m:sub>
                    <m:r>
                      <m:rPr/>
                      <m:t>a</m:t>
                    </m:r>
                  </m:sub>
                </m:sSub>
                <m:r>
                  <m:rPr/>
                  <m:t>ξ)(1+</m:t>
                </m:r>
                <m:sSub>
                  <m:sSubPr/>
                  <m:e>
                    <m:r>
                      <m:rPr/>
                      <m:t>η</m:t>
                    </m:r>
                  </m:e>
                  <m:sub>
                    <m:r>
                      <m:rPr/>
                      <m:t>a</m:t>
                    </m:r>
                  </m:sub>
                </m:sSub>
                <m:r>
                  <m:rPr/>
                  <m:t>η)</m:t>
                </m:r>
              </m:oMath>
            </m:oMathPara>
          </w:p>
        </w:tc>
        <w:tc>
          <w:tcPr>
            <w:tcW w:w="848" w:type="dxa"/>
            <w:tcBorders>
              <w:top w:val="nil"/>
              <w:left w:val="nil"/>
              <w:bottom w:val="nil"/>
              <w:right w:val="nil"/>
            </w:tcBorders>
            <w:vAlign w:val="center"/>
          </w:tcPr>
          <w:p w14:paraId="4957CCF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（4-16）</w:t>
            </w:r>
          </w:p>
        </w:tc>
      </w:tr>
    </w:tbl>
    <w:p w14:paraId="4501AC4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N</m:t>
            </m:r>
          </m:e>
          <m:sub>
            <m:r>
              <m:rPr/>
              <m:t>a</m:t>
            </m:r>
          </m:sub>
        </m:sSub>
      </m:oMath>
      <w:r>
        <w:rPr>
          <w:rFonts w:ascii="Times New Roman" w:hAnsi="Times New Roman" w:cs="宋体"/>
          <w:sz w:val="24"/>
          <w:lang w:eastAsia="zh-CN"/>
        </w:rPr>
        <w:t>为第</w:t>
      </w:r>
      <m:oMath>
        <m:r>
          <m:rPr/>
          <m:t>a</m:t>
        </m:r>
      </m:oMath>
      <w:r>
        <w:rPr>
          <w:rFonts w:ascii="Times New Roman" w:hAnsi="Times New Roman" w:cs="宋体"/>
          <w:sz w:val="24"/>
          <w:lang w:eastAsia="zh-CN"/>
        </w:rPr>
        <w:t>个局部节点的形函数</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r>
          <m:rPr/>
          <m:t>a=1,2,3,4</m:t>
        </m:r>
      </m:oMath>
      <w:r>
        <w:rPr>
          <w:rFonts w:ascii="Times New Roman" w:hAnsi="Times New Roman" w:eastAsia="Times New Roman"/>
          <w:sz w:val="24"/>
          <w:lang w:eastAsia="zh-CN"/>
        </w:rPr>
        <w:t>；</w:t>
      </w:r>
      <m:oMath>
        <m:r>
          <m:rPr/>
          <m:t>ξ</m:t>
        </m:r>
      </m:oMath>
      <w:r>
        <w:rPr>
          <w:rFonts w:ascii="Times New Roman" w:hAnsi="Times New Roman" w:eastAsia="Times New Roman"/>
          <w:sz w:val="24"/>
          <w:lang w:eastAsia="zh-CN"/>
        </w:rPr>
        <w:t>、</w:t>
      </w:r>
      <m:oMath>
        <m:r>
          <m:rPr/>
          <m:t>η</m:t>
        </m:r>
      </m:oMath>
      <w:r>
        <w:rPr>
          <w:rFonts w:ascii="Times New Roman" w:hAnsi="Times New Roman" w:cs="宋体"/>
          <w:sz w:val="24"/>
          <w:lang w:eastAsia="zh-CN"/>
        </w:rPr>
        <w:t>为参考单元坐标</w:t>
      </w:r>
      <w:r>
        <w:rPr>
          <w:rFonts w:ascii="Times New Roman" w:hAnsi="Times New Roman" w:eastAsia="Times New Roman"/>
          <w:sz w:val="24"/>
          <w:lang w:eastAsia="zh-CN"/>
        </w:rPr>
        <w:t>，</w:t>
      </w:r>
      <w:r>
        <w:rPr>
          <w:rFonts w:ascii="Times New Roman" w:hAnsi="Times New Roman" w:cs="宋体"/>
          <w:sz w:val="24"/>
          <w:lang w:eastAsia="zh-CN"/>
        </w:rPr>
        <w:t>取值均为</w:t>
      </w:r>
      <w:r>
        <w:rPr>
          <w:rFonts w:ascii="Times New Roman" w:hAnsi="Times New Roman" w:eastAsia="Times New Roman"/>
          <w:sz w:val="24"/>
          <w:lang w:eastAsia="zh-CN"/>
        </w:rPr>
        <w:t>−1～1；</w:t>
      </w:r>
      <m:oMath>
        <m:sSub>
          <m:sSubPr/>
          <m:e>
            <m:r>
              <m:rPr/>
              <m:t>ξ</m:t>
            </m:r>
          </m:e>
          <m:sub>
            <m:r>
              <m:rPr/>
              <m:t>a</m:t>
            </m:r>
          </m:sub>
        </m:sSub>
      </m:oMath>
      <w:r>
        <w:rPr>
          <w:rFonts w:ascii="Times New Roman" w:hAnsi="Times New Roman" w:eastAsia="Times New Roman"/>
          <w:sz w:val="24"/>
          <w:lang w:eastAsia="zh-CN"/>
        </w:rPr>
        <w:t>、</w:t>
      </w:r>
      <m:oMath>
        <m:sSub>
          <m:sSubPr/>
          <m:e>
            <m:r>
              <m:rPr/>
              <m:t>η</m:t>
            </m:r>
          </m:e>
          <m:sub>
            <m:r>
              <m:rPr/>
              <m:t>a</m:t>
            </m:r>
          </m:sub>
        </m:sSub>
      </m:oMath>
      <w:r>
        <w:rPr>
          <w:rFonts w:ascii="Times New Roman" w:hAnsi="Times New Roman" w:cs="宋体"/>
          <w:sz w:val="24"/>
          <w:lang w:eastAsia="zh-CN"/>
        </w:rPr>
        <w:t>为该节点的参考坐标</w:t>
      </w:r>
      <w:r>
        <w:rPr>
          <w:rFonts w:ascii="Times New Roman" w:hAnsi="Times New Roman" w:eastAsia="Times New Roman"/>
          <w:sz w:val="24"/>
          <w:lang w:eastAsia="zh-CN"/>
        </w:rPr>
        <w:t>，</w:t>
      </w:r>
      <w:r>
        <w:rPr>
          <w:rFonts w:ascii="Times New Roman" w:hAnsi="Times New Roman" w:cs="宋体"/>
          <w:sz w:val="24"/>
          <w:lang w:eastAsia="zh-CN"/>
        </w:rPr>
        <w:t>取</w:t>
      </w:r>
      <w:r>
        <w:rPr>
          <w:rFonts w:ascii="Times New Roman" w:hAnsi="Times New Roman" w:eastAsia="Times New Roman"/>
          <w:sz w:val="24"/>
          <w:lang w:eastAsia="zh-CN"/>
        </w:rPr>
        <w:t>±1。</w:t>
      </w:r>
      <w:r>
        <w:rPr>
          <w:rFonts w:ascii="Times New Roman" w:hAnsi="Times New Roman" w:cs="宋体"/>
          <w:sz w:val="24"/>
          <w:lang w:eastAsia="zh-CN"/>
        </w:rPr>
        <w:t>此处</w:t>
      </w:r>
      <m:oMath>
        <m:r>
          <m:rPr/>
          <m:t>ξ</m:t>
        </m:r>
      </m:oMath>
      <w:r>
        <w:rPr>
          <w:rFonts w:ascii="Times New Roman" w:hAnsi="Times New Roman" w:cs="宋体"/>
          <w:sz w:val="24"/>
          <w:lang w:eastAsia="zh-CN"/>
        </w:rPr>
        <w:t>作为无量纲参考坐标使用</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，Galerkin</w:t>
      </w:r>
      <w:r>
        <w:rPr>
          <w:rFonts w:ascii="Times New Roman" w:hAnsi="Times New Roman" w:cs="宋体"/>
          <w:sz w:val="24"/>
          <w:lang w:eastAsia="zh-CN"/>
        </w:rPr>
        <w:t>弱形式及相应的有限元矩阵为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E3B9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1FE1B44">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nary>
                            <m:naryPr>
                              <m:limLoc m:val="subSup"/>
                              <m:supHide m:val="1"/>
                            </m:naryPr>
                            <m:sub>
                              <m:r>
                                <m:rPr/>
                                <m:t>Ω</m:t>
                              </m:r>
                            </m:sub>
                            <m:sup/>
                            <m:e/>
                          </m:nary>
                          <m:r>
                            <m:rPr/>
                            <m:t>∇v⋅</m:t>
                          </m:r>
                          <m:sSub>
                            <m:sSubPr/>
                            <m:e>
                              <m:r>
                                <m:rPr>
                                  <m:sty m:val="b"/>
                                </m:rPr>
                                <m:t>K</m:t>
                              </m:r>
                            </m:e>
                            <m:sub>
                              <m:r>
                                <m:rPr/>
                                <m:t>s</m:t>
                              </m:r>
                            </m:sub>
                          </m:sSub>
                          <m:r>
                            <m:rPr/>
                            <m:t>∇H </m:t>
                          </m:r>
                          <m:r>
                            <m:rPr>
                              <m:sty m:val="p"/>
                            </m:rPr>
                            <m:t>d</m:t>
                          </m:r>
                          <m:r>
                            <m:rPr/>
                            <m:t>Ω=</m:t>
                          </m:r>
                          <m:nary>
                            <m:naryPr>
                              <m:limLoc m:val="subSup"/>
                              <m:supHide m:val="1"/>
                            </m:naryPr>
                            <m:sub>
                              <m:r>
                                <m:rPr/>
                                <m:t>Ω</m:t>
                              </m:r>
                            </m:sub>
                            <m:sup/>
                            <m:e/>
                          </m:nary>
                          <m:r>
                            <m:rPr/>
                            <m:t>sv </m:t>
                          </m:r>
                          <m:r>
                            <m:rPr>
                              <m:sty m:val="p"/>
                            </m:rPr>
                            <m:t>d</m:t>
                          </m:r>
                          <m:r>
                            <m:rPr/>
                            <m:t>Ω−</m:t>
                          </m:r>
                          <m:nary>
                            <m:naryPr>
                              <m:limLoc m:val="subSup"/>
                              <m:supHide m:val="1"/>
                            </m:naryPr>
                            <m:sub>
                              <m:sSub>
                                <m:sSubPr/>
                                <m:e>
                                  <m:r>
                                    <m:rPr/>
                                    <m:t>Γ</m:t>
                                  </m:r>
                                </m:e>
                                <m:sub>
                                  <m:r>
                                    <m:rPr/>
                                    <m:t>N</m:t>
                                  </m:r>
                                </m:sub>
                              </m:sSub>
                            </m:sub>
                            <m:sup/>
                            <m:e/>
                          </m:nary>
                          <m:sSub>
                            <m:sSubPr/>
                            <m:e>
                              <m:acc>
                                <m:accPr>
                                  <m:chr m:val="̅"/>
                                </m:accPr>
                                <m:e>
                                  <m:r>
                                    <m:rPr/>
                                    <m:t>q</m:t>
                                  </m:r>
                                </m:e>
                              </m:acc>
                            </m:e>
                            <m:sub>
                              <m:r>
                                <m:rPr/>
                                <m:t>n</m:t>
                              </m:r>
                            </m:sub>
                          </m:sSub>
                          <m:r>
                            <m:rPr/>
                            <m:t>v </m:t>
                          </m:r>
                          <m:r>
                            <m:rPr>
                              <m:sty m:val="p"/>
                            </m:rPr>
                            <m:t>d</m:t>
                          </m:r>
                          <m:r>
                            <m:rPr/>
                            <m:t>Γ</m:t>
                          </m:r>
                        </m:e>
                      </m:mr>
                      <m:mr>
                        <m:e>
                          <m:sSubSup>
                            <m:sSubSupPr/>
                            <m:e>
                              <m:r>
                                <m:rPr/>
                                <m:t>A</m:t>
                              </m:r>
                            </m:e>
                            <m:sub>
                              <m:r>
                                <m:rPr/>
                                <m:t>ab</m:t>
                              </m:r>
                            </m:sub>
                            <m:sup>
                              <m:r>
                                <m:rPr>
                                  <m:sty m:val="p"/>
                                </m:rPr>
                                <m:t>FE</m:t>
                              </m:r>
                            </m:sup>
                          </m:sSubSup>
                          <m:r>
                            <m:rPr/>
                            <m:t>=</m:t>
                          </m:r>
                          <m:nary>
                            <m:naryPr>
                              <m:limLoc m:val="subSup"/>
                              <m:supHide m:val="1"/>
                            </m:naryPr>
                            <m:sub>
                              <m:r>
                                <m:rPr/>
                                <m:t>Ω</m:t>
                              </m:r>
                            </m:sub>
                            <m:sup/>
                            <m:e/>
                          </m:nary>
                          <m:r>
                            <m:rPr/>
                            <m:t>∇</m:t>
                          </m:r>
                          <m:sSub>
                            <m:sSubPr/>
                            <m:e>
                              <m:r>
                                <m:rPr/>
                                <m:t>N</m:t>
                              </m:r>
                            </m:e>
                            <m:sub>
                              <m:r>
                                <m:rPr/>
                                <m:t>a</m:t>
                              </m:r>
                            </m:sub>
                          </m:sSub>
                          <m:r>
                            <m:rPr/>
                            <m:t>⋅</m:t>
                          </m:r>
                          <m:sSub>
                            <m:sSubPr/>
                            <m:e>
                              <m:r>
                                <m:rPr>
                                  <m:sty m:val="b"/>
                                </m:rPr>
                                <m:t>K</m:t>
                              </m:r>
                            </m:e>
                            <m:sub>
                              <m:r>
                                <m:rPr/>
                                <m:t>s</m:t>
                              </m:r>
                            </m:sub>
                          </m:sSub>
                          <m:r>
                            <m:rPr/>
                            <m:t>∇</m:t>
                          </m:r>
                          <m:sSub>
                            <m:sSubPr/>
                            <m:e>
                              <m:r>
                                <m:rPr/>
                                <m:t>N</m:t>
                              </m:r>
                            </m:e>
                            <m:sub>
                              <m:r>
                                <m:rPr/>
                                <m:t>b</m:t>
                              </m:r>
                            </m:sub>
                          </m:sSub>
                          <m:r>
                            <m:rPr/>
                            <m:t> </m:t>
                          </m:r>
                          <m:r>
                            <m:rPr>
                              <m:sty m:val="p"/>
                            </m:rPr>
                            <m:t>d</m:t>
                          </m:r>
                          <m:r>
                            <m:rPr/>
                            <m:t>Ω</m:t>
                          </m:r>
                        </m:e>
                      </m:mr>
                    </m:m>
                  </m:e>
                </m:d>
              </m:oMath>
            </m:oMathPara>
          </w:p>
        </w:tc>
        <w:tc>
          <w:tcPr>
            <w:tcW w:w="848" w:type="dxa"/>
            <w:tcBorders>
              <w:top w:val="nil"/>
              <w:left w:val="nil"/>
              <w:bottom w:val="nil"/>
              <w:right w:val="nil"/>
            </w:tcBorders>
            <w:vAlign w:val="center"/>
          </w:tcPr>
          <w:p w14:paraId="607D54C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（4-17）</w:t>
            </w:r>
          </w:p>
        </w:tc>
      </w:tr>
    </w:tbl>
    <w:p w14:paraId="35E7ED0C">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Ω</m:t>
        </m:r>
      </m:oMath>
      <w:r>
        <w:rPr>
          <w:rFonts w:ascii="Times New Roman" w:hAnsi="Times New Roman" w:cs="宋体"/>
          <w:sz w:val="24"/>
          <w:lang w:eastAsia="zh-CN"/>
        </w:rPr>
        <w:t>为计算域</w:t>
      </w:r>
      <w:r>
        <w:rPr>
          <w:rFonts w:ascii="Times New Roman" w:hAnsi="Times New Roman" w:eastAsia="Times New Roman"/>
          <w:sz w:val="24"/>
          <w:lang w:eastAsia="zh-CN"/>
        </w:rPr>
        <w:t>；</w:t>
      </w:r>
      <m:oMath>
        <m:r>
          <m:rPr/>
          <m:t>v</m:t>
        </m:r>
      </m:oMath>
      <w:r>
        <w:rPr>
          <w:rFonts w:ascii="Times New Roman" w:hAnsi="Times New Roman" w:cs="宋体"/>
          <w:sz w:val="24"/>
          <w:lang w:eastAsia="zh-CN"/>
        </w:rPr>
        <w:t>为在定水头边界上取零的检验函数</w:t>
      </w:r>
      <w:r>
        <w:rPr>
          <w:rFonts w:ascii="Times New Roman" w:hAnsi="Times New Roman" w:eastAsia="Times New Roman"/>
          <w:sz w:val="24"/>
          <w:lang w:eastAsia="zh-CN"/>
        </w:rPr>
        <w:t>；</w:t>
      </w:r>
      <m:oMath>
        <m:sSub>
          <m:sSubPr/>
          <m:e>
            <m:r>
              <m:rPr/>
              <m:t>Γ</m:t>
            </m:r>
          </m:e>
          <m:sub>
            <m:r>
              <m:rPr/>
              <m:t>N</m:t>
            </m:r>
          </m:sub>
        </m:sSub>
      </m:oMath>
      <w:r>
        <w:rPr>
          <w:rFonts w:ascii="Times New Roman" w:hAnsi="Times New Roman" w:cs="宋体"/>
          <w:sz w:val="24"/>
          <w:lang w:eastAsia="zh-CN"/>
        </w:rPr>
        <w:t>为指定通量边界</w:t>
      </w:r>
      <w:r>
        <w:rPr>
          <w:rFonts w:ascii="Times New Roman" w:hAnsi="Times New Roman" w:eastAsia="Times New Roman"/>
          <w:sz w:val="24"/>
          <w:lang w:eastAsia="zh-CN"/>
        </w:rPr>
        <w:t>；</w:t>
      </w:r>
      <m:oMath>
        <m:sSub>
          <m:sSubPr/>
          <m:e>
            <m:acc>
              <m:accPr>
                <m:chr m:val="̅"/>
              </m:accPr>
              <m:e>
                <m:r>
                  <m:rPr/>
                  <m:t>q</m:t>
                </m:r>
              </m:e>
            </m:acc>
          </m:e>
          <m:sub>
            <m:r>
              <m:rPr/>
              <m:t>n</m:t>
            </m:r>
          </m:sub>
        </m:sSub>
      </m:oMath>
      <w:r>
        <w:rPr>
          <w:rFonts w:ascii="Times New Roman" w:hAnsi="Times New Roman" w:cs="宋体"/>
          <w:sz w:val="24"/>
          <w:lang w:eastAsia="zh-CN"/>
        </w:rPr>
        <w:t>为向外给定法向通量</w:t>
      </w:r>
      <w:r>
        <w:rPr>
          <w:rFonts w:ascii="Times New Roman" w:hAnsi="Times New Roman" w:eastAsia="Times New Roman"/>
          <w:sz w:val="24"/>
          <w:lang w:eastAsia="zh-CN"/>
        </w:rPr>
        <w:t>，m/s；</w:t>
      </w:r>
      <m:oMath>
        <m:r>
          <m:rPr>
            <m:sty m:val="p"/>
          </m:rPr>
          <m:t>d</m:t>
        </m:r>
        <m:r>
          <m:rPr/>
          <m:t>Ω</m:t>
        </m:r>
      </m:oMath>
      <w:r>
        <w:rPr>
          <w:rFonts w:ascii="Times New Roman" w:hAnsi="Times New Roman" w:eastAsia="Times New Roman"/>
          <w:sz w:val="24"/>
          <w:lang w:eastAsia="zh-CN"/>
        </w:rPr>
        <w:t>、</w:t>
      </w:r>
      <m:oMath>
        <m:r>
          <m:rPr>
            <m:sty m:val="p"/>
          </m:rPr>
          <m:t>d</m:t>
        </m:r>
        <m:r>
          <m:rPr/>
          <m:t>Γ</m:t>
        </m:r>
      </m:oMath>
      <w:r>
        <w:rPr>
          <w:rFonts w:ascii="Times New Roman" w:hAnsi="Times New Roman" w:cs="宋体"/>
          <w:sz w:val="24"/>
          <w:lang w:eastAsia="zh-CN"/>
        </w:rPr>
        <w:t>分别为体积与边界积分测度</w:t>
      </w:r>
      <w:r>
        <w:rPr>
          <w:rFonts w:ascii="Times New Roman" w:hAnsi="Times New Roman" w:eastAsia="Times New Roman"/>
          <w:sz w:val="24"/>
          <w:lang w:eastAsia="zh-CN"/>
        </w:rPr>
        <w:t>；</w:t>
      </w:r>
      <m:oMath>
        <m:sSubSup>
          <m:sSubSupPr/>
          <m:e>
            <m:r>
              <m:rPr/>
              <m:t>A</m:t>
            </m:r>
          </m:e>
          <m:sub>
            <m:r>
              <m:rPr/>
              <m:t>ab</m:t>
            </m:r>
          </m:sub>
          <m:sup>
            <m:r>
              <m:rPr>
                <m:sty m:val="p"/>
              </m:rPr>
              <m:t>FE</m:t>
            </m:r>
          </m:sup>
        </m:sSubSup>
      </m:oMath>
      <w:r>
        <w:rPr>
          <w:rFonts w:ascii="Times New Roman" w:hAnsi="Times New Roman" w:cs="宋体"/>
          <w:sz w:val="24"/>
          <w:lang w:eastAsia="zh-CN"/>
        </w:rPr>
        <w:t>为有限元刚度矩阵元素</w:t>
      </w:r>
      <w:r>
        <w:rPr>
          <w:rFonts w:ascii="Times New Roman" w:hAnsi="Times New Roman" w:eastAsia="Times New Roman"/>
          <w:sz w:val="24"/>
          <w:lang w:eastAsia="zh-CN"/>
        </w:rPr>
        <w:t>；</w:t>
      </w:r>
      <w:r>
        <w:rPr>
          <w:rFonts w:ascii="Times New Roman" w:hAnsi="Times New Roman" w:cs="宋体"/>
          <w:sz w:val="24"/>
          <w:lang w:eastAsia="zh-CN"/>
        </w:rPr>
        <w:t>此处</w:t>
      </w:r>
      <m:oMath>
        <m:r>
          <m:rPr/>
          <m:t>a</m:t>
        </m:r>
      </m:oMath>
      <w:r>
        <w:rPr>
          <w:rFonts w:ascii="Times New Roman" w:hAnsi="Times New Roman" w:eastAsia="Times New Roman"/>
          <w:sz w:val="24"/>
          <w:lang w:eastAsia="zh-CN"/>
        </w:rPr>
        <w:t>、</w:t>
      </w:r>
      <m:oMath>
        <m:r>
          <m:rPr/>
          <m:t>b</m:t>
        </m:r>
      </m:oMath>
      <w:r>
        <w:rPr>
          <w:rFonts w:ascii="Times New Roman" w:hAnsi="Times New Roman" w:cs="宋体"/>
          <w:sz w:val="24"/>
          <w:lang w:eastAsia="zh-CN"/>
        </w:rPr>
        <w:t>为节点编号</w:t>
      </w:r>
      <w:r>
        <w:rPr>
          <w:rFonts w:ascii="Times New Roman" w:hAnsi="Times New Roman" w:eastAsia="Times New Roman"/>
          <w:sz w:val="24"/>
          <w:lang w:eastAsia="zh-CN"/>
        </w:rPr>
        <w:t>。</w:t>
      </w:r>
    </w:p>
    <w:p w14:paraId="1D7DB982">
      <w:pPr>
        <w:spacing w:after="0" w:line="360" w:lineRule="auto"/>
        <w:rPr>
          <w:lang w:eastAsia="zh-CN"/>
        </w:rPr>
      </w:pPr>
      <w:r>
        <w:rPr>
          <w:rFonts w:ascii="Times New Roman" w:hAnsi="Times New Roman" w:cs="宋体"/>
          <w:sz w:val="24"/>
          <w:lang w:eastAsia="zh-CN"/>
        </w:rPr>
        <w:t>如图</w:t>
      </w:r>
      <w:r>
        <w:rPr>
          <w:rFonts w:ascii="Times New Roman" w:hAnsi="Times New Roman" w:eastAsia="Times New Roman"/>
          <w:sz w:val="24"/>
          <w:lang w:eastAsia="zh-CN"/>
        </w:rPr>
        <w:t>4-3</w:t>
      </w:r>
      <w:r>
        <w:rPr>
          <w:rFonts w:ascii="Times New Roman" w:hAnsi="Times New Roman" w:cs="宋体"/>
          <w:sz w:val="24"/>
          <w:lang w:eastAsia="zh-CN"/>
        </w:rPr>
        <w:t>所示</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均反映幕墙前水头及低渗区的水头损失</w:t>
      </w:r>
      <w:r>
        <w:rPr>
          <w:rFonts w:ascii="Times New Roman" w:hAnsi="Times New Roman" w:eastAsia="Times New Roman"/>
          <w:sz w:val="24"/>
          <w:lang w:eastAsia="zh-CN"/>
        </w:rPr>
        <w:t>。</w:t>
      </w:r>
      <w:r>
        <w:rPr>
          <w:rFonts w:ascii="Times New Roman" w:hAnsi="Times New Roman" w:cs="宋体"/>
          <w:sz w:val="24"/>
          <w:lang w:eastAsia="zh-CN"/>
        </w:rPr>
        <w:t>图</w:t>
      </w:r>
      <w:r>
        <w:rPr>
          <w:rFonts w:ascii="Times New Roman" w:hAnsi="Times New Roman" w:eastAsia="Times New Roman"/>
          <w:sz w:val="24"/>
          <w:lang w:eastAsia="zh-CN"/>
        </w:rPr>
        <w:t>4-4</w:t>
      </w:r>
      <w:r>
        <w:rPr>
          <w:rFonts w:ascii="Times New Roman" w:hAnsi="Times New Roman" w:cs="宋体"/>
          <w:sz w:val="24"/>
          <w:lang w:eastAsia="zh-CN"/>
        </w:rPr>
        <w:t>比较了</w:t>
      </w:r>
      <w:r>
        <w:rPr>
          <w:rFonts w:ascii="Times New Roman" w:hAnsi="Times New Roman" w:eastAsia="Times New Roman"/>
          <w:sz w:val="24"/>
          <w:lang w:eastAsia="zh-CN"/>
        </w:rPr>
        <w:t>96×32、192×64</w:t>
      </w:r>
      <w:r>
        <w:rPr>
          <w:rFonts w:ascii="Times New Roman" w:hAnsi="Times New Roman" w:cs="宋体"/>
          <w:sz w:val="24"/>
          <w:lang w:eastAsia="zh-CN"/>
        </w:rPr>
        <w:t>和</w:t>
      </w:r>
      <w:r>
        <w:rPr>
          <w:rFonts w:ascii="Times New Roman" w:hAnsi="Times New Roman" w:eastAsia="Times New Roman"/>
          <w:sz w:val="24"/>
          <w:lang w:eastAsia="zh-CN"/>
        </w:rPr>
        <w:t>384×128</w:t>
      </w:r>
      <w:r>
        <w:rPr>
          <w:rFonts w:ascii="Times New Roman" w:hAnsi="Times New Roman" w:cs="宋体"/>
          <w:sz w:val="24"/>
          <w:lang w:eastAsia="zh-CN"/>
        </w:rPr>
        <w:t>三级网格的模拟结果</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细网格两种方法的最大水头变化分别为</w:t>
      </w:r>
      <w:r>
        <w:rPr>
          <w:rFonts w:ascii="Times New Roman" w:hAnsi="Times New Roman" w:eastAsia="Times New Roman"/>
          <w:sz w:val="24"/>
          <w:lang w:eastAsia="zh-CN"/>
        </w:rPr>
        <w:t>0.005215 m</w:t>
      </w:r>
      <w:r>
        <w:rPr>
          <w:rFonts w:ascii="Times New Roman" w:hAnsi="Times New Roman" w:cs="宋体"/>
          <w:sz w:val="24"/>
          <w:lang w:eastAsia="zh-CN"/>
        </w:rPr>
        <w:t>和</w:t>
      </w:r>
      <w:r>
        <w:rPr>
          <w:rFonts w:ascii="Times New Roman" w:hAnsi="Times New Roman" w:eastAsia="Times New Roman"/>
          <w:sz w:val="24"/>
          <w:lang w:eastAsia="zh-CN"/>
        </w:rPr>
        <w:t>0.005880 m，</w:t>
      </w:r>
      <w:r>
        <w:rPr>
          <w:rFonts w:ascii="Times New Roman" w:hAnsi="Times New Roman" w:cs="宋体"/>
          <w:sz w:val="24"/>
          <w:lang w:eastAsia="zh-CN"/>
        </w:rPr>
        <w:t>出流变化分别为</w:t>
      </w:r>
      <w:r>
        <w:rPr>
          <w:rFonts w:ascii="Times New Roman" w:hAnsi="Times New Roman" w:eastAsia="Times New Roman"/>
          <w:sz w:val="24"/>
          <w:lang w:eastAsia="zh-CN"/>
        </w:rPr>
        <w:t>0.03506%</w:t>
      </w:r>
      <w:r>
        <w:rPr>
          <w:rFonts w:ascii="Times New Roman" w:hAnsi="Times New Roman" w:cs="宋体"/>
          <w:sz w:val="24"/>
          <w:lang w:eastAsia="zh-CN"/>
        </w:rPr>
        <w:t>和</w:t>
      </w:r>
      <w:r>
        <w:rPr>
          <w:rFonts w:ascii="Times New Roman" w:hAnsi="Times New Roman" w:eastAsia="Times New Roman"/>
          <w:sz w:val="24"/>
          <w:lang w:eastAsia="zh-CN"/>
        </w:rPr>
        <w:t>0.01615%，</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7B426306">
      <w:pPr>
        <w:spacing w:before="120" w:after="0" w:line="240" w:lineRule="auto"/>
        <w:ind w:firstLine="0"/>
        <w:jc w:val="center"/>
        <w:rPr>
          <w:rFonts w:ascii="Times New Roman" w:hAnsi="Times New Roman" w:cs="Times New Roman"/>
        </w:rPr>
      </w:pPr>
      <w:r>
        <w:drawing>
          <wp:inline distT="0" distB="0" distL="0" distR="0">
            <wp:extent cx="5399405" cy="3663950"/>
            <wp:effectExtent l="0" t="0" r="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116"/>
                    <a:stretch>
                      <a:fillRect/>
                    </a:stretch>
                  </pic:blipFill>
                  <pic:spPr>
                    <a:xfrm>
                      <a:off x="0" y="0"/>
                      <a:ext cx="5400000" cy="3663991"/>
                    </a:xfrm>
                    <a:prstGeom prst="rect">
                      <a:avLst/>
                    </a:prstGeom>
                  </pic:spPr>
                </pic:pic>
              </a:graphicData>
            </a:graphic>
          </wp:inline>
        </w:drawing>
      </w:r>
    </w:p>
    <w:p w14:paraId="3CDDE33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　二维稳态非均质算例与独立有限元对照</w:t>
      </w:r>
    </w:p>
    <w:p w14:paraId="799E912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 Two-dimensional steady-state heterogeneous case compared with an independent finite element solution</w:t>
      </w:r>
    </w:p>
    <w:p w14:paraId="27630043">
      <w:pPr>
        <w:spacing w:before="120" w:after="0" w:line="240" w:lineRule="auto"/>
        <w:ind w:firstLine="0"/>
        <w:jc w:val="center"/>
        <w:rPr>
          <w:rFonts w:ascii="Times New Roman" w:hAnsi="Times New Roman" w:cs="Times New Roman"/>
        </w:rPr>
      </w:pPr>
      <w:r>
        <w:drawing>
          <wp:inline distT="0" distB="0" distL="0" distR="0">
            <wp:extent cx="5399405" cy="2219325"/>
            <wp:effectExtent l="0" t="0" r="0" b="9525"/>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
                    <pic:cNvPicPr>
                      <a:picLocks noChangeAspect="1"/>
                    </pic:cNvPicPr>
                  </pic:nvPicPr>
                  <pic:blipFill>
                    <a:blip r:embed="rId117"/>
                    <a:stretch>
                      <a:fillRect/>
                    </a:stretch>
                  </pic:blipFill>
                  <pic:spPr>
                    <a:xfrm>
                      <a:off x="0" y="0"/>
                      <a:ext cx="5400000" cy="2219794"/>
                    </a:xfrm>
                    <a:prstGeom prst="rect">
                      <a:avLst/>
                    </a:prstGeom>
                  </pic:spPr>
                </pic:pic>
              </a:graphicData>
            </a:graphic>
          </wp:inline>
        </w:drawing>
      </w:r>
    </w:p>
    <w:p w14:paraId="1C0DDC2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图4-4　二维稳态非均质算例网格分析</w:t>
      </w:r>
    </w:p>
    <w:p w14:paraId="33041A6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 Grid analysis of the two-dimensional steady-state heterogeneous case</w:t>
      </w:r>
    </w:p>
    <w:p w14:paraId="02E6D3C2">
      <w:pPr>
        <w:pStyle w:val="6"/>
      </w:pPr>
      <w:r>
        <w:rPr>
          <w:rFonts w:ascii="Times New Roman" w:hAnsi="Times New Roman"/>
        </w:rPr>
        <w:t>（3）砂坝试验流网验证</w:t>
      </w:r>
    </w:p>
    <w:p w14:paraId="2B1668B1">
      <w:pPr>
        <w:spacing w:after="0" w:line="360" w:lineRule="auto"/>
        <w:rPr>
          <w:lang w:eastAsia="zh-CN"/>
        </w:rPr>
      </w:pPr>
      <w:r>
        <w:rPr>
          <w:rFonts w:ascii="Times New Roman" w:hAnsi="Times New Roman" w:cs="宋体"/>
          <w:sz w:val="24"/>
          <w:lang w:eastAsia="zh-CN"/>
        </w:rPr>
        <w:t>采用均质砂坝流网资料进行验证</w:t>
      </w:r>
      <w:r>
        <w:rPr>
          <w:rFonts w:ascii="Times New Roman" w:hAnsi="Times New Roman" w:eastAsia="Times New Roman"/>
          <w:sz w:val="24"/>
          <w:vertAlign w:val="superscript"/>
          <w:lang w:eastAsia="zh-CN"/>
        </w:rPr>
        <w:t>[198]</w:t>
      </w:r>
      <w:r>
        <w:rPr>
          <w:rFonts w:ascii="Times New Roman" w:hAnsi="Times New Roman" w:eastAsia="Times New Roman"/>
          <w:sz w:val="24"/>
          <w:lang w:eastAsia="zh-CN"/>
        </w:rPr>
        <w:t>。</w:t>
      </w:r>
      <w:r>
        <w:rPr>
          <w:rFonts w:ascii="Times New Roman" w:hAnsi="Times New Roman" w:cs="宋体"/>
          <w:sz w:val="24"/>
          <w:lang w:eastAsia="zh-CN"/>
        </w:rPr>
        <w:t>在该案例中，以</w:t>
      </w:r>
      <m:oMath>
        <m:sSub>
          <m:sSubPr/>
          <m:e>
            <m:r>
              <m:rPr/>
              <m:t>n</m:t>
            </m:r>
          </m:e>
          <m:sub>
            <m:r>
              <m:rPr/>
              <m:t>x</m:t>
            </m:r>
          </m:sub>
        </m:sSub>
      </m:oMath>
      <w:r>
        <w:rPr>
          <w:rFonts w:ascii="Times New Roman" w:hAnsi="Times New Roman" w:eastAsia="Times New Roman"/>
          <w:sz w:val="24"/>
          <w:lang w:eastAsia="zh-CN"/>
        </w:rPr>
        <w:t>、</w:t>
      </w:r>
      <m:oMath>
        <m:sSub>
          <m:sSubPr/>
          <m:e>
            <m:r>
              <m:rPr/>
              <m:t>n</m:t>
            </m:r>
          </m:e>
          <m:sub>
            <m:r>
              <m:rPr/>
              <m:t>y</m:t>
            </m:r>
          </m:sub>
        </m:sSub>
      </m:oMath>
      <w:r>
        <w:rPr>
          <w:rFonts w:ascii="Times New Roman" w:hAnsi="Times New Roman" w:eastAsia="Times New Roman"/>
          <w:sz w:val="24"/>
          <w:lang w:eastAsia="zh-CN"/>
        </w:rPr>
        <w:t>、</w:t>
      </w:r>
      <m:oMath>
        <m:sSub>
          <m:sSubPr/>
          <m:e>
            <m:r>
              <m:rPr/>
              <m:t>n</m:t>
            </m:r>
          </m:e>
          <m:sub>
            <m:r>
              <m:rPr/>
              <m:t>z</m:t>
            </m:r>
          </m:sub>
        </m:sSub>
      </m:oMath>
      <w:r>
        <w:rPr>
          <w:rFonts w:ascii="Times New Roman" w:hAnsi="Times New Roman" w:cs="宋体"/>
          <w:sz w:val="24"/>
          <w:lang w:eastAsia="zh-CN"/>
        </w:rPr>
        <w:t>分别表示水平</w:t>
      </w:r>
      <w:r>
        <w:rPr>
          <w:rFonts w:ascii="Times New Roman" w:hAnsi="Times New Roman" w:eastAsia="Times New Roman"/>
          <w:sz w:val="24"/>
          <w:lang w:eastAsia="zh-CN"/>
        </w:rPr>
        <w:t>、</w:t>
      </w:r>
      <w:r>
        <w:rPr>
          <w:rFonts w:ascii="Times New Roman" w:hAnsi="Times New Roman" w:cs="宋体"/>
          <w:sz w:val="24"/>
          <w:lang w:eastAsia="zh-CN"/>
        </w:rPr>
        <w:t>沿堤和竖向单元数</w:t>
      </w:r>
      <w:r>
        <w:rPr>
          <w:rFonts w:ascii="Times New Roman" w:hAnsi="Times New Roman" w:eastAsia="Times New Roman"/>
          <w:sz w:val="24"/>
          <w:lang w:eastAsia="zh-CN"/>
        </w:rPr>
        <w:t>，</w:t>
      </w:r>
      <w:r>
        <w:rPr>
          <w:rFonts w:ascii="Times New Roman" w:hAnsi="Times New Roman" w:cs="宋体"/>
          <w:sz w:val="24"/>
          <w:lang w:eastAsia="zh-CN"/>
        </w:rPr>
        <w:t>均为无量纲整数</w:t>
      </w:r>
      <w:r>
        <w:rPr>
          <w:rFonts w:ascii="Times New Roman" w:hAnsi="Times New Roman" w:eastAsia="Times New Roman"/>
          <w:sz w:val="24"/>
          <w:lang w:eastAsia="zh-CN"/>
        </w:rPr>
        <w:t>；</w:t>
      </w:r>
      <w:r>
        <w:rPr>
          <w:rFonts w:ascii="Times New Roman" w:hAnsi="Times New Roman" w:cs="宋体"/>
          <w:sz w:val="24"/>
          <w:lang w:eastAsia="zh-CN"/>
        </w:rPr>
        <w:t>二维单位宽度模型取</w:t>
      </w:r>
      <m:oMath>
        <m:sSub>
          <m:sSubPr/>
          <m:e>
            <m:r>
              <m:rPr/>
              <m:t>n</m:t>
            </m:r>
          </m:e>
          <m:sub>
            <m:r>
              <m:rPr/>
              <m:t>y</m:t>
            </m:r>
          </m:sub>
        </m:sSub>
        <m:r>
          <m:rPr/>
          <m:t>=1</m:t>
        </m:r>
      </m:oMath>
      <w:r>
        <w:rPr>
          <w:rFonts w:ascii="Times New Roman" w:hAnsi="Times New Roman" w:eastAsia="Times New Roman"/>
          <w:sz w:val="24"/>
          <w:lang w:eastAsia="zh-CN"/>
        </w:rPr>
        <w:t>。</w:t>
      </w:r>
      <w:r>
        <w:rPr>
          <w:rFonts w:ascii="Times New Roman" w:hAnsi="Times New Roman" w:cs="宋体"/>
          <w:sz w:val="24"/>
          <w:lang w:eastAsia="zh-CN"/>
        </w:rPr>
        <w:t>砂槽总宽</w:t>
      </w:r>
      <w:r>
        <w:rPr>
          <w:rFonts w:ascii="Times New Roman" w:hAnsi="Times New Roman" w:eastAsia="Times New Roman"/>
          <w:sz w:val="24"/>
          <w:lang w:eastAsia="zh-CN"/>
        </w:rPr>
        <w:t>2.25 m，</w:t>
      </w:r>
      <w:r>
        <w:rPr>
          <w:rFonts w:ascii="Times New Roman" w:hAnsi="Times New Roman" w:cs="宋体"/>
          <w:sz w:val="24"/>
          <w:lang w:eastAsia="zh-CN"/>
        </w:rPr>
        <w:t>基础面与坝顶高程分别为</w:t>
      </w:r>
      <w:r>
        <w:rPr>
          <w:rFonts w:ascii="Times New Roman" w:hAnsi="Times New Roman" w:eastAsia="Times New Roman"/>
          <w:sz w:val="24"/>
          <w:lang w:eastAsia="zh-CN"/>
        </w:rPr>
        <w:t>0.1530 m</w:t>
      </w:r>
      <w:r>
        <w:rPr>
          <w:rFonts w:ascii="Times New Roman" w:hAnsi="Times New Roman" w:cs="宋体"/>
          <w:sz w:val="24"/>
          <w:lang w:eastAsia="zh-CN"/>
        </w:rPr>
        <w:t>和</w:t>
      </w:r>
      <w:r>
        <w:rPr>
          <w:rFonts w:ascii="Times New Roman" w:hAnsi="Times New Roman" w:eastAsia="Times New Roman"/>
          <w:sz w:val="24"/>
          <w:lang w:eastAsia="zh-CN"/>
        </w:rPr>
        <w:t>0.3928 m，</w:t>
      </w:r>
      <w:r>
        <w:rPr>
          <w:rFonts w:ascii="Times New Roman" w:hAnsi="Times New Roman" w:cs="宋体"/>
          <w:sz w:val="24"/>
          <w:lang w:eastAsia="zh-CN"/>
        </w:rPr>
        <w:t>水平折点为</w:t>
      </w:r>
      <w:r>
        <w:rPr>
          <w:rFonts w:ascii="Times New Roman" w:hAnsi="Times New Roman" w:eastAsia="Times New Roman"/>
          <w:sz w:val="24"/>
          <w:lang w:eastAsia="zh-CN"/>
        </w:rPr>
        <w:t>0.5000、0.8962、0.9764</w:t>
      </w:r>
      <w:r>
        <w:rPr>
          <w:rFonts w:ascii="Times New Roman" w:hAnsi="Times New Roman" w:cs="宋体"/>
          <w:sz w:val="24"/>
          <w:lang w:eastAsia="zh-CN"/>
        </w:rPr>
        <w:t>和</w:t>
      </w:r>
      <w:r>
        <w:rPr>
          <w:rFonts w:ascii="Times New Roman" w:hAnsi="Times New Roman" w:eastAsia="Times New Roman"/>
          <w:sz w:val="24"/>
          <w:lang w:eastAsia="zh-CN"/>
        </w:rPr>
        <w:t>1.7500 m；</w:t>
      </w:r>
      <w:r>
        <w:rPr>
          <w:rFonts w:ascii="Times New Roman" w:hAnsi="Times New Roman" w:cs="宋体"/>
          <w:sz w:val="24"/>
          <w:lang w:eastAsia="zh-CN"/>
        </w:rPr>
        <w:t>上下游总水头分别为</w:t>
      </w:r>
      <w:r>
        <w:rPr>
          <w:rFonts w:ascii="Times New Roman" w:hAnsi="Times New Roman" w:eastAsia="Times New Roman"/>
          <w:sz w:val="24"/>
          <w:lang w:eastAsia="zh-CN"/>
        </w:rPr>
        <w:t>0.3632 m</w:t>
      </w:r>
      <w:r>
        <w:rPr>
          <w:rFonts w:ascii="Times New Roman" w:hAnsi="Times New Roman" w:cs="宋体"/>
          <w:sz w:val="24"/>
          <w:lang w:eastAsia="zh-CN"/>
        </w:rPr>
        <w:t>和</w:t>
      </w:r>
      <w:r>
        <w:rPr>
          <w:rFonts w:ascii="Times New Roman" w:hAnsi="Times New Roman" w:eastAsia="Times New Roman"/>
          <w:sz w:val="24"/>
          <w:lang w:eastAsia="zh-CN"/>
        </w:rPr>
        <w:t>0.1707 m。</w:t>
      </w:r>
      <w:r>
        <w:rPr>
          <w:rFonts w:ascii="Times New Roman" w:hAnsi="Times New Roman" w:cs="宋体"/>
          <w:sz w:val="24"/>
          <w:lang w:eastAsia="zh-CN"/>
        </w:rPr>
        <w:t>采用原试验断面与砂槽底高程基准</w:t>
      </w:r>
      <w:r>
        <w:rPr>
          <w:rFonts w:ascii="Times New Roman" w:hAnsi="Times New Roman" w:eastAsia="Times New Roman"/>
          <w:sz w:val="24"/>
          <w:lang w:eastAsia="zh-CN"/>
        </w:rPr>
        <w:t>，</w:t>
      </w:r>
      <w:r>
        <w:rPr>
          <w:rFonts w:ascii="Times New Roman" w:hAnsi="Times New Roman" w:cs="宋体"/>
          <w:sz w:val="24"/>
          <w:lang w:eastAsia="zh-CN"/>
        </w:rPr>
        <w:t>砂体渗透系数取</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−2</w:t>
      </w:r>
      <w:r>
        <w:rPr>
          <w:rFonts w:ascii="Times New Roman" w:hAnsi="Times New Roman" w:eastAsia="Times New Roman"/>
          <w:sz w:val="24"/>
          <w:lang w:eastAsia="zh-CN"/>
        </w:rPr>
        <w:t xml:space="preserve"> m/s。</w:t>
      </w:r>
      <w:r>
        <w:rPr>
          <w:rFonts w:ascii="Times New Roman" w:hAnsi="Times New Roman" w:cs="宋体"/>
          <w:sz w:val="24"/>
          <w:lang w:eastAsia="zh-CN"/>
        </w:rPr>
        <w:t>非饱和参数取</w:t>
      </w:r>
      <m:oMath>
        <m:sSub>
          <m:sSubPr/>
          <m:e>
            <m:r>
              <m:rPr/>
              <m:t>θ</m:t>
            </m:r>
          </m:e>
          <m:sub>
            <m:r>
              <m:rPr/>
              <m:t>r</m:t>
            </m:r>
          </m:sub>
        </m:sSub>
        <m:r>
          <m:rPr/>
          <m:t>=0.02</m:t>
        </m:r>
      </m:oMath>
      <w:r>
        <w:rPr>
          <w:rFonts w:ascii="Times New Roman" w:hAnsi="Times New Roman" w:eastAsia="Times New Roman"/>
          <w:sz w:val="24"/>
          <w:lang w:eastAsia="zh-CN"/>
        </w:rPr>
        <w:t>、</w:t>
      </w:r>
      <m:oMath>
        <m:sSub>
          <m:sSubPr/>
          <m:e>
            <m:r>
              <m:rPr/>
              <m:t>θ</m:t>
            </m:r>
          </m:e>
          <m:sub>
            <m:r>
              <m:rPr/>
              <m:t>s</m:t>
            </m:r>
          </m:sub>
        </m:sSub>
        <m:r>
          <m:rPr/>
          <m:t>=0.35</m:t>
        </m:r>
      </m:oMath>
      <w:r>
        <w:rPr>
          <w:rFonts w:ascii="Times New Roman" w:hAnsi="Times New Roman" w:eastAsia="Times New Roman"/>
          <w:sz w:val="24"/>
          <w:lang w:eastAsia="zh-CN"/>
        </w:rPr>
        <w:t>、</w:t>
      </w:r>
      <m:oMath>
        <m:r>
          <m:rPr/>
          <m:t>α=100 </m:t>
        </m:r>
        <m:sSup>
          <m:sSupPr/>
          <m:e>
            <m:r>
              <m:rPr>
                <m:sty m:val="p"/>
              </m:rPr>
              <m:t>m</m:t>
            </m:r>
          </m:e>
          <m:sup>
            <m:r>
              <m:rPr>
                <m:sty m:val="p"/>
              </m:rPr>
              <m:t>−1</m:t>
            </m:r>
          </m:sup>
        </m:sSup>
      </m:oMath>
      <w:r>
        <w:rPr>
          <w:rFonts w:ascii="Times New Roman" w:hAnsi="Times New Roman" w:cs="宋体"/>
          <w:sz w:val="24"/>
          <w:lang w:eastAsia="zh-CN"/>
        </w:rPr>
        <w:t>和</w:t>
      </w:r>
      <m:oMath>
        <m:r>
          <m:rPr/>
          <m:t>n=3</m:t>
        </m:r>
      </m:oMath>
      <w:r>
        <w:rPr>
          <w:rFonts w:ascii="Times New Roman" w:hAnsi="Times New Roman" w:eastAsia="Times New Roman"/>
          <w:sz w:val="24"/>
          <w:lang w:eastAsia="zh-CN"/>
        </w:rPr>
        <w:t>，</w:t>
      </w:r>
      <w:r>
        <w:rPr>
          <w:rFonts w:ascii="Times New Roman" w:hAnsi="Times New Roman" w:cs="宋体"/>
          <w:sz w:val="24"/>
          <w:lang w:eastAsia="zh-CN"/>
        </w:rPr>
        <w:t>比贮水量取</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 xml:space="preserve"> m⁻¹。</w:t>
      </w:r>
      <w:r>
        <w:rPr>
          <w:rFonts w:ascii="Times New Roman" w:hAnsi="Times New Roman" w:cs="宋体"/>
          <w:sz w:val="24"/>
          <w:lang w:eastAsia="zh-CN"/>
        </w:rPr>
        <w:t>砂坝流网包含</w:t>
      </w:r>
      <w:r>
        <w:rPr>
          <w:rFonts w:ascii="Times New Roman" w:hAnsi="Times New Roman" w:eastAsia="Times New Roman"/>
          <w:sz w:val="24"/>
          <w:lang w:eastAsia="zh-CN"/>
        </w:rPr>
        <w:t>35</w:t>
      </w:r>
      <w:r>
        <w:rPr>
          <w:rFonts w:ascii="Times New Roman" w:hAnsi="Times New Roman" w:cs="宋体"/>
          <w:sz w:val="24"/>
          <w:lang w:eastAsia="zh-CN"/>
        </w:rPr>
        <w:t>个已知数据参考节点</w:t>
      </w:r>
      <w:r>
        <w:rPr>
          <w:rFonts w:ascii="Times New Roman" w:hAnsi="Times New Roman" w:eastAsia="Times New Roman"/>
          <w:sz w:val="24"/>
          <w:vertAlign w:val="superscript"/>
          <w:lang w:eastAsia="zh-CN"/>
        </w:rPr>
        <w:t>[198]</w:t>
      </w:r>
      <w:r>
        <w:rPr>
          <w:rFonts w:ascii="Times New Roman" w:hAnsi="Times New Roman" w:eastAsia="Times New Roman"/>
          <w:sz w:val="24"/>
          <w:lang w:eastAsia="zh-CN"/>
        </w:rPr>
        <w:t>。</w:t>
      </w:r>
      <w:r>
        <w:rPr>
          <w:rFonts w:ascii="Times New Roman" w:hAnsi="Times New Roman" w:cs="宋体"/>
          <w:sz w:val="24"/>
          <w:lang w:eastAsia="zh-CN"/>
        </w:rPr>
        <w:t>采用</w:t>
      </w:r>
      <w:r>
        <w:rPr>
          <w:rFonts w:ascii="Times New Roman" w:hAnsi="Times New Roman" w:eastAsia="Times New Roman"/>
          <w:sz w:val="24"/>
          <w:lang w:eastAsia="zh-CN"/>
        </w:rPr>
        <w:t>225×40、450×80</w:t>
      </w:r>
      <w:r>
        <w:rPr>
          <w:rFonts w:ascii="Times New Roman" w:hAnsi="Times New Roman" w:cs="宋体"/>
          <w:sz w:val="24"/>
          <w:lang w:eastAsia="zh-CN"/>
        </w:rPr>
        <w:t>和</w:t>
      </w:r>
      <w:r>
        <w:rPr>
          <w:rFonts w:ascii="Times New Roman" w:hAnsi="Times New Roman" w:eastAsia="Times New Roman"/>
          <w:sz w:val="24"/>
          <w:lang w:eastAsia="zh-CN"/>
        </w:rPr>
        <w:t>900×160</w:t>
      </w:r>
      <w:r>
        <w:rPr>
          <w:rFonts w:ascii="Times New Roman" w:hAnsi="Times New Roman" w:cs="宋体"/>
          <w:sz w:val="24"/>
          <w:lang w:eastAsia="zh-CN"/>
        </w:rPr>
        <w:t>三级网格</w:t>
      </w:r>
      <w:r>
        <w:rPr>
          <w:rFonts w:ascii="Times New Roman" w:hAnsi="Times New Roman" w:eastAsia="Times New Roman"/>
          <w:sz w:val="24"/>
          <w:lang w:eastAsia="zh-CN"/>
        </w:rPr>
        <w:t>。</w:t>
      </w:r>
      <w:r>
        <w:rPr>
          <w:rFonts w:ascii="Times New Roman" w:hAnsi="Times New Roman" w:cs="宋体"/>
          <w:sz w:val="24"/>
          <w:lang w:eastAsia="zh-CN"/>
        </w:rPr>
        <w:t>如图</w:t>
      </w:r>
      <w:r>
        <w:rPr>
          <w:rFonts w:ascii="Times New Roman" w:hAnsi="Times New Roman" w:eastAsia="Times New Roman"/>
          <w:sz w:val="24"/>
          <w:lang w:eastAsia="zh-CN"/>
        </w:rPr>
        <w:t>4-5</w:t>
      </w:r>
      <w:r>
        <w:rPr>
          <w:rFonts w:ascii="Times New Roman" w:hAnsi="Times New Roman" w:cs="宋体"/>
          <w:sz w:val="24"/>
          <w:lang w:eastAsia="zh-CN"/>
        </w:rPr>
        <w:t>所示</w:t>
      </w:r>
      <w:r>
        <w:rPr>
          <w:rFonts w:ascii="Times New Roman" w:hAnsi="Times New Roman" w:eastAsia="Times New Roman"/>
          <w:sz w:val="24"/>
          <w:lang w:eastAsia="zh-CN"/>
        </w:rPr>
        <w:t>，</w:t>
      </w:r>
      <w:r>
        <w:rPr>
          <w:rFonts w:ascii="Times New Roman" w:hAnsi="Times New Roman" w:cs="宋体"/>
          <w:sz w:val="24"/>
          <w:lang w:eastAsia="zh-CN"/>
        </w:rPr>
        <w:t>细网格的</w:t>
      </w:r>
      <w:r>
        <w:rPr>
          <w:rFonts w:ascii="Times New Roman" w:hAnsi="Times New Roman" w:eastAsia="Times New Roman"/>
          <w:sz w:val="24"/>
          <w:lang w:eastAsia="zh-CN"/>
        </w:rPr>
        <w:t>35</w:t>
      </w:r>
      <w:r>
        <w:rPr>
          <w:rFonts w:ascii="Times New Roman" w:hAnsi="Times New Roman" w:cs="宋体"/>
          <w:sz w:val="24"/>
          <w:lang w:eastAsia="zh-CN"/>
        </w:rPr>
        <w:t>个参考点的模拟数据与已知数据对比可以发现</w:t>
      </w:r>
      <w:r>
        <w:rPr>
          <w:rFonts w:ascii="Times New Roman" w:hAnsi="Times New Roman" w:eastAsia="Times New Roman"/>
          <w:sz w:val="24"/>
          <w:lang w:eastAsia="zh-CN"/>
        </w:rPr>
        <w:t>，</w:t>
      </w:r>
      <w:r>
        <w:rPr>
          <w:rFonts w:ascii="Times New Roman" w:hAnsi="Times New Roman" w:cs="宋体"/>
          <w:sz w:val="24"/>
          <w:lang w:eastAsia="zh-CN"/>
        </w:rPr>
        <w:t>均方根偏差为</w:t>
      </w:r>
      <w:r>
        <w:rPr>
          <w:rFonts w:ascii="Times New Roman" w:hAnsi="Times New Roman" w:eastAsia="Times New Roman"/>
          <w:sz w:val="24"/>
          <w:lang w:eastAsia="zh-CN"/>
        </w:rPr>
        <w:t>3.627 mm，</w:t>
      </w:r>
      <w:r>
        <w:rPr>
          <w:rFonts w:ascii="Times New Roman" w:hAnsi="Times New Roman" w:cs="宋体"/>
          <w:sz w:val="24"/>
          <w:lang w:eastAsia="zh-CN"/>
        </w:rPr>
        <w:t>最大偏差为</w:t>
      </w:r>
      <w:r>
        <w:rPr>
          <w:rFonts w:ascii="Times New Roman" w:hAnsi="Times New Roman" w:eastAsia="Times New Roman"/>
          <w:sz w:val="24"/>
          <w:lang w:eastAsia="zh-CN"/>
        </w:rPr>
        <w:t>7.538 mm。</w:t>
      </w:r>
      <w:r>
        <w:rPr>
          <w:rFonts w:ascii="Times New Roman" w:hAnsi="Times New Roman" w:cs="宋体"/>
          <w:sz w:val="24"/>
          <w:lang w:eastAsia="zh-CN"/>
        </w:rPr>
        <w:t>单宽出流为</w:t>
      </w:r>
      <w:r>
        <w:rPr>
          <w:rFonts w:ascii="Times New Roman" w:hAnsi="Times New Roman" w:eastAsia="Times New Roman"/>
          <w:sz w:val="24"/>
          <w:lang w:eastAsia="zh-CN"/>
        </w:rPr>
        <w:t>0.000527073 m²/s，</w:t>
      </w:r>
      <w:r>
        <w:rPr>
          <w:rFonts w:ascii="Times New Roman" w:hAnsi="Times New Roman" w:cs="宋体"/>
          <w:sz w:val="24"/>
          <w:lang w:eastAsia="zh-CN"/>
        </w:rPr>
        <w:t>与流网参考值</w:t>
      </w:r>
      <w:r>
        <w:rPr>
          <w:rFonts w:ascii="Times New Roman" w:hAnsi="Times New Roman" w:eastAsia="Times New Roman"/>
          <w:sz w:val="24"/>
          <w:lang w:eastAsia="zh-CN"/>
        </w:rPr>
        <w:t>0.000579425 m²/s</w:t>
      </w:r>
      <w:r>
        <w:rPr>
          <w:rFonts w:ascii="Times New Roman" w:hAnsi="Times New Roman" w:cs="宋体"/>
          <w:sz w:val="24"/>
          <w:lang w:eastAsia="zh-CN"/>
        </w:rPr>
        <w:t>相差</w:t>
      </w:r>
      <w:r>
        <w:rPr>
          <w:rFonts w:ascii="Times New Roman" w:hAnsi="Times New Roman" w:eastAsia="Times New Roman"/>
          <w:sz w:val="24"/>
          <w:lang w:eastAsia="zh-CN"/>
        </w:rPr>
        <w:t>9.04%。</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0.000504 m，</w:t>
      </w:r>
      <w:r>
        <w:rPr>
          <w:rFonts w:ascii="Times New Roman" w:hAnsi="Times New Roman" w:cs="宋体"/>
          <w:sz w:val="24"/>
          <w:lang w:eastAsia="zh-CN"/>
        </w:rPr>
        <w:t>均方根变化为</w:t>
      </w:r>
      <w:r>
        <w:rPr>
          <w:rFonts w:ascii="Times New Roman" w:hAnsi="Times New Roman" w:eastAsia="Times New Roman"/>
          <w:sz w:val="24"/>
          <w:lang w:eastAsia="zh-CN"/>
        </w:rPr>
        <w:t>8.293×10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0.1658%，</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15BB1ACE">
      <w:pPr>
        <w:spacing w:after="0" w:line="360" w:lineRule="auto"/>
        <w:rPr>
          <w:lang w:eastAsia="zh-CN"/>
        </w:rPr>
      </w:pPr>
    </w:p>
    <w:p w14:paraId="460015C5">
      <w:pPr>
        <w:spacing w:before="120" w:after="0" w:line="240" w:lineRule="auto"/>
        <w:ind w:firstLine="0"/>
        <w:jc w:val="center"/>
        <w:rPr>
          <w:rFonts w:ascii="Times New Roman" w:hAnsi="Times New Roman" w:cs="Times New Roman"/>
        </w:rPr>
      </w:pPr>
      <w:r>
        <w:drawing>
          <wp:inline distT="0" distB="0" distL="0" distR="0">
            <wp:extent cx="5399405" cy="1806575"/>
            <wp:effectExtent l="0" t="0" r="0" b="3175"/>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pic:cNvPicPr>
                      <a:picLocks noChangeAspect="1"/>
                    </pic:cNvPicPr>
                  </pic:nvPicPr>
                  <pic:blipFill>
                    <a:blip r:embed="rId118"/>
                    <a:stretch>
                      <a:fillRect/>
                    </a:stretch>
                  </pic:blipFill>
                  <pic:spPr>
                    <a:xfrm>
                      <a:off x="0" y="0"/>
                      <a:ext cx="5400000" cy="1806815"/>
                    </a:xfrm>
                    <a:prstGeom prst="rect">
                      <a:avLst/>
                    </a:prstGeom>
                  </pic:spPr>
                </pic:pic>
              </a:graphicData>
            </a:graphic>
          </wp:inline>
        </w:drawing>
      </w:r>
    </w:p>
    <w:p w14:paraId="0C50049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图4-5　二维稳态砂坝渗流场及参考节点对照</w:t>
      </w:r>
    </w:p>
    <w:p w14:paraId="13DCF46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4-5 Seepage field of the two-dimensional steady-state sand dam case and comparison at reference nodes</w:t>
      </w:r>
    </w:p>
    <w:p w14:paraId="204727F5">
      <w:pPr>
        <w:pStyle w:val="6"/>
      </w:pPr>
      <w:r>
        <w:rPr>
          <w:rFonts w:ascii="Times New Roman" w:hAnsi="Times New Roman"/>
        </w:rPr>
        <w:t>（4）网格无关性分析</w:t>
      </w:r>
    </w:p>
    <w:p w14:paraId="05F0D069">
      <w:pPr>
        <w:spacing w:after="0" w:line="360" w:lineRule="auto"/>
        <w:rPr>
          <w:lang w:eastAsia="zh-CN"/>
        </w:rPr>
      </w:pPr>
      <w:r>
        <w:rPr>
          <w:rFonts w:ascii="Times New Roman" w:hAnsi="Times New Roman" w:cs="宋体"/>
          <w:sz w:val="24"/>
          <w:lang w:eastAsia="zh-CN"/>
        </w:rPr>
        <w:t>表</w:t>
      </w:r>
      <w:r>
        <w:rPr>
          <w:rFonts w:ascii="Times New Roman" w:hAnsi="Times New Roman" w:eastAsia="Times New Roman"/>
          <w:sz w:val="24"/>
          <w:lang w:eastAsia="zh-CN"/>
        </w:rPr>
        <w:t xml:space="preserve"> 4-1 </w:t>
      </w:r>
      <w:r>
        <w:rPr>
          <w:rFonts w:ascii="Times New Roman" w:hAnsi="Times New Roman" w:cs="宋体"/>
          <w:sz w:val="24"/>
          <w:lang w:eastAsia="zh-CN"/>
        </w:rPr>
        <w:t>列出了二维稳态模型三级网格的水头验证结果</w:t>
      </w:r>
      <w:r>
        <w:rPr>
          <w:rFonts w:ascii="Times New Roman" w:hAnsi="Times New Roman" w:eastAsia="Times New Roman"/>
          <w:sz w:val="24"/>
          <w:lang w:eastAsia="zh-CN"/>
        </w:rPr>
        <w:t>，</w:t>
      </w:r>
      <w:r>
        <w:rPr>
          <w:rFonts w:ascii="Times New Roman" w:hAnsi="Times New Roman" w:cs="宋体"/>
          <w:sz w:val="24"/>
          <w:lang w:eastAsia="zh-CN"/>
        </w:rPr>
        <w:t>涵盖解析解对比</w:t>
      </w:r>
      <w:r>
        <w:rPr>
          <w:rFonts w:ascii="Times New Roman" w:hAnsi="Times New Roman" w:eastAsia="Times New Roman"/>
          <w:sz w:val="24"/>
          <w:lang w:eastAsia="zh-CN"/>
        </w:rPr>
        <w:t>、</w:t>
      </w:r>
      <w:r>
        <w:rPr>
          <w:rFonts w:ascii="Times New Roman" w:hAnsi="Times New Roman" w:cs="宋体"/>
          <w:sz w:val="24"/>
          <w:lang w:eastAsia="zh-CN"/>
        </w:rPr>
        <w:t>非均质对照及砂坝流网三类算例</w:t>
      </w:r>
      <w:r>
        <w:rPr>
          <w:rFonts w:ascii="Times New Roman" w:hAnsi="Times New Roman" w:eastAsia="Times New Roman"/>
          <w:sz w:val="24"/>
          <w:lang w:eastAsia="zh-CN"/>
        </w:rPr>
        <w:t>，</w:t>
      </w:r>
      <w:r>
        <w:rPr>
          <w:rFonts w:ascii="Times New Roman" w:hAnsi="Times New Roman" w:cs="宋体"/>
          <w:sz w:val="24"/>
          <w:lang w:eastAsia="zh-CN"/>
        </w:rPr>
        <w:t>用于检验模型计算精度并开展网格无关性分析</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解析解算例的水头最大偏差与均方根偏差均处于</w:t>
      </w:r>
      <w:r>
        <w:rPr>
          <w:rFonts w:ascii="Times New Roman" w:hAnsi="Times New Roman" w:eastAsia="Times New Roman"/>
          <w:sz w:val="24"/>
          <w:lang w:eastAsia="zh-CN"/>
        </w:rPr>
        <w:t xml:space="preserve"> 10</w:t>
      </w:r>
      <w:r>
        <w:rPr>
          <w:rFonts w:ascii="Times New Roman" w:hAnsi="Times New Roman" w:eastAsia="Times New Roman"/>
          <w:sz w:val="24"/>
          <w:vertAlign w:val="superscript"/>
          <w:lang w:eastAsia="zh-CN"/>
        </w:rPr>
        <w:t>-10</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-11</w:t>
      </w:r>
      <w:r>
        <w:rPr>
          <w:rFonts w:ascii="Times New Roman" w:hAnsi="Times New Roman" w:eastAsia="Times New Roman"/>
          <w:sz w:val="24"/>
          <w:lang w:eastAsia="zh-CN"/>
        </w:rPr>
        <w:t xml:space="preserve"> m </w:t>
      </w:r>
      <w:r>
        <w:rPr>
          <w:rFonts w:ascii="Times New Roman" w:hAnsi="Times New Roman" w:cs="宋体"/>
          <w:sz w:val="24"/>
          <w:lang w:eastAsia="zh-CN"/>
        </w:rPr>
        <w:t>量级</w:t>
      </w:r>
      <w:r>
        <w:rPr>
          <w:rFonts w:ascii="Times New Roman" w:hAnsi="Times New Roman" w:eastAsia="Times New Roman"/>
          <w:sz w:val="24"/>
          <w:lang w:eastAsia="zh-CN"/>
        </w:rPr>
        <w:t>，</w:t>
      </w:r>
      <w:r>
        <w:rPr>
          <w:rFonts w:ascii="Times New Roman" w:hAnsi="Times New Roman" w:cs="宋体"/>
          <w:sz w:val="24"/>
          <w:lang w:eastAsia="zh-CN"/>
        </w:rPr>
        <w:t>与理论解高度吻合</w:t>
      </w:r>
      <w:r>
        <w:rPr>
          <w:rFonts w:ascii="Times New Roman" w:hAnsi="Times New Roman" w:eastAsia="Times New Roman"/>
          <w:sz w:val="24"/>
          <w:lang w:eastAsia="zh-CN"/>
        </w:rPr>
        <w:t>；</w:t>
      </w:r>
      <w:r>
        <w:rPr>
          <w:rFonts w:ascii="Times New Roman" w:hAnsi="Times New Roman" w:cs="宋体"/>
          <w:sz w:val="24"/>
          <w:lang w:eastAsia="zh-CN"/>
        </w:rPr>
        <w:t>非均质对照算例的水头偏差随网格加密逐步收敛</w:t>
      </w:r>
      <w:r>
        <w:rPr>
          <w:rFonts w:ascii="Times New Roman" w:hAnsi="Times New Roman" w:eastAsia="Times New Roman"/>
          <w:sz w:val="24"/>
          <w:lang w:eastAsia="zh-CN"/>
        </w:rPr>
        <w:t>；</w:t>
      </w:r>
      <w:r>
        <w:rPr>
          <w:rFonts w:ascii="Times New Roman" w:hAnsi="Times New Roman" w:cs="宋体"/>
          <w:sz w:val="24"/>
          <w:lang w:eastAsia="zh-CN"/>
        </w:rPr>
        <w:t>砂坝流网算例在三级网格加密过程中计算结果波动微小</w:t>
      </w:r>
      <w:r>
        <w:rPr>
          <w:rFonts w:ascii="Times New Roman" w:hAnsi="Times New Roman" w:eastAsia="Times New Roman"/>
          <w:sz w:val="24"/>
          <w:lang w:eastAsia="zh-CN"/>
        </w:rPr>
        <w:t>，</w:t>
      </w:r>
      <w:r>
        <w:rPr>
          <w:rFonts w:ascii="Times New Roman" w:hAnsi="Times New Roman" w:cs="宋体"/>
          <w:sz w:val="24"/>
          <w:lang w:eastAsia="zh-CN"/>
        </w:rPr>
        <w:t>呈现出显著的网格无关性</w:t>
      </w:r>
      <w:r>
        <w:rPr>
          <w:rFonts w:ascii="Times New Roman" w:hAnsi="Times New Roman" w:eastAsia="Times New Roman"/>
          <w:sz w:val="24"/>
          <w:lang w:eastAsia="zh-CN"/>
        </w:rPr>
        <w:t>。</w:t>
      </w:r>
      <w:r>
        <w:rPr>
          <w:rFonts w:ascii="Times New Roman" w:hAnsi="Times New Roman" w:cs="宋体"/>
          <w:sz w:val="24"/>
          <w:lang w:eastAsia="zh-CN"/>
        </w:rPr>
        <w:t>整体验证表明</w:t>
      </w:r>
      <w:r>
        <w:rPr>
          <w:rFonts w:ascii="Times New Roman" w:hAnsi="Times New Roman" w:eastAsia="Times New Roman"/>
          <w:sz w:val="24"/>
          <w:lang w:eastAsia="zh-CN"/>
        </w:rPr>
        <w:t>，</w:t>
      </w:r>
      <w:r>
        <w:rPr>
          <w:rFonts w:ascii="Times New Roman" w:hAnsi="Times New Roman" w:cs="宋体"/>
          <w:sz w:val="24"/>
          <w:lang w:eastAsia="zh-CN"/>
        </w:rPr>
        <w:t>模型水头计算精度可靠</w:t>
      </w:r>
      <w:r>
        <w:rPr>
          <w:rFonts w:ascii="Times New Roman" w:hAnsi="Times New Roman" w:eastAsia="Times New Roman"/>
          <w:sz w:val="24"/>
          <w:lang w:eastAsia="zh-CN"/>
        </w:rPr>
        <w:t>。</w:t>
      </w:r>
    </w:p>
    <w:p w14:paraId="02780911">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表4-1　二维稳态模型三级网格的水头验证数据</w:t>
      </w:r>
    </w:p>
    <w:p w14:paraId="3EE2125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 Head verification data of the two-dimensional steady-state model on three grid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1"/>
        <w:gridCol w:w="1617"/>
        <w:gridCol w:w="1393"/>
        <w:gridCol w:w="1834"/>
        <w:gridCol w:w="1834"/>
      </w:tblGrid>
      <w:tr w14:paraId="61D85A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1" w:type="dxa"/>
            <w:tcBorders>
              <w:bottom w:val="single" w:color="auto" w:sz="4" w:space="0"/>
            </w:tcBorders>
            <w:vAlign w:val="center"/>
          </w:tcPr>
          <w:p w14:paraId="52007823">
            <w:pPr>
              <w:keepNext/>
              <w:spacing w:before="80" w:after="80" w:line="360" w:lineRule="auto"/>
              <w:ind w:left="0" w:right="0" w:firstLine="0"/>
              <w:jc w:val="both"/>
            </w:pPr>
            <w:r>
              <w:rPr>
                <w:rFonts w:ascii="宋体" w:hAnsi="宋体" w:cs="宋体"/>
                <w:b/>
                <w:sz w:val="20"/>
              </w:rPr>
              <w:t>验证案例</w:t>
            </w:r>
          </w:p>
        </w:tc>
        <w:tc>
          <w:tcPr>
            <w:tcW w:w="1617" w:type="dxa"/>
            <w:tcBorders>
              <w:bottom w:val="single" w:color="auto" w:sz="4" w:space="0"/>
            </w:tcBorders>
            <w:vAlign w:val="center"/>
          </w:tcPr>
          <w:p w14:paraId="770DC1F0">
            <w:pPr>
              <w:keepNext/>
              <w:spacing w:before="80" w:after="80" w:line="360" w:lineRule="auto"/>
              <w:ind w:left="0" w:right="0" w:firstLine="0"/>
              <w:jc w:val="both"/>
            </w:pPr>
            <w:r>
              <w:rPr>
                <w:rFonts w:ascii="宋体" w:hAnsi="宋体" w:cs="宋体"/>
                <w:b/>
                <w:sz w:val="20"/>
              </w:rPr>
              <w:t>网格尺寸</w:t>
            </w:r>
          </w:p>
        </w:tc>
        <w:tc>
          <w:tcPr>
            <w:tcW w:w="1393" w:type="dxa"/>
            <w:tcBorders>
              <w:bottom w:val="single" w:color="auto" w:sz="4" w:space="0"/>
            </w:tcBorders>
            <w:vAlign w:val="center"/>
          </w:tcPr>
          <w:p w14:paraId="65D60241">
            <w:pPr>
              <w:keepNext/>
              <w:spacing w:before="80" w:after="80" w:line="360" w:lineRule="auto"/>
              <w:ind w:left="0" w:right="0" w:firstLine="0"/>
              <w:jc w:val="both"/>
            </w:pPr>
            <w:r>
              <w:rPr>
                <w:rFonts w:ascii="宋体" w:hAnsi="宋体" w:cs="宋体"/>
                <w:b/>
                <w:sz w:val="20"/>
              </w:rPr>
              <w:t>参考点</w:t>
            </w:r>
          </w:p>
        </w:tc>
        <w:tc>
          <w:tcPr>
            <w:tcW w:w="1834" w:type="dxa"/>
            <w:tcBorders>
              <w:bottom w:val="single" w:color="auto" w:sz="4" w:space="0"/>
            </w:tcBorders>
            <w:vAlign w:val="center"/>
          </w:tcPr>
          <w:p w14:paraId="5E21715F">
            <w:pPr>
              <w:keepNext/>
              <w:spacing w:before="80" w:after="80" w:line="360" w:lineRule="auto"/>
              <w:ind w:left="0" w:right="0" w:firstLine="0"/>
              <w:jc w:val="both"/>
            </w:pPr>
            <w:r>
              <w:rPr>
                <w:rFonts w:ascii="宋体" w:hAnsi="宋体" w:cs="宋体"/>
                <w:b/>
                <w:sz w:val="20"/>
              </w:rPr>
              <w:t>最大偏差</w:t>
            </w:r>
            <w:r>
              <w:rPr>
                <w:rFonts w:ascii="Times New Roman" w:hAnsi="Times New Roman" w:eastAsia="Times New Roman"/>
                <w:b/>
                <w:sz w:val="20"/>
              </w:rPr>
              <w:t>/m</w:t>
            </w:r>
          </w:p>
        </w:tc>
        <w:tc>
          <w:tcPr>
            <w:tcW w:w="1834" w:type="dxa"/>
            <w:tcBorders>
              <w:bottom w:val="single" w:color="auto" w:sz="4" w:space="0"/>
            </w:tcBorders>
            <w:vAlign w:val="center"/>
          </w:tcPr>
          <w:p w14:paraId="440729B8">
            <w:pPr>
              <w:keepNext/>
              <w:spacing w:before="80" w:after="80" w:line="360" w:lineRule="auto"/>
              <w:ind w:left="0" w:right="0" w:firstLine="0"/>
              <w:jc w:val="both"/>
            </w:pPr>
            <w:r>
              <w:rPr>
                <w:rFonts w:ascii="宋体" w:hAnsi="宋体" w:cs="宋体"/>
                <w:b/>
                <w:sz w:val="20"/>
              </w:rPr>
              <w:t>均方根偏差</w:t>
            </w:r>
            <w:r>
              <w:rPr>
                <w:rFonts w:ascii="Times New Roman" w:hAnsi="Times New Roman" w:eastAsia="Times New Roman"/>
                <w:b/>
                <w:sz w:val="20"/>
              </w:rPr>
              <w:t>/m</w:t>
            </w:r>
          </w:p>
        </w:tc>
      </w:tr>
      <w:tr w14:paraId="25A344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440FE93F">
            <w:pPr>
              <w:spacing w:before="80" w:after="80" w:line="360" w:lineRule="auto"/>
              <w:ind w:left="0" w:right="0" w:firstLine="0"/>
              <w:jc w:val="both"/>
            </w:pPr>
            <w:r>
              <w:rPr>
                <w:rFonts w:ascii="宋体" w:hAnsi="宋体" w:cs="宋体"/>
                <w:sz w:val="20"/>
              </w:rPr>
              <w:t>解析解</w:t>
            </w:r>
          </w:p>
        </w:tc>
        <w:tc>
          <w:tcPr>
            <w:tcW w:w="1617" w:type="dxa"/>
            <w:vAlign w:val="center"/>
          </w:tcPr>
          <w:p w14:paraId="3173DD98">
            <w:pPr>
              <w:spacing w:before="80" w:after="80" w:line="360" w:lineRule="auto"/>
              <w:ind w:left="0" w:right="0" w:firstLine="0"/>
              <w:jc w:val="both"/>
            </w:pPr>
            <w:r>
              <w:rPr>
                <w:rFonts w:ascii="Times New Roman" w:hAnsi="Times New Roman" w:eastAsia="Times New Roman"/>
                <w:sz w:val="20"/>
              </w:rPr>
              <w:t>100×20</w:t>
            </w:r>
          </w:p>
        </w:tc>
        <w:tc>
          <w:tcPr>
            <w:tcW w:w="1393" w:type="dxa"/>
            <w:vAlign w:val="center"/>
          </w:tcPr>
          <w:p w14:paraId="4508E38A">
            <w:pPr>
              <w:spacing w:before="80" w:after="80" w:line="360" w:lineRule="auto"/>
              <w:ind w:left="0" w:right="0" w:firstLine="0"/>
              <w:jc w:val="both"/>
            </w:pPr>
            <w:r>
              <w:rPr>
                <w:rFonts w:ascii="宋体" w:hAnsi="宋体" w:cs="宋体"/>
                <w:sz w:val="20"/>
              </w:rPr>
              <w:t>全域</w:t>
            </w:r>
          </w:p>
        </w:tc>
        <w:tc>
          <w:tcPr>
            <w:tcW w:w="1834" w:type="dxa"/>
            <w:vAlign w:val="center"/>
          </w:tcPr>
          <w:p w14:paraId="010DFE60">
            <w:pPr>
              <w:spacing w:before="80" w:after="80" w:line="360" w:lineRule="auto"/>
              <w:ind w:left="0" w:right="0" w:firstLine="0"/>
              <w:jc w:val="both"/>
            </w:pPr>
            <w:r>
              <w:rPr>
                <w:rFonts w:ascii="Times New Roman" w:hAnsi="Times New Roman" w:eastAsia="Times New Roman"/>
                <w:sz w:val="20"/>
              </w:rPr>
              <w:t>3.431×10</w:t>
            </w:r>
            <w:r>
              <w:rPr>
                <w:rFonts w:ascii="Times New Roman" w:hAnsi="Times New Roman" w:eastAsia="Times New Roman"/>
                <w:sz w:val="20"/>
                <w:vertAlign w:val="superscript"/>
              </w:rPr>
              <w:t>−11</w:t>
            </w:r>
          </w:p>
        </w:tc>
        <w:tc>
          <w:tcPr>
            <w:tcW w:w="1834" w:type="dxa"/>
            <w:vAlign w:val="center"/>
          </w:tcPr>
          <w:p w14:paraId="10E4692B">
            <w:pPr>
              <w:spacing w:before="80" w:after="80" w:line="360" w:lineRule="auto"/>
              <w:ind w:left="0" w:right="0" w:firstLine="0"/>
              <w:jc w:val="both"/>
            </w:pPr>
            <w:r>
              <w:rPr>
                <w:rFonts w:ascii="Times New Roman" w:hAnsi="Times New Roman" w:eastAsia="Times New Roman"/>
                <w:sz w:val="20"/>
              </w:rPr>
              <w:t>1.779×10</w:t>
            </w:r>
            <w:r>
              <w:rPr>
                <w:rFonts w:ascii="Times New Roman" w:hAnsi="Times New Roman" w:eastAsia="Times New Roman"/>
                <w:sz w:val="20"/>
                <w:vertAlign w:val="superscript"/>
              </w:rPr>
              <w:t>−11</w:t>
            </w:r>
          </w:p>
        </w:tc>
      </w:tr>
      <w:tr w14:paraId="58F532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037E4859">
            <w:pPr>
              <w:spacing w:before="80" w:after="80" w:line="360" w:lineRule="auto"/>
              <w:ind w:left="0" w:right="0" w:firstLine="0"/>
              <w:jc w:val="both"/>
            </w:pPr>
            <w:r>
              <w:rPr>
                <w:rFonts w:ascii="宋体" w:hAnsi="宋体" w:cs="宋体"/>
                <w:sz w:val="20"/>
              </w:rPr>
              <w:t>解析解</w:t>
            </w:r>
          </w:p>
        </w:tc>
        <w:tc>
          <w:tcPr>
            <w:tcW w:w="1617" w:type="dxa"/>
            <w:vAlign w:val="center"/>
          </w:tcPr>
          <w:p w14:paraId="1EAA282F">
            <w:pPr>
              <w:spacing w:before="80" w:after="80" w:line="360" w:lineRule="auto"/>
              <w:ind w:left="0" w:right="0" w:firstLine="0"/>
              <w:jc w:val="both"/>
            </w:pPr>
            <w:r>
              <w:rPr>
                <w:rFonts w:ascii="Times New Roman" w:hAnsi="Times New Roman" w:eastAsia="Times New Roman"/>
                <w:sz w:val="20"/>
              </w:rPr>
              <w:t>200×40</w:t>
            </w:r>
          </w:p>
        </w:tc>
        <w:tc>
          <w:tcPr>
            <w:tcW w:w="1393" w:type="dxa"/>
            <w:vAlign w:val="center"/>
          </w:tcPr>
          <w:p w14:paraId="00D4447E">
            <w:pPr>
              <w:spacing w:before="80" w:after="80" w:line="360" w:lineRule="auto"/>
              <w:ind w:left="0" w:right="0" w:firstLine="0"/>
              <w:jc w:val="both"/>
            </w:pPr>
            <w:r>
              <w:rPr>
                <w:rFonts w:ascii="宋体" w:hAnsi="宋体" w:cs="宋体"/>
                <w:sz w:val="20"/>
              </w:rPr>
              <w:t>全域</w:t>
            </w:r>
          </w:p>
        </w:tc>
        <w:tc>
          <w:tcPr>
            <w:tcW w:w="1834" w:type="dxa"/>
            <w:vAlign w:val="center"/>
          </w:tcPr>
          <w:p w14:paraId="6A545473">
            <w:pPr>
              <w:spacing w:before="80" w:after="80" w:line="360" w:lineRule="auto"/>
              <w:ind w:left="0" w:right="0" w:firstLine="0"/>
              <w:jc w:val="both"/>
            </w:pPr>
            <w:r>
              <w:rPr>
                <w:rFonts w:ascii="Times New Roman" w:hAnsi="Times New Roman" w:eastAsia="Times New Roman"/>
                <w:sz w:val="20"/>
              </w:rPr>
              <w:t>1.704×10</w:t>
            </w:r>
            <w:r>
              <w:rPr>
                <w:rFonts w:ascii="Times New Roman" w:hAnsi="Times New Roman" w:eastAsia="Times New Roman"/>
                <w:sz w:val="20"/>
                <w:vertAlign w:val="superscript"/>
              </w:rPr>
              <w:t>−10</w:t>
            </w:r>
          </w:p>
        </w:tc>
        <w:tc>
          <w:tcPr>
            <w:tcW w:w="1834" w:type="dxa"/>
            <w:vAlign w:val="center"/>
          </w:tcPr>
          <w:p w14:paraId="4038AA97">
            <w:pPr>
              <w:spacing w:before="80" w:after="80" w:line="360" w:lineRule="auto"/>
              <w:ind w:left="0" w:right="0" w:firstLine="0"/>
              <w:jc w:val="both"/>
            </w:pPr>
            <w:r>
              <w:rPr>
                <w:rFonts w:ascii="Times New Roman" w:hAnsi="Times New Roman" w:eastAsia="Times New Roman"/>
                <w:sz w:val="20"/>
              </w:rPr>
              <w:t>8.793×10</w:t>
            </w:r>
            <w:r>
              <w:rPr>
                <w:rFonts w:ascii="Times New Roman" w:hAnsi="Times New Roman" w:eastAsia="Times New Roman"/>
                <w:sz w:val="20"/>
                <w:vertAlign w:val="superscript"/>
              </w:rPr>
              <w:t>−11</w:t>
            </w:r>
          </w:p>
        </w:tc>
      </w:tr>
      <w:tr w14:paraId="294C40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196BC50">
            <w:pPr>
              <w:spacing w:before="80" w:after="80" w:line="360" w:lineRule="auto"/>
              <w:ind w:left="0" w:right="0" w:firstLine="0"/>
              <w:jc w:val="both"/>
            </w:pPr>
            <w:r>
              <w:rPr>
                <w:rFonts w:ascii="宋体" w:hAnsi="宋体" w:cs="宋体"/>
                <w:sz w:val="20"/>
              </w:rPr>
              <w:t>解析解</w:t>
            </w:r>
          </w:p>
        </w:tc>
        <w:tc>
          <w:tcPr>
            <w:tcW w:w="1617" w:type="dxa"/>
            <w:vAlign w:val="center"/>
          </w:tcPr>
          <w:p w14:paraId="1EC31FD5">
            <w:pPr>
              <w:spacing w:before="80" w:after="80" w:line="360" w:lineRule="auto"/>
              <w:ind w:left="0" w:right="0" w:firstLine="0"/>
              <w:jc w:val="both"/>
            </w:pPr>
            <w:r>
              <w:rPr>
                <w:rFonts w:ascii="Times New Roman" w:hAnsi="Times New Roman" w:eastAsia="Times New Roman"/>
                <w:sz w:val="20"/>
              </w:rPr>
              <w:t>400×80</w:t>
            </w:r>
          </w:p>
        </w:tc>
        <w:tc>
          <w:tcPr>
            <w:tcW w:w="1393" w:type="dxa"/>
            <w:vAlign w:val="center"/>
          </w:tcPr>
          <w:p w14:paraId="3EA8EEE4">
            <w:pPr>
              <w:spacing w:before="80" w:after="80" w:line="360" w:lineRule="auto"/>
              <w:ind w:left="0" w:right="0" w:firstLine="0"/>
              <w:jc w:val="both"/>
            </w:pPr>
            <w:r>
              <w:rPr>
                <w:rFonts w:ascii="宋体" w:hAnsi="宋体" w:cs="宋体"/>
                <w:sz w:val="20"/>
              </w:rPr>
              <w:t>全域</w:t>
            </w:r>
          </w:p>
        </w:tc>
        <w:tc>
          <w:tcPr>
            <w:tcW w:w="1834" w:type="dxa"/>
            <w:vAlign w:val="center"/>
          </w:tcPr>
          <w:p w14:paraId="71E189BA">
            <w:pPr>
              <w:spacing w:before="80" w:after="80" w:line="360" w:lineRule="auto"/>
              <w:ind w:left="0" w:right="0" w:firstLine="0"/>
              <w:jc w:val="both"/>
            </w:pPr>
            <w:r>
              <w:rPr>
                <w:rFonts w:ascii="Times New Roman" w:hAnsi="Times New Roman" w:eastAsia="Times New Roman"/>
                <w:sz w:val="20"/>
              </w:rPr>
              <w:t>6.615×10</w:t>
            </w:r>
            <w:r>
              <w:rPr>
                <w:rFonts w:ascii="Times New Roman" w:hAnsi="Times New Roman" w:eastAsia="Times New Roman"/>
                <w:sz w:val="20"/>
                <w:vertAlign w:val="superscript"/>
              </w:rPr>
              <w:t>−10</w:t>
            </w:r>
          </w:p>
        </w:tc>
        <w:tc>
          <w:tcPr>
            <w:tcW w:w="1834" w:type="dxa"/>
            <w:vAlign w:val="center"/>
          </w:tcPr>
          <w:p w14:paraId="746D89CC">
            <w:pPr>
              <w:spacing w:before="80" w:after="80" w:line="360" w:lineRule="auto"/>
              <w:ind w:left="0" w:right="0" w:firstLine="0"/>
              <w:jc w:val="both"/>
            </w:pPr>
            <w:r>
              <w:rPr>
                <w:rFonts w:ascii="Times New Roman" w:hAnsi="Times New Roman" w:eastAsia="Times New Roman"/>
                <w:sz w:val="20"/>
              </w:rPr>
              <w:t>3.424×10</w:t>
            </w:r>
            <w:r>
              <w:rPr>
                <w:rFonts w:ascii="Times New Roman" w:hAnsi="Times New Roman" w:eastAsia="Times New Roman"/>
                <w:sz w:val="20"/>
                <w:vertAlign w:val="superscript"/>
              </w:rPr>
              <w:t>−10</w:t>
            </w:r>
          </w:p>
        </w:tc>
      </w:tr>
      <w:tr w14:paraId="11D602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D4911A4">
            <w:pPr>
              <w:spacing w:before="80" w:after="80" w:line="360" w:lineRule="auto"/>
              <w:ind w:left="0" w:right="0" w:firstLine="0"/>
              <w:jc w:val="both"/>
            </w:pPr>
            <w:r>
              <w:rPr>
                <w:rFonts w:ascii="宋体" w:hAnsi="宋体" w:cs="宋体"/>
                <w:sz w:val="20"/>
              </w:rPr>
              <w:t>非均质对照</w:t>
            </w:r>
          </w:p>
        </w:tc>
        <w:tc>
          <w:tcPr>
            <w:tcW w:w="1617" w:type="dxa"/>
            <w:vAlign w:val="center"/>
          </w:tcPr>
          <w:p w14:paraId="2736A43C">
            <w:pPr>
              <w:spacing w:before="80" w:after="80" w:line="360" w:lineRule="auto"/>
              <w:ind w:left="0" w:right="0" w:firstLine="0"/>
              <w:jc w:val="both"/>
            </w:pPr>
            <w:r>
              <w:rPr>
                <w:rFonts w:ascii="Times New Roman" w:hAnsi="Times New Roman" w:eastAsia="Times New Roman"/>
                <w:sz w:val="20"/>
              </w:rPr>
              <w:t>96×32</w:t>
            </w:r>
          </w:p>
        </w:tc>
        <w:tc>
          <w:tcPr>
            <w:tcW w:w="1393" w:type="dxa"/>
            <w:vAlign w:val="center"/>
          </w:tcPr>
          <w:p w14:paraId="76475BC0">
            <w:pPr>
              <w:spacing w:before="80" w:after="80" w:line="360" w:lineRule="auto"/>
              <w:ind w:left="0" w:right="0" w:firstLine="0"/>
              <w:jc w:val="both"/>
            </w:pPr>
            <w:r>
              <w:rPr>
                <w:rFonts w:ascii="宋体" w:hAnsi="宋体" w:cs="宋体"/>
                <w:sz w:val="20"/>
              </w:rPr>
              <w:t>全域</w:t>
            </w:r>
          </w:p>
        </w:tc>
        <w:tc>
          <w:tcPr>
            <w:tcW w:w="1834" w:type="dxa"/>
            <w:vAlign w:val="center"/>
          </w:tcPr>
          <w:p w14:paraId="2A97B94E">
            <w:pPr>
              <w:spacing w:before="80" w:after="80" w:line="360" w:lineRule="auto"/>
              <w:ind w:left="0" w:right="0" w:firstLine="0"/>
              <w:jc w:val="both"/>
            </w:pPr>
            <w:r>
              <w:rPr>
                <w:rFonts w:ascii="Times New Roman" w:hAnsi="Times New Roman" w:eastAsia="Times New Roman"/>
                <w:sz w:val="20"/>
              </w:rPr>
              <w:t>0.02266</w:t>
            </w:r>
          </w:p>
        </w:tc>
        <w:tc>
          <w:tcPr>
            <w:tcW w:w="1834" w:type="dxa"/>
            <w:vAlign w:val="center"/>
          </w:tcPr>
          <w:p w14:paraId="19ACB630">
            <w:pPr>
              <w:spacing w:before="80" w:after="80" w:line="360" w:lineRule="auto"/>
              <w:ind w:left="0" w:right="0" w:firstLine="0"/>
              <w:jc w:val="both"/>
            </w:pPr>
            <w:r>
              <w:rPr>
                <w:rFonts w:ascii="Times New Roman" w:hAnsi="Times New Roman" w:eastAsia="Times New Roman"/>
                <w:sz w:val="20"/>
              </w:rPr>
              <w:t>0.00165</w:t>
            </w:r>
          </w:p>
        </w:tc>
      </w:tr>
      <w:tr w14:paraId="4E881A5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A2C3D53">
            <w:pPr>
              <w:spacing w:before="80" w:after="80" w:line="360" w:lineRule="auto"/>
              <w:ind w:left="0" w:right="0" w:firstLine="0"/>
              <w:jc w:val="both"/>
            </w:pPr>
            <w:r>
              <w:rPr>
                <w:rFonts w:ascii="宋体" w:hAnsi="宋体" w:cs="宋体"/>
                <w:sz w:val="20"/>
              </w:rPr>
              <w:t>非均质对照</w:t>
            </w:r>
          </w:p>
        </w:tc>
        <w:tc>
          <w:tcPr>
            <w:tcW w:w="1617" w:type="dxa"/>
            <w:vAlign w:val="center"/>
          </w:tcPr>
          <w:p w14:paraId="6E398725">
            <w:pPr>
              <w:spacing w:before="80" w:after="80" w:line="360" w:lineRule="auto"/>
              <w:ind w:left="0" w:right="0" w:firstLine="0"/>
              <w:jc w:val="both"/>
            </w:pPr>
            <w:r>
              <w:rPr>
                <w:rFonts w:ascii="Times New Roman" w:hAnsi="Times New Roman" w:eastAsia="Times New Roman"/>
                <w:sz w:val="20"/>
              </w:rPr>
              <w:t>192×64</w:t>
            </w:r>
          </w:p>
        </w:tc>
        <w:tc>
          <w:tcPr>
            <w:tcW w:w="1393" w:type="dxa"/>
            <w:vAlign w:val="center"/>
          </w:tcPr>
          <w:p w14:paraId="30028928">
            <w:pPr>
              <w:spacing w:before="80" w:after="80" w:line="360" w:lineRule="auto"/>
              <w:ind w:left="0" w:right="0" w:firstLine="0"/>
              <w:jc w:val="both"/>
            </w:pPr>
            <w:r>
              <w:rPr>
                <w:rFonts w:ascii="宋体" w:hAnsi="宋体" w:cs="宋体"/>
                <w:sz w:val="20"/>
              </w:rPr>
              <w:t>全域</w:t>
            </w:r>
          </w:p>
        </w:tc>
        <w:tc>
          <w:tcPr>
            <w:tcW w:w="1834" w:type="dxa"/>
            <w:vAlign w:val="center"/>
          </w:tcPr>
          <w:p w14:paraId="6C54A0F7">
            <w:pPr>
              <w:spacing w:before="80" w:after="80" w:line="360" w:lineRule="auto"/>
              <w:ind w:left="0" w:right="0" w:firstLine="0"/>
              <w:jc w:val="both"/>
            </w:pPr>
            <w:r>
              <w:rPr>
                <w:rFonts w:ascii="Times New Roman" w:hAnsi="Times New Roman" w:eastAsia="Times New Roman"/>
                <w:sz w:val="20"/>
              </w:rPr>
              <w:t>0.01295</w:t>
            </w:r>
          </w:p>
        </w:tc>
        <w:tc>
          <w:tcPr>
            <w:tcW w:w="1834" w:type="dxa"/>
            <w:vAlign w:val="center"/>
          </w:tcPr>
          <w:p w14:paraId="05B010FB">
            <w:pPr>
              <w:spacing w:before="80" w:after="80" w:line="360" w:lineRule="auto"/>
              <w:ind w:left="0" w:right="0" w:firstLine="0"/>
              <w:jc w:val="both"/>
            </w:pPr>
            <w:r>
              <w:rPr>
                <w:rFonts w:ascii="Times New Roman" w:hAnsi="Times New Roman" w:eastAsia="Times New Roman"/>
                <w:sz w:val="20"/>
              </w:rPr>
              <w:t>0.000563</w:t>
            </w:r>
          </w:p>
        </w:tc>
      </w:tr>
      <w:tr w14:paraId="32A85B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6684FEE">
            <w:pPr>
              <w:spacing w:before="80" w:after="80" w:line="360" w:lineRule="auto"/>
              <w:ind w:left="0" w:right="0" w:firstLine="0"/>
              <w:jc w:val="both"/>
            </w:pPr>
            <w:r>
              <w:rPr>
                <w:rFonts w:ascii="宋体" w:hAnsi="宋体" w:cs="宋体"/>
                <w:sz w:val="20"/>
              </w:rPr>
              <w:t>非均质对照</w:t>
            </w:r>
          </w:p>
        </w:tc>
        <w:tc>
          <w:tcPr>
            <w:tcW w:w="1617" w:type="dxa"/>
            <w:vAlign w:val="center"/>
          </w:tcPr>
          <w:p w14:paraId="7ACF37BF">
            <w:pPr>
              <w:spacing w:before="80" w:after="80" w:line="360" w:lineRule="auto"/>
              <w:ind w:left="0" w:right="0" w:firstLine="0"/>
              <w:jc w:val="both"/>
            </w:pPr>
            <w:r>
              <w:rPr>
                <w:rFonts w:ascii="Times New Roman" w:hAnsi="Times New Roman" w:eastAsia="Times New Roman"/>
                <w:sz w:val="20"/>
              </w:rPr>
              <w:t>384×128</w:t>
            </w:r>
          </w:p>
        </w:tc>
        <w:tc>
          <w:tcPr>
            <w:tcW w:w="1393" w:type="dxa"/>
            <w:vAlign w:val="center"/>
          </w:tcPr>
          <w:p w14:paraId="7A9A95DE">
            <w:pPr>
              <w:spacing w:before="80" w:after="80" w:line="360" w:lineRule="auto"/>
              <w:ind w:left="0" w:right="0" w:firstLine="0"/>
              <w:jc w:val="both"/>
            </w:pPr>
            <w:r>
              <w:rPr>
                <w:rFonts w:ascii="宋体" w:hAnsi="宋体" w:cs="宋体"/>
                <w:sz w:val="20"/>
              </w:rPr>
              <w:t>全域</w:t>
            </w:r>
          </w:p>
        </w:tc>
        <w:tc>
          <w:tcPr>
            <w:tcW w:w="1834" w:type="dxa"/>
            <w:vAlign w:val="center"/>
          </w:tcPr>
          <w:p w14:paraId="17744CAD">
            <w:pPr>
              <w:spacing w:before="80" w:after="80" w:line="360" w:lineRule="auto"/>
              <w:ind w:left="0" w:right="0" w:firstLine="0"/>
              <w:jc w:val="both"/>
            </w:pPr>
            <w:r>
              <w:rPr>
                <w:rFonts w:ascii="Times New Roman" w:hAnsi="Times New Roman" w:eastAsia="Times New Roman"/>
                <w:sz w:val="20"/>
              </w:rPr>
              <w:t>0.007469</w:t>
            </w:r>
          </w:p>
        </w:tc>
        <w:tc>
          <w:tcPr>
            <w:tcW w:w="1834" w:type="dxa"/>
            <w:vAlign w:val="center"/>
          </w:tcPr>
          <w:p w14:paraId="63AE5965">
            <w:pPr>
              <w:spacing w:before="80" w:after="80" w:line="360" w:lineRule="auto"/>
              <w:ind w:left="0" w:right="0" w:firstLine="0"/>
              <w:jc w:val="both"/>
            </w:pPr>
            <w:r>
              <w:rPr>
                <w:rFonts w:ascii="Times New Roman" w:hAnsi="Times New Roman" w:eastAsia="Times New Roman"/>
                <w:sz w:val="20"/>
              </w:rPr>
              <w:t>0.0001926</w:t>
            </w:r>
          </w:p>
        </w:tc>
      </w:tr>
      <w:tr w14:paraId="041AD3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FD0AE9E">
            <w:pPr>
              <w:spacing w:before="80" w:after="80" w:line="360" w:lineRule="auto"/>
              <w:ind w:left="0" w:right="0" w:firstLine="0"/>
              <w:jc w:val="both"/>
            </w:pPr>
            <w:r>
              <w:rPr>
                <w:rFonts w:ascii="宋体" w:hAnsi="宋体" w:cs="宋体"/>
                <w:sz w:val="20"/>
              </w:rPr>
              <w:t>砂坝流网</w:t>
            </w:r>
          </w:p>
        </w:tc>
        <w:tc>
          <w:tcPr>
            <w:tcW w:w="1617" w:type="dxa"/>
            <w:vAlign w:val="center"/>
          </w:tcPr>
          <w:p w14:paraId="03C7CFE6">
            <w:pPr>
              <w:spacing w:before="80" w:after="80" w:line="360" w:lineRule="auto"/>
              <w:ind w:left="0" w:right="0" w:firstLine="0"/>
              <w:jc w:val="both"/>
            </w:pPr>
            <w:r>
              <w:rPr>
                <w:rFonts w:ascii="Times New Roman" w:hAnsi="Times New Roman" w:eastAsia="Times New Roman"/>
                <w:sz w:val="20"/>
              </w:rPr>
              <w:t>225×1×40</w:t>
            </w:r>
          </w:p>
        </w:tc>
        <w:tc>
          <w:tcPr>
            <w:tcW w:w="1393" w:type="dxa"/>
            <w:vAlign w:val="center"/>
          </w:tcPr>
          <w:p w14:paraId="237F5EA2">
            <w:pPr>
              <w:spacing w:before="80" w:after="80" w:line="360" w:lineRule="auto"/>
              <w:ind w:left="0" w:right="0" w:firstLine="0"/>
              <w:jc w:val="both"/>
            </w:pPr>
            <w:r>
              <w:rPr>
                <w:rFonts w:ascii="Times New Roman" w:hAnsi="Times New Roman" w:eastAsia="Times New Roman"/>
                <w:sz w:val="20"/>
              </w:rPr>
              <w:t>34</w:t>
            </w:r>
          </w:p>
        </w:tc>
        <w:tc>
          <w:tcPr>
            <w:tcW w:w="1834" w:type="dxa"/>
            <w:vAlign w:val="center"/>
          </w:tcPr>
          <w:p w14:paraId="685E298B">
            <w:pPr>
              <w:spacing w:before="80" w:after="80" w:line="360" w:lineRule="auto"/>
              <w:ind w:left="0" w:right="0" w:firstLine="0"/>
              <w:jc w:val="both"/>
            </w:pPr>
            <w:r>
              <w:rPr>
                <w:rFonts w:ascii="Times New Roman" w:hAnsi="Times New Roman" w:eastAsia="Times New Roman"/>
                <w:sz w:val="20"/>
              </w:rPr>
              <w:t>0.007481</w:t>
            </w:r>
          </w:p>
        </w:tc>
        <w:tc>
          <w:tcPr>
            <w:tcW w:w="1834" w:type="dxa"/>
            <w:vAlign w:val="center"/>
          </w:tcPr>
          <w:p w14:paraId="7F6C9847">
            <w:pPr>
              <w:spacing w:before="80" w:after="80" w:line="360" w:lineRule="auto"/>
              <w:ind w:left="0" w:right="0" w:firstLine="0"/>
              <w:jc w:val="both"/>
            </w:pPr>
            <w:r>
              <w:rPr>
                <w:rFonts w:ascii="Times New Roman" w:hAnsi="Times New Roman" w:eastAsia="Times New Roman"/>
                <w:sz w:val="20"/>
              </w:rPr>
              <w:t>0.003694</w:t>
            </w:r>
          </w:p>
        </w:tc>
      </w:tr>
      <w:tr w14:paraId="08A0CC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142C062F">
            <w:pPr>
              <w:spacing w:before="80" w:after="80" w:line="360" w:lineRule="auto"/>
              <w:ind w:left="0" w:right="0" w:firstLine="0"/>
              <w:jc w:val="both"/>
            </w:pPr>
            <w:r>
              <w:rPr>
                <w:rFonts w:ascii="宋体" w:hAnsi="宋体" w:cs="宋体"/>
                <w:sz w:val="20"/>
              </w:rPr>
              <w:t>砂坝流网</w:t>
            </w:r>
          </w:p>
        </w:tc>
        <w:tc>
          <w:tcPr>
            <w:tcW w:w="1617" w:type="dxa"/>
            <w:vAlign w:val="center"/>
          </w:tcPr>
          <w:p w14:paraId="77F5F9A9">
            <w:pPr>
              <w:spacing w:before="80" w:after="80" w:line="360" w:lineRule="auto"/>
              <w:ind w:left="0" w:right="0" w:firstLine="0"/>
              <w:jc w:val="both"/>
            </w:pPr>
            <w:r>
              <w:rPr>
                <w:rFonts w:ascii="Times New Roman" w:hAnsi="Times New Roman" w:eastAsia="Times New Roman"/>
                <w:sz w:val="20"/>
              </w:rPr>
              <w:t>450×1×80</w:t>
            </w:r>
          </w:p>
        </w:tc>
        <w:tc>
          <w:tcPr>
            <w:tcW w:w="1393" w:type="dxa"/>
            <w:vAlign w:val="center"/>
          </w:tcPr>
          <w:p w14:paraId="3277B843">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35E4C386">
            <w:pPr>
              <w:spacing w:before="80" w:after="80" w:line="360" w:lineRule="auto"/>
              <w:ind w:left="0" w:right="0" w:firstLine="0"/>
              <w:jc w:val="both"/>
            </w:pPr>
            <w:r>
              <w:rPr>
                <w:rFonts w:ascii="Times New Roman" w:hAnsi="Times New Roman" w:eastAsia="Times New Roman"/>
                <w:sz w:val="20"/>
              </w:rPr>
              <w:t>0.007559</w:t>
            </w:r>
          </w:p>
        </w:tc>
        <w:tc>
          <w:tcPr>
            <w:tcW w:w="1834" w:type="dxa"/>
            <w:vAlign w:val="center"/>
          </w:tcPr>
          <w:p w14:paraId="242DB5B6">
            <w:pPr>
              <w:spacing w:before="80" w:after="80" w:line="360" w:lineRule="auto"/>
              <w:ind w:left="0" w:right="0" w:firstLine="0"/>
              <w:jc w:val="both"/>
            </w:pPr>
            <w:r>
              <w:rPr>
                <w:rFonts w:ascii="Times New Roman" w:hAnsi="Times New Roman" w:eastAsia="Times New Roman"/>
                <w:sz w:val="20"/>
              </w:rPr>
              <w:t>0.003644</w:t>
            </w:r>
          </w:p>
        </w:tc>
      </w:tr>
      <w:tr w14:paraId="2339E5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1BC98C5F">
            <w:pPr>
              <w:spacing w:before="80" w:after="80" w:line="360" w:lineRule="auto"/>
              <w:ind w:left="0" w:right="0" w:firstLine="0"/>
              <w:jc w:val="both"/>
            </w:pPr>
            <w:r>
              <w:rPr>
                <w:rFonts w:ascii="宋体" w:hAnsi="宋体" w:cs="宋体"/>
                <w:sz w:val="20"/>
              </w:rPr>
              <w:t>砂坝流网</w:t>
            </w:r>
          </w:p>
        </w:tc>
        <w:tc>
          <w:tcPr>
            <w:tcW w:w="1617" w:type="dxa"/>
            <w:vAlign w:val="center"/>
          </w:tcPr>
          <w:p w14:paraId="1E1AE46B">
            <w:pPr>
              <w:spacing w:before="80" w:after="80" w:line="360" w:lineRule="auto"/>
              <w:ind w:left="0" w:right="0" w:firstLine="0"/>
              <w:jc w:val="both"/>
            </w:pPr>
            <w:r>
              <w:rPr>
                <w:rFonts w:ascii="Times New Roman" w:hAnsi="Times New Roman" w:eastAsia="Times New Roman"/>
                <w:sz w:val="20"/>
              </w:rPr>
              <w:t>900×1×160</w:t>
            </w:r>
          </w:p>
        </w:tc>
        <w:tc>
          <w:tcPr>
            <w:tcW w:w="1393" w:type="dxa"/>
            <w:vAlign w:val="center"/>
          </w:tcPr>
          <w:p w14:paraId="08B9906D">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51E657E0">
            <w:pPr>
              <w:spacing w:before="80" w:after="80" w:line="360" w:lineRule="auto"/>
              <w:ind w:left="0" w:right="0" w:firstLine="0"/>
              <w:jc w:val="both"/>
            </w:pPr>
            <w:r>
              <w:rPr>
                <w:rFonts w:ascii="Times New Roman" w:hAnsi="Times New Roman" w:eastAsia="Times New Roman"/>
                <w:sz w:val="20"/>
              </w:rPr>
              <w:t>0.007538</w:t>
            </w:r>
          </w:p>
        </w:tc>
        <w:tc>
          <w:tcPr>
            <w:tcW w:w="1834" w:type="dxa"/>
            <w:vAlign w:val="center"/>
          </w:tcPr>
          <w:p w14:paraId="0CC601A6">
            <w:pPr>
              <w:spacing w:before="80" w:after="80" w:line="360" w:lineRule="auto"/>
              <w:ind w:left="0" w:right="0" w:firstLine="0"/>
              <w:jc w:val="both"/>
            </w:pPr>
            <w:r>
              <w:rPr>
                <w:rFonts w:ascii="Times New Roman" w:hAnsi="Times New Roman" w:eastAsia="Times New Roman"/>
                <w:sz w:val="20"/>
              </w:rPr>
              <w:t>0.003627</w:t>
            </w:r>
          </w:p>
        </w:tc>
      </w:tr>
    </w:tbl>
    <w:p w14:paraId="7F27CDB9">
      <w:pPr>
        <w:spacing w:after="0" w:line="360" w:lineRule="auto"/>
        <w:rPr>
          <w:lang w:eastAsia="zh-CN"/>
        </w:rPr>
      </w:pPr>
      <w:r>
        <w:rPr>
          <w:rFonts w:ascii="Times New Roman" w:hAnsi="Times New Roman" w:eastAsia="Times New Roman" w:cs="Times New Roman"/>
          <w:sz w:val="24"/>
          <w:lang w:eastAsia="zh-CN"/>
        </w:rPr>
        <w:t xml:space="preserve">4.2  </w:t>
      </w:r>
      <w:r>
        <w:rPr>
          <w:rFonts w:ascii="Times New Roman" w:hAnsi="Times New Roman" w:cs="宋体"/>
          <w:sz w:val="24"/>
          <w:lang w:eastAsia="zh-CN"/>
        </w:rPr>
        <w:t>二维瞬态渗流模型</w:t>
      </w:r>
    </w:p>
    <w:p w14:paraId="350C364E">
      <w:pPr>
        <w:spacing w:after="0" w:line="360" w:lineRule="auto"/>
        <w:rPr>
          <w:lang w:eastAsia="zh-CN"/>
        </w:rPr>
      </w:pPr>
      <w:r>
        <w:rPr>
          <w:rFonts w:ascii="Times New Roman" w:hAnsi="Times New Roman" w:eastAsia="Times New Roman" w:cs="Times New Roman"/>
          <w:sz w:val="24"/>
          <w:lang w:eastAsia="zh-CN"/>
        </w:rPr>
        <w:t xml:space="preserve">4.2.1  </w:t>
      </w:r>
      <w:r>
        <w:rPr>
          <w:rFonts w:ascii="Times New Roman" w:hAnsi="Times New Roman" w:cs="宋体"/>
          <w:sz w:val="24"/>
          <w:lang w:eastAsia="zh-CN"/>
        </w:rPr>
        <w:t>控制方程</w:t>
      </w:r>
    </w:p>
    <w:p w14:paraId="308C312B">
      <w:pPr>
        <w:spacing w:after="0" w:line="360" w:lineRule="auto"/>
        <w:rPr>
          <w:lang w:eastAsia="zh-CN"/>
        </w:rPr>
      </w:pPr>
      <w:r>
        <w:rPr>
          <w:rFonts w:ascii="Times New Roman" w:hAnsi="Times New Roman" w:cs="宋体"/>
          <w:sz w:val="24"/>
          <w:lang w:eastAsia="zh-CN"/>
        </w:rPr>
        <w:t>二维瞬态模型采用</w:t>
      </w:r>
      <w:r>
        <w:rPr>
          <w:rFonts w:ascii="Times New Roman" w:hAnsi="Times New Roman" w:eastAsia="Times New Roman"/>
          <w:sz w:val="24"/>
          <w:lang w:eastAsia="zh-CN"/>
        </w:rPr>
        <w:t>Richards</w:t>
      </w:r>
      <w:r>
        <w:rPr>
          <w:rFonts w:ascii="Times New Roman" w:hAnsi="Times New Roman" w:cs="宋体"/>
          <w:sz w:val="24"/>
          <w:lang w:eastAsia="zh-CN"/>
        </w:rPr>
        <w:t>方程描述非饱和水流</w:t>
      </w:r>
      <w:r>
        <w:rPr>
          <w:rFonts w:ascii="Times New Roman" w:hAnsi="Times New Roman" w:eastAsia="Times New Roman"/>
          <w:sz w:val="24"/>
          <w:vertAlign w:val="superscript"/>
          <w:lang w:eastAsia="zh-CN"/>
        </w:rPr>
        <w:t>[75,194]</w:t>
      </w:r>
      <w:r>
        <w:rPr>
          <w:rFonts w:ascii="Times New Roman" w:hAnsi="Times New Roman" w:eastAsia="Times New Roman"/>
          <w:sz w:val="24"/>
          <w:lang w:eastAsia="zh-CN"/>
        </w:rPr>
        <w:t>，</w:t>
      </w:r>
      <w:r>
        <w:rPr>
          <w:rFonts w:ascii="Times New Roman" w:hAnsi="Times New Roman" w:cs="宋体"/>
          <w:sz w:val="24"/>
          <w:lang w:eastAsia="zh-CN"/>
        </w:rPr>
        <w:t>以实际水量增量构造时间项</w:t>
      </w:r>
      <w:r>
        <w:rPr>
          <w:rFonts w:ascii="Times New Roman" w:hAnsi="Times New Roman" w:eastAsia="Times New Roman"/>
          <w:sz w:val="24"/>
          <w:vertAlign w:val="superscript"/>
          <w:lang w:eastAsia="zh-CN"/>
        </w:rPr>
        <w:t>[199]</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278C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956BA1E">
            <w:pPr>
              <w:spacing w:before="60" w:after="60" w:line="240" w:lineRule="auto"/>
              <w:ind w:left="0" w:right="0" w:firstLine="0"/>
              <w:jc w:val="center"/>
              <w:rPr>
                <w:rFonts w:ascii="Times New Roman" w:hAnsi="Times New Roman" w:cs="Times New Roman"/>
              </w:rPr>
            </w:pPr>
            <m:oMathPara>
              <m:oMath>
                <m:f>
                  <m:fPr/>
                  <m:num>
                    <m:r>
                      <m:rPr/>
                      <m:t>∂W</m:t>
                    </m:r>
                  </m:num>
                  <m:den>
                    <m:r>
                      <m:rPr/>
                      <m:t>∂t</m:t>
                    </m:r>
                  </m:den>
                </m:f>
                <m:r>
                  <m:rPr/>
                  <m:t>=</m:t>
                </m:r>
                <m:f>
                  <m:fPr/>
                  <m:num>
                    <m:r>
                      <m:rPr/>
                      <m:t>∂</m:t>
                    </m:r>
                  </m:num>
                  <m:den>
                    <m:r>
                      <m:rPr/>
                      <m:t>∂x</m:t>
                    </m:r>
                  </m:den>
                </m:f>
                <m:d>
                  <m:dPr/>
                  <m:e>
                    <m:sSub>
                      <m:sSubPr/>
                      <m:e>
                        <m:r>
                          <m:rPr/>
                          <m:t>K</m:t>
                        </m:r>
                      </m:e>
                      <m:sub>
                        <m:r>
                          <m:rPr/>
                          <m:t>x</m:t>
                        </m:r>
                      </m:sub>
                    </m:sSub>
                    <m:sSub>
                      <m:sSubPr/>
                      <m:e>
                        <m:r>
                          <m:rPr/>
                          <m:t>k</m:t>
                        </m:r>
                      </m:e>
                      <m:sub>
                        <m:r>
                          <m:rPr/>
                          <m:t>r</m:t>
                        </m:r>
                      </m:sub>
                    </m:sSub>
                    <m:f>
                      <m:fPr/>
                      <m:num>
                        <m:r>
                          <m:rPr/>
                          <m:t>∂H</m:t>
                        </m:r>
                      </m:num>
                      <m:den>
                        <m:r>
                          <m:rPr/>
                          <m:t>∂x</m:t>
                        </m:r>
                      </m:den>
                    </m:f>
                  </m:e>
                </m:d>
                <m:r>
                  <m:rPr/>
                  <m:t>+</m:t>
                </m:r>
                <m:f>
                  <m:fPr/>
                  <m:num>
                    <m:r>
                      <m:rPr/>
                      <m:t>∂</m:t>
                    </m:r>
                  </m:num>
                  <m:den>
                    <m:r>
                      <m:rPr/>
                      <m:t>∂z</m:t>
                    </m:r>
                  </m:den>
                </m:f>
                <m:d>
                  <m:dPr/>
                  <m:e>
                    <m:sSub>
                      <m:sSubPr/>
                      <m:e>
                        <m:r>
                          <m:rPr/>
                          <m:t>K</m:t>
                        </m:r>
                      </m:e>
                      <m:sub>
                        <m:r>
                          <m:rPr/>
                          <m:t>z</m:t>
                        </m:r>
                      </m:sub>
                    </m:sSub>
                    <m:sSub>
                      <m:sSubPr/>
                      <m:e>
                        <m:r>
                          <m:rPr/>
                          <m:t>k</m:t>
                        </m:r>
                      </m:e>
                      <m:sub>
                        <m:r>
                          <m:rPr/>
                          <m:t>r</m:t>
                        </m:r>
                      </m:sub>
                    </m:sSub>
                    <m:f>
                      <m:fPr/>
                      <m:num>
                        <m:r>
                          <m:rPr/>
                          <m:t>∂H</m:t>
                        </m:r>
                      </m:num>
                      <m:den>
                        <m:r>
                          <m:rPr/>
                          <m:t>∂z</m:t>
                        </m:r>
                      </m:den>
                    </m:f>
                  </m:e>
                </m:d>
                <m:r>
                  <m:rPr/>
                  <m:t>+s</m:t>
                </m:r>
              </m:oMath>
            </m:oMathPara>
          </w:p>
        </w:tc>
        <w:tc>
          <w:tcPr>
            <w:tcW w:w="848" w:type="dxa"/>
            <w:tcBorders>
              <w:top w:val="nil"/>
              <w:left w:val="nil"/>
              <w:bottom w:val="nil"/>
              <w:right w:val="nil"/>
            </w:tcBorders>
            <w:vAlign w:val="center"/>
          </w:tcPr>
          <w:p w14:paraId="5D62E7B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（4-18）</w:t>
            </w:r>
          </w:p>
        </w:tc>
      </w:tr>
    </w:tbl>
    <w:p w14:paraId="791DF41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W</m:t>
        </m:r>
      </m:oMath>
      <w:r>
        <w:rPr>
          <w:rFonts w:ascii="Times New Roman" w:hAnsi="Times New Roman" w:cs="宋体"/>
          <w:sz w:val="24"/>
          <w:lang w:eastAsia="zh-CN"/>
        </w:rPr>
        <w:t>为单位体积介质的水量函数</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r>
          <m:rPr/>
          <m:t>t</m:t>
        </m:r>
      </m:oMath>
      <w:r>
        <w:rPr>
          <w:rFonts w:ascii="Times New Roman" w:hAnsi="Times New Roman" w:cs="宋体"/>
          <w:sz w:val="24"/>
          <w:lang w:eastAsia="zh-CN"/>
        </w:rPr>
        <w:t>为时间</w:t>
      </w:r>
      <w:r>
        <w:rPr>
          <w:rFonts w:ascii="Times New Roman" w:hAnsi="Times New Roman" w:eastAsia="Times New Roman"/>
          <w:sz w:val="24"/>
          <w:lang w:eastAsia="zh-CN"/>
        </w:rPr>
        <w:t>，s。</w:t>
      </w:r>
      <w:r>
        <w:rPr>
          <w:rFonts w:ascii="Times New Roman" w:hAnsi="Times New Roman" w:cs="宋体"/>
          <w:sz w:val="24"/>
          <w:lang w:eastAsia="zh-CN"/>
        </w:rPr>
        <w:t>通量</w:t>
      </w:r>
      <w:r>
        <w:rPr>
          <w:rFonts w:ascii="Times New Roman" w:hAnsi="Times New Roman" w:eastAsia="Times New Roman"/>
          <w:sz w:val="24"/>
          <w:lang w:eastAsia="zh-CN"/>
        </w:rPr>
        <w:t>、</w:t>
      </w:r>
      <w:r>
        <w:rPr>
          <w:rFonts w:ascii="Times New Roman" w:hAnsi="Times New Roman" w:cs="宋体"/>
          <w:sz w:val="24"/>
          <w:lang w:eastAsia="zh-CN"/>
        </w:rPr>
        <w:t>本构参数及空间坐标定义同</w:t>
      </w:r>
      <w:r>
        <w:rPr>
          <w:rFonts w:ascii="Times New Roman" w:hAnsi="Times New Roman" w:eastAsia="Times New Roman"/>
          <w:sz w:val="24"/>
          <w:lang w:eastAsia="zh-CN"/>
        </w:rPr>
        <w:t>4.1</w:t>
      </w:r>
      <w:r>
        <w:rPr>
          <w:rFonts w:ascii="Times New Roman" w:hAnsi="Times New Roman" w:cs="宋体"/>
          <w:sz w:val="24"/>
          <w:lang w:eastAsia="zh-CN"/>
        </w:rPr>
        <w:t>节</w:t>
      </w:r>
      <w:r>
        <w:rPr>
          <w:rFonts w:ascii="Times New Roman" w:hAnsi="Times New Roman" w:eastAsia="Times New Roman"/>
          <w:sz w:val="24"/>
          <w:lang w:eastAsia="zh-CN"/>
        </w:rPr>
        <w:t>。</w:t>
      </w:r>
    </w:p>
    <w:p w14:paraId="0D29C4D0">
      <w:pPr>
        <w:spacing w:after="0" w:line="360" w:lineRule="auto"/>
        <w:rPr>
          <w:lang w:eastAsia="zh-CN"/>
        </w:rPr>
      </w:pPr>
      <w:r>
        <w:rPr>
          <w:rFonts w:ascii="Times New Roman" w:hAnsi="Times New Roman" w:cs="宋体"/>
          <w:sz w:val="24"/>
          <w:lang w:eastAsia="zh-CN"/>
        </w:rPr>
        <w:t>饱和模型和饱和</w:t>
      </w:r>
      <w:r>
        <w:rPr>
          <w:rFonts w:ascii="Times New Roman" w:hAnsi="Times New Roman" w:eastAsia="Times New Roman"/>
          <w:sz w:val="24"/>
          <w:lang w:eastAsia="zh-CN"/>
        </w:rPr>
        <w:t>-</w:t>
      </w:r>
      <w:r>
        <w:rPr>
          <w:rFonts w:ascii="Times New Roman" w:hAnsi="Times New Roman" w:cs="宋体"/>
          <w:sz w:val="24"/>
          <w:lang w:eastAsia="zh-CN"/>
        </w:rPr>
        <w:t>非饱和模型分别采用以下储水关系</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850D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FB378A9">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W=S</m:t>
                              </m:r>
                            </m:e>
                            <m:sub>
                              <m:r>
                                <m:rPr/>
                                <m:t>s</m:t>
                              </m:r>
                            </m:sub>
                          </m:sSub>
                          <m:r>
                            <m:rPr/>
                            <m:t>H  (</m:t>
                          </m:r>
                          <m:r>
                            <m:rPr>
                              <m:sty m:val="p"/>
                            </m:rPr>
                            <m:t>saturated</m:t>
                          </m:r>
                          <m:r>
                            <m:rPr/>
                            <m:t>)</m:t>
                          </m:r>
                        </m:e>
                      </m:mr>
                      <m:mr>
                        <m:e>
                          <m:r>
                            <m:rPr/>
                            <m:t>W=θ(ψ</m:t>
                          </m:r>
                          <m:sSub>
                            <m:sSubPr/>
                            <m:e>
                              <m:r>
                                <m:rPr/>
                                <m:t>)+S</m:t>
                              </m:r>
                            </m:e>
                            <m:sub>
                              <m:r>
                                <m:rPr/>
                                <m:t>s</m:t>
                              </m:r>
                            </m:sub>
                          </m:sSub>
                          <m:r>
                            <m:rPr>
                              <m:sty m:val="p"/>
                            </m:rPr>
                            <m:t>max</m:t>
                          </m:r>
                          <m:r>
                            <m:rPr/>
                            <m:t>(ψ,0)  (</m:t>
                          </m:r>
                          <m:r>
                            <m:rPr>
                              <m:sty m:val="p"/>
                            </m:rPr>
                            <m:t>Richards</m:t>
                          </m:r>
                          <m:r>
                            <m:rPr/>
                            <m:t>)</m:t>
                          </m:r>
                        </m:e>
                      </m:mr>
                    </m:m>
                  </m:e>
                </m:d>
              </m:oMath>
            </m:oMathPara>
          </w:p>
        </w:tc>
        <w:tc>
          <w:tcPr>
            <w:tcW w:w="848" w:type="dxa"/>
            <w:tcBorders>
              <w:top w:val="nil"/>
              <w:left w:val="nil"/>
              <w:bottom w:val="nil"/>
              <w:right w:val="nil"/>
            </w:tcBorders>
            <w:vAlign w:val="center"/>
          </w:tcPr>
          <w:p w14:paraId="77333C0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（4-19）</w:t>
            </w:r>
          </w:p>
        </w:tc>
      </w:tr>
    </w:tbl>
    <w:p w14:paraId="68238F7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S</m:t>
            </m:r>
          </m:e>
          <m:sub>
            <m:r>
              <m:rPr/>
              <m:t>s</m:t>
            </m:r>
          </m:sub>
        </m:sSub>
      </m:oMath>
      <w:r>
        <w:rPr>
          <w:rFonts w:ascii="Times New Roman" w:hAnsi="Times New Roman" w:cs="宋体"/>
          <w:sz w:val="24"/>
          <w:lang w:eastAsia="zh-CN"/>
        </w:rPr>
        <w:t>为比贮水量</w:t>
      </w:r>
      <w:r>
        <w:rPr>
          <w:rFonts w:ascii="Times New Roman" w:hAnsi="Times New Roman" w:eastAsia="Times New Roman"/>
          <w:sz w:val="24"/>
          <w:lang w:eastAsia="zh-CN"/>
        </w:rPr>
        <w:t>，m⁻¹。</w:t>
      </w:r>
      <w:r>
        <w:rPr>
          <w:rFonts w:ascii="Times New Roman" w:hAnsi="Times New Roman" w:cs="宋体"/>
          <w:sz w:val="24"/>
          <w:lang w:eastAsia="zh-CN"/>
        </w:rPr>
        <w:t>饱和</w:t>
      </w:r>
      <w:r>
        <w:rPr>
          <w:rFonts w:ascii="Times New Roman" w:hAnsi="Times New Roman"/>
          <w:sz w:val="24"/>
          <w:lang w:eastAsia="zh-CN"/>
        </w:rPr>
        <w:t>-</w:t>
      </w:r>
      <w:r>
        <w:rPr>
          <w:rFonts w:ascii="Times New Roman" w:hAnsi="Times New Roman" w:cs="宋体"/>
          <w:sz w:val="24"/>
          <w:lang w:eastAsia="zh-CN"/>
        </w:rPr>
        <w:t>非饱和模型将压缩储水限定于非负压力分支</w:t>
      </w:r>
      <w:r>
        <w:rPr>
          <w:rFonts w:ascii="Times New Roman" w:hAnsi="Times New Roman" w:eastAsia="Times New Roman"/>
          <w:sz w:val="24"/>
          <w:lang w:eastAsia="zh-CN"/>
        </w:rPr>
        <w:t>，</w:t>
      </w:r>
      <w:r>
        <w:rPr>
          <w:rFonts w:ascii="Times New Roman" w:hAnsi="Times New Roman" w:cs="宋体"/>
          <w:sz w:val="24"/>
          <w:lang w:eastAsia="zh-CN"/>
        </w:rPr>
        <w:t>并忽略气相压力变化</w:t>
      </w:r>
      <w:r>
        <w:rPr>
          <w:rFonts w:ascii="Times New Roman" w:hAnsi="Times New Roman" w:eastAsia="Times New Roman"/>
          <w:sz w:val="24"/>
          <w:lang w:eastAsia="zh-CN"/>
        </w:rPr>
        <w:t>、</w:t>
      </w:r>
      <w:r>
        <w:rPr>
          <w:rFonts w:ascii="Times New Roman" w:hAnsi="Times New Roman" w:cs="宋体"/>
          <w:sz w:val="24"/>
          <w:lang w:eastAsia="zh-CN"/>
        </w:rPr>
        <w:t>骨架变形及干湿滞回</w:t>
      </w:r>
      <w:r>
        <w:rPr>
          <w:rFonts w:ascii="Times New Roman" w:hAnsi="Times New Roman" w:eastAsia="Times New Roman"/>
          <w:sz w:val="24"/>
          <w:lang w:eastAsia="zh-CN"/>
        </w:rPr>
        <w:t>。</w:t>
      </w:r>
    </w:p>
    <w:p w14:paraId="3742972D">
      <w:pPr>
        <w:spacing w:after="0" w:line="360" w:lineRule="auto"/>
        <w:rPr>
          <w:lang w:eastAsia="zh-CN"/>
        </w:rPr>
      </w:pPr>
      <w:r>
        <w:rPr>
          <w:rFonts w:ascii="Times New Roman" w:hAnsi="Times New Roman" w:cs="宋体"/>
          <w:sz w:val="24"/>
          <w:lang w:eastAsia="zh-CN"/>
        </w:rPr>
        <w:t>固定高程下</w:t>
      </w:r>
      <w:r>
        <w:rPr>
          <w:rFonts w:ascii="Times New Roman" w:hAnsi="Times New Roman" w:eastAsia="Times New Roman"/>
          <w:sz w:val="24"/>
          <w:lang w:eastAsia="zh-CN"/>
        </w:rPr>
        <w:t>，</w:t>
      </w:r>
      <w:r>
        <w:rPr>
          <w:rFonts w:ascii="Times New Roman" w:hAnsi="Times New Roman" w:cs="宋体"/>
          <w:sz w:val="24"/>
          <w:lang w:eastAsia="zh-CN"/>
        </w:rPr>
        <w:t>压力水头与总水头的增量相同</w:t>
      </w:r>
      <w:r>
        <w:rPr>
          <w:rFonts w:ascii="Times New Roman" w:hAnsi="Times New Roman" w:eastAsia="Times New Roman"/>
          <w:sz w:val="24"/>
          <w:lang w:eastAsia="zh-CN"/>
        </w:rPr>
        <w:t>。</w:t>
      </w:r>
      <w:r>
        <w:rPr>
          <w:rFonts w:ascii="Times New Roman" w:hAnsi="Times New Roman" w:cs="宋体"/>
          <w:sz w:val="24"/>
          <w:lang w:eastAsia="zh-CN"/>
        </w:rPr>
        <w:t>用于非线性迭代的水容量取为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B5A2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96F78FD">
            <w:pPr>
              <w:spacing w:before="60" w:after="60" w:line="240" w:lineRule="auto"/>
              <w:ind w:left="0" w:right="0" w:firstLine="0"/>
              <w:jc w:val="center"/>
              <w:rPr>
                <w:rFonts w:ascii="Times New Roman" w:hAnsi="Times New Roman" w:cs="Times New Roman"/>
              </w:rPr>
            </w:pPr>
            <m:oMathPara>
              <m:oMath>
                <m:r>
                  <m:rPr/>
                  <m:t>C(H)=</m:t>
                </m:r>
                <m:m>
                  <m:mPr>
                    <m:mcs>
                      <m:mc>
                        <m:mcPr>
                          <m:count m:val="2"/>
                          <m:mcJc m:val="left"/>
                        </m:mcPr>
                      </m:mc>
                    </m:mcs>
                  </m:mPr>
                  <m:mr>
                    <m:e>
                      <m:f>
                        <m:fPr/>
                        <m:num>
                          <m:r>
                            <m:rPr/>
                            <m:t>(</m:t>
                          </m:r>
                          <m:sSub>
                            <m:sSubPr/>
                            <m:e>
                              <m:r>
                                <m:rPr/>
                                <m:t>θ</m:t>
                              </m:r>
                            </m:e>
                            <m:sub>
                              <m:r>
                                <m:rPr/>
                                <m:t>s</m:t>
                              </m:r>
                            </m:sub>
                          </m:sSub>
                          <m:r>
                            <m:rPr/>
                            <m:t>−</m:t>
                          </m:r>
                          <m:sSub>
                            <m:sSubPr/>
                            <m:e>
                              <m:r>
                                <m:rPr/>
                                <m:t>θ</m:t>
                              </m:r>
                            </m:e>
                            <m:sub>
                              <m:r>
                                <m:rPr/>
                                <m:t>r</m:t>
                              </m:r>
                            </m:sub>
                          </m:sSub>
                          <m:r>
                            <m:rPr/>
                            <m:t>)mnα(α|ψ</m:t>
                          </m:r>
                          <m:sSup>
                            <m:sSupPr/>
                            <m:e>
                              <m:r>
                                <m:rPr/>
                                <m:t>|)</m:t>
                              </m:r>
                            </m:e>
                            <m:sup>
                              <m:r>
                                <m:rPr/>
                                <m:t>n−1</m:t>
                              </m:r>
                            </m:sup>
                          </m:sSup>
                        </m:num>
                        <m:den>
                          <m:r>
                            <m:rPr/>
                            <m:t>[1+(α|ψ</m:t>
                          </m:r>
                          <m:sSup>
                            <m:sSupPr/>
                            <m:e>
                              <m:r>
                                <m:rPr/>
                                <m:t>|)</m:t>
                              </m:r>
                            </m:e>
                            <m:sup>
                              <m:r>
                                <m:rPr/>
                                <m:t>n</m:t>
                              </m:r>
                            </m:sup>
                          </m:sSup>
                          <m:sSup>
                            <m:sSupPr/>
                            <m:e>
                              <m:r>
                                <m:rPr/>
                                <m:t>]</m:t>
                              </m:r>
                            </m:e>
                            <m:sup>
                              <m:r>
                                <m:rPr/>
                                <m:t>m+1</m:t>
                              </m:r>
                            </m:sup>
                          </m:sSup>
                        </m:den>
                      </m:f>
                      <m:r>
                        <m:rPr/>
                        <m:t>,</m:t>
                      </m:r>
                    </m:e>
                    <m:e>
                      <m:r>
                        <m:rPr/>
                        <m:t>ψ&lt;0,</m:t>
                      </m:r>
                    </m:e>
                  </m:mr>
                  <m:mr>
                    <m:e>
                      <m:sSub>
                        <m:sSubPr/>
                        <m:e>
                          <m:r>
                            <m:rPr/>
                            <m:t>S</m:t>
                          </m:r>
                        </m:e>
                        <m:sub>
                          <m:r>
                            <m:rPr/>
                            <m:t>s</m:t>
                          </m:r>
                        </m:sub>
                      </m:sSub>
                      <m:r>
                        <m:rPr/>
                        <m:t>,</m:t>
                      </m:r>
                    </m:e>
                    <m:e>
                      <m:r>
                        <m:rPr/>
                        <m:t>ψ≥0,</m:t>
                      </m:r>
                    </m:e>
                  </m:mr>
                </m:m>
              </m:oMath>
            </m:oMathPara>
          </w:p>
        </w:tc>
        <w:tc>
          <w:tcPr>
            <w:tcW w:w="848" w:type="dxa"/>
            <w:tcBorders>
              <w:top w:val="nil"/>
              <w:left w:val="nil"/>
              <w:bottom w:val="nil"/>
              <w:right w:val="nil"/>
            </w:tcBorders>
            <w:vAlign w:val="center"/>
          </w:tcPr>
          <w:p w14:paraId="4421B735">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（4-20）</w:t>
            </w:r>
          </w:p>
        </w:tc>
      </w:tr>
    </w:tbl>
    <w:p w14:paraId="0E46B87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C</m:t>
        </m:r>
      </m:oMath>
      <w:r>
        <w:rPr>
          <w:rFonts w:ascii="Times New Roman" w:hAnsi="Times New Roman" w:cs="宋体"/>
          <w:sz w:val="24"/>
          <w:lang w:eastAsia="zh-CN"/>
        </w:rPr>
        <w:t>为水容量</w:t>
      </w:r>
      <w:r>
        <w:rPr>
          <w:rFonts w:ascii="Times New Roman" w:hAnsi="Times New Roman" w:eastAsia="Times New Roman"/>
          <w:sz w:val="24"/>
          <w:lang w:eastAsia="zh-CN"/>
        </w:rPr>
        <w:t>，m⁻¹；</w:t>
      </w:r>
      <w:r>
        <w:rPr>
          <w:rFonts w:ascii="Times New Roman" w:hAnsi="Times New Roman" w:cs="宋体"/>
          <w:sz w:val="24"/>
          <w:lang w:eastAsia="zh-CN"/>
        </w:rPr>
        <w:t>其余材料参数见</w:t>
      </w:r>
      <w:r>
        <w:rPr>
          <w:rFonts w:ascii="Times New Roman" w:hAnsi="Times New Roman" w:eastAsia="Times New Roman"/>
          <w:sz w:val="24"/>
          <w:lang w:eastAsia="zh-CN"/>
        </w:rPr>
        <w:t>4.1.1</w:t>
      </w:r>
      <w:r>
        <w:rPr>
          <w:rFonts w:ascii="Times New Roman" w:hAnsi="Times New Roman" w:cs="宋体"/>
          <w:sz w:val="24"/>
          <w:lang w:eastAsia="zh-CN"/>
        </w:rPr>
        <w:t>节</w:t>
      </w:r>
      <w:r>
        <w:rPr>
          <w:rFonts w:ascii="Times New Roman" w:hAnsi="Times New Roman" w:eastAsia="Times New Roman"/>
          <w:sz w:val="24"/>
          <w:lang w:eastAsia="zh-CN"/>
        </w:rPr>
        <w:t>。</w:t>
      </w:r>
      <w:r>
        <w:rPr>
          <w:rFonts w:ascii="Times New Roman" w:hAnsi="Times New Roman" w:cs="宋体"/>
          <w:sz w:val="24"/>
          <w:lang w:eastAsia="zh-CN"/>
        </w:rPr>
        <w:t>当</w:t>
      </w:r>
      <m:oMath>
        <m:r>
          <m:rPr/>
          <m:t>ψ≠0</m:t>
        </m:r>
      </m:oMath>
      <w:r>
        <w:rPr>
          <w:rFonts w:ascii="Times New Roman" w:hAnsi="Times New Roman" w:cs="宋体"/>
          <w:sz w:val="24"/>
          <w:lang w:eastAsia="zh-CN"/>
        </w:rPr>
        <w:t>时</w:t>
      </w:r>
      <w:r>
        <w:rPr>
          <w:rFonts w:ascii="Times New Roman" w:hAnsi="Times New Roman" w:eastAsia="Times New Roman"/>
          <w:sz w:val="24"/>
          <w:lang w:eastAsia="zh-CN"/>
        </w:rPr>
        <w:t>，</w:t>
      </w:r>
      <m:oMath>
        <m:r>
          <m:rPr/>
          <m:t>C=</m:t>
        </m:r>
        <m:r>
          <m:rPr>
            <m:sty m:val="p"/>
          </m:rPr>
          <m:t>d</m:t>
        </m:r>
        <m:r>
          <m:rPr/>
          <m:t>W/</m:t>
        </m:r>
        <m:r>
          <m:rPr>
            <m:sty m:val="p"/>
          </m:rPr>
          <m:t>d</m:t>
        </m:r>
        <m:r>
          <m:rPr/>
          <m:t>H</m:t>
        </m:r>
      </m:oMath>
      <w:r>
        <w:rPr>
          <w:rFonts w:ascii="Times New Roman" w:hAnsi="Times New Roman" w:eastAsia="Times New Roman"/>
          <w:sz w:val="24"/>
          <w:lang w:eastAsia="zh-CN"/>
        </w:rPr>
        <w:t>；</w:t>
      </w:r>
      <m:oMath>
        <m:r>
          <m:rPr/>
          <m:t>ψ=0</m:t>
        </m:r>
      </m:oMath>
      <w:r>
        <w:rPr>
          <w:rFonts w:ascii="Times New Roman" w:hAnsi="Times New Roman" w:cs="宋体"/>
          <w:sz w:val="24"/>
          <w:lang w:eastAsia="zh-CN"/>
        </w:rPr>
        <w:t>时采用饱和分支的右导数</w:t>
      </w:r>
      <m:oMath>
        <m:sSub>
          <m:sSubPr/>
          <m:e>
            <m:r>
              <m:rPr/>
              <m:t>S</m:t>
            </m:r>
          </m:e>
          <m:sub>
            <m:r>
              <m:rPr/>
              <m:t>s</m:t>
            </m:r>
          </m:sub>
        </m:sSub>
      </m:oMath>
      <w:r>
        <w:rPr>
          <w:rFonts w:ascii="Times New Roman" w:hAnsi="Times New Roman" w:eastAsia="Times New Roman"/>
          <w:sz w:val="24"/>
          <w:lang w:eastAsia="zh-CN"/>
        </w:rPr>
        <w:t>。</w:t>
      </w:r>
      <w:r>
        <w:rPr>
          <w:rFonts w:ascii="Times New Roman" w:hAnsi="Times New Roman" w:cs="宋体"/>
          <w:sz w:val="24"/>
          <w:lang w:eastAsia="zh-CN"/>
        </w:rPr>
        <w:t>全饱和模式在全部计算域内取</w:t>
      </w:r>
      <m:oMath>
        <m:sSub>
          <m:sSubPr/>
          <m:e>
            <m:r>
              <m:rPr/>
              <m:t>C=S</m:t>
            </m:r>
          </m:e>
          <m:sub>
            <m:r>
              <m:rPr/>
              <m:t>s</m:t>
            </m:r>
          </m:sub>
        </m:sSub>
      </m:oMath>
      <w:r>
        <w:rPr>
          <w:rFonts w:ascii="Times New Roman" w:hAnsi="Times New Roman" w:eastAsia="Times New Roman"/>
          <w:sz w:val="24"/>
          <w:lang w:eastAsia="zh-CN"/>
        </w:rPr>
        <w:t>。</w:t>
      </w:r>
    </w:p>
    <w:p w14:paraId="4A1F83B3">
      <w:pPr>
        <w:spacing w:after="0" w:line="360" w:lineRule="auto"/>
        <w:rPr>
          <w:lang w:eastAsia="zh-CN"/>
        </w:rPr>
      </w:pPr>
      <w:r>
        <w:rPr>
          <w:rFonts w:ascii="Times New Roman" w:hAnsi="Times New Roman" w:cs="宋体"/>
          <w:sz w:val="24"/>
          <w:lang w:eastAsia="zh-CN"/>
        </w:rPr>
        <w:t>瞬态问题需同时给定边界条件和初始渗流场</w:t>
      </w:r>
      <w:r>
        <w:rPr>
          <w:rFonts w:ascii="Times New Roman" w:hAnsi="Times New Roman" w:eastAsia="Times New Roman"/>
          <w:sz w:val="24"/>
          <w:lang w:eastAsia="zh-CN"/>
        </w:rPr>
        <w:t>。</w:t>
      </w:r>
      <w:r>
        <w:rPr>
          <w:rFonts w:ascii="Times New Roman" w:hAnsi="Times New Roman" w:cs="宋体"/>
          <w:sz w:val="24"/>
          <w:lang w:eastAsia="zh-CN"/>
        </w:rPr>
        <w:t>以</w:t>
      </w:r>
      <m:oMath>
        <m:sSub>
          <m:sSubPr/>
          <m:e>
            <m:r>
              <m:rPr/>
              <m:t>H</m:t>
            </m:r>
          </m:e>
          <m:sub>
            <m:r>
              <m:rPr>
                <m:sty m:val="p"/>
              </m:rPr>
              <m:t>ini</m:t>
            </m:r>
          </m:sub>
        </m:sSub>
      </m:oMath>
      <w:r>
        <w:rPr>
          <w:rFonts w:ascii="Times New Roman" w:hAnsi="Times New Roman" w:cs="宋体"/>
          <w:sz w:val="24"/>
          <w:lang w:eastAsia="zh-CN"/>
        </w:rPr>
        <w:t>表示初始总水头</w:t>
      </w:r>
      <w:r>
        <w:rPr>
          <w:rFonts w:ascii="Times New Roman" w:hAnsi="Times New Roman" w:eastAsia="Times New Roman"/>
          <w:sz w:val="24"/>
          <w:lang w:eastAsia="zh-CN"/>
        </w:rPr>
        <w:t>，m，</w:t>
      </w:r>
      <w:r>
        <w:rPr>
          <w:rFonts w:ascii="Times New Roman" w:hAnsi="Times New Roman" w:cs="宋体"/>
          <w:sz w:val="24"/>
          <w:lang w:eastAsia="zh-CN"/>
        </w:rPr>
        <w:t>则初始条件为</w:t>
      </w:r>
      <m:oMath>
        <m:sSub>
          <m:sSubPr/>
          <m:e>
            <m:r>
              <m:rPr/>
              <m:t>H(x,z,0)=H</m:t>
            </m:r>
          </m:e>
          <m:sub>
            <m:r>
              <m:rPr>
                <m:sty m:val="p"/>
              </m:rPr>
              <m:t>ini</m:t>
            </m:r>
          </m:sub>
        </m:sSub>
        <m:r>
          <m:rPr/>
          <m:t>(x,z)</m:t>
        </m:r>
      </m:oMath>
      <w:r>
        <w:rPr>
          <w:rFonts w:ascii="Times New Roman" w:hAnsi="Times New Roman" w:eastAsia="Times New Roman"/>
          <w:sz w:val="24"/>
          <w:lang w:eastAsia="zh-CN"/>
        </w:rPr>
        <w:t>。</w:t>
      </w:r>
    </w:p>
    <w:p w14:paraId="360C3508">
      <w:pPr>
        <w:spacing w:after="0" w:line="360" w:lineRule="auto"/>
        <w:rPr>
          <w:lang w:eastAsia="zh-CN"/>
        </w:rPr>
      </w:pPr>
      <w:r>
        <w:rPr>
          <w:rFonts w:ascii="Times New Roman" w:hAnsi="Times New Roman" w:eastAsia="Times New Roman" w:cs="Times New Roman"/>
          <w:sz w:val="24"/>
          <w:lang w:eastAsia="zh-CN"/>
        </w:rPr>
        <w:t xml:space="preserve">4.2.2  </w:t>
      </w:r>
      <w:r>
        <w:rPr>
          <w:rFonts w:ascii="Times New Roman" w:hAnsi="Times New Roman" w:cs="宋体"/>
          <w:sz w:val="24"/>
          <w:lang w:eastAsia="zh-CN"/>
        </w:rPr>
        <w:t>模型离散</w:t>
      </w:r>
    </w:p>
    <w:p w14:paraId="0D5B46EE">
      <w:pPr>
        <w:spacing w:after="0" w:line="360" w:lineRule="auto"/>
        <w:rPr>
          <w:lang w:eastAsia="zh-CN"/>
        </w:rPr>
      </w:pPr>
      <w:r>
        <w:rPr>
          <w:rFonts w:ascii="Times New Roman" w:hAnsi="Times New Roman" w:cs="宋体"/>
          <w:sz w:val="24"/>
          <w:lang w:eastAsia="zh-CN"/>
        </w:rPr>
        <w:t>空间离散沿用式</w:t>
      </w:r>
      <w:r>
        <w:rPr>
          <w:rFonts w:ascii="Times New Roman" w:hAnsi="Times New Roman" w:eastAsia="Times New Roman"/>
          <w:sz w:val="24"/>
          <w:lang w:eastAsia="zh-CN"/>
        </w:rPr>
        <w:t>（4-8）</w:t>
      </w:r>
      <w:r>
        <w:rPr>
          <w:rFonts w:ascii="Times New Roman" w:hAnsi="Times New Roman" w:cs="宋体"/>
          <w:sz w:val="24"/>
          <w:lang w:eastAsia="zh-CN"/>
        </w:rPr>
        <w:t>的守恒面通量</w:t>
      </w:r>
      <w:r>
        <w:rPr>
          <w:rFonts w:ascii="Times New Roman" w:hAnsi="Times New Roman" w:eastAsia="Times New Roman"/>
          <w:sz w:val="24"/>
          <w:lang w:eastAsia="zh-CN"/>
        </w:rPr>
        <w:t>，</w:t>
      </w:r>
      <w:r>
        <w:rPr>
          <w:rFonts w:ascii="Times New Roman" w:hAnsi="Times New Roman" w:cs="宋体"/>
          <w:sz w:val="24"/>
          <w:lang w:eastAsia="zh-CN"/>
        </w:rPr>
        <w:t>时间采用一阶全隐式</w:t>
      </w:r>
      <w:r>
        <w:rPr>
          <w:rFonts w:ascii="Times New Roman" w:hAnsi="Times New Roman" w:eastAsia="Times New Roman"/>
          <w:sz w:val="24"/>
          <w:lang w:eastAsia="zh-CN"/>
        </w:rPr>
        <w:t>Euler</w:t>
      </w:r>
      <w:r>
        <w:rPr>
          <w:rFonts w:ascii="Times New Roman" w:hAnsi="Times New Roman" w:cs="宋体"/>
          <w:sz w:val="24"/>
          <w:lang w:eastAsia="zh-CN"/>
        </w:rPr>
        <w:t>格式</w:t>
      </w:r>
      <w:r>
        <w:rPr>
          <w:rFonts w:ascii="Times New Roman" w:hAnsi="Times New Roman" w:eastAsia="Times New Roman"/>
          <w:sz w:val="24"/>
          <w:vertAlign w:val="superscript"/>
          <w:lang w:eastAsia="zh-CN"/>
        </w:rPr>
        <w:t>[193]</w:t>
      </w:r>
      <w:r>
        <w:rPr>
          <w:rFonts w:ascii="Times New Roman" w:hAnsi="Times New Roman" w:eastAsia="Times New Roman"/>
          <w:sz w:val="24"/>
          <w:lang w:eastAsia="zh-CN"/>
        </w:rPr>
        <w:t>。</w:t>
      </w:r>
      <w:r>
        <w:rPr>
          <w:rFonts w:ascii="Times New Roman" w:hAnsi="Times New Roman" w:cs="宋体"/>
          <w:sz w:val="24"/>
          <w:lang w:eastAsia="zh-CN"/>
        </w:rPr>
        <w:t>以</w:t>
      </w:r>
      <m:oMath>
        <m:r>
          <m:rPr/>
          <m:t>j</m:t>
        </m:r>
      </m:oMath>
      <w:r>
        <w:rPr>
          <w:rFonts w:ascii="Times New Roman" w:hAnsi="Times New Roman" w:cs="宋体"/>
          <w:sz w:val="24"/>
          <w:lang w:eastAsia="zh-CN"/>
        </w:rPr>
        <w:t>表示时间步长</w:t>
      </w:r>
      <w:r>
        <w:rPr>
          <w:rFonts w:ascii="Times New Roman" w:hAnsi="Times New Roman" w:eastAsia="Times New Roman"/>
          <w:sz w:val="24"/>
          <w:lang w:eastAsia="zh-CN"/>
        </w:rPr>
        <w:t>，</w:t>
      </w:r>
      <w:r>
        <w:rPr>
          <w:rFonts w:ascii="Times New Roman" w:hAnsi="Times New Roman" w:cs="宋体"/>
          <w:sz w:val="24"/>
          <w:lang w:eastAsia="zh-CN"/>
        </w:rPr>
        <w:t>时间步长</w:t>
      </w:r>
      <m:oMath>
        <m:r>
          <m:rPr/>
          <m:t>Δ</m:t>
        </m:r>
        <m:sSup>
          <m:sSupPr/>
          <m:e>
            <m:r>
              <m:rPr/>
              <m:t>t=t</m:t>
            </m:r>
          </m:e>
          <m:sup>
            <m:r>
              <m:rPr/>
              <m:t>j+1</m:t>
            </m:r>
          </m:sup>
        </m:sSup>
        <m:sSup>
          <m:sSupPr/>
          <m:e>
            <m:r>
              <m:rPr/>
              <m:t>−t</m:t>
            </m:r>
          </m:e>
          <m:sup>
            <m:r>
              <m:rPr/>
              <m:t>j</m:t>
            </m:r>
          </m:sup>
        </m:sSup>
      </m:oMath>
      <w:r>
        <w:rPr>
          <w:rFonts w:ascii="Times New Roman" w:hAnsi="Times New Roman" w:cs="宋体"/>
          <w:sz w:val="24"/>
          <w:lang w:eastAsia="zh-CN"/>
        </w:rPr>
        <w:t>的单位为</w:t>
      </w:r>
      <w:r>
        <w:rPr>
          <w:rFonts w:ascii="Times New Roman" w:hAnsi="Times New Roman" w:eastAsia="Times New Roman"/>
          <w:sz w:val="24"/>
          <w:lang w:eastAsia="zh-CN"/>
        </w:rPr>
        <w:t>s，</w:t>
      </w:r>
      <w:r>
        <w:rPr>
          <w:rFonts w:ascii="Times New Roman" w:hAnsi="Times New Roman" w:cs="宋体"/>
          <w:sz w:val="24"/>
          <w:lang w:eastAsia="zh-CN"/>
        </w:rPr>
        <w:t>则离散守恒式为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133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231643C">
            <w:pPr>
              <w:spacing w:before="60" w:after="60" w:line="240" w:lineRule="auto"/>
              <w:ind w:left="0" w:right="0" w:firstLine="0"/>
              <w:jc w:val="center"/>
              <w:rPr>
                <w:rFonts w:ascii="Times New Roman" w:hAnsi="Times New Roman" w:cs="Times New Roman"/>
              </w:rPr>
            </w:pPr>
            <w:r>
              <w:rPr>
                <w:lang w:eastAsia="zh-CN"/>
              </w:rPr>
              <w:tab/>
            </w:r>
            <w:r>
              <w:rPr>
                <w:position w:val="-32"/>
              </w:rPr>
              <w:object>
                <v:shape id="_x0000_i1026" o:spt="75" type="#_x0000_t75" style="height:34.9pt;width:343.65pt;" o:ole="t" filled="f" coordsize="21600,21600">
                  <v:path/>
                  <v:fill on="f" focussize="0,0"/>
                  <v:stroke/>
                  <v:imagedata r:id="rId120" o:title=""/>
                  <o:lock v:ext="edit" aspectratio="t"/>
                  <w10:wrap type="none"/>
                  <w10:anchorlock/>
                </v:shape>
                <o:OLEObject Type="Embed" ProgID="Equation.DSMT4" ShapeID="_x0000_i1026" DrawAspect="Content" ObjectID="_1468075726" r:id="rId119">
                  <o:LockedField>false</o:LockedField>
                </o:OLEObject>
              </w:object>
            </w:r>
            <w:r>
              <w:rPr>
                <w:sz w:val="24"/>
                <w:lang w:eastAsia="zh-CN"/>
              </w:rPr>
              <w:tab/>
            </w:r>
          </w:p>
        </w:tc>
        <w:tc>
          <w:tcPr>
            <w:tcW w:w="848" w:type="dxa"/>
            <w:tcBorders>
              <w:top w:val="nil"/>
              <w:left w:val="nil"/>
              <w:bottom w:val="nil"/>
              <w:right w:val="nil"/>
            </w:tcBorders>
            <w:vAlign w:val="center"/>
          </w:tcPr>
          <w:p w14:paraId="7A3BD60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（4-21）</w:t>
            </w:r>
          </w:p>
        </w:tc>
      </w:tr>
    </w:tbl>
    <w:p w14:paraId="4463F6CA">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w:r>
        <w:rPr>
          <w:rFonts w:ascii="Times New Roman" w:hAnsi="Times New Roman" w:cs="宋体"/>
          <w:sz w:val="24"/>
          <w:lang w:eastAsia="zh-CN"/>
        </w:rPr>
        <w:t>上标</w:t>
      </w:r>
      <m:oMath>
        <m:r>
          <m:rPr/>
          <m:t>j</m:t>
        </m:r>
      </m:oMath>
      <w:r>
        <w:rPr>
          <w:rFonts w:ascii="Times New Roman" w:hAnsi="Times New Roman" w:cs="宋体"/>
          <w:sz w:val="24"/>
          <w:lang w:eastAsia="zh-CN"/>
        </w:rPr>
        <w:t>和</w:t>
      </w:r>
      <m:oMath>
        <m:r>
          <m:rPr/>
          <m:t>j+1</m:t>
        </m:r>
      </m:oMath>
      <w:r>
        <w:rPr>
          <w:rFonts w:ascii="Times New Roman" w:hAnsi="Times New Roman" w:cs="宋体"/>
          <w:sz w:val="24"/>
          <w:lang w:eastAsia="zh-CN"/>
        </w:rPr>
        <w:t>分别表示前后两个时间步长</w:t>
      </w:r>
      <w:r>
        <w:rPr>
          <w:rFonts w:ascii="Times New Roman" w:hAnsi="Times New Roman" w:eastAsia="Times New Roman"/>
          <w:sz w:val="24"/>
          <w:lang w:eastAsia="zh-CN"/>
        </w:rPr>
        <w:t>；</w:t>
      </w:r>
      <m:oMath>
        <m:sSubSup>
          <m:sSubSupPr/>
          <m:e>
            <m:r>
              <m:rPr/>
              <m:t>W</m:t>
            </m:r>
          </m:e>
          <m:sub>
            <m:r>
              <m:rPr/>
              <m:t>P</m:t>
            </m:r>
          </m:sub>
          <m:sup>
            <m:r>
              <m:rPr/>
              <m:t>j</m:t>
            </m:r>
          </m:sup>
        </m:sSubSup>
        <m:sSubSup>
          <m:sSubSupPr/>
          <m:e>
            <m:r>
              <m:rPr/>
              <m:t>=W(H</m:t>
            </m:r>
          </m:e>
          <m:sub>
            <m:r>
              <m:rPr/>
              <m:t>P</m:t>
            </m:r>
          </m:sub>
          <m:sup>
            <m:r>
              <m:rPr/>
              <m:t>j</m:t>
            </m:r>
          </m:sup>
        </m:sSubSup>
        <m:r>
          <m:rPr/>
          <m:t>)</m:t>
        </m:r>
      </m:oMath>
      <w:r>
        <w:rPr>
          <w:rFonts w:ascii="Times New Roman" w:hAnsi="Times New Roman" w:eastAsia="Times New Roman"/>
          <w:sz w:val="24"/>
          <w:lang w:eastAsia="zh-CN"/>
        </w:rPr>
        <w:t>。</w:t>
      </w:r>
    </w:p>
    <w:p w14:paraId="49FF75E2">
      <w:pPr>
        <w:spacing w:after="0" w:line="360" w:lineRule="auto"/>
        <w:rPr>
          <w:lang w:eastAsia="zh-CN"/>
        </w:rPr>
      </w:pPr>
      <w:r>
        <w:rPr>
          <w:rFonts w:ascii="Times New Roman" w:hAnsi="Times New Roman" w:cs="宋体"/>
          <w:sz w:val="24"/>
          <w:lang w:eastAsia="zh-CN"/>
        </w:rPr>
        <w:t>采用修正</w:t>
      </w:r>
      <w:r>
        <w:rPr>
          <w:rFonts w:ascii="Times New Roman" w:hAnsi="Times New Roman" w:eastAsia="Times New Roman"/>
          <w:sz w:val="24"/>
          <w:lang w:eastAsia="zh-CN"/>
        </w:rPr>
        <w:t>Picard</w:t>
      </w:r>
      <w:r>
        <w:rPr>
          <w:rFonts w:ascii="Times New Roman" w:hAnsi="Times New Roman" w:cs="宋体"/>
          <w:sz w:val="24"/>
          <w:lang w:eastAsia="zh-CN"/>
        </w:rPr>
        <w:t>方法线性化非饱和水量增量</w:t>
      </w:r>
      <w:r>
        <w:rPr>
          <w:rFonts w:ascii="Times New Roman" w:hAnsi="Times New Roman" w:eastAsia="Times New Roman"/>
          <w:sz w:val="24"/>
          <w:vertAlign w:val="superscript"/>
          <w:lang w:eastAsia="zh-CN"/>
        </w:rPr>
        <w:t>[199]</w:t>
      </w:r>
      <w:r>
        <w:rPr>
          <w:rFonts w:ascii="Times New Roman" w:hAnsi="Times New Roman" w:eastAsia="Times New Roman"/>
          <w:sz w:val="24"/>
          <w:lang w:eastAsia="zh-CN"/>
        </w:rPr>
        <w:t>。</w:t>
      </w:r>
      <w:r>
        <w:rPr>
          <w:rFonts w:ascii="Times New Roman" w:hAnsi="Times New Roman" w:cs="宋体"/>
          <w:sz w:val="24"/>
          <w:lang w:eastAsia="zh-CN"/>
        </w:rPr>
        <w:t>设</w:t>
      </w:r>
      <m:oMath>
        <m:r>
          <m:rPr/>
          <m:t>k</m:t>
        </m:r>
      </m:oMath>
      <w:r>
        <w:rPr>
          <w:rFonts w:ascii="Times New Roman" w:hAnsi="Times New Roman" w:cs="宋体"/>
          <w:sz w:val="24"/>
          <w:lang w:eastAsia="zh-CN"/>
        </w:rPr>
        <w:t>为新时间步长内的迭代序号</w:t>
      </w:r>
      <w:r>
        <w:rPr>
          <w:rFonts w:ascii="Times New Roman" w:hAnsi="Times New Roman" w:eastAsia="Times New Roman"/>
          <w:sz w:val="24"/>
          <w:lang w:eastAsia="zh-CN"/>
        </w:rPr>
        <w:t>，</w:t>
      </w:r>
      <w:r>
        <w:rPr>
          <w:rFonts w:ascii="Times New Roman" w:hAnsi="Times New Roman" w:cs="宋体"/>
          <w:sz w:val="24"/>
          <w:lang w:eastAsia="zh-CN"/>
        </w:rPr>
        <w:t>矩阵形式为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2618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3E1061C">
            <w:pPr>
              <w:spacing w:before="60" w:after="60" w:line="240" w:lineRule="auto"/>
              <w:ind w:left="0" w:right="0" w:firstLine="0"/>
              <w:jc w:val="center"/>
              <w:rPr>
                <w:rFonts w:ascii="Times New Roman" w:hAnsi="Times New Roman" w:cs="Times New Roman"/>
              </w:rPr>
            </w:pPr>
            <m:oMathPara>
              <m:oMath>
                <m:d>
                  <m:dPr/>
                  <m:e>
                    <m:sSup>
                      <m:sSupPr/>
                      <m:e>
                        <m:r>
                          <m:rPr>
                            <m:sty m:val="b"/>
                          </m:rPr>
                          <m:t>A</m:t>
                        </m:r>
                      </m:e>
                      <m:sup>
                        <m:r>
                          <m:rPr/>
                          <m:t>k</m:t>
                        </m:r>
                      </m:sup>
                    </m:sSup>
                    <m:r>
                      <m:rPr/>
                      <m:t>+</m:t>
                    </m:r>
                    <m:f>
                      <m:fPr/>
                      <m:num>
                        <m:r>
                          <m:rPr>
                            <m:sty m:val="b"/>
                          </m:rPr>
                          <m:t>V</m:t>
                        </m:r>
                        <m:sSup>
                          <m:sSupPr/>
                          <m:e>
                            <m:r>
                              <m:rPr>
                                <m:sty m:val="b"/>
                              </m:rPr>
                              <m:t>C</m:t>
                            </m:r>
                          </m:e>
                          <m:sup>
                            <m:r>
                              <m:rPr/>
                              <m:t>k</m:t>
                            </m:r>
                          </m:sup>
                        </m:sSup>
                      </m:num>
                      <m:den>
                        <m:r>
                          <m:rPr/>
                          <m:t>Δt</m:t>
                        </m:r>
                      </m:den>
                    </m:f>
                  </m:e>
                </m:d>
                <m:sSup>
                  <m:sSupPr/>
                  <m:e>
                    <m:r>
                      <m:rPr>
                        <m:sty m:val="b"/>
                      </m:rPr>
                      <m:t>H</m:t>
                    </m:r>
                  </m:e>
                  <m:sup>
                    <m:r>
                      <m:rPr/>
                      <m:t>k+1,∗</m:t>
                    </m:r>
                  </m:sup>
                </m:sSup>
                <m:r>
                  <m:rPr/>
                  <m:t>=</m:t>
                </m:r>
                <m:sSup>
                  <m:sSupPr/>
                  <m:e>
                    <m:r>
                      <m:rPr>
                        <m:sty m:val="b"/>
                      </m:rPr>
                      <m:t>b</m:t>
                    </m:r>
                  </m:e>
                  <m:sup>
                    <m:r>
                      <m:rPr/>
                      <m:t>k</m:t>
                    </m:r>
                  </m:sup>
                </m:sSup>
                <m:r>
                  <m:rPr/>
                  <m:t>+</m:t>
                </m:r>
                <m:f>
                  <m:fPr/>
                  <m:num>
                    <m:r>
                      <m:rPr>
                        <m:sty m:val="b"/>
                      </m:rPr>
                      <m:t>V</m:t>
                    </m:r>
                    <m:sSup>
                      <m:sSupPr/>
                      <m:e>
                        <m:r>
                          <m:rPr>
                            <m:sty m:val="b"/>
                          </m:rPr>
                          <m:t>C</m:t>
                        </m:r>
                      </m:e>
                      <m:sup>
                        <m:r>
                          <m:rPr/>
                          <m:t>k</m:t>
                        </m:r>
                      </m:sup>
                    </m:sSup>
                  </m:num>
                  <m:den>
                    <m:r>
                      <m:rPr/>
                      <m:t>Δt</m:t>
                    </m:r>
                  </m:den>
                </m:f>
                <m:sSup>
                  <m:sSupPr/>
                  <m:e>
                    <m:r>
                      <m:rPr>
                        <m:sty m:val="b"/>
                      </m:rPr>
                      <m:t>H</m:t>
                    </m:r>
                  </m:e>
                  <m:sup>
                    <m:r>
                      <m:rPr/>
                      <m:t>k</m:t>
                    </m:r>
                  </m:sup>
                </m:sSup>
                <m:r>
                  <m:rPr/>
                  <m:t>−</m:t>
                </m:r>
                <m:f>
                  <m:fPr/>
                  <m:num>
                    <m:r>
                      <m:rPr>
                        <m:sty m:val="b"/>
                      </m:rPr>
                      <m:t>V</m:t>
                    </m:r>
                  </m:num>
                  <m:den>
                    <m:r>
                      <m:rPr/>
                      <m:t>Δt</m:t>
                    </m:r>
                  </m:den>
                </m:f>
                <m:r>
                  <m:rPr/>
                  <m:t>(</m:t>
                </m:r>
                <m:sSup>
                  <m:sSupPr/>
                  <m:e>
                    <m:r>
                      <m:rPr>
                        <m:sty m:val="b"/>
                      </m:rPr>
                      <m:t>W</m:t>
                    </m:r>
                  </m:e>
                  <m:sup>
                    <m:r>
                      <m:rPr/>
                      <m:t>k</m:t>
                    </m:r>
                  </m:sup>
                </m:sSup>
                <m:r>
                  <m:rPr/>
                  <m:t>−</m:t>
                </m:r>
                <m:sSup>
                  <m:sSupPr/>
                  <m:e>
                    <m:r>
                      <m:rPr>
                        <m:sty m:val="b"/>
                      </m:rPr>
                      <m:t>W</m:t>
                    </m:r>
                  </m:e>
                  <m:sup>
                    <m:r>
                      <m:rPr/>
                      <m:t>j</m:t>
                    </m:r>
                  </m:sup>
                </m:sSup>
                <m:r>
                  <m:rPr/>
                  <m:t>)</m:t>
                </m:r>
              </m:oMath>
            </m:oMathPara>
          </w:p>
        </w:tc>
        <w:tc>
          <w:tcPr>
            <w:tcW w:w="848" w:type="dxa"/>
            <w:tcBorders>
              <w:top w:val="nil"/>
              <w:left w:val="nil"/>
              <w:bottom w:val="nil"/>
              <w:right w:val="nil"/>
            </w:tcBorders>
            <w:vAlign w:val="center"/>
          </w:tcPr>
          <w:p w14:paraId="06BFF33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（4-22）</w:t>
            </w:r>
          </w:p>
        </w:tc>
      </w:tr>
    </w:tbl>
    <w:p w14:paraId="65E5E2A3">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sty m:val="b"/>
          </m:rPr>
          <m:t>V</m:t>
        </m:r>
      </m:oMath>
      <w:r>
        <w:rPr>
          <w:rFonts w:ascii="Times New Roman" w:hAnsi="Times New Roman" w:cs="宋体"/>
          <w:sz w:val="24"/>
          <w:lang w:eastAsia="zh-CN"/>
        </w:rPr>
        <w:t>为控制体体积对角矩阵</w:t>
      </w:r>
      <w:r>
        <w:rPr>
          <w:rFonts w:ascii="Times New Roman" w:hAnsi="Times New Roman" w:eastAsia="Times New Roman"/>
          <w:sz w:val="24"/>
          <w:lang w:eastAsia="zh-CN"/>
        </w:rPr>
        <w:t>；</w:t>
      </w:r>
      <m:oMath>
        <m:sSup>
          <m:sSupPr/>
          <m:e>
            <m:r>
              <m:rPr>
                <m:sty m:val="b"/>
              </m:rPr>
              <m:t>C</m:t>
            </m:r>
          </m:e>
          <m:sup>
            <m:r>
              <m:rPr/>
              <m:t>k</m:t>
            </m:r>
          </m:sup>
        </m:sSup>
      </m:oMath>
      <w:r>
        <w:rPr>
          <w:rFonts w:ascii="Times New Roman" w:hAnsi="Times New Roman" w:cs="宋体"/>
          <w:sz w:val="24"/>
          <w:lang w:eastAsia="zh-CN"/>
        </w:rPr>
        <w:t>为水容量对角矩阵</w:t>
      </w:r>
      <w:r>
        <w:rPr>
          <w:rFonts w:ascii="Times New Roman" w:hAnsi="Times New Roman" w:eastAsia="Times New Roman"/>
          <w:sz w:val="24"/>
          <w:lang w:eastAsia="zh-CN"/>
        </w:rPr>
        <w:t>；</w:t>
      </w:r>
      <m:oMath>
        <m:sSup>
          <m:sSupPr/>
          <m:e>
            <m:r>
              <m:rPr>
                <m:sty m:val="b"/>
              </m:rPr>
              <m:t>W</m:t>
            </m:r>
          </m:e>
          <m:sup>
            <m:r>
              <m:rPr/>
              <m:t>k</m:t>
            </m:r>
          </m:sup>
        </m:sSup>
      </m:oMath>
      <w:r>
        <w:rPr>
          <w:rFonts w:ascii="Times New Roman" w:hAnsi="Times New Roman" w:cs="宋体"/>
          <w:sz w:val="24"/>
          <w:lang w:eastAsia="zh-CN"/>
        </w:rPr>
        <w:t>和</w:t>
      </w:r>
      <m:oMath>
        <m:sSup>
          <m:sSupPr/>
          <m:e>
            <m:r>
              <m:rPr>
                <m:sty m:val="b"/>
              </m:rPr>
              <m:t>W</m:t>
            </m:r>
          </m:e>
          <m:sup>
            <m:r>
              <m:rPr/>
              <m:t>j</m:t>
            </m:r>
          </m:sup>
        </m:sSup>
      </m:oMath>
      <w:r>
        <w:rPr>
          <w:rFonts w:ascii="Times New Roman" w:hAnsi="Times New Roman" w:cs="宋体"/>
          <w:sz w:val="24"/>
          <w:lang w:eastAsia="zh-CN"/>
        </w:rPr>
        <w:t>分别为当前迭代及上一时间步长的单位体积储水变量向量</w:t>
      </w:r>
      <w:r>
        <w:rPr>
          <w:rFonts w:ascii="Times New Roman" w:hAnsi="Times New Roman" w:eastAsia="Times New Roman"/>
          <w:sz w:val="24"/>
          <w:lang w:eastAsia="zh-CN"/>
        </w:rPr>
        <w:t>。</w:t>
      </w:r>
      <m:oMath>
        <m:sSup>
          <m:sSupPr/>
          <m:e>
            <m:r>
              <m:rPr>
                <m:sty m:val="b"/>
              </m:rPr>
              <m:t>A</m:t>
            </m:r>
          </m:e>
          <m:sup>
            <m:r>
              <m:rPr/>
              <m:t>k</m:t>
            </m:r>
          </m:sup>
        </m:sSup>
      </m:oMath>
      <w:r>
        <w:rPr>
          <w:rFonts w:ascii="Times New Roman" w:hAnsi="Times New Roman" w:eastAsia="Times New Roman"/>
          <w:sz w:val="24"/>
          <w:lang w:eastAsia="zh-CN"/>
        </w:rPr>
        <w:t>、</w:t>
      </w:r>
      <m:oMath>
        <m:sSup>
          <m:sSupPr/>
          <m:e>
            <m:r>
              <m:rPr>
                <m:sty m:val="b"/>
              </m:rPr>
              <m:t>b</m:t>
            </m:r>
          </m:e>
          <m:sup>
            <m:r>
              <m:rPr/>
              <m:t>k</m:t>
            </m:r>
          </m:sup>
        </m:sSup>
      </m:oMath>
      <w:r>
        <w:rPr>
          <w:rFonts w:ascii="Times New Roman" w:hAnsi="Times New Roman" w:cs="宋体"/>
          <w:sz w:val="24"/>
          <w:lang w:eastAsia="zh-CN"/>
        </w:rPr>
        <w:t>和预测水头的定义见式</w:t>
      </w:r>
      <w:r>
        <w:rPr>
          <w:rFonts w:ascii="Times New Roman" w:hAnsi="Times New Roman" w:eastAsia="Times New Roman"/>
          <w:sz w:val="24"/>
          <w:lang w:eastAsia="zh-CN"/>
        </w:rPr>
        <w:t>（4-12），</w:t>
      </w:r>
      <w:r>
        <w:rPr>
          <w:rFonts w:ascii="Times New Roman" w:hAnsi="Times New Roman" w:cs="宋体"/>
          <w:sz w:val="24"/>
          <w:lang w:eastAsia="zh-CN"/>
        </w:rPr>
        <w:t>水头更新同样采用该式的欠松弛形式</w:t>
      </w:r>
      <w:r>
        <w:rPr>
          <w:rFonts w:ascii="Times New Roman" w:hAnsi="Times New Roman" w:eastAsia="Times New Roman"/>
          <w:sz w:val="24"/>
          <w:lang w:eastAsia="zh-CN"/>
        </w:rPr>
        <w:t>。</w:t>
      </w:r>
      <w:r>
        <w:rPr>
          <w:rFonts w:ascii="Times New Roman" w:hAnsi="Times New Roman" w:cs="宋体"/>
          <w:sz w:val="24"/>
          <w:lang w:eastAsia="zh-CN"/>
        </w:rPr>
        <w:t>新时间步长的非线性收敛设置为需同时满足水头修正和局部守恒条件</w:t>
      </w:r>
      <w:r>
        <w:rPr>
          <w:rFonts w:ascii="Times New Roman" w:hAnsi="Times New Roman" w:eastAsia="Times New Roman"/>
          <w:sz w:val="24"/>
          <w:lang w:eastAsia="zh-CN"/>
        </w:rPr>
        <w:t>。</w:t>
      </w:r>
      <w:r>
        <w:rPr>
          <w:rFonts w:ascii="Times New Roman" w:hAnsi="Times New Roman" w:cs="宋体"/>
          <w:sz w:val="24"/>
          <w:lang w:eastAsia="zh-CN"/>
        </w:rPr>
        <w:t>未收敛时缩短时间步并重新求解该时间步长</w:t>
      </w:r>
      <w:r>
        <w:rPr>
          <w:rFonts w:ascii="Times New Roman" w:hAnsi="Times New Roman" w:eastAsia="Times New Roman"/>
          <w:sz w:val="24"/>
          <w:lang w:eastAsia="zh-CN"/>
        </w:rPr>
        <w:t>。</w:t>
      </w:r>
    </w:p>
    <w:p w14:paraId="3F347E47">
      <w:pPr>
        <w:spacing w:after="0" w:line="360" w:lineRule="auto"/>
        <w:rPr>
          <w:lang w:eastAsia="zh-CN"/>
        </w:rPr>
      </w:pPr>
      <w:r>
        <w:rPr>
          <w:rFonts w:ascii="Times New Roman" w:hAnsi="Times New Roman" w:cs="宋体"/>
          <w:sz w:val="24"/>
          <w:lang w:eastAsia="zh-CN"/>
        </w:rPr>
        <w:t>全域水量平衡指标为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A184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0112E2">
            <w:pPr>
              <w:spacing w:before="60" w:after="60" w:line="240" w:lineRule="auto"/>
              <w:ind w:left="0" w:right="0" w:firstLine="0"/>
              <w:jc w:val="center"/>
              <w:rPr>
                <w:rFonts w:ascii="Times New Roman" w:hAnsi="Times New Roman" w:cs="Times New Roman"/>
              </w:rPr>
            </w:pPr>
            <m:oMathPara>
              <m:oMath>
                <m:sSub>
                  <m:sSubPr/>
                  <m:e>
                    <m:r>
                      <m:rPr/>
                      <m:t>ε</m:t>
                    </m:r>
                  </m:e>
                  <m:sub>
                    <m:r>
                      <m:rPr/>
                      <m:t>B</m:t>
                    </m:r>
                  </m:sub>
                </m:sSub>
                <m:r>
                  <m:rPr/>
                  <m:t>=</m:t>
                </m:r>
                <m:f>
                  <m:fPr/>
                  <m:num>
                    <m:sSub>
                      <m:sSubPr/>
                      <m:e>
                        <m:r>
                          <m:rPr/>
                          <m:t>|Q</m:t>
                        </m:r>
                      </m:e>
                      <m:sub>
                        <m:r>
                          <m:rPr>
                            <m:sty m:val="p"/>
                          </m:rPr>
                          <m:t>in</m:t>
                        </m:r>
                      </m:sub>
                    </m:sSub>
                    <m:sSub>
                      <m:sSubPr/>
                      <m:e>
                        <m:r>
                          <m:rPr/>
                          <m:t>+Q</m:t>
                        </m:r>
                      </m:e>
                      <m:sub>
                        <m:r>
                          <m:rPr/>
                          <m:t>s</m:t>
                        </m:r>
                      </m:sub>
                    </m:sSub>
                    <m:sSub>
                      <m:sSubPr/>
                      <m:e>
                        <m:r>
                          <m:rPr/>
                          <m:t>−Q</m:t>
                        </m:r>
                      </m:e>
                      <m:sub>
                        <m:r>
                          <m:rPr>
                            <m:sty m:val="p"/>
                          </m:rPr>
                          <m:t>out</m:t>
                        </m:r>
                      </m:sub>
                    </m:sSub>
                    <m:r>
                      <m:rPr/>
                      <m:t>−</m:t>
                    </m:r>
                    <m:sSub>
                      <m:sSubPr/>
                      <m:e>
                        <m:acc>
                          <m:accPr>
                            <m:chr m:val="̇"/>
                          </m:accPr>
                          <m:e>
                            <m:r>
                              <m:rPr/>
                              <m:t>V</m:t>
                            </m:r>
                          </m:e>
                        </m:acc>
                      </m:e>
                      <m:sub>
                        <m:r>
                          <m:rPr/>
                          <m:t>w</m:t>
                        </m:r>
                      </m:sub>
                    </m:sSub>
                    <m:r>
                      <m:rPr/>
                      <m:t>|</m:t>
                    </m:r>
                  </m:num>
                  <m:den>
                    <m:r>
                      <m:rPr>
                        <m:sty m:val="p"/>
                      </m:rPr>
                      <m:t>max</m:t>
                    </m:r>
                    <m:sSub>
                      <m:sSubPr/>
                      <m:e>
                        <m:r>
                          <m:rPr/>
                          <m:t>(Q</m:t>
                        </m:r>
                      </m:e>
                      <m:sub>
                        <m:r>
                          <m:rPr>
                            <m:sty m:val="p"/>
                          </m:rPr>
                          <m:t>in</m:t>
                        </m:r>
                      </m:sub>
                    </m:sSub>
                    <m:r>
                      <m:rPr/>
                      <m:t>+</m:t>
                    </m:r>
                    <m:r>
                      <m:rPr>
                        <m:sty m:val="p"/>
                      </m:rPr>
                      <m:t>max</m:t>
                    </m:r>
                    <m:sSub>
                      <m:sSubPr/>
                      <m:e>
                        <m:r>
                          <m:rPr/>
                          <m:t>(Q</m:t>
                        </m:r>
                      </m:e>
                      <m:sub>
                        <m:r>
                          <m:rPr/>
                          <m:t>s</m:t>
                        </m:r>
                      </m:sub>
                    </m:sSub>
                    <m:sSub>
                      <m:sSubPr/>
                      <m:e>
                        <m:r>
                          <m:rPr/>
                          <m:t>,0),Q</m:t>
                        </m:r>
                      </m:e>
                      <m:sub>
                        <m:r>
                          <m:rPr>
                            <m:sty m:val="p"/>
                          </m:rPr>
                          <m:t>out</m:t>
                        </m:r>
                      </m:sub>
                    </m:sSub>
                    <m:r>
                      <m:rPr/>
                      <m:t>+</m:t>
                    </m:r>
                    <m:r>
                      <m:rPr>
                        <m:sty m:val="p"/>
                      </m:rPr>
                      <m:t>max</m:t>
                    </m:r>
                    <m:sSub>
                      <m:sSubPr/>
                      <m:e>
                        <m:r>
                          <m:rPr/>
                          <m:t>(−Q</m:t>
                        </m:r>
                      </m:e>
                      <m:sub>
                        <m:r>
                          <m:rPr/>
                          <m:t>s</m:t>
                        </m:r>
                      </m:sub>
                    </m:sSub>
                    <m:r>
                      <m:rPr/>
                      <m:t>,0),|</m:t>
                    </m:r>
                    <m:sSub>
                      <m:sSubPr/>
                      <m:e>
                        <m:acc>
                          <m:accPr>
                            <m:chr m:val="̇"/>
                          </m:accPr>
                          <m:e>
                            <m:r>
                              <m:rPr/>
                              <m:t>V</m:t>
                            </m:r>
                          </m:e>
                        </m:acc>
                      </m:e>
                      <m:sub>
                        <m:r>
                          <m:rPr/>
                          <m:t>w</m:t>
                        </m:r>
                      </m:sub>
                    </m:sSub>
                    <m:sSub>
                      <m:sSubPr/>
                      <m:e>
                        <m:r>
                          <m:rPr/>
                          <m:t>|,Q</m:t>
                        </m:r>
                      </m:e>
                      <m:sub>
                        <m:r>
                          <m:rPr/>
                          <m:t>ε</m:t>
                        </m:r>
                      </m:sub>
                    </m:sSub>
                    <m:r>
                      <m:rPr/>
                      <m:t>)</m:t>
                    </m:r>
                  </m:den>
                </m:f>
              </m:oMath>
            </m:oMathPara>
          </w:p>
        </w:tc>
        <w:tc>
          <w:tcPr>
            <w:tcW w:w="848" w:type="dxa"/>
            <w:tcBorders>
              <w:top w:val="nil"/>
              <w:left w:val="nil"/>
              <w:bottom w:val="nil"/>
              <w:right w:val="nil"/>
            </w:tcBorders>
            <w:vAlign w:val="center"/>
          </w:tcPr>
          <w:p w14:paraId="39E3EDA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（4-23）</w:t>
            </w:r>
          </w:p>
        </w:tc>
      </w:tr>
    </w:tbl>
    <w:p w14:paraId="50536839">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ε</m:t>
            </m:r>
          </m:e>
          <m:sub>
            <m:r>
              <m:rPr/>
              <m:t>B</m:t>
            </m:r>
          </m:sub>
        </m:sSub>
      </m:oMath>
      <w:r>
        <w:rPr>
          <w:rFonts w:ascii="Times New Roman" w:hAnsi="Times New Roman" w:cs="宋体"/>
          <w:sz w:val="24"/>
          <w:lang w:eastAsia="zh-CN"/>
        </w:rPr>
        <w:t>为相对水量不平衡</w:t>
      </w:r>
      <w:r>
        <w:rPr>
          <w:rFonts w:ascii="Times New Roman" w:hAnsi="Times New Roman" w:eastAsia="Times New Roman"/>
          <w:sz w:val="24"/>
          <w:lang w:eastAsia="zh-CN"/>
        </w:rPr>
        <w:t>；</w:t>
      </w:r>
      <m:oMath>
        <m:sSub>
          <m:sSubPr/>
          <m:e>
            <m:r>
              <m:rPr/>
              <m:t>Q</m:t>
            </m:r>
          </m:e>
          <m:sub>
            <m:r>
              <m:rPr>
                <m:sty m:val="p"/>
              </m:rPr>
              <m:t>in</m:t>
            </m:r>
          </m:sub>
        </m:sSub>
      </m:oMath>
      <w:r>
        <w:rPr>
          <w:rFonts w:ascii="Times New Roman" w:hAnsi="Times New Roman" w:eastAsia="Times New Roman"/>
          <w:sz w:val="24"/>
          <w:lang w:eastAsia="zh-CN"/>
        </w:rPr>
        <w:t>、</w:t>
      </w:r>
      <m:oMath>
        <m:sSub>
          <m:sSubPr/>
          <m:e>
            <m:r>
              <m:rPr/>
              <m:t>Q</m:t>
            </m:r>
          </m:e>
          <m:sub>
            <m:r>
              <m:rPr>
                <m:sty m:val="p"/>
              </m:rPr>
              <m:t>out</m:t>
            </m:r>
          </m:sub>
        </m:sSub>
      </m:oMath>
      <w:r>
        <w:rPr>
          <w:rFonts w:ascii="Times New Roman" w:hAnsi="Times New Roman" w:cs="宋体"/>
          <w:sz w:val="24"/>
          <w:lang w:eastAsia="zh-CN"/>
        </w:rPr>
        <w:t>分别为非负的边界入流和出流</w:t>
      </w:r>
      <w:r>
        <w:rPr>
          <w:rFonts w:ascii="Times New Roman" w:hAnsi="Times New Roman" w:eastAsia="Times New Roman"/>
          <w:sz w:val="24"/>
          <w:lang w:eastAsia="zh-CN"/>
        </w:rPr>
        <w:t>，m³/s；</w:t>
      </w:r>
      <m:oMath>
        <m:sSub>
          <m:sSubPr/>
          <m:e>
            <m:r>
              <m:rPr/>
              <m:t>Q</m:t>
            </m:r>
          </m:e>
          <m:sub>
            <m:r>
              <m:rPr/>
              <m:t>s</m:t>
            </m:r>
          </m:sub>
        </m:sSub>
        <m:r>
          <m:rPr/>
          <m:t>=</m:t>
        </m:r>
        <m:nary>
          <m:naryPr>
            <m:chr m:val="∑"/>
            <m:limLoc m:val="undOvr"/>
            <m:supHide m:val="1"/>
          </m:naryPr>
          <m:sub>
            <m:r>
              <m:rPr/>
              <m:t>P</m:t>
            </m:r>
          </m:sub>
          <m:sup/>
          <m:e/>
        </m:nary>
        <m:sSub>
          <m:sSubPr/>
          <m:e>
            <m:r>
              <m:rPr/>
              <m:t>s</m:t>
            </m:r>
          </m:e>
          <m:sub>
            <m:r>
              <m:rPr/>
              <m:t>P</m:t>
            </m:r>
          </m:sub>
        </m:sSub>
        <m:sSub>
          <m:sSubPr/>
          <m:e>
            <m:r>
              <m:rPr/>
              <m:t>V</m:t>
            </m:r>
          </m:e>
          <m:sub>
            <m:r>
              <m:rPr/>
              <m:t>P</m:t>
            </m:r>
          </m:sub>
        </m:sSub>
      </m:oMath>
      <w:r>
        <w:rPr>
          <w:rFonts w:ascii="Times New Roman" w:hAnsi="Times New Roman" w:cs="宋体"/>
          <w:sz w:val="24"/>
          <w:lang w:eastAsia="zh-CN"/>
        </w:rPr>
        <w:t>为内部源汇流量</w:t>
      </w:r>
      <w:r>
        <w:rPr>
          <w:rFonts w:ascii="Times New Roman" w:hAnsi="Times New Roman" w:eastAsia="Times New Roman"/>
          <w:sz w:val="24"/>
          <w:lang w:eastAsia="zh-CN"/>
        </w:rPr>
        <w:t>，m³/s；</w:t>
      </w:r>
      <m:oMath>
        <m:sSub>
          <m:sSubPr/>
          <m:e>
            <m:acc>
              <m:accPr>
                <m:chr m:val="̇"/>
              </m:accPr>
              <m:e>
                <m:r>
                  <m:rPr/>
                  <m:t>V</m:t>
                </m:r>
              </m:e>
            </m:acc>
          </m:e>
          <m:sub>
            <m:r>
              <m:rPr/>
              <m:t>w</m:t>
            </m:r>
          </m:sub>
        </m:sSub>
        <m:r>
          <m:rPr/>
          <m:t>=</m:t>
        </m:r>
        <m:nary>
          <m:naryPr>
            <m:chr m:val="∑"/>
            <m:limLoc m:val="undOvr"/>
            <m:supHide m:val="1"/>
          </m:naryPr>
          <m:sub>
            <m:r>
              <m:rPr/>
              <m:t>P</m:t>
            </m:r>
          </m:sub>
          <m:sup/>
          <m:e/>
        </m:nary>
        <m:sSub>
          <m:sSubPr/>
          <m:e>
            <m:r>
              <m:rPr/>
              <m:t>V</m:t>
            </m:r>
          </m:e>
          <m:sub>
            <m:r>
              <m:rPr/>
              <m:t>P</m:t>
            </m:r>
          </m:sub>
        </m:sSub>
        <m:sSubSup>
          <m:sSubSupPr/>
          <m:e>
            <m:r>
              <m:rPr/>
              <m:t>(W</m:t>
            </m:r>
          </m:e>
          <m:sub>
            <m:r>
              <m:rPr/>
              <m:t>P</m:t>
            </m:r>
          </m:sub>
          <m:sup>
            <m:r>
              <m:rPr/>
              <m:t>j+1</m:t>
            </m:r>
          </m:sup>
        </m:sSubSup>
        <m:sSubSup>
          <m:sSubSupPr/>
          <m:e>
            <m:r>
              <m:rPr/>
              <m:t>−W</m:t>
            </m:r>
          </m:e>
          <m:sub>
            <m:r>
              <m:rPr/>
              <m:t>P</m:t>
            </m:r>
          </m:sub>
          <m:sup>
            <m:r>
              <m:rPr/>
              <m:t>j</m:t>
            </m:r>
          </m:sup>
        </m:sSubSup>
        <m:r>
          <m:rPr/>
          <m:t>)/Δt</m:t>
        </m:r>
      </m:oMath>
      <w:r>
        <w:rPr>
          <w:rFonts w:ascii="Times New Roman" w:hAnsi="Times New Roman" w:cs="宋体"/>
          <w:sz w:val="24"/>
          <w:lang w:eastAsia="zh-CN"/>
        </w:rPr>
        <w:t>为储水变化率</w:t>
      </w:r>
      <w:r>
        <w:rPr>
          <w:rFonts w:ascii="Times New Roman" w:hAnsi="Times New Roman" w:eastAsia="Times New Roman"/>
          <w:sz w:val="24"/>
          <w:lang w:eastAsia="zh-CN"/>
        </w:rPr>
        <w:t>，m³/s。</w:t>
      </w:r>
    </w:p>
    <w:p w14:paraId="2AD23FF4">
      <w:pPr>
        <w:spacing w:after="0" w:line="360" w:lineRule="auto"/>
        <w:rPr>
          <w:lang w:eastAsia="zh-CN"/>
        </w:rPr>
      </w:pPr>
      <w:r>
        <w:rPr>
          <w:rFonts w:ascii="Times New Roman" w:hAnsi="Times New Roman" w:eastAsia="Times New Roman" w:cs="Times New Roman"/>
          <w:sz w:val="24"/>
          <w:lang w:eastAsia="zh-CN"/>
        </w:rPr>
        <w:t xml:space="preserve">4.2.3  </w:t>
      </w:r>
      <w:r>
        <w:rPr>
          <w:rFonts w:ascii="Times New Roman" w:hAnsi="Times New Roman" w:cs="宋体"/>
          <w:sz w:val="24"/>
          <w:lang w:eastAsia="zh-CN"/>
        </w:rPr>
        <w:t>模型验证</w:t>
      </w:r>
    </w:p>
    <w:p w14:paraId="7FDA5286">
      <w:pPr>
        <w:pStyle w:val="6"/>
      </w:pPr>
      <w:r>
        <w:rPr>
          <w:rFonts w:ascii="Times New Roman" w:hAnsi="Times New Roman"/>
        </w:rPr>
        <w:t>（1）二维各向异性解析解验证</w:t>
      </w:r>
    </w:p>
    <w:p w14:paraId="296E047B">
      <w:pPr>
        <w:spacing w:after="0" w:line="360" w:lineRule="auto"/>
        <w:rPr>
          <w:lang w:eastAsia="zh-CN"/>
        </w:rPr>
      </w:pPr>
      <w:r>
        <w:rPr>
          <w:rFonts w:ascii="Times New Roman" w:hAnsi="Times New Roman" w:cs="宋体"/>
          <w:sz w:val="24"/>
          <w:lang w:eastAsia="zh-CN"/>
        </w:rPr>
        <w:t>取</w:t>
      </w:r>
      <w:r>
        <w:rPr>
          <w:rFonts w:ascii="Times New Roman" w:hAnsi="Times New Roman" w:eastAsia="Times New Roman"/>
          <w:sz w:val="24"/>
          <w:lang w:eastAsia="zh-CN"/>
        </w:rPr>
        <w:t>8 m×3 m</w:t>
      </w:r>
      <w:r>
        <w:rPr>
          <w:rFonts w:ascii="Times New Roman" w:hAnsi="Times New Roman" w:cs="宋体"/>
          <w:sz w:val="24"/>
          <w:lang w:eastAsia="zh-CN"/>
        </w:rPr>
        <w:t>的饱和矩形域</w:t>
      </w:r>
      <w:r>
        <w:rPr>
          <w:rFonts w:ascii="Times New Roman" w:hAnsi="Times New Roman" w:eastAsia="Times New Roman"/>
          <w:sz w:val="24"/>
          <w:lang w:eastAsia="zh-CN"/>
        </w:rPr>
        <w:t>，</w:t>
      </w:r>
      <w:r>
        <w:rPr>
          <w:rFonts w:ascii="Times New Roman" w:hAnsi="Times New Roman" w:cs="宋体"/>
          <w:sz w:val="24"/>
          <w:lang w:eastAsia="zh-CN"/>
        </w:rPr>
        <w:t>水平及竖向渗透系数分别为</w:t>
      </w:r>
      <w:r>
        <w:rPr>
          <w:rFonts w:ascii="Times New Roman" w:hAnsi="Times New Roman" w:eastAsia="Times New Roman"/>
          <w:sz w:val="24"/>
          <w:lang w:eastAsia="zh-CN"/>
        </w:rPr>
        <w:t>4×10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5×10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m/s，</w:t>
      </w:r>
      <w:r>
        <w:rPr>
          <w:rFonts w:ascii="Times New Roman" w:hAnsi="Times New Roman" w:cs="宋体"/>
          <w:sz w:val="24"/>
          <w:lang w:eastAsia="zh-CN"/>
        </w:rPr>
        <w:t>比贮水量为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 xml:space="preserve"> m⁻¹；</w:t>
      </w:r>
      <w:r>
        <w:rPr>
          <w:rFonts w:ascii="Times New Roman" w:hAnsi="Times New Roman" w:cs="宋体"/>
          <w:sz w:val="24"/>
          <w:lang w:eastAsia="zh-CN"/>
        </w:rPr>
        <w:t>左右水头为</w:t>
      </w:r>
      <w:r>
        <w:rPr>
          <w:rFonts w:ascii="Times New Roman" w:hAnsi="Times New Roman" w:eastAsia="Times New Roman"/>
          <w:sz w:val="24"/>
          <w:lang w:eastAsia="zh-CN"/>
        </w:rPr>
        <w:t>10 m，</w:t>
      </w:r>
      <w:r>
        <w:rPr>
          <w:rFonts w:ascii="Times New Roman" w:hAnsi="Times New Roman" w:cs="宋体"/>
          <w:sz w:val="24"/>
          <w:lang w:eastAsia="zh-CN"/>
        </w:rPr>
        <w:t>上下边界无流</w:t>
      </w:r>
      <w:r>
        <w:rPr>
          <w:rFonts w:ascii="Times New Roman" w:hAnsi="Times New Roman" w:eastAsia="Times New Roman"/>
          <w:sz w:val="24"/>
          <w:lang w:eastAsia="zh-CN"/>
        </w:rPr>
        <w:t>。</w:t>
      </w:r>
      <w:r>
        <w:rPr>
          <w:rFonts w:ascii="Times New Roman" w:hAnsi="Times New Roman" w:cs="宋体"/>
          <w:sz w:val="24"/>
          <w:lang w:eastAsia="zh-CN"/>
        </w:rPr>
        <w:t>按分离变量法构造</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79D0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8DF2075">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H(x,z,t)=H</m:t>
                              </m:r>
                            </m:e>
                            <m:sub>
                              <m:r>
                                <m:rPr/>
                                <m:t>0</m:t>
                              </m:r>
                            </m:sub>
                          </m:sSub>
                          <m:sSub>
                            <m:sSubPr/>
                            <m:e>
                              <m:r>
                                <m:rPr/>
                                <m:t>+A</m:t>
                              </m:r>
                            </m:e>
                            <m:sub>
                              <m:r>
                                <m:rPr/>
                                <m:t>0</m:t>
                              </m:r>
                            </m:sub>
                          </m:sSub>
                          <m:r>
                            <m:rPr>
                              <m:sty m:val="p"/>
                            </m:rPr>
                            <m:t>sin</m:t>
                          </m:r>
                          <m:r>
                            <m:rPr/>
                            <m:t>(π</m:t>
                          </m:r>
                          <m:sSub>
                            <m:sSubPr/>
                            <m:e>
                              <m:r>
                                <m:rPr/>
                                <m:t>x/L</m:t>
                              </m:r>
                            </m:e>
                            <m:sub>
                              <m:r>
                                <m:rPr/>
                                <m:t>x</m:t>
                              </m:r>
                            </m:sub>
                          </m:sSub>
                          <m:r>
                            <m:rPr/>
                            <m:t>)</m:t>
                          </m:r>
                          <m:r>
                            <m:rPr>
                              <m:sty m:val="p"/>
                            </m:rPr>
                            <m:t>cos</m:t>
                          </m:r>
                          <m:r>
                            <m:rPr/>
                            <m:t>(π</m:t>
                          </m:r>
                          <m:sSub>
                            <m:sSubPr/>
                            <m:e>
                              <m:r>
                                <m:rPr/>
                                <m:t>z/L</m:t>
                              </m:r>
                            </m:e>
                            <m:sub>
                              <m:r>
                                <m:rPr/>
                                <m:t>z</m:t>
                              </m:r>
                            </m:sub>
                          </m:sSub>
                          <m:sSup>
                            <m:sSupPr/>
                            <m:e>
                              <m:r>
                                <m:rPr/>
                                <m:t>)e</m:t>
                              </m:r>
                            </m:e>
                            <m:sup>
                              <m:r>
                                <m:rPr/>
                                <m:t>−</m:t>
                              </m:r>
                              <m:sSub>
                                <m:sSubPr/>
                                <m:e>
                                  <m:r>
                                    <m:rPr/>
                                    <m:t>λ</m:t>
                                  </m:r>
                                </m:e>
                                <m:sub>
                                  <m:r>
                                    <m:rPr/>
                                    <m:t>2</m:t>
                                  </m:r>
                                </m:sub>
                              </m:sSub>
                              <m:r>
                                <m:rPr/>
                                <m:t>t</m:t>
                              </m:r>
                            </m:sup>
                          </m:sSup>
                        </m:e>
                      </m:mr>
                      <m:mr>
                        <m:e>
                          <m:sSub>
                            <m:sSubPr/>
                            <m:e>
                              <m:r>
                                <m:rPr/>
                                <m:t>λ</m:t>
                              </m:r>
                            </m:e>
                            <m:sub>
                              <m:r>
                                <m:rPr/>
                                <m:t>2</m:t>
                              </m:r>
                            </m:sub>
                          </m:sSub>
                          <m:sSub>
                            <m:sSubPr/>
                            <m:e>
                              <m:r>
                                <m:rPr/>
                                <m:t>=[K</m:t>
                              </m:r>
                            </m:e>
                            <m:sub>
                              <m:r>
                                <m:rPr/>
                                <m:t>x</m:t>
                              </m:r>
                            </m:sub>
                          </m:sSub>
                          <m:r>
                            <m:rPr/>
                            <m:t>(π</m:t>
                          </m:r>
                          <m:sSub>
                            <m:sSubPr/>
                            <m:e>
                              <m:r>
                                <m:rPr/>
                                <m:t>/L</m:t>
                              </m:r>
                            </m:e>
                            <m:sub>
                              <m:r>
                                <m:rPr/>
                                <m:t>x</m:t>
                              </m:r>
                            </m:sub>
                          </m:sSub>
                          <m:sSup>
                            <m:sSupPr/>
                            <m:e>
                              <m:r>
                                <m:rPr/>
                                <m:t>)</m:t>
                              </m:r>
                            </m:e>
                            <m:sup>
                              <m:r>
                                <m:rPr/>
                                <m:t>2</m:t>
                              </m:r>
                            </m:sup>
                          </m:sSup>
                          <m:sSub>
                            <m:sSubPr/>
                            <m:e>
                              <m:r>
                                <m:rPr/>
                                <m:t>+K</m:t>
                              </m:r>
                            </m:e>
                            <m:sub>
                              <m:r>
                                <m:rPr/>
                                <m:t>z</m:t>
                              </m:r>
                            </m:sub>
                          </m:sSub>
                          <m:r>
                            <m:rPr/>
                            <m:t>(π</m:t>
                          </m:r>
                          <m:sSub>
                            <m:sSubPr/>
                            <m:e>
                              <m:r>
                                <m:rPr/>
                                <m:t>/L</m:t>
                              </m:r>
                            </m:e>
                            <m:sub>
                              <m:r>
                                <m:rPr/>
                                <m:t>z</m:t>
                              </m:r>
                            </m:sub>
                          </m:sSub>
                          <m:sSup>
                            <m:sSupPr/>
                            <m:e>
                              <m:r>
                                <m:rPr/>
                                <m:t>)</m:t>
                              </m:r>
                            </m:e>
                            <m:sup>
                              <m:r>
                                <m:rPr/>
                                <m:t>2</m:t>
                              </m:r>
                            </m:sup>
                          </m:sSup>
                          <m:sSub>
                            <m:sSubPr/>
                            <m:e>
                              <m:r>
                                <m:rPr/>
                                <m:t>]/S</m:t>
                              </m:r>
                            </m:e>
                            <m:sub>
                              <m:r>
                                <m:rPr/>
                                <m:t>s</m:t>
                              </m:r>
                            </m:sub>
                          </m:sSub>
                        </m:e>
                      </m:mr>
                    </m:m>
                  </m:e>
                </m:d>
              </m:oMath>
            </m:oMathPara>
          </w:p>
        </w:tc>
        <w:tc>
          <w:tcPr>
            <w:tcW w:w="848" w:type="dxa"/>
            <w:tcBorders>
              <w:top w:val="nil"/>
              <w:left w:val="nil"/>
              <w:bottom w:val="nil"/>
              <w:right w:val="nil"/>
            </w:tcBorders>
            <w:vAlign w:val="center"/>
          </w:tcPr>
          <w:p w14:paraId="61DD57C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（4-24）</w:t>
            </w:r>
          </w:p>
        </w:tc>
      </w:tr>
    </w:tbl>
    <w:p w14:paraId="5210E59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H</m:t>
            </m:r>
          </m:e>
          <m:sub>
            <m:r>
              <m:rPr/>
              <m:t>0</m:t>
            </m:r>
          </m:sub>
        </m:sSub>
        <m:r>
          <m:rPr/>
          <m:t>=10 </m:t>
        </m:r>
        <m:r>
          <m:rPr>
            <m:sty m:val="p"/>
          </m:rPr>
          <m:t>m</m:t>
        </m:r>
      </m:oMath>
      <w:r>
        <w:rPr>
          <w:rFonts w:ascii="Times New Roman" w:hAnsi="Times New Roman" w:cs="宋体"/>
          <w:sz w:val="24"/>
          <w:lang w:eastAsia="zh-CN"/>
        </w:rPr>
        <w:t>为平均水头</w:t>
      </w:r>
      <w:r>
        <w:rPr>
          <w:rFonts w:ascii="Times New Roman" w:hAnsi="Times New Roman" w:eastAsia="Times New Roman"/>
          <w:sz w:val="24"/>
          <w:lang w:eastAsia="zh-CN"/>
        </w:rPr>
        <w:t>；</w:t>
      </w:r>
      <m:oMath>
        <m:sSub>
          <m:sSubPr/>
          <m:e>
            <m:r>
              <m:rPr/>
              <m:t>A</m:t>
            </m:r>
          </m:e>
          <m:sub>
            <m:r>
              <m:rPr/>
              <m:t>0</m:t>
            </m:r>
          </m:sub>
        </m:sSub>
        <m:r>
          <m:rPr/>
          <m:t>=0.5 </m:t>
        </m:r>
        <m:r>
          <m:rPr>
            <m:sty m:val="p"/>
          </m:rPr>
          <m:t>m</m:t>
        </m:r>
      </m:oMath>
      <w:r>
        <w:rPr>
          <w:rFonts w:ascii="Times New Roman" w:hAnsi="Times New Roman" w:cs="宋体"/>
          <w:sz w:val="24"/>
          <w:lang w:eastAsia="zh-CN"/>
        </w:rPr>
        <w:t>为初始扰动幅值</w:t>
      </w:r>
      <w:r>
        <w:rPr>
          <w:rFonts w:ascii="Times New Roman" w:hAnsi="Times New Roman" w:eastAsia="Times New Roman"/>
          <w:sz w:val="24"/>
          <w:lang w:eastAsia="zh-CN"/>
        </w:rPr>
        <w:t>；</w:t>
      </w:r>
      <m:oMath>
        <m:sSub>
          <m:sSubPr/>
          <m:e>
            <m:r>
              <m:rPr/>
              <m:t>L</m:t>
            </m:r>
          </m:e>
          <m:sub>
            <m:r>
              <m:rPr/>
              <m:t>x</m:t>
            </m:r>
          </m:sub>
        </m:sSub>
        <m:r>
          <m:rPr/>
          <m:t>=8 </m:t>
        </m:r>
        <m:r>
          <m:rPr>
            <m:sty m:val="p"/>
          </m:rPr>
          <m:t>m</m:t>
        </m:r>
      </m:oMath>
      <w:r>
        <w:rPr>
          <w:rFonts w:ascii="Times New Roman" w:hAnsi="Times New Roman" w:eastAsia="Times New Roman"/>
          <w:sz w:val="24"/>
          <w:lang w:eastAsia="zh-CN"/>
        </w:rPr>
        <w:t>、</w:t>
      </w:r>
      <m:oMath>
        <m:sSub>
          <m:sSubPr/>
          <m:e>
            <m:r>
              <m:rPr/>
              <m:t>L</m:t>
            </m:r>
          </m:e>
          <m:sub>
            <m:r>
              <m:rPr/>
              <m:t>z</m:t>
            </m:r>
          </m:sub>
        </m:sSub>
        <m:r>
          <m:rPr/>
          <m:t>=3 </m:t>
        </m:r>
        <m:r>
          <m:rPr>
            <m:sty m:val="p"/>
          </m:rPr>
          <m:t>m</m:t>
        </m:r>
      </m:oMath>
      <w:r>
        <w:rPr>
          <w:rFonts w:ascii="Times New Roman" w:hAnsi="Times New Roman" w:cs="宋体"/>
          <w:sz w:val="24"/>
          <w:lang w:eastAsia="zh-CN"/>
        </w:rPr>
        <w:t>为域长和域高</w:t>
      </w:r>
      <w:r>
        <w:rPr>
          <w:rFonts w:ascii="Times New Roman" w:hAnsi="Times New Roman" w:eastAsia="Times New Roman"/>
          <w:sz w:val="24"/>
          <w:lang w:eastAsia="zh-CN"/>
        </w:rPr>
        <w:t>；</w:t>
      </w:r>
      <m:oMath>
        <m:sSub>
          <m:sSubPr/>
          <m:e>
            <m:r>
              <m:rPr/>
              <m:t>λ</m:t>
            </m:r>
          </m:e>
          <m:sub>
            <m:r>
              <m:rPr/>
              <m:t>2</m:t>
            </m:r>
          </m:sub>
        </m:sSub>
      </m:oMath>
      <w:r>
        <w:rPr>
          <w:rFonts w:ascii="Times New Roman" w:hAnsi="Times New Roman" w:cs="宋体"/>
          <w:sz w:val="24"/>
          <w:lang w:eastAsia="zh-CN"/>
        </w:rPr>
        <w:t>为二维衰减率</w:t>
      </w:r>
      <w:r>
        <w:rPr>
          <w:rFonts w:ascii="Times New Roman" w:hAnsi="Times New Roman" w:eastAsia="Times New Roman"/>
          <w:sz w:val="24"/>
          <w:lang w:eastAsia="zh-CN"/>
        </w:rPr>
        <w:t>，s⁻¹；</w:t>
      </w:r>
      <m:oMath>
        <m:r>
          <m:rPr/>
          <m:t>π</m:t>
        </m:r>
      </m:oMath>
      <w:r>
        <w:rPr>
          <w:rFonts w:ascii="Times New Roman" w:hAnsi="Times New Roman" w:cs="宋体"/>
          <w:sz w:val="24"/>
          <w:lang w:eastAsia="zh-CN"/>
        </w:rPr>
        <w:t>为圆周率</w:t>
      </w:r>
      <w:r>
        <w:rPr>
          <w:rFonts w:ascii="Times New Roman" w:hAnsi="Times New Roman" w:eastAsia="Times New Roman"/>
          <w:sz w:val="24"/>
          <w:lang w:eastAsia="zh-CN"/>
        </w:rPr>
        <w:t>。</w:t>
      </w:r>
      <w:r>
        <w:rPr>
          <w:rFonts w:ascii="Times New Roman" w:hAnsi="Times New Roman" w:cs="宋体"/>
          <w:sz w:val="24"/>
          <w:lang w:eastAsia="zh-CN"/>
        </w:rPr>
        <w:t>初始场取该式在</w:t>
      </w:r>
      <m:oMath>
        <m:r>
          <m:rPr/>
          <m:t>t=0</m:t>
        </m:r>
      </m:oMath>
      <w:r>
        <w:rPr>
          <w:rFonts w:ascii="Times New Roman" w:hAnsi="Times New Roman" w:cs="宋体"/>
          <w:sz w:val="24"/>
          <w:lang w:eastAsia="zh-CN"/>
        </w:rPr>
        <w:t>时的值</w:t>
      </w:r>
      <w:r>
        <w:rPr>
          <w:rFonts w:ascii="Times New Roman" w:hAnsi="Times New Roman" w:eastAsia="Times New Roman"/>
          <w:sz w:val="24"/>
          <w:lang w:eastAsia="zh-CN"/>
        </w:rPr>
        <w:t>。</w:t>
      </w:r>
    </w:p>
    <w:p w14:paraId="6D43B388">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4-6</w:t>
      </w:r>
      <w:r>
        <w:rPr>
          <w:rFonts w:ascii="Times New Roman" w:hAnsi="Times New Roman" w:cs="宋体"/>
          <w:sz w:val="24"/>
          <w:lang w:eastAsia="zh-CN"/>
        </w:rPr>
        <w:t>显示了水头</w:t>
      </w:r>
      <w:r>
        <w:rPr>
          <w:rFonts w:ascii="Times New Roman" w:hAnsi="Times New Roman" w:eastAsia="Times New Roman"/>
          <w:sz w:val="24"/>
          <w:lang w:eastAsia="zh-CN"/>
        </w:rPr>
        <w:t>、</w:t>
      </w:r>
      <w:r>
        <w:rPr>
          <w:rFonts w:ascii="Times New Roman" w:hAnsi="Times New Roman" w:cs="宋体"/>
          <w:sz w:val="24"/>
          <w:lang w:eastAsia="zh-CN"/>
        </w:rPr>
        <w:t>通量等模拟结果与解析解的对比</w:t>
      </w:r>
      <w:r>
        <w:rPr>
          <w:rFonts w:ascii="Times New Roman" w:hAnsi="Times New Roman" w:eastAsia="Times New Roman"/>
          <w:sz w:val="24"/>
          <w:lang w:eastAsia="zh-CN"/>
        </w:rPr>
        <w:t>，</w:t>
      </w:r>
      <w:r>
        <w:rPr>
          <w:rFonts w:ascii="Times New Roman" w:hAnsi="Times New Roman" w:cs="宋体"/>
          <w:sz w:val="24"/>
          <w:lang w:eastAsia="zh-CN"/>
        </w:rPr>
        <w:t>三级网格为</w:t>
      </w:r>
      <w:r>
        <w:rPr>
          <w:rFonts w:ascii="Times New Roman" w:hAnsi="Times New Roman" w:eastAsia="Times New Roman"/>
          <w:sz w:val="24"/>
          <w:lang w:eastAsia="zh-CN"/>
        </w:rPr>
        <w:t>80×30、160×60</w:t>
      </w:r>
      <w:r>
        <w:rPr>
          <w:rFonts w:ascii="Times New Roman" w:hAnsi="Times New Roman" w:cs="宋体"/>
          <w:sz w:val="24"/>
          <w:lang w:eastAsia="zh-CN"/>
        </w:rPr>
        <w:t>和</w:t>
      </w:r>
      <w:r>
        <w:rPr>
          <w:rFonts w:ascii="Times New Roman" w:hAnsi="Times New Roman" w:eastAsia="Times New Roman"/>
          <w:sz w:val="24"/>
          <w:lang w:eastAsia="zh-CN"/>
        </w:rPr>
        <w:t>320×120，</w:t>
      </w:r>
      <w:r>
        <w:rPr>
          <w:rFonts w:ascii="Times New Roman" w:hAnsi="Times New Roman" w:cs="宋体"/>
          <w:sz w:val="24"/>
          <w:lang w:eastAsia="zh-CN"/>
        </w:rPr>
        <w:t>固定时间步</w:t>
      </w:r>
      <w:r>
        <w:rPr>
          <w:rFonts w:ascii="Times New Roman" w:hAnsi="Times New Roman" w:eastAsia="Times New Roman"/>
          <w:sz w:val="24"/>
          <w:lang w:eastAsia="zh-CN"/>
        </w:rPr>
        <w:t>0.005 s</w:t>
      </w:r>
      <w:r>
        <w:rPr>
          <w:rFonts w:ascii="Times New Roman" w:hAnsi="Times New Roman" w:cs="宋体"/>
          <w:sz w:val="24"/>
          <w:lang w:eastAsia="zh-CN"/>
        </w:rPr>
        <w:t>，时间误差随步长缩小而下降</w:t>
      </w:r>
      <w:r>
        <w:rPr>
          <w:rFonts w:ascii="Times New Roman" w:hAnsi="Times New Roman" w:eastAsia="Times New Roman"/>
          <w:sz w:val="24"/>
          <w:lang w:eastAsia="zh-CN"/>
        </w:rPr>
        <w:t>。</w:t>
      </w:r>
      <w:r>
        <w:rPr>
          <w:rFonts w:ascii="Times New Roman" w:hAnsi="Times New Roman" w:cs="宋体"/>
          <w:sz w:val="24"/>
          <w:lang w:eastAsia="zh-CN"/>
        </w:rPr>
        <w:t>如图</w:t>
      </w:r>
      <w:r>
        <w:rPr>
          <w:rFonts w:ascii="Times New Roman" w:hAnsi="Times New Roman" w:eastAsia="Times New Roman"/>
          <w:sz w:val="24"/>
          <w:lang w:eastAsia="zh-CN"/>
        </w:rPr>
        <w:t>4-7</w:t>
      </w:r>
      <w:r>
        <w:rPr>
          <w:rFonts w:ascii="Times New Roman" w:hAnsi="Times New Roman" w:cs="宋体"/>
          <w:sz w:val="24"/>
          <w:lang w:eastAsia="zh-CN"/>
        </w:rPr>
        <w:t>所示，中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4.730×10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均方根变化为</w:t>
      </w:r>
      <w:r>
        <w:rPr>
          <w:rFonts w:ascii="Times New Roman" w:hAnsi="Times New Roman" w:eastAsia="Times New Roman"/>
          <w:sz w:val="24"/>
          <w:lang w:eastAsia="zh-CN"/>
        </w:rPr>
        <w:t>2.366×10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0.009539%，</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594B49A9">
      <w:pPr>
        <w:spacing w:before="120" w:after="0" w:line="240" w:lineRule="auto"/>
        <w:ind w:firstLine="0"/>
        <w:jc w:val="center"/>
        <w:rPr>
          <w:rFonts w:ascii="Times New Roman" w:hAnsi="Times New Roman" w:cs="Times New Roman"/>
        </w:rPr>
      </w:pPr>
      <w:r>
        <w:drawing>
          <wp:inline distT="0" distB="0" distL="0" distR="0">
            <wp:extent cx="5399405" cy="4069715"/>
            <wp:effectExtent l="0" t="0" r="0" b="6985"/>
            <wp:docPr id="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6"/>
                    <pic:cNvPicPr>
                      <a:picLocks noChangeAspect="1"/>
                    </pic:cNvPicPr>
                  </pic:nvPicPr>
                  <pic:blipFill>
                    <a:blip r:embed="rId121"/>
                    <a:stretch>
                      <a:fillRect/>
                    </a:stretch>
                  </pic:blipFill>
                  <pic:spPr>
                    <a:xfrm>
                      <a:off x="0" y="0"/>
                      <a:ext cx="5400000" cy="4070236"/>
                    </a:xfrm>
                    <a:prstGeom prst="rect">
                      <a:avLst/>
                    </a:prstGeom>
                  </pic:spPr>
                </pic:pic>
              </a:graphicData>
            </a:graphic>
          </wp:inline>
        </w:drawing>
      </w:r>
    </w:p>
    <w:p w14:paraId="3855CFE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图4-6　二维瞬态解析场、误差与时间离散检验</w:t>
      </w:r>
    </w:p>
    <w:p w14:paraId="458E81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4-6 Two-dimensional transient analytical field, error and temporal discretization check</w:t>
      </w:r>
    </w:p>
    <w:p w14:paraId="4F15C641">
      <w:pPr>
        <w:spacing w:before="120" w:after="0" w:line="240" w:lineRule="auto"/>
        <w:ind w:firstLine="0"/>
        <w:jc w:val="center"/>
        <w:rPr>
          <w:rFonts w:ascii="Times New Roman" w:hAnsi="Times New Roman" w:cs="Times New Roman"/>
        </w:rPr>
      </w:pPr>
      <w:r>
        <w:drawing>
          <wp:inline distT="0" distB="0" distL="0" distR="0">
            <wp:extent cx="5399405" cy="2164080"/>
            <wp:effectExtent l="0" t="0" r="0" b="7620"/>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pic:cNvPicPr>
                      <a:picLocks noChangeAspect="1"/>
                    </pic:cNvPicPr>
                  </pic:nvPicPr>
                  <pic:blipFill>
                    <a:blip r:embed="rId122"/>
                    <a:stretch>
                      <a:fillRect/>
                    </a:stretch>
                  </pic:blipFill>
                  <pic:spPr>
                    <a:xfrm>
                      <a:off x="0" y="0"/>
                      <a:ext cx="5400000" cy="2164142"/>
                    </a:xfrm>
                    <a:prstGeom prst="rect">
                      <a:avLst/>
                    </a:prstGeom>
                  </pic:spPr>
                </pic:pic>
              </a:graphicData>
            </a:graphic>
          </wp:inline>
        </w:drawing>
      </w:r>
    </w:p>
    <w:p w14:paraId="116396B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图4-7　二维瞬态解析算例三级空间网格比较</w:t>
      </w:r>
    </w:p>
    <w:p w14:paraId="49B3D10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4-7 Comparison of the two-dimensional transient analytical case on three spatial grid levels</w:t>
      </w:r>
    </w:p>
    <w:p w14:paraId="405AC839">
      <w:pPr>
        <w:pStyle w:val="6"/>
      </w:pPr>
      <w:r>
        <w:rPr>
          <w:rFonts w:ascii="Times New Roman" w:hAnsi="Times New Roman"/>
        </w:rPr>
        <w:t>（2）非均质地基瞬态交叉验证</w:t>
      </w:r>
    </w:p>
    <w:p w14:paraId="5F4E1BCE">
      <w:pPr>
        <w:spacing w:after="0" w:line="360" w:lineRule="auto"/>
        <w:rPr>
          <w:lang w:eastAsia="zh-CN"/>
        </w:rPr>
      </w:pPr>
      <w:r>
        <w:rPr>
          <w:rFonts w:ascii="Times New Roman" w:hAnsi="Times New Roman" w:cs="宋体"/>
          <w:sz w:val="24"/>
          <w:lang w:eastAsia="zh-CN"/>
        </w:rPr>
        <w:t>本算例材料分区与</w:t>
      </w:r>
      <w:r>
        <w:rPr>
          <w:rFonts w:ascii="Times New Roman" w:hAnsi="Times New Roman" w:eastAsia="Times New Roman"/>
          <w:sz w:val="24"/>
          <w:lang w:eastAsia="zh-CN"/>
        </w:rPr>
        <w:t>4.1.3</w:t>
      </w:r>
      <w:r>
        <w:rPr>
          <w:rFonts w:ascii="Times New Roman" w:hAnsi="Times New Roman" w:cs="宋体"/>
          <w:sz w:val="24"/>
          <w:lang w:eastAsia="zh-CN"/>
        </w:rPr>
        <w:t>节相同</w:t>
      </w:r>
      <w:r>
        <w:rPr>
          <w:rFonts w:ascii="Times New Roman" w:hAnsi="Times New Roman" w:eastAsia="Times New Roman"/>
          <w:sz w:val="24"/>
          <w:lang w:eastAsia="zh-CN"/>
        </w:rPr>
        <w:t>。</w:t>
      </w:r>
      <w:r>
        <w:rPr>
          <w:rFonts w:ascii="Times New Roman" w:hAnsi="Times New Roman" w:cs="宋体"/>
          <w:sz w:val="24"/>
          <w:lang w:eastAsia="zh-CN"/>
        </w:rPr>
        <w:t>初始水头为</w:t>
      </w:r>
      <w:r>
        <w:rPr>
          <w:rFonts w:ascii="Times New Roman" w:hAnsi="Times New Roman" w:eastAsia="Times New Roman"/>
          <w:sz w:val="24"/>
          <w:lang w:eastAsia="zh-CN"/>
        </w:rPr>
        <w:t>8 m，</w:t>
      </w:r>
      <w:r>
        <w:rPr>
          <w:rFonts w:ascii="Times New Roman" w:hAnsi="Times New Roman" w:cs="宋体"/>
          <w:sz w:val="24"/>
          <w:lang w:eastAsia="zh-CN"/>
        </w:rPr>
        <w:t>上游水头在</w:t>
      </w:r>
      <w:r>
        <w:rPr>
          <w:rFonts w:ascii="Times New Roman" w:hAnsi="Times New Roman" w:eastAsia="Times New Roman"/>
          <w:sz w:val="24"/>
          <w:lang w:eastAsia="zh-CN"/>
        </w:rPr>
        <w:t>10 s</w:t>
      </w:r>
      <w:r>
        <w:rPr>
          <w:rFonts w:ascii="Times New Roman" w:hAnsi="Times New Roman" w:cs="宋体"/>
          <w:sz w:val="24"/>
          <w:lang w:eastAsia="zh-CN"/>
        </w:rPr>
        <w:t>内由</w:t>
      </w:r>
      <w:r>
        <w:rPr>
          <w:rFonts w:ascii="Times New Roman" w:hAnsi="Times New Roman" w:eastAsia="Times New Roman"/>
          <w:sz w:val="24"/>
          <w:lang w:eastAsia="zh-CN"/>
        </w:rPr>
        <w:t>8 m</w:t>
      </w:r>
      <w:r>
        <w:rPr>
          <w:rFonts w:ascii="Times New Roman" w:hAnsi="Times New Roman" w:cs="宋体"/>
          <w:sz w:val="24"/>
          <w:lang w:eastAsia="zh-CN"/>
        </w:rPr>
        <w:t>升至</w:t>
      </w:r>
      <w:r>
        <w:rPr>
          <w:rFonts w:ascii="Times New Roman" w:hAnsi="Times New Roman" w:eastAsia="Times New Roman"/>
          <w:sz w:val="24"/>
          <w:lang w:eastAsia="zh-CN"/>
        </w:rPr>
        <w:t>10 m，</w:t>
      </w:r>
      <w:r>
        <w:rPr>
          <w:rFonts w:ascii="Times New Roman" w:hAnsi="Times New Roman" w:cs="宋体"/>
          <w:sz w:val="24"/>
          <w:lang w:eastAsia="zh-CN"/>
        </w:rPr>
        <w:t>下游水头由</w:t>
      </w:r>
      <w:r>
        <w:rPr>
          <w:rFonts w:ascii="Times New Roman" w:hAnsi="Times New Roman" w:eastAsia="Times New Roman"/>
          <w:sz w:val="24"/>
          <w:lang w:eastAsia="zh-CN"/>
        </w:rPr>
        <w:t>8 m</w:t>
      </w:r>
      <w:r>
        <w:rPr>
          <w:rFonts w:ascii="Times New Roman" w:hAnsi="Times New Roman" w:cs="宋体"/>
          <w:sz w:val="24"/>
          <w:lang w:eastAsia="zh-CN"/>
        </w:rPr>
        <w:t>降至</w:t>
      </w:r>
      <w:r>
        <w:rPr>
          <w:rFonts w:ascii="Times New Roman" w:hAnsi="Times New Roman" w:eastAsia="Times New Roman"/>
          <w:sz w:val="24"/>
          <w:lang w:eastAsia="zh-CN"/>
        </w:rPr>
        <w:t>7 m，</w:t>
      </w:r>
      <w:r>
        <w:rPr>
          <w:rFonts w:ascii="Times New Roman" w:hAnsi="Times New Roman" w:cs="宋体"/>
          <w:sz w:val="24"/>
          <w:lang w:eastAsia="zh-CN"/>
        </w:rPr>
        <w:t>随后保持至</w:t>
      </w:r>
      <w:r>
        <w:rPr>
          <w:rFonts w:ascii="Times New Roman" w:hAnsi="Times New Roman" w:eastAsia="Times New Roman"/>
          <w:sz w:val="24"/>
          <w:lang w:eastAsia="zh-CN"/>
        </w:rPr>
        <w:t>60 s。</w:t>
      </w:r>
      <w:r>
        <w:rPr>
          <w:rFonts w:ascii="Times New Roman" w:hAnsi="Times New Roman" w:cs="宋体"/>
          <w:sz w:val="24"/>
          <w:lang w:eastAsia="zh-CN"/>
        </w:rPr>
        <w:t>有限元参考采用的储水矩阵及</w:t>
      </w:r>
      <w:r>
        <w:rPr>
          <w:rFonts w:ascii="Times New Roman" w:hAnsi="Times New Roman" w:eastAsia="Times New Roman"/>
          <w:sz w:val="24"/>
          <w:lang w:eastAsia="zh-CN"/>
        </w:rPr>
        <w:t>Euler</w:t>
      </w:r>
      <w:r>
        <w:rPr>
          <w:rFonts w:ascii="Times New Roman" w:hAnsi="Times New Roman" w:cs="宋体"/>
          <w:sz w:val="24"/>
          <w:lang w:eastAsia="zh-CN"/>
        </w:rPr>
        <w:t>格式为</w:t>
      </w:r>
      <w:r>
        <w:rPr>
          <w:rFonts w:ascii="Times New Roman" w:hAnsi="Times New Roman" w:eastAsia="Times New Roman"/>
          <w:sz w:val="24"/>
          <w:vertAlign w:val="superscript"/>
          <w:lang w:eastAsia="zh-CN"/>
        </w:rPr>
        <w:t>[197]</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2F21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44988E">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d>
                            <m:dPr/>
                            <m:e>
                              <m:sSup>
                                <m:sSupPr/>
                                <m:e>
                                  <m:r>
                                    <m:rPr>
                                      <m:sty m:val="b"/>
                                    </m:rPr>
                                    <m:t>A</m:t>
                                  </m:r>
                                </m:e>
                                <m:sup>
                                  <m:r>
                                    <m:rPr>
                                      <m:sty m:val="p"/>
                                    </m:rPr>
                                    <m:t>FE</m:t>
                                  </m:r>
                                </m:sup>
                              </m:sSup>
                              <m:r>
                                <m:rPr/>
                                <m:t>+</m:t>
                              </m:r>
                              <m:f>
                                <m:fPr/>
                                <m:num>
                                  <m:sSub>
                                    <m:sSubPr/>
                                    <m:e>
                                      <m:r>
                                        <m:rPr>
                                          <m:sty m:val="b"/>
                                        </m:rPr>
                                        <m:t>M</m:t>
                                      </m:r>
                                    </m:e>
                                    <m:sub>
                                      <m:r>
                                        <m:rPr/>
                                        <m:t>L</m:t>
                                      </m:r>
                                    </m:sub>
                                  </m:sSub>
                                </m:num>
                                <m:den>
                                  <m:r>
                                    <m:rPr/>
                                    <m:t>Δt</m:t>
                                  </m:r>
                                </m:den>
                              </m:f>
                            </m:e>
                          </m:d>
                          <m:sSup>
                            <m:sSupPr/>
                            <m:e>
                              <m:r>
                                <m:rPr>
                                  <m:sty m:val="b"/>
                                </m:rPr>
                                <m:t>H</m:t>
                              </m:r>
                            </m:e>
                            <m:sup>
                              <m:r>
                                <m:rPr/>
                                <m:t>j+1</m:t>
                              </m:r>
                            </m:sup>
                          </m:sSup>
                          <m:r>
                            <m:rPr/>
                            <m:t>=</m:t>
                          </m:r>
                          <m:sSup>
                            <m:sSupPr/>
                            <m:e>
                              <m:r>
                                <m:rPr>
                                  <m:sty m:val="b"/>
                                </m:rPr>
                                <m:t>f</m:t>
                              </m:r>
                            </m:e>
                            <m:sup>
                              <m:r>
                                <m:rPr/>
                                <m:t>j+1</m:t>
                              </m:r>
                            </m:sup>
                          </m:sSup>
                          <m:r>
                            <m:rPr/>
                            <m:t>+</m:t>
                          </m:r>
                          <m:f>
                            <m:fPr/>
                            <m:num>
                              <m:sSub>
                                <m:sSubPr/>
                                <m:e>
                                  <m:r>
                                    <m:rPr>
                                      <m:sty m:val="b"/>
                                    </m:rPr>
                                    <m:t>M</m:t>
                                  </m:r>
                                </m:e>
                                <m:sub>
                                  <m:r>
                                    <m:rPr/>
                                    <m:t>L</m:t>
                                  </m:r>
                                </m:sub>
                              </m:sSub>
                            </m:num>
                            <m:den>
                              <m:r>
                                <m:rPr/>
                                <m:t>Δt</m:t>
                              </m:r>
                            </m:den>
                          </m:f>
                          <m:sSup>
                            <m:sSupPr/>
                            <m:e>
                              <m:r>
                                <m:rPr>
                                  <m:sty m:val="b"/>
                                </m:rPr>
                                <m:t>H</m:t>
                              </m:r>
                            </m:e>
                            <m:sup>
                              <m:r>
                                <m:rPr/>
                                <m:t>j</m:t>
                              </m:r>
                            </m:sup>
                          </m:sSup>
                        </m:e>
                      </m:mr>
                      <m:mr>
                        <m:e>
                          <m:sSub>
                            <m:sSubPr/>
                            <m:e>
                              <m:r>
                                <m:rPr/>
                                <m:t>(M</m:t>
                              </m:r>
                            </m:e>
                            <m:sub>
                              <m:r>
                                <m:rPr/>
                                <m:t>L</m:t>
                              </m:r>
                            </m:sub>
                          </m:sSub>
                          <m:sSub>
                            <m:sSubPr/>
                            <m:e>
                              <m:r>
                                <m:rPr/>
                                <m:t>)</m:t>
                              </m:r>
                            </m:e>
                            <m:sub>
                              <m:r>
                                <m:rPr/>
                                <m:t>aa</m:t>
                              </m:r>
                            </m:sub>
                          </m:sSub>
                          <m:r>
                            <m:rPr/>
                            <m:t>=</m:t>
                          </m:r>
                          <m:nary>
                            <m:naryPr>
                              <m:chr m:val="∑"/>
                              <m:limLoc m:val="undOvr"/>
                              <m:supHide m:val="1"/>
                            </m:naryPr>
                            <m:sub>
                              <m:r>
                                <m:rPr/>
                                <m:t>b</m:t>
                              </m:r>
                            </m:sub>
                            <m:sup/>
                            <m:e/>
                          </m:nary>
                          <m:nary>
                            <m:naryPr>
                              <m:limLoc m:val="subSup"/>
                              <m:supHide m:val="1"/>
                            </m:naryPr>
                            <m:sub>
                              <m:r>
                                <m:rPr/>
                                <m:t>Ω</m:t>
                              </m:r>
                            </m:sub>
                            <m:sup/>
                            <m:e/>
                          </m:nary>
                          <m:sSub>
                            <m:sSubPr/>
                            <m:e>
                              <m:r>
                                <m:rPr/>
                                <m:t>S</m:t>
                              </m:r>
                            </m:e>
                            <m:sub>
                              <m:r>
                                <m:rPr/>
                                <m:t>s</m:t>
                              </m:r>
                            </m:sub>
                          </m:sSub>
                          <m:sSub>
                            <m:sSubPr/>
                            <m:e>
                              <m:r>
                                <m:rPr/>
                                <m:t>N</m:t>
                              </m:r>
                            </m:e>
                            <m:sub>
                              <m:r>
                                <m:rPr/>
                                <m:t>a</m:t>
                              </m:r>
                            </m:sub>
                          </m:sSub>
                          <m:sSub>
                            <m:sSubPr/>
                            <m:e>
                              <m:r>
                                <m:rPr/>
                                <m:t>N</m:t>
                              </m:r>
                            </m:e>
                            <m:sub>
                              <m:r>
                                <m:rPr/>
                                <m:t>b</m:t>
                              </m:r>
                            </m:sub>
                          </m:sSub>
                          <m:r>
                            <m:rPr/>
                            <m:t> </m:t>
                          </m:r>
                          <m:r>
                            <m:rPr>
                              <m:sty m:val="p"/>
                            </m:rPr>
                            <m:t>d</m:t>
                          </m:r>
                          <m:r>
                            <m:rPr/>
                            <m:t>Ω</m:t>
                          </m:r>
                        </m:e>
                      </m:mr>
                    </m:m>
                  </m:e>
                </m:d>
              </m:oMath>
            </m:oMathPara>
          </w:p>
        </w:tc>
        <w:tc>
          <w:tcPr>
            <w:tcW w:w="848" w:type="dxa"/>
            <w:tcBorders>
              <w:top w:val="nil"/>
              <w:left w:val="nil"/>
              <w:bottom w:val="nil"/>
              <w:right w:val="nil"/>
            </w:tcBorders>
            <w:vAlign w:val="center"/>
          </w:tcPr>
          <w:p w14:paraId="27F722D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（4-25）</w:t>
            </w:r>
          </w:p>
        </w:tc>
      </w:tr>
    </w:tbl>
    <w:p w14:paraId="1A476D46">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p>
          <m:sSupPr/>
          <m:e>
            <m:r>
              <m:rPr>
                <m:sty m:val="b"/>
              </m:rPr>
              <m:t>A</m:t>
            </m:r>
          </m:e>
          <m:sup>
            <m:r>
              <m:rPr>
                <m:sty m:val="p"/>
              </m:rPr>
              <m:t>FE</m:t>
            </m:r>
          </m:sup>
        </m:sSup>
      </m:oMath>
      <w:r>
        <w:rPr>
          <w:rFonts w:ascii="Times New Roman" w:hAnsi="Times New Roman" w:cs="宋体"/>
          <w:sz w:val="24"/>
          <w:lang w:eastAsia="zh-CN"/>
        </w:rPr>
        <w:t>为有限元刚度矩阵</w:t>
      </w:r>
      <w:r>
        <w:rPr>
          <w:rFonts w:ascii="Times New Roman" w:hAnsi="Times New Roman" w:eastAsia="Times New Roman"/>
          <w:sz w:val="24"/>
          <w:lang w:eastAsia="zh-CN"/>
        </w:rPr>
        <w:t>；</w:t>
      </w:r>
      <m:oMath>
        <m:sSub>
          <m:sSubPr/>
          <m:e>
            <m:r>
              <m:rPr>
                <m:sty m:val="b"/>
              </m:rPr>
              <m:t>M</m:t>
            </m:r>
          </m:e>
          <m:sub>
            <m:r>
              <m:rPr/>
              <m:t>L</m:t>
            </m:r>
          </m:sub>
        </m:sSub>
      </m:oMath>
      <w:r>
        <w:rPr>
          <w:rFonts w:ascii="Times New Roman" w:hAnsi="Times New Roman" w:cs="宋体"/>
          <w:sz w:val="24"/>
          <w:lang w:eastAsia="zh-CN"/>
        </w:rPr>
        <w:t>为行和集总储水矩阵</w:t>
      </w:r>
      <w:r>
        <w:rPr>
          <w:rFonts w:ascii="Times New Roman" w:hAnsi="Times New Roman" w:eastAsia="Times New Roman"/>
          <w:sz w:val="24"/>
          <w:lang w:eastAsia="zh-CN"/>
        </w:rPr>
        <w:t>；</w:t>
      </w:r>
      <m:oMath>
        <m:sSup>
          <m:sSupPr/>
          <m:e>
            <m:r>
              <m:rPr>
                <m:sty m:val="b"/>
              </m:rPr>
              <m:t>f</m:t>
            </m:r>
          </m:e>
          <m:sup>
            <m:r>
              <m:rPr/>
              <m:t>j+1</m:t>
            </m:r>
          </m:sup>
        </m:sSup>
      </m:oMath>
      <w:r>
        <w:rPr>
          <w:rFonts w:ascii="Times New Roman" w:hAnsi="Times New Roman" w:cs="宋体"/>
          <w:sz w:val="24"/>
          <w:lang w:eastAsia="zh-CN"/>
        </w:rPr>
        <w:t>为包含源汇及边界贡献的载荷向量</w:t>
      </w:r>
      <w:r>
        <w:rPr>
          <w:rFonts w:ascii="Times New Roman" w:hAnsi="Times New Roman" w:eastAsia="Times New Roman"/>
          <w:sz w:val="24"/>
          <w:lang w:eastAsia="zh-CN"/>
        </w:rPr>
        <w:t>；</w:t>
      </w:r>
      <m:oMath>
        <m:r>
          <m:rPr/>
          <m:t>a</m:t>
        </m:r>
      </m:oMath>
      <w:r>
        <w:rPr>
          <w:rFonts w:ascii="Times New Roman" w:hAnsi="Times New Roman" w:eastAsia="Times New Roman"/>
          <w:sz w:val="24"/>
          <w:lang w:eastAsia="zh-CN"/>
        </w:rPr>
        <w:t>、</w:t>
      </w:r>
      <m:oMath>
        <m:r>
          <m:rPr/>
          <m:t>b</m:t>
        </m:r>
      </m:oMath>
      <w:r>
        <w:rPr>
          <w:rFonts w:ascii="Times New Roman" w:hAnsi="Times New Roman" w:cs="宋体"/>
          <w:sz w:val="24"/>
          <w:lang w:eastAsia="zh-CN"/>
        </w:rPr>
        <w:t>为有限元节点编号</w:t>
      </w:r>
      <w:r>
        <w:rPr>
          <w:rFonts w:ascii="Times New Roman" w:hAnsi="Times New Roman" w:eastAsia="Times New Roman"/>
          <w:sz w:val="24"/>
          <w:lang w:eastAsia="zh-CN"/>
        </w:rPr>
        <w:t>。</w:t>
      </w:r>
    </w:p>
    <w:p w14:paraId="4137CDE0">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4-8</w:t>
      </w:r>
      <w:r>
        <w:rPr>
          <w:rFonts w:ascii="Times New Roman" w:hAnsi="Times New Roman" w:cs="宋体"/>
          <w:sz w:val="24"/>
          <w:lang w:eastAsia="zh-CN"/>
        </w:rPr>
        <w:t>表明</w:t>
      </w:r>
      <w:r>
        <w:rPr>
          <w:rFonts w:ascii="Times New Roman" w:hAnsi="Times New Roman" w:eastAsia="Times New Roman"/>
          <w:sz w:val="24"/>
          <w:lang w:eastAsia="zh-CN"/>
        </w:rPr>
        <w:t>，</w:t>
      </w:r>
      <w:r>
        <w:rPr>
          <w:rFonts w:ascii="Times New Roman" w:hAnsi="Times New Roman" w:cs="宋体"/>
          <w:sz w:val="24"/>
          <w:lang w:eastAsia="zh-CN"/>
        </w:rPr>
        <w:t>本</w:t>
      </w:r>
      <w:r>
        <w:rPr>
          <w:rFonts w:ascii="Times New Roman" w:hAnsi="Times New Roman" w:eastAsia="Times New Roman"/>
          <w:sz w:val="24"/>
          <w:lang w:eastAsia="zh-CN"/>
        </w:rPr>
        <w:t>FVM</w:t>
      </w:r>
      <w:r>
        <w:rPr>
          <w:rFonts w:ascii="Times New Roman" w:hAnsi="Times New Roman" w:cs="宋体"/>
          <w:sz w:val="24"/>
          <w:lang w:eastAsia="zh-CN"/>
        </w:rPr>
        <w:t>方法可描述幕墙附近的水头积聚及出流响应</w:t>
      </w:r>
      <w:r>
        <w:rPr>
          <w:rFonts w:ascii="Times New Roman" w:hAnsi="Times New Roman" w:eastAsia="Times New Roman"/>
          <w:sz w:val="24"/>
          <w:lang w:eastAsia="zh-CN"/>
        </w:rPr>
        <w:t>。</w:t>
      </w:r>
      <w:r>
        <w:rPr>
          <w:rFonts w:ascii="Times New Roman" w:hAnsi="Times New Roman" w:cs="宋体"/>
          <w:sz w:val="24"/>
          <w:lang w:eastAsia="zh-CN"/>
        </w:rPr>
        <w:t>图</w:t>
      </w:r>
      <w:r>
        <w:rPr>
          <w:rFonts w:ascii="Times New Roman" w:hAnsi="Times New Roman" w:eastAsia="Times New Roman"/>
          <w:sz w:val="24"/>
          <w:lang w:eastAsia="zh-CN"/>
        </w:rPr>
        <w:t>4-9</w:t>
      </w:r>
      <w:r>
        <w:rPr>
          <w:rFonts w:ascii="Times New Roman" w:hAnsi="Times New Roman" w:cs="宋体"/>
          <w:sz w:val="24"/>
          <w:lang w:eastAsia="zh-CN"/>
        </w:rPr>
        <w:t>分析了</w:t>
      </w:r>
      <w:r>
        <w:rPr>
          <w:rFonts w:ascii="Times New Roman" w:hAnsi="Times New Roman" w:eastAsia="Times New Roman"/>
          <w:sz w:val="24"/>
          <w:lang w:eastAsia="zh-CN"/>
        </w:rPr>
        <w:t>96×32、192×64</w:t>
      </w:r>
      <w:r>
        <w:rPr>
          <w:rFonts w:ascii="Times New Roman" w:hAnsi="Times New Roman" w:cs="宋体"/>
          <w:sz w:val="24"/>
          <w:lang w:eastAsia="zh-CN"/>
        </w:rPr>
        <w:t>和</w:t>
      </w:r>
      <w:r>
        <w:rPr>
          <w:rFonts w:ascii="Times New Roman" w:hAnsi="Times New Roman" w:eastAsia="Times New Roman"/>
          <w:sz w:val="24"/>
          <w:lang w:eastAsia="zh-CN"/>
        </w:rPr>
        <w:t>384×128</w:t>
      </w:r>
      <w:r>
        <w:rPr>
          <w:rFonts w:ascii="Times New Roman" w:hAnsi="Times New Roman" w:cs="宋体"/>
          <w:sz w:val="24"/>
          <w:lang w:eastAsia="zh-CN"/>
        </w:rPr>
        <w:t>三级网格模拟结果</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最大水头变化分别为</w:t>
      </w:r>
      <w:r>
        <w:rPr>
          <w:rFonts w:ascii="Times New Roman" w:hAnsi="Times New Roman" w:eastAsia="Times New Roman"/>
          <w:sz w:val="24"/>
          <w:lang w:eastAsia="zh-CN"/>
        </w:rPr>
        <w:t>0.004535 m</w:t>
      </w:r>
      <w:r>
        <w:rPr>
          <w:rFonts w:ascii="Times New Roman" w:hAnsi="Times New Roman" w:cs="宋体"/>
          <w:sz w:val="24"/>
          <w:lang w:eastAsia="zh-CN"/>
        </w:rPr>
        <w:t>和</w:t>
      </w:r>
      <w:r>
        <w:rPr>
          <w:rFonts w:ascii="Times New Roman" w:hAnsi="Times New Roman" w:eastAsia="Times New Roman"/>
          <w:sz w:val="24"/>
          <w:lang w:eastAsia="zh-CN"/>
        </w:rPr>
        <w:t>0.005604 m，</w:t>
      </w:r>
      <w:r>
        <w:rPr>
          <w:rFonts w:ascii="Times New Roman" w:hAnsi="Times New Roman" w:cs="宋体"/>
          <w:sz w:val="24"/>
          <w:lang w:eastAsia="zh-CN"/>
        </w:rPr>
        <w:t>出流变化分别为</w:t>
      </w:r>
      <w:r>
        <w:rPr>
          <w:rFonts w:ascii="Times New Roman" w:hAnsi="Times New Roman" w:eastAsia="Times New Roman"/>
          <w:sz w:val="24"/>
          <w:lang w:eastAsia="zh-CN"/>
        </w:rPr>
        <w:t>0.01402%</w:t>
      </w:r>
      <w:r>
        <w:rPr>
          <w:rFonts w:ascii="Times New Roman" w:hAnsi="Times New Roman" w:cs="宋体"/>
          <w:sz w:val="24"/>
          <w:lang w:eastAsia="zh-CN"/>
        </w:rPr>
        <w:t>和</w:t>
      </w:r>
      <w:r>
        <w:rPr>
          <w:rFonts w:ascii="Times New Roman" w:hAnsi="Times New Roman" w:eastAsia="Times New Roman"/>
          <w:sz w:val="24"/>
          <w:lang w:eastAsia="zh-CN"/>
        </w:rPr>
        <w:t>0.008924%，</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14E1F41A">
      <w:pPr>
        <w:spacing w:before="120" w:after="0" w:line="240" w:lineRule="auto"/>
        <w:ind w:firstLine="0"/>
        <w:jc w:val="center"/>
        <w:rPr>
          <w:rFonts w:ascii="Times New Roman" w:hAnsi="Times New Roman" w:cs="Times New Roman"/>
        </w:rPr>
      </w:pPr>
      <w:r>
        <w:drawing>
          <wp:inline distT="0" distB="0" distL="0" distR="0">
            <wp:extent cx="5399405" cy="3691255"/>
            <wp:effectExtent l="0" t="0" r="0" b="4445"/>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pic:cNvPicPr>
                      <a:picLocks noChangeAspect="1"/>
                    </pic:cNvPicPr>
                  </pic:nvPicPr>
                  <pic:blipFill>
                    <a:blip r:embed="rId123"/>
                    <a:stretch>
                      <a:fillRect/>
                    </a:stretch>
                  </pic:blipFill>
                  <pic:spPr>
                    <a:xfrm>
                      <a:off x="0" y="0"/>
                      <a:ext cx="5400000" cy="3691417"/>
                    </a:xfrm>
                    <a:prstGeom prst="rect">
                      <a:avLst/>
                    </a:prstGeom>
                  </pic:spPr>
                </pic:pic>
              </a:graphicData>
            </a:graphic>
          </wp:inline>
        </w:drawing>
      </w:r>
    </w:p>
    <w:p w14:paraId="3B5E483C">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图4-8　二维瞬态非均质算例的场分布与出流响应</w:t>
      </w:r>
    </w:p>
    <w:p w14:paraId="69D932B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4-8 Field distribution and outflow response of the two-dimensional transient heterogeneous case</w:t>
      </w:r>
    </w:p>
    <w:p w14:paraId="2B0607E1">
      <w:pPr>
        <w:spacing w:before="120" w:after="0" w:line="240" w:lineRule="auto"/>
        <w:ind w:firstLine="0"/>
        <w:jc w:val="center"/>
        <w:rPr>
          <w:rFonts w:ascii="Times New Roman" w:hAnsi="Times New Roman" w:cs="Times New Roman"/>
        </w:rPr>
      </w:pPr>
      <w:r>
        <w:drawing>
          <wp:inline distT="0" distB="0" distL="0" distR="0">
            <wp:extent cx="5399405" cy="2219325"/>
            <wp:effectExtent l="0" t="0" r="0" b="9525"/>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124"/>
                    <a:stretch>
                      <a:fillRect/>
                    </a:stretch>
                  </pic:blipFill>
                  <pic:spPr>
                    <a:xfrm>
                      <a:off x="0" y="0"/>
                      <a:ext cx="5400000" cy="2219794"/>
                    </a:xfrm>
                    <a:prstGeom prst="rect">
                      <a:avLst/>
                    </a:prstGeom>
                  </pic:spPr>
                </pic:pic>
              </a:graphicData>
            </a:graphic>
          </wp:inline>
        </w:drawing>
      </w:r>
    </w:p>
    <w:p w14:paraId="216913A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图4-9　二维瞬态非均质算例网格分析</w:t>
      </w:r>
    </w:p>
    <w:p w14:paraId="6F2EFE4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4-9 Grid analysis of the two-dimensional transient heterogeneous case</w:t>
      </w:r>
    </w:p>
    <w:p w14:paraId="6FC7FE4B">
      <w:pPr>
        <w:pStyle w:val="6"/>
      </w:pPr>
      <w:r>
        <w:rPr>
          <w:rFonts w:ascii="Times New Roman" w:hAnsi="Times New Roman"/>
        </w:rPr>
        <w:t>（3）砂坝模型验证</w:t>
      </w:r>
    </w:p>
    <w:p w14:paraId="1F260817">
      <w:pPr>
        <w:spacing w:after="0" w:line="360" w:lineRule="auto"/>
        <w:rPr>
          <w:lang w:eastAsia="zh-CN"/>
        </w:rPr>
      </w:pPr>
      <w:r>
        <w:rPr>
          <w:rFonts w:ascii="Times New Roman" w:hAnsi="Times New Roman" w:cs="宋体"/>
          <w:sz w:val="24"/>
          <w:lang w:eastAsia="zh-CN"/>
        </w:rPr>
        <w:t>采用</w:t>
      </w:r>
      <w:r>
        <w:rPr>
          <w:rFonts w:ascii="Times New Roman" w:hAnsi="Times New Roman" w:eastAsia="Times New Roman"/>
          <w:sz w:val="24"/>
          <w:lang w:eastAsia="zh-CN"/>
        </w:rPr>
        <w:t>4.1.3</w:t>
      </w:r>
      <w:r>
        <w:rPr>
          <w:rFonts w:ascii="Times New Roman" w:hAnsi="Times New Roman" w:cs="宋体"/>
          <w:sz w:val="24"/>
          <w:lang w:eastAsia="zh-CN"/>
        </w:rPr>
        <w:t>节砂坝几何与恒定水位</w:t>
      </w:r>
      <w:r>
        <w:rPr>
          <w:rFonts w:ascii="Times New Roman" w:hAnsi="Times New Roman" w:eastAsia="Times New Roman"/>
          <w:sz w:val="24"/>
          <w:lang w:eastAsia="zh-CN"/>
        </w:rPr>
        <w:t>，</w:t>
      </w:r>
      <w:r>
        <w:rPr>
          <w:rFonts w:ascii="Times New Roman" w:hAnsi="Times New Roman" w:cs="宋体"/>
          <w:sz w:val="24"/>
          <w:lang w:eastAsia="zh-CN"/>
        </w:rPr>
        <w:t>初始总水头</w:t>
      </w:r>
      <w:r>
        <w:rPr>
          <w:rFonts w:ascii="Times New Roman" w:hAnsi="Times New Roman" w:eastAsia="Times New Roman"/>
          <w:sz w:val="24"/>
          <w:lang w:eastAsia="zh-CN"/>
        </w:rPr>
        <w:t>0.3632 m，</w:t>
      </w:r>
      <w:r>
        <w:rPr>
          <w:rFonts w:ascii="Times New Roman" w:hAnsi="Times New Roman" w:cs="宋体"/>
          <w:sz w:val="24"/>
          <w:lang w:eastAsia="zh-CN"/>
        </w:rPr>
        <w:t>计算至</w:t>
      </w:r>
      <w:r>
        <w:rPr>
          <w:rFonts w:ascii="Times New Roman" w:hAnsi="Times New Roman" w:eastAsia="Times New Roman"/>
          <w:sz w:val="24"/>
          <w:lang w:eastAsia="zh-CN"/>
        </w:rPr>
        <w:t>600 s，</w:t>
      </w:r>
      <w:r>
        <w:rPr>
          <w:rFonts w:ascii="Times New Roman" w:hAnsi="Times New Roman" w:cs="宋体"/>
          <w:sz w:val="24"/>
          <w:lang w:eastAsia="zh-CN"/>
        </w:rPr>
        <w:t>时间步上限</w:t>
      </w:r>
      <w:r>
        <w:rPr>
          <w:rFonts w:ascii="Times New Roman" w:hAnsi="Times New Roman" w:eastAsia="Times New Roman"/>
          <w:sz w:val="24"/>
          <w:lang w:eastAsia="zh-CN"/>
        </w:rPr>
        <w:t>10 s。</w:t>
      </w:r>
      <w:r>
        <w:rPr>
          <w:rFonts w:ascii="Times New Roman" w:hAnsi="Times New Roman" w:cs="宋体"/>
          <w:sz w:val="24"/>
          <w:lang w:eastAsia="zh-CN"/>
        </w:rPr>
        <w:t>图</w:t>
      </w:r>
      <w:r>
        <w:rPr>
          <w:rFonts w:ascii="Times New Roman" w:hAnsi="Times New Roman" w:eastAsia="Times New Roman"/>
          <w:sz w:val="24"/>
          <w:lang w:eastAsia="zh-CN"/>
        </w:rPr>
        <w:t>4-10</w:t>
      </w:r>
      <w:r>
        <w:rPr>
          <w:rFonts w:ascii="Times New Roman" w:hAnsi="Times New Roman" w:cs="宋体"/>
          <w:sz w:val="24"/>
          <w:lang w:eastAsia="zh-CN"/>
        </w:rPr>
        <w:t>及表</w:t>
      </w:r>
      <w:r>
        <w:rPr>
          <w:rFonts w:ascii="Times New Roman" w:hAnsi="Times New Roman" w:eastAsia="Times New Roman"/>
          <w:sz w:val="24"/>
          <w:lang w:eastAsia="zh-CN"/>
        </w:rPr>
        <w:t>4-2</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细网格水头均方根偏差为</w:t>
      </w:r>
      <w:r>
        <w:rPr>
          <w:rFonts w:ascii="Times New Roman" w:hAnsi="Times New Roman" w:eastAsia="Times New Roman"/>
          <w:sz w:val="24"/>
          <w:lang w:eastAsia="zh-CN"/>
        </w:rPr>
        <w:t>3.621 mm，</w:t>
      </w:r>
      <w:r>
        <w:rPr>
          <w:rFonts w:ascii="Times New Roman" w:hAnsi="Times New Roman" w:cs="宋体"/>
          <w:sz w:val="24"/>
          <w:lang w:eastAsia="zh-CN"/>
        </w:rPr>
        <w:t>最大偏差</w:t>
      </w:r>
      <w:r>
        <w:rPr>
          <w:rFonts w:ascii="Times New Roman" w:hAnsi="Times New Roman" w:eastAsia="Times New Roman"/>
          <w:sz w:val="24"/>
          <w:lang w:eastAsia="zh-CN"/>
        </w:rPr>
        <w:t>7.538 mm；</w:t>
      </w:r>
      <w:r>
        <w:rPr>
          <w:rFonts w:ascii="Times New Roman" w:hAnsi="Times New Roman" w:cs="宋体"/>
          <w:sz w:val="24"/>
          <w:lang w:eastAsia="zh-CN"/>
        </w:rPr>
        <w:t>单宽出流</w:t>
      </w:r>
      <w:r>
        <w:rPr>
          <w:rFonts w:ascii="Times New Roman" w:hAnsi="Times New Roman" w:eastAsia="Times New Roman"/>
          <w:sz w:val="24"/>
          <w:lang w:eastAsia="zh-CN"/>
        </w:rPr>
        <w:t>0.000527084 m²/s。</w:t>
      </w:r>
      <w:r>
        <w:rPr>
          <w:rFonts w:ascii="Times New Roman" w:hAnsi="Times New Roman" w:cs="宋体"/>
          <w:sz w:val="24"/>
          <w:lang w:eastAsia="zh-CN"/>
        </w:rPr>
        <w:t>三级空间网格设置与二维稳态砂坝相同</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0.000504 m，</w:t>
      </w:r>
      <w:r>
        <w:rPr>
          <w:rFonts w:ascii="Times New Roman" w:hAnsi="Times New Roman" w:cs="宋体"/>
          <w:sz w:val="24"/>
          <w:lang w:eastAsia="zh-CN"/>
        </w:rPr>
        <w:t>均方根变化为</w:t>
      </w:r>
      <w:r>
        <w:rPr>
          <w:rFonts w:ascii="Times New Roman" w:hAnsi="Times New Roman" w:eastAsia="Times New Roman"/>
          <w:sz w:val="24"/>
          <w:lang w:eastAsia="zh-CN"/>
        </w:rPr>
        <w:t>8.392×10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0.1660%，</w:t>
      </w:r>
      <w:r>
        <w:rPr>
          <w:rFonts w:ascii="Times New Roman" w:hAnsi="Times New Roman" w:cs="宋体"/>
          <w:sz w:val="24"/>
          <w:lang w:eastAsia="zh-CN"/>
        </w:rPr>
        <w:t>满足验证要求</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瞬态终态与二维稳态细网格在</w:t>
      </w:r>
      <w:r>
        <w:rPr>
          <w:rFonts w:ascii="Times New Roman" w:hAnsi="Times New Roman" w:eastAsia="Times New Roman"/>
          <w:sz w:val="24"/>
          <w:lang w:eastAsia="zh-CN"/>
        </w:rPr>
        <w:t>35</w:t>
      </w:r>
      <w:r>
        <w:rPr>
          <w:rFonts w:ascii="Times New Roman" w:hAnsi="Times New Roman" w:cs="宋体"/>
          <w:sz w:val="24"/>
          <w:lang w:eastAsia="zh-CN"/>
        </w:rPr>
        <w:t>个参考点处的最大水头差为</w:t>
      </w:r>
      <w:r>
        <w:rPr>
          <w:rFonts w:ascii="Times New Roman" w:hAnsi="Times New Roman" w:eastAsia="Times New Roman"/>
          <w:sz w:val="24"/>
          <w:lang w:eastAsia="zh-CN"/>
        </w:rPr>
        <w:t>0.000726474 m。</w:t>
      </w:r>
    </w:p>
    <w:p w14:paraId="1111225D">
      <w:pPr>
        <w:spacing w:after="0" w:line="360" w:lineRule="auto"/>
        <w:rPr>
          <w:lang w:eastAsia="zh-CN"/>
        </w:rPr>
      </w:pPr>
    </w:p>
    <w:p w14:paraId="5960129D">
      <w:pPr>
        <w:spacing w:before="120" w:after="0" w:line="240" w:lineRule="auto"/>
        <w:ind w:firstLine="0"/>
        <w:jc w:val="center"/>
        <w:rPr>
          <w:rFonts w:ascii="Times New Roman" w:hAnsi="Times New Roman" w:cs="Times New Roman"/>
        </w:rPr>
      </w:pPr>
      <w:r>
        <w:drawing>
          <wp:inline distT="0" distB="0" distL="0" distR="0">
            <wp:extent cx="5399405" cy="1806575"/>
            <wp:effectExtent l="0" t="0" r="0" b="3175"/>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pic:cNvPicPr>
                      <a:picLocks noChangeAspect="1"/>
                    </pic:cNvPicPr>
                  </pic:nvPicPr>
                  <pic:blipFill>
                    <a:blip r:embed="rId125"/>
                    <a:stretch>
                      <a:fillRect/>
                    </a:stretch>
                  </pic:blipFill>
                  <pic:spPr>
                    <a:xfrm>
                      <a:off x="0" y="0"/>
                      <a:ext cx="5400000" cy="1806815"/>
                    </a:xfrm>
                    <a:prstGeom prst="rect">
                      <a:avLst/>
                    </a:prstGeom>
                  </pic:spPr>
                </pic:pic>
              </a:graphicData>
            </a:graphic>
          </wp:inline>
        </w:drawing>
      </w:r>
    </w:p>
    <w:p w14:paraId="55B70027">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图4-10　二维瞬态砂坝终态渗流场及参考节点对照</w:t>
      </w:r>
    </w:p>
    <w:p w14:paraId="74880D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4-10 Final-state seepage field of the two-dimensional transient sand dam case and comparison at reference nodes</w:t>
      </w:r>
    </w:p>
    <w:p w14:paraId="4DEB5913">
      <w:pPr>
        <w:pStyle w:val="6"/>
      </w:pPr>
      <w:r>
        <w:rPr>
          <w:rFonts w:ascii="Times New Roman" w:hAnsi="Times New Roman"/>
        </w:rPr>
        <w:t>（4）网格无关性分析</w:t>
      </w:r>
    </w:p>
    <w:p w14:paraId="2117CFB3">
      <w:pPr>
        <w:spacing w:after="0" w:line="360" w:lineRule="auto"/>
        <w:rPr>
          <w:lang w:eastAsia="zh-CN"/>
        </w:rPr>
      </w:pPr>
      <w:r>
        <w:rPr>
          <w:rFonts w:ascii="Times New Roman" w:hAnsi="Times New Roman" w:cs="宋体"/>
          <w:sz w:val="24"/>
          <w:lang w:eastAsia="zh-CN"/>
        </w:rPr>
        <w:t>表</w:t>
      </w:r>
      <w:r>
        <w:rPr>
          <w:rFonts w:ascii="Times New Roman" w:hAnsi="Times New Roman" w:eastAsia="Times New Roman"/>
          <w:sz w:val="24"/>
          <w:lang w:eastAsia="zh-CN"/>
        </w:rPr>
        <w:t>4-2</w:t>
      </w:r>
      <w:r>
        <w:rPr>
          <w:rFonts w:ascii="Times New Roman" w:hAnsi="Times New Roman" w:cs="宋体"/>
          <w:sz w:val="24"/>
          <w:lang w:eastAsia="zh-CN"/>
        </w:rPr>
        <w:t>给出了二维瞬态模型三级网格的水头验证结果</w:t>
      </w:r>
      <w:r>
        <w:rPr>
          <w:rFonts w:ascii="Times New Roman" w:hAnsi="Times New Roman" w:eastAsia="Times New Roman"/>
          <w:sz w:val="24"/>
          <w:lang w:eastAsia="zh-CN"/>
        </w:rPr>
        <w:t>，</w:t>
      </w:r>
      <w:r>
        <w:rPr>
          <w:rFonts w:ascii="Times New Roman" w:hAnsi="Times New Roman" w:cs="宋体"/>
          <w:sz w:val="24"/>
          <w:lang w:eastAsia="zh-CN"/>
        </w:rPr>
        <w:t>涵盖解析解对比</w:t>
      </w:r>
      <w:r>
        <w:rPr>
          <w:rFonts w:ascii="Times New Roman" w:hAnsi="Times New Roman" w:eastAsia="Times New Roman"/>
          <w:sz w:val="24"/>
          <w:lang w:eastAsia="zh-CN"/>
        </w:rPr>
        <w:t>、</w:t>
      </w:r>
      <w:r>
        <w:rPr>
          <w:rFonts w:ascii="Times New Roman" w:hAnsi="Times New Roman" w:cs="宋体"/>
          <w:sz w:val="24"/>
          <w:lang w:eastAsia="zh-CN"/>
        </w:rPr>
        <w:t>非均质对照及砂坝流网三类算例</w:t>
      </w:r>
      <w:r>
        <w:rPr>
          <w:rFonts w:ascii="Times New Roman" w:hAnsi="Times New Roman" w:eastAsia="Times New Roman"/>
          <w:sz w:val="24"/>
          <w:lang w:eastAsia="zh-CN"/>
        </w:rPr>
        <w:t>，</w:t>
      </w:r>
      <w:r>
        <w:rPr>
          <w:rFonts w:ascii="Times New Roman" w:hAnsi="Times New Roman" w:cs="宋体"/>
          <w:sz w:val="24"/>
          <w:lang w:eastAsia="zh-CN"/>
        </w:rPr>
        <w:t>同步检验模型的瞬态计算精度与网格无关性</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解析解算例的水头最大偏差与均方根偏差均处于</w:t>
      </w:r>
      <w:r>
        <w:rPr>
          <w:rFonts w:ascii="Times New Roman" w:hAnsi="Times New Roman" w:eastAsia="Times New Roman"/>
          <w:sz w:val="24"/>
          <w:lang w:eastAsia="zh-CN"/>
        </w:rPr>
        <w:t xml:space="preserve"> 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-6</w:t>
      </w:r>
      <w:r>
        <w:rPr>
          <w:rFonts w:ascii="Times New Roman" w:hAnsi="Times New Roman" w:eastAsia="Times New Roman"/>
          <w:sz w:val="24"/>
          <w:lang w:eastAsia="zh-CN"/>
        </w:rPr>
        <w:t xml:space="preserve"> m </w:t>
      </w:r>
      <w:r>
        <w:rPr>
          <w:rFonts w:ascii="Times New Roman" w:hAnsi="Times New Roman" w:cs="宋体"/>
          <w:sz w:val="24"/>
          <w:lang w:eastAsia="zh-CN"/>
        </w:rPr>
        <w:t>量级</w:t>
      </w:r>
      <w:r>
        <w:rPr>
          <w:rFonts w:ascii="Times New Roman" w:hAnsi="Times New Roman" w:eastAsia="Times New Roman"/>
          <w:sz w:val="24"/>
          <w:lang w:eastAsia="zh-CN"/>
        </w:rPr>
        <w:t>，</w:t>
      </w:r>
      <w:r>
        <w:rPr>
          <w:rFonts w:ascii="Times New Roman" w:hAnsi="Times New Roman" w:cs="宋体"/>
          <w:sz w:val="24"/>
          <w:lang w:eastAsia="zh-CN"/>
        </w:rPr>
        <w:t>计算精度随网格加密稳步提升</w:t>
      </w:r>
      <w:r>
        <w:rPr>
          <w:rFonts w:ascii="Times New Roman" w:hAnsi="Times New Roman" w:eastAsia="Times New Roman"/>
          <w:sz w:val="24"/>
          <w:lang w:eastAsia="zh-CN"/>
        </w:rPr>
        <w:t>；</w:t>
      </w:r>
      <w:r>
        <w:rPr>
          <w:rFonts w:ascii="Times New Roman" w:hAnsi="Times New Roman" w:cs="宋体"/>
          <w:sz w:val="24"/>
          <w:lang w:eastAsia="zh-CN"/>
        </w:rPr>
        <w:t>非均质对照算例的水头偏差随网格细化显著收敛</w:t>
      </w:r>
      <w:r>
        <w:rPr>
          <w:rFonts w:ascii="Times New Roman" w:hAnsi="Times New Roman" w:eastAsia="Times New Roman"/>
          <w:sz w:val="24"/>
          <w:lang w:eastAsia="zh-CN"/>
        </w:rPr>
        <w:t>；</w:t>
      </w:r>
      <w:r>
        <w:rPr>
          <w:rFonts w:ascii="Times New Roman" w:hAnsi="Times New Roman" w:cs="宋体"/>
          <w:sz w:val="24"/>
          <w:lang w:eastAsia="zh-CN"/>
        </w:rPr>
        <w:t>砂坝流网算例在三级网格加密过程中计算结果波动极小</w:t>
      </w:r>
      <w:r>
        <w:rPr>
          <w:rFonts w:ascii="Times New Roman" w:hAnsi="Times New Roman" w:eastAsia="Times New Roman"/>
          <w:sz w:val="24"/>
          <w:lang w:eastAsia="zh-CN"/>
        </w:rPr>
        <w:t>，</w:t>
      </w:r>
      <w:r>
        <w:rPr>
          <w:rFonts w:ascii="Times New Roman" w:hAnsi="Times New Roman" w:cs="宋体"/>
          <w:sz w:val="24"/>
          <w:lang w:eastAsia="zh-CN"/>
        </w:rPr>
        <w:t>表现出良好的网格无关性</w:t>
      </w:r>
      <w:r>
        <w:rPr>
          <w:rFonts w:ascii="Times New Roman" w:hAnsi="Times New Roman" w:eastAsia="Times New Roman"/>
          <w:sz w:val="24"/>
          <w:lang w:eastAsia="zh-CN"/>
        </w:rPr>
        <w:t>。</w:t>
      </w:r>
      <w:r>
        <w:rPr>
          <w:rFonts w:ascii="Times New Roman" w:hAnsi="Times New Roman" w:cs="宋体"/>
          <w:sz w:val="24"/>
          <w:lang w:eastAsia="zh-CN"/>
        </w:rPr>
        <w:t>整体验证表明</w:t>
      </w:r>
      <w:r>
        <w:rPr>
          <w:rFonts w:ascii="Times New Roman" w:hAnsi="Times New Roman" w:eastAsia="Times New Roman"/>
          <w:sz w:val="24"/>
          <w:lang w:eastAsia="zh-CN"/>
        </w:rPr>
        <w:t>，</w:t>
      </w:r>
      <w:r>
        <w:rPr>
          <w:rFonts w:ascii="Times New Roman" w:hAnsi="Times New Roman" w:cs="宋体"/>
          <w:sz w:val="24"/>
          <w:lang w:eastAsia="zh-CN"/>
        </w:rPr>
        <w:t>模型瞬态水头计算精度可靠</w:t>
      </w:r>
      <w:r>
        <w:rPr>
          <w:rFonts w:ascii="Times New Roman" w:hAnsi="Times New Roman" w:eastAsia="Times New Roman"/>
          <w:sz w:val="24"/>
          <w:lang w:eastAsia="zh-CN"/>
        </w:rPr>
        <w:t>。</w:t>
      </w:r>
    </w:p>
    <w:p w14:paraId="2987CB9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表4-2　二维瞬态模型三级网格的水头验证结果</w:t>
      </w:r>
    </w:p>
    <w:p w14:paraId="5ECAAF8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4-2 Head verification results of the two-dimensional transient model on three grid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1"/>
        <w:gridCol w:w="1617"/>
        <w:gridCol w:w="1393"/>
        <w:gridCol w:w="1834"/>
        <w:gridCol w:w="1834"/>
      </w:tblGrid>
      <w:tr w14:paraId="0B5ADB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1" w:type="dxa"/>
            <w:tcBorders>
              <w:bottom w:val="single" w:color="auto" w:sz="4" w:space="0"/>
            </w:tcBorders>
            <w:vAlign w:val="center"/>
          </w:tcPr>
          <w:p w14:paraId="59991C5E">
            <w:pPr>
              <w:keepNext/>
              <w:spacing w:before="80" w:after="80" w:line="360" w:lineRule="auto"/>
              <w:ind w:left="0" w:right="0" w:firstLine="0"/>
              <w:jc w:val="both"/>
            </w:pPr>
            <w:r>
              <w:rPr>
                <w:rFonts w:ascii="宋体" w:hAnsi="宋体" w:cs="宋体"/>
                <w:b/>
                <w:sz w:val="20"/>
              </w:rPr>
              <w:t>验证案例</w:t>
            </w:r>
          </w:p>
        </w:tc>
        <w:tc>
          <w:tcPr>
            <w:tcW w:w="1617" w:type="dxa"/>
            <w:tcBorders>
              <w:bottom w:val="single" w:color="auto" w:sz="4" w:space="0"/>
            </w:tcBorders>
            <w:vAlign w:val="center"/>
          </w:tcPr>
          <w:p w14:paraId="61E21FCF">
            <w:pPr>
              <w:keepNext/>
              <w:spacing w:before="80" w:after="80" w:line="360" w:lineRule="auto"/>
              <w:ind w:left="0" w:right="0" w:firstLine="0"/>
              <w:jc w:val="both"/>
            </w:pPr>
            <w:r>
              <w:rPr>
                <w:rFonts w:ascii="宋体" w:hAnsi="宋体" w:cs="宋体"/>
                <w:b/>
                <w:sz w:val="20"/>
              </w:rPr>
              <w:t>网格尺寸</w:t>
            </w:r>
          </w:p>
        </w:tc>
        <w:tc>
          <w:tcPr>
            <w:tcW w:w="1393" w:type="dxa"/>
            <w:tcBorders>
              <w:bottom w:val="single" w:color="auto" w:sz="4" w:space="0"/>
            </w:tcBorders>
            <w:vAlign w:val="center"/>
          </w:tcPr>
          <w:p w14:paraId="3AEB23FD">
            <w:pPr>
              <w:keepNext/>
              <w:spacing w:before="80" w:after="80" w:line="360" w:lineRule="auto"/>
              <w:ind w:left="0" w:right="0" w:firstLine="0"/>
              <w:jc w:val="both"/>
            </w:pPr>
            <w:r>
              <w:rPr>
                <w:rFonts w:ascii="宋体" w:hAnsi="宋体" w:cs="宋体"/>
                <w:b/>
                <w:sz w:val="20"/>
              </w:rPr>
              <w:t>参考点</w:t>
            </w:r>
          </w:p>
        </w:tc>
        <w:tc>
          <w:tcPr>
            <w:tcW w:w="1834" w:type="dxa"/>
            <w:tcBorders>
              <w:bottom w:val="single" w:color="auto" w:sz="4" w:space="0"/>
            </w:tcBorders>
            <w:vAlign w:val="center"/>
          </w:tcPr>
          <w:p w14:paraId="69D067F1">
            <w:pPr>
              <w:keepNext/>
              <w:spacing w:before="80" w:after="80" w:line="360" w:lineRule="auto"/>
              <w:ind w:left="0" w:right="0" w:firstLine="0"/>
              <w:jc w:val="both"/>
            </w:pPr>
            <w:r>
              <w:rPr>
                <w:rFonts w:ascii="宋体" w:hAnsi="宋体" w:cs="宋体"/>
                <w:b/>
                <w:sz w:val="20"/>
              </w:rPr>
              <w:t>最大偏差</w:t>
            </w:r>
            <w:r>
              <w:rPr>
                <w:rFonts w:ascii="Times New Roman" w:hAnsi="Times New Roman" w:eastAsia="Times New Roman"/>
                <w:b/>
                <w:sz w:val="20"/>
              </w:rPr>
              <w:t>/m</w:t>
            </w:r>
          </w:p>
        </w:tc>
        <w:tc>
          <w:tcPr>
            <w:tcW w:w="1834" w:type="dxa"/>
            <w:tcBorders>
              <w:bottom w:val="single" w:color="auto" w:sz="4" w:space="0"/>
            </w:tcBorders>
            <w:vAlign w:val="center"/>
          </w:tcPr>
          <w:p w14:paraId="7B3069E1">
            <w:pPr>
              <w:keepNext/>
              <w:spacing w:before="80" w:after="80" w:line="360" w:lineRule="auto"/>
              <w:ind w:left="0" w:right="0" w:firstLine="0"/>
              <w:jc w:val="both"/>
            </w:pPr>
            <w:r>
              <w:rPr>
                <w:rFonts w:ascii="宋体" w:hAnsi="宋体" w:cs="宋体"/>
                <w:b/>
                <w:sz w:val="20"/>
              </w:rPr>
              <w:t>均方根偏差</w:t>
            </w:r>
            <w:r>
              <w:rPr>
                <w:rFonts w:ascii="Times New Roman" w:hAnsi="Times New Roman" w:eastAsia="Times New Roman"/>
                <w:b/>
                <w:sz w:val="20"/>
              </w:rPr>
              <w:t>/m</w:t>
            </w:r>
          </w:p>
        </w:tc>
      </w:tr>
      <w:tr w14:paraId="7C312D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3792FE9B">
            <w:pPr>
              <w:spacing w:before="80" w:after="80" w:line="360" w:lineRule="auto"/>
              <w:ind w:left="0" w:right="0" w:firstLine="0"/>
              <w:jc w:val="both"/>
            </w:pPr>
            <w:r>
              <w:rPr>
                <w:rFonts w:ascii="宋体" w:hAnsi="宋体" w:cs="宋体"/>
                <w:sz w:val="20"/>
              </w:rPr>
              <w:t>解析解</w:t>
            </w:r>
          </w:p>
        </w:tc>
        <w:tc>
          <w:tcPr>
            <w:tcW w:w="1617" w:type="dxa"/>
            <w:vAlign w:val="center"/>
          </w:tcPr>
          <w:p w14:paraId="1D3E5B93">
            <w:pPr>
              <w:spacing w:before="80" w:after="80" w:line="360" w:lineRule="auto"/>
              <w:ind w:left="0" w:right="0" w:firstLine="0"/>
              <w:jc w:val="both"/>
            </w:pPr>
            <w:r>
              <w:rPr>
                <w:rFonts w:ascii="Times New Roman" w:hAnsi="Times New Roman" w:eastAsia="Times New Roman"/>
                <w:sz w:val="20"/>
              </w:rPr>
              <w:t>80×30</w:t>
            </w:r>
          </w:p>
        </w:tc>
        <w:tc>
          <w:tcPr>
            <w:tcW w:w="1393" w:type="dxa"/>
            <w:vAlign w:val="center"/>
          </w:tcPr>
          <w:p w14:paraId="7C4BD304">
            <w:pPr>
              <w:spacing w:before="80" w:after="80" w:line="360" w:lineRule="auto"/>
              <w:ind w:left="0" w:right="0" w:firstLine="0"/>
              <w:jc w:val="both"/>
            </w:pPr>
            <w:r>
              <w:rPr>
                <w:rFonts w:ascii="宋体" w:hAnsi="宋体" w:cs="宋体"/>
                <w:sz w:val="20"/>
              </w:rPr>
              <w:t>全域</w:t>
            </w:r>
          </w:p>
        </w:tc>
        <w:tc>
          <w:tcPr>
            <w:tcW w:w="1834" w:type="dxa"/>
            <w:vAlign w:val="center"/>
          </w:tcPr>
          <w:p w14:paraId="03EB3EA3">
            <w:pPr>
              <w:spacing w:before="80" w:after="80" w:line="360" w:lineRule="auto"/>
              <w:ind w:left="0" w:right="0" w:firstLine="0"/>
              <w:jc w:val="both"/>
            </w:pPr>
            <w:r>
              <w:rPr>
                <w:rFonts w:ascii="Times New Roman" w:hAnsi="Times New Roman" w:eastAsia="Times New Roman"/>
                <w:sz w:val="20"/>
              </w:rPr>
              <w:t>5.929×10</w:t>
            </w:r>
            <w:r>
              <w:rPr>
                <w:rFonts w:ascii="Times New Roman" w:hAnsi="Times New Roman" w:eastAsia="Times New Roman"/>
                <w:sz w:val="20"/>
                <w:vertAlign w:val="superscript"/>
              </w:rPr>
              <w:t>−5</w:t>
            </w:r>
          </w:p>
        </w:tc>
        <w:tc>
          <w:tcPr>
            <w:tcW w:w="1834" w:type="dxa"/>
            <w:vAlign w:val="center"/>
          </w:tcPr>
          <w:p w14:paraId="72CEA231">
            <w:pPr>
              <w:spacing w:before="80" w:after="80" w:line="360" w:lineRule="auto"/>
              <w:ind w:left="0" w:right="0" w:firstLine="0"/>
              <w:jc w:val="both"/>
            </w:pPr>
            <w:r>
              <w:rPr>
                <w:rFonts w:ascii="Times New Roman" w:hAnsi="Times New Roman" w:eastAsia="Times New Roman"/>
                <w:sz w:val="20"/>
              </w:rPr>
              <w:t>2.969×10</w:t>
            </w:r>
            <w:r>
              <w:rPr>
                <w:rFonts w:ascii="Times New Roman" w:hAnsi="Times New Roman" w:eastAsia="Times New Roman"/>
                <w:sz w:val="20"/>
                <w:vertAlign w:val="superscript"/>
              </w:rPr>
              <w:t>−5</w:t>
            </w:r>
          </w:p>
        </w:tc>
      </w:tr>
      <w:tr w14:paraId="182222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05B4498F">
            <w:pPr>
              <w:spacing w:before="80" w:after="80" w:line="360" w:lineRule="auto"/>
              <w:ind w:left="0" w:right="0" w:firstLine="0"/>
              <w:jc w:val="both"/>
            </w:pPr>
            <w:r>
              <w:rPr>
                <w:rFonts w:ascii="宋体" w:hAnsi="宋体" w:cs="宋体"/>
                <w:sz w:val="20"/>
              </w:rPr>
              <w:t>解析解</w:t>
            </w:r>
          </w:p>
        </w:tc>
        <w:tc>
          <w:tcPr>
            <w:tcW w:w="1617" w:type="dxa"/>
            <w:vAlign w:val="center"/>
          </w:tcPr>
          <w:p w14:paraId="7076B8B4">
            <w:pPr>
              <w:spacing w:before="80" w:after="80" w:line="360" w:lineRule="auto"/>
              <w:ind w:left="0" w:right="0" w:firstLine="0"/>
              <w:jc w:val="both"/>
            </w:pPr>
            <w:r>
              <w:rPr>
                <w:rFonts w:ascii="Times New Roman" w:hAnsi="Times New Roman" w:eastAsia="Times New Roman"/>
                <w:sz w:val="20"/>
              </w:rPr>
              <w:t>160×60</w:t>
            </w:r>
          </w:p>
        </w:tc>
        <w:tc>
          <w:tcPr>
            <w:tcW w:w="1393" w:type="dxa"/>
            <w:vAlign w:val="center"/>
          </w:tcPr>
          <w:p w14:paraId="1598D5B8">
            <w:pPr>
              <w:spacing w:before="80" w:after="80" w:line="360" w:lineRule="auto"/>
              <w:ind w:left="0" w:right="0" w:firstLine="0"/>
              <w:jc w:val="both"/>
            </w:pPr>
            <w:r>
              <w:rPr>
                <w:rFonts w:ascii="宋体" w:hAnsi="宋体" w:cs="宋体"/>
                <w:sz w:val="20"/>
              </w:rPr>
              <w:t>全域</w:t>
            </w:r>
          </w:p>
        </w:tc>
        <w:tc>
          <w:tcPr>
            <w:tcW w:w="1834" w:type="dxa"/>
            <w:vAlign w:val="center"/>
          </w:tcPr>
          <w:p w14:paraId="234B9EEE">
            <w:pPr>
              <w:spacing w:before="80" w:after="80" w:line="360" w:lineRule="auto"/>
              <w:ind w:left="0" w:right="0" w:firstLine="0"/>
              <w:jc w:val="both"/>
            </w:pPr>
            <w:r>
              <w:rPr>
                <w:rFonts w:ascii="Times New Roman" w:hAnsi="Times New Roman" w:eastAsia="Times New Roman"/>
                <w:sz w:val="20"/>
              </w:rPr>
              <w:t>2.492×10</w:t>
            </w:r>
            <w:r>
              <w:rPr>
                <w:rFonts w:ascii="Times New Roman" w:hAnsi="Times New Roman" w:eastAsia="Times New Roman"/>
                <w:sz w:val="20"/>
                <w:vertAlign w:val="superscript"/>
              </w:rPr>
              <w:t>−5</w:t>
            </w:r>
          </w:p>
        </w:tc>
        <w:tc>
          <w:tcPr>
            <w:tcW w:w="1834" w:type="dxa"/>
            <w:vAlign w:val="center"/>
          </w:tcPr>
          <w:p w14:paraId="271CD4F2">
            <w:pPr>
              <w:spacing w:before="80" w:after="80" w:line="360" w:lineRule="auto"/>
              <w:ind w:left="0" w:right="0" w:firstLine="0"/>
              <w:jc w:val="both"/>
            </w:pPr>
            <w:r>
              <w:rPr>
                <w:rFonts w:ascii="Times New Roman" w:hAnsi="Times New Roman" w:eastAsia="Times New Roman"/>
                <w:sz w:val="20"/>
              </w:rPr>
              <w:t>1.246×10</w:t>
            </w:r>
            <w:r>
              <w:rPr>
                <w:rFonts w:ascii="Times New Roman" w:hAnsi="Times New Roman" w:eastAsia="Times New Roman"/>
                <w:sz w:val="20"/>
                <w:vertAlign w:val="superscript"/>
              </w:rPr>
              <w:t>−5</w:t>
            </w:r>
          </w:p>
        </w:tc>
      </w:tr>
      <w:tr w14:paraId="69FBB5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092797D">
            <w:pPr>
              <w:spacing w:before="80" w:after="80" w:line="360" w:lineRule="auto"/>
              <w:ind w:left="0" w:right="0" w:firstLine="0"/>
              <w:jc w:val="both"/>
            </w:pPr>
            <w:r>
              <w:rPr>
                <w:rFonts w:ascii="宋体" w:hAnsi="宋体" w:cs="宋体"/>
                <w:sz w:val="20"/>
              </w:rPr>
              <w:t>解析解</w:t>
            </w:r>
          </w:p>
        </w:tc>
        <w:tc>
          <w:tcPr>
            <w:tcW w:w="1617" w:type="dxa"/>
            <w:vAlign w:val="center"/>
          </w:tcPr>
          <w:p w14:paraId="3E4BAD51">
            <w:pPr>
              <w:spacing w:before="80" w:after="80" w:line="360" w:lineRule="auto"/>
              <w:ind w:left="0" w:right="0" w:firstLine="0"/>
              <w:jc w:val="both"/>
            </w:pPr>
            <w:r>
              <w:rPr>
                <w:rFonts w:ascii="Times New Roman" w:hAnsi="Times New Roman" w:eastAsia="Times New Roman"/>
                <w:sz w:val="20"/>
              </w:rPr>
              <w:t>320×120</w:t>
            </w:r>
          </w:p>
        </w:tc>
        <w:tc>
          <w:tcPr>
            <w:tcW w:w="1393" w:type="dxa"/>
            <w:vAlign w:val="center"/>
          </w:tcPr>
          <w:p w14:paraId="7844CE78">
            <w:pPr>
              <w:spacing w:before="80" w:after="80" w:line="360" w:lineRule="auto"/>
              <w:ind w:left="0" w:right="0" w:firstLine="0"/>
              <w:jc w:val="both"/>
            </w:pPr>
            <w:r>
              <w:rPr>
                <w:rFonts w:ascii="宋体" w:hAnsi="宋体" w:cs="宋体"/>
                <w:sz w:val="20"/>
              </w:rPr>
              <w:t>全域</w:t>
            </w:r>
          </w:p>
        </w:tc>
        <w:tc>
          <w:tcPr>
            <w:tcW w:w="1834" w:type="dxa"/>
            <w:vAlign w:val="center"/>
          </w:tcPr>
          <w:p w14:paraId="02B1CDD4">
            <w:pPr>
              <w:spacing w:before="80" w:after="80" w:line="360" w:lineRule="auto"/>
              <w:ind w:left="0" w:right="0" w:firstLine="0"/>
              <w:jc w:val="both"/>
            </w:pPr>
            <w:r>
              <w:rPr>
                <w:rFonts w:ascii="Times New Roman" w:hAnsi="Times New Roman" w:eastAsia="Times New Roman"/>
                <w:sz w:val="20"/>
              </w:rPr>
              <w:t>1.631×10</w:t>
            </w:r>
            <w:r>
              <w:rPr>
                <w:rFonts w:ascii="Times New Roman" w:hAnsi="Times New Roman" w:eastAsia="Times New Roman"/>
                <w:sz w:val="20"/>
                <w:vertAlign w:val="superscript"/>
              </w:rPr>
              <w:t>−5</w:t>
            </w:r>
          </w:p>
        </w:tc>
        <w:tc>
          <w:tcPr>
            <w:tcW w:w="1834" w:type="dxa"/>
            <w:vAlign w:val="center"/>
          </w:tcPr>
          <w:p w14:paraId="7A31F7C8">
            <w:pPr>
              <w:spacing w:before="80" w:after="80" w:line="360" w:lineRule="auto"/>
              <w:ind w:left="0" w:right="0" w:firstLine="0"/>
              <w:jc w:val="both"/>
            </w:pPr>
            <w:r>
              <w:rPr>
                <w:rFonts w:ascii="Times New Roman" w:hAnsi="Times New Roman" w:eastAsia="Times New Roman"/>
                <w:sz w:val="20"/>
              </w:rPr>
              <w:t>8.156×10</w:t>
            </w:r>
            <w:r>
              <w:rPr>
                <w:rFonts w:ascii="Times New Roman" w:hAnsi="Times New Roman" w:eastAsia="Times New Roman"/>
                <w:sz w:val="20"/>
                <w:vertAlign w:val="superscript"/>
              </w:rPr>
              <w:t>−6</w:t>
            </w:r>
          </w:p>
        </w:tc>
      </w:tr>
      <w:tr w14:paraId="72BC1B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87204B2">
            <w:pPr>
              <w:spacing w:before="80" w:after="80" w:line="360" w:lineRule="auto"/>
              <w:ind w:left="0" w:right="0" w:firstLine="0"/>
              <w:jc w:val="both"/>
            </w:pPr>
            <w:r>
              <w:rPr>
                <w:rFonts w:ascii="宋体" w:hAnsi="宋体" w:cs="宋体"/>
                <w:sz w:val="20"/>
              </w:rPr>
              <w:t>非均质对照</w:t>
            </w:r>
          </w:p>
        </w:tc>
        <w:tc>
          <w:tcPr>
            <w:tcW w:w="1617" w:type="dxa"/>
            <w:vAlign w:val="center"/>
          </w:tcPr>
          <w:p w14:paraId="492B0C43">
            <w:pPr>
              <w:spacing w:before="80" w:after="80" w:line="360" w:lineRule="auto"/>
              <w:ind w:left="0" w:right="0" w:firstLine="0"/>
              <w:jc w:val="both"/>
            </w:pPr>
            <w:r>
              <w:rPr>
                <w:rFonts w:ascii="Times New Roman" w:hAnsi="Times New Roman" w:eastAsia="Times New Roman"/>
                <w:sz w:val="20"/>
              </w:rPr>
              <w:t>96×32</w:t>
            </w:r>
          </w:p>
        </w:tc>
        <w:tc>
          <w:tcPr>
            <w:tcW w:w="1393" w:type="dxa"/>
            <w:vAlign w:val="center"/>
          </w:tcPr>
          <w:p w14:paraId="138239E3">
            <w:pPr>
              <w:spacing w:before="80" w:after="80" w:line="360" w:lineRule="auto"/>
              <w:ind w:left="0" w:right="0" w:firstLine="0"/>
              <w:jc w:val="both"/>
            </w:pPr>
            <w:r>
              <w:rPr>
                <w:rFonts w:ascii="宋体" w:hAnsi="宋体" w:cs="宋体"/>
                <w:sz w:val="20"/>
              </w:rPr>
              <w:t>全域</w:t>
            </w:r>
          </w:p>
        </w:tc>
        <w:tc>
          <w:tcPr>
            <w:tcW w:w="1834" w:type="dxa"/>
            <w:vAlign w:val="center"/>
          </w:tcPr>
          <w:p w14:paraId="05F38140">
            <w:pPr>
              <w:spacing w:before="80" w:after="80" w:line="360" w:lineRule="auto"/>
              <w:ind w:left="0" w:right="0" w:firstLine="0"/>
              <w:jc w:val="both"/>
            </w:pPr>
            <w:r>
              <w:rPr>
                <w:rFonts w:ascii="Times New Roman" w:hAnsi="Times New Roman" w:eastAsia="Times New Roman"/>
                <w:sz w:val="20"/>
              </w:rPr>
              <w:t>0.03419</w:t>
            </w:r>
          </w:p>
        </w:tc>
        <w:tc>
          <w:tcPr>
            <w:tcW w:w="1834" w:type="dxa"/>
            <w:vAlign w:val="center"/>
          </w:tcPr>
          <w:p w14:paraId="69B2282C">
            <w:pPr>
              <w:spacing w:before="80" w:after="80" w:line="360" w:lineRule="auto"/>
              <w:ind w:left="0" w:right="0" w:firstLine="0"/>
              <w:jc w:val="both"/>
            </w:pPr>
            <w:r>
              <w:rPr>
                <w:rFonts w:ascii="Times New Roman" w:hAnsi="Times New Roman" w:eastAsia="Times New Roman"/>
                <w:sz w:val="20"/>
              </w:rPr>
              <w:t>0.004387</w:t>
            </w:r>
          </w:p>
        </w:tc>
      </w:tr>
      <w:tr w14:paraId="6FCEBA9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35768B42">
            <w:pPr>
              <w:spacing w:before="80" w:after="80" w:line="360" w:lineRule="auto"/>
              <w:ind w:left="0" w:right="0" w:firstLine="0"/>
              <w:jc w:val="both"/>
            </w:pPr>
            <w:r>
              <w:rPr>
                <w:rFonts w:ascii="宋体" w:hAnsi="宋体" w:cs="宋体"/>
                <w:sz w:val="20"/>
              </w:rPr>
              <w:t>非均质对照</w:t>
            </w:r>
          </w:p>
        </w:tc>
        <w:tc>
          <w:tcPr>
            <w:tcW w:w="1617" w:type="dxa"/>
            <w:vAlign w:val="center"/>
          </w:tcPr>
          <w:p w14:paraId="1FC93387">
            <w:pPr>
              <w:spacing w:before="80" w:after="80" w:line="360" w:lineRule="auto"/>
              <w:ind w:left="0" w:right="0" w:firstLine="0"/>
              <w:jc w:val="both"/>
            </w:pPr>
            <w:r>
              <w:rPr>
                <w:rFonts w:ascii="Times New Roman" w:hAnsi="Times New Roman" w:eastAsia="Times New Roman"/>
                <w:sz w:val="20"/>
              </w:rPr>
              <w:t>192×64</w:t>
            </w:r>
          </w:p>
        </w:tc>
        <w:tc>
          <w:tcPr>
            <w:tcW w:w="1393" w:type="dxa"/>
            <w:vAlign w:val="center"/>
          </w:tcPr>
          <w:p w14:paraId="04CA7FA3">
            <w:pPr>
              <w:spacing w:before="80" w:after="80" w:line="360" w:lineRule="auto"/>
              <w:ind w:left="0" w:right="0" w:firstLine="0"/>
              <w:jc w:val="both"/>
            </w:pPr>
            <w:r>
              <w:rPr>
                <w:rFonts w:ascii="宋体" w:hAnsi="宋体" w:cs="宋体"/>
                <w:sz w:val="20"/>
              </w:rPr>
              <w:t>全域</w:t>
            </w:r>
          </w:p>
        </w:tc>
        <w:tc>
          <w:tcPr>
            <w:tcW w:w="1834" w:type="dxa"/>
            <w:vAlign w:val="center"/>
          </w:tcPr>
          <w:p w14:paraId="678F4F87">
            <w:pPr>
              <w:spacing w:before="80" w:after="80" w:line="360" w:lineRule="auto"/>
              <w:ind w:left="0" w:right="0" w:firstLine="0"/>
              <w:jc w:val="both"/>
            </w:pPr>
            <w:r>
              <w:rPr>
                <w:rFonts w:ascii="Times New Roman" w:hAnsi="Times New Roman" w:eastAsia="Times New Roman"/>
                <w:sz w:val="20"/>
              </w:rPr>
              <w:t>0.01055</w:t>
            </w:r>
          </w:p>
        </w:tc>
        <w:tc>
          <w:tcPr>
            <w:tcW w:w="1834" w:type="dxa"/>
            <w:vAlign w:val="center"/>
          </w:tcPr>
          <w:p w14:paraId="7FEADA89">
            <w:pPr>
              <w:spacing w:before="80" w:after="80" w:line="360" w:lineRule="auto"/>
              <w:ind w:left="0" w:right="0" w:firstLine="0"/>
              <w:jc w:val="both"/>
            </w:pPr>
            <w:r>
              <w:rPr>
                <w:rFonts w:ascii="Times New Roman" w:hAnsi="Times New Roman" w:eastAsia="Times New Roman"/>
                <w:sz w:val="20"/>
              </w:rPr>
              <w:t>0.001114</w:t>
            </w:r>
          </w:p>
        </w:tc>
      </w:tr>
      <w:tr w14:paraId="40279D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8D8562B">
            <w:pPr>
              <w:spacing w:before="80" w:after="80" w:line="360" w:lineRule="auto"/>
              <w:ind w:left="0" w:right="0" w:firstLine="0"/>
              <w:jc w:val="both"/>
            </w:pPr>
            <w:r>
              <w:rPr>
                <w:rFonts w:ascii="宋体" w:hAnsi="宋体" w:cs="宋体"/>
                <w:sz w:val="20"/>
              </w:rPr>
              <w:t>非均质对照</w:t>
            </w:r>
          </w:p>
        </w:tc>
        <w:tc>
          <w:tcPr>
            <w:tcW w:w="1617" w:type="dxa"/>
            <w:vAlign w:val="center"/>
          </w:tcPr>
          <w:p w14:paraId="4E6E9573">
            <w:pPr>
              <w:spacing w:before="80" w:after="80" w:line="360" w:lineRule="auto"/>
              <w:ind w:left="0" w:right="0" w:firstLine="0"/>
              <w:jc w:val="both"/>
            </w:pPr>
            <w:r>
              <w:rPr>
                <w:rFonts w:ascii="Times New Roman" w:hAnsi="Times New Roman" w:eastAsia="Times New Roman"/>
                <w:sz w:val="20"/>
              </w:rPr>
              <w:t>384×128</w:t>
            </w:r>
          </w:p>
        </w:tc>
        <w:tc>
          <w:tcPr>
            <w:tcW w:w="1393" w:type="dxa"/>
            <w:vAlign w:val="center"/>
          </w:tcPr>
          <w:p w14:paraId="036830DA">
            <w:pPr>
              <w:spacing w:before="80" w:after="80" w:line="360" w:lineRule="auto"/>
              <w:ind w:left="0" w:right="0" w:firstLine="0"/>
              <w:jc w:val="both"/>
            </w:pPr>
            <w:r>
              <w:rPr>
                <w:rFonts w:ascii="宋体" w:hAnsi="宋体" w:cs="宋体"/>
                <w:sz w:val="20"/>
              </w:rPr>
              <w:t>全域</w:t>
            </w:r>
          </w:p>
        </w:tc>
        <w:tc>
          <w:tcPr>
            <w:tcW w:w="1834" w:type="dxa"/>
            <w:vAlign w:val="center"/>
          </w:tcPr>
          <w:p w14:paraId="4F26C707">
            <w:pPr>
              <w:spacing w:before="80" w:after="80" w:line="360" w:lineRule="auto"/>
              <w:ind w:left="0" w:right="0" w:firstLine="0"/>
              <w:jc w:val="both"/>
            </w:pPr>
            <w:r>
              <w:rPr>
                <w:rFonts w:ascii="Times New Roman" w:hAnsi="Times New Roman" w:eastAsia="Times New Roman"/>
                <w:sz w:val="20"/>
              </w:rPr>
              <w:t>0.006102</w:t>
            </w:r>
          </w:p>
        </w:tc>
        <w:tc>
          <w:tcPr>
            <w:tcW w:w="1834" w:type="dxa"/>
            <w:vAlign w:val="center"/>
          </w:tcPr>
          <w:p w14:paraId="1DAE3B5A">
            <w:pPr>
              <w:spacing w:before="80" w:after="80" w:line="360" w:lineRule="auto"/>
              <w:ind w:left="0" w:right="0" w:firstLine="0"/>
              <w:jc w:val="both"/>
            </w:pPr>
            <w:r>
              <w:rPr>
                <w:rFonts w:ascii="Times New Roman" w:hAnsi="Times New Roman" w:eastAsia="Times New Roman"/>
                <w:sz w:val="20"/>
              </w:rPr>
              <w:t>0.0002895</w:t>
            </w:r>
          </w:p>
        </w:tc>
      </w:tr>
      <w:tr w14:paraId="6C9F2F1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4AC1B047">
            <w:pPr>
              <w:spacing w:before="80" w:after="80" w:line="360" w:lineRule="auto"/>
              <w:ind w:left="0" w:right="0" w:firstLine="0"/>
              <w:jc w:val="both"/>
            </w:pPr>
            <w:r>
              <w:rPr>
                <w:rFonts w:ascii="宋体" w:hAnsi="宋体" w:cs="宋体"/>
                <w:sz w:val="20"/>
              </w:rPr>
              <w:t>砂坝流网</w:t>
            </w:r>
          </w:p>
        </w:tc>
        <w:tc>
          <w:tcPr>
            <w:tcW w:w="1617" w:type="dxa"/>
            <w:vAlign w:val="center"/>
          </w:tcPr>
          <w:p w14:paraId="03946D7C">
            <w:pPr>
              <w:spacing w:before="80" w:after="80" w:line="360" w:lineRule="auto"/>
              <w:ind w:left="0" w:right="0" w:firstLine="0"/>
              <w:jc w:val="both"/>
            </w:pPr>
            <w:r>
              <w:rPr>
                <w:rFonts w:ascii="Times New Roman" w:hAnsi="Times New Roman" w:eastAsia="Times New Roman"/>
                <w:sz w:val="20"/>
              </w:rPr>
              <w:t>225×1×40</w:t>
            </w:r>
          </w:p>
        </w:tc>
        <w:tc>
          <w:tcPr>
            <w:tcW w:w="1393" w:type="dxa"/>
            <w:vAlign w:val="center"/>
          </w:tcPr>
          <w:p w14:paraId="7038F1C8">
            <w:pPr>
              <w:spacing w:before="80" w:after="80" w:line="360" w:lineRule="auto"/>
              <w:ind w:left="0" w:right="0" w:firstLine="0"/>
              <w:jc w:val="both"/>
            </w:pPr>
            <w:r>
              <w:rPr>
                <w:rFonts w:ascii="Times New Roman" w:hAnsi="Times New Roman" w:eastAsia="Times New Roman"/>
                <w:sz w:val="20"/>
              </w:rPr>
              <w:t>34</w:t>
            </w:r>
          </w:p>
        </w:tc>
        <w:tc>
          <w:tcPr>
            <w:tcW w:w="1834" w:type="dxa"/>
            <w:vAlign w:val="center"/>
          </w:tcPr>
          <w:p w14:paraId="53A06749">
            <w:pPr>
              <w:spacing w:before="80" w:after="80" w:line="360" w:lineRule="auto"/>
              <w:ind w:left="0" w:right="0" w:firstLine="0"/>
              <w:jc w:val="both"/>
            </w:pPr>
            <w:r>
              <w:rPr>
                <w:rFonts w:ascii="Times New Roman" w:hAnsi="Times New Roman" w:eastAsia="Times New Roman"/>
                <w:sz w:val="20"/>
              </w:rPr>
              <w:t>0.007481</w:t>
            </w:r>
          </w:p>
        </w:tc>
        <w:tc>
          <w:tcPr>
            <w:tcW w:w="1834" w:type="dxa"/>
            <w:vAlign w:val="center"/>
          </w:tcPr>
          <w:p w14:paraId="4BA74F6F">
            <w:pPr>
              <w:spacing w:before="80" w:after="80" w:line="360" w:lineRule="auto"/>
              <w:ind w:left="0" w:right="0" w:firstLine="0"/>
              <w:jc w:val="both"/>
            </w:pPr>
            <w:r>
              <w:rPr>
                <w:rFonts w:ascii="Times New Roman" w:hAnsi="Times New Roman" w:eastAsia="Times New Roman"/>
                <w:sz w:val="20"/>
              </w:rPr>
              <w:t>0.003689</w:t>
            </w:r>
          </w:p>
        </w:tc>
      </w:tr>
      <w:tr w14:paraId="220EDA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31DE500F">
            <w:pPr>
              <w:spacing w:before="80" w:after="80" w:line="360" w:lineRule="auto"/>
              <w:ind w:left="0" w:right="0" w:firstLine="0"/>
              <w:jc w:val="both"/>
            </w:pPr>
            <w:r>
              <w:rPr>
                <w:rFonts w:ascii="宋体" w:hAnsi="宋体" w:cs="宋体"/>
                <w:sz w:val="20"/>
              </w:rPr>
              <w:t>砂坝流网</w:t>
            </w:r>
          </w:p>
        </w:tc>
        <w:tc>
          <w:tcPr>
            <w:tcW w:w="1617" w:type="dxa"/>
            <w:vAlign w:val="center"/>
          </w:tcPr>
          <w:p w14:paraId="38B22D09">
            <w:pPr>
              <w:spacing w:before="80" w:after="80" w:line="360" w:lineRule="auto"/>
              <w:ind w:left="0" w:right="0" w:firstLine="0"/>
              <w:jc w:val="both"/>
            </w:pPr>
            <w:r>
              <w:rPr>
                <w:rFonts w:ascii="Times New Roman" w:hAnsi="Times New Roman" w:eastAsia="Times New Roman"/>
                <w:sz w:val="20"/>
              </w:rPr>
              <w:t>450×1×80</w:t>
            </w:r>
          </w:p>
        </w:tc>
        <w:tc>
          <w:tcPr>
            <w:tcW w:w="1393" w:type="dxa"/>
            <w:vAlign w:val="center"/>
          </w:tcPr>
          <w:p w14:paraId="26768717">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2C294883">
            <w:pPr>
              <w:spacing w:before="80" w:after="80" w:line="360" w:lineRule="auto"/>
              <w:ind w:left="0" w:right="0" w:firstLine="0"/>
              <w:jc w:val="both"/>
            </w:pPr>
            <w:r>
              <w:rPr>
                <w:rFonts w:ascii="Times New Roman" w:hAnsi="Times New Roman" w:eastAsia="Times New Roman"/>
                <w:sz w:val="20"/>
              </w:rPr>
              <w:t>0.007559</w:t>
            </w:r>
          </w:p>
        </w:tc>
        <w:tc>
          <w:tcPr>
            <w:tcW w:w="1834" w:type="dxa"/>
            <w:vAlign w:val="center"/>
          </w:tcPr>
          <w:p w14:paraId="46CF842F">
            <w:pPr>
              <w:spacing w:before="80" w:after="80" w:line="360" w:lineRule="auto"/>
              <w:ind w:left="0" w:right="0" w:firstLine="0"/>
              <w:jc w:val="both"/>
            </w:pPr>
            <w:r>
              <w:rPr>
                <w:rFonts w:ascii="Times New Roman" w:hAnsi="Times New Roman" w:eastAsia="Times New Roman"/>
                <w:sz w:val="20"/>
              </w:rPr>
              <w:t>0.003638</w:t>
            </w:r>
          </w:p>
        </w:tc>
      </w:tr>
      <w:tr w14:paraId="296BAE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2EE397D6">
            <w:pPr>
              <w:spacing w:before="80" w:after="80" w:line="360" w:lineRule="auto"/>
              <w:ind w:left="0" w:right="0" w:firstLine="0"/>
              <w:jc w:val="both"/>
            </w:pPr>
            <w:r>
              <w:rPr>
                <w:rFonts w:ascii="宋体" w:hAnsi="宋体" w:cs="宋体"/>
                <w:sz w:val="20"/>
              </w:rPr>
              <w:t>砂坝流网</w:t>
            </w:r>
          </w:p>
        </w:tc>
        <w:tc>
          <w:tcPr>
            <w:tcW w:w="1617" w:type="dxa"/>
            <w:vAlign w:val="center"/>
          </w:tcPr>
          <w:p w14:paraId="6C44B831">
            <w:pPr>
              <w:spacing w:before="80" w:after="80" w:line="360" w:lineRule="auto"/>
              <w:ind w:left="0" w:right="0" w:firstLine="0"/>
              <w:jc w:val="both"/>
            </w:pPr>
            <w:r>
              <w:rPr>
                <w:rFonts w:ascii="Times New Roman" w:hAnsi="Times New Roman" w:eastAsia="Times New Roman"/>
                <w:sz w:val="20"/>
              </w:rPr>
              <w:t>900×1×160</w:t>
            </w:r>
          </w:p>
        </w:tc>
        <w:tc>
          <w:tcPr>
            <w:tcW w:w="1393" w:type="dxa"/>
            <w:vAlign w:val="center"/>
          </w:tcPr>
          <w:p w14:paraId="235B2CA2">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7BCC0E00">
            <w:pPr>
              <w:spacing w:before="80" w:after="80" w:line="360" w:lineRule="auto"/>
              <w:ind w:left="0" w:right="0" w:firstLine="0"/>
              <w:jc w:val="both"/>
            </w:pPr>
            <w:r>
              <w:rPr>
                <w:rFonts w:ascii="Times New Roman" w:hAnsi="Times New Roman" w:eastAsia="Times New Roman"/>
                <w:sz w:val="20"/>
              </w:rPr>
              <w:t>0.007538</w:t>
            </w:r>
          </w:p>
        </w:tc>
        <w:tc>
          <w:tcPr>
            <w:tcW w:w="1834" w:type="dxa"/>
            <w:vAlign w:val="center"/>
          </w:tcPr>
          <w:p w14:paraId="5E421D52">
            <w:pPr>
              <w:spacing w:before="80" w:after="80" w:line="360" w:lineRule="auto"/>
              <w:ind w:left="0" w:right="0" w:firstLine="0"/>
              <w:jc w:val="both"/>
            </w:pPr>
            <w:r>
              <w:rPr>
                <w:rFonts w:ascii="Times New Roman" w:hAnsi="Times New Roman" w:eastAsia="Times New Roman"/>
                <w:sz w:val="20"/>
              </w:rPr>
              <w:t>0.003621</w:t>
            </w:r>
          </w:p>
        </w:tc>
      </w:tr>
    </w:tbl>
    <w:p w14:paraId="230F6B0F">
      <w:pPr>
        <w:spacing w:after="0" w:line="360" w:lineRule="auto"/>
        <w:rPr>
          <w:lang w:eastAsia="zh-CN"/>
        </w:rPr>
      </w:pPr>
      <w:r>
        <w:rPr>
          <w:rFonts w:ascii="Times New Roman" w:hAnsi="Times New Roman" w:eastAsia="Times New Roman" w:cs="Times New Roman"/>
          <w:sz w:val="24"/>
          <w:lang w:eastAsia="zh-CN"/>
        </w:rPr>
        <w:t xml:space="preserve">4.3  </w:t>
      </w:r>
      <w:r>
        <w:rPr>
          <w:rFonts w:ascii="Times New Roman" w:hAnsi="Times New Roman" w:cs="宋体"/>
          <w:sz w:val="24"/>
          <w:lang w:eastAsia="zh-CN"/>
        </w:rPr>
        <w:t>三维瞬态渗流模型</w:t>
      </w:r>
    </w:p>
    <w:p w14:paraId="218AE1A9">
      <w:pPr>
        <w:spacing w:after="0" w:line="360" w:lineRule="auto"/>
        <w:rPr>
          <w:lang w:eastAsia="zh-CN"/>
        </w:rPr>
      </w:pPr>
      <w:r>
        <w:rPr>
          <w:rFonts w:ascii="Times New Roman" w:hAnsi="Times New Roman" w:eastAsia="Times New Roman" w:cs="Times New Roman"/>
          <w:sz w:val="24"/>
          <w:lang w:eastAsia="zh-CN"/>
        </w:rPr>
        <w:t xml:space="preserve">4.3.1  </w:t>
      </w:r>
      <w:r>
        <w:rPr>
          <w:rFonts w:ascii="Times New Roman" w:hAnsi="Times New Roman" w:cs="宋体"/>
          <w:sz w:val="24"/>
          <w:lang w:eastAsia="zh-CN"/>
        </w:rPr>
        <w:t>控制方程</w:t>
      </w:r>
    </w:p>
    <w:p w14:paraId="67FFE79C">
      <w:pPr>
        <w:spacing w:after="0" w:line="360" w:lineRule="auto"/>
        <w:rPr>
          <w:lang w:eastAsia="zh-CN"/>
        </w:rPr>
      </w:pPr>
      <w:r>
        <w:rPr>
          <w:rFonts w:ascii="Times New Roman" w:hAnsi="Times New Roman" w:cs="宋体"/>
          <w:sz w:val="24"/>
          <w:lang w:eastAsia="zh-CN"/>
        </w:rPr>
        <w:t>三维模型在断面水平坐标</w:t>
      </w:r>
      <m:oMath>
        <m:r>
          <m:rPr/>
          <m:t>x</m:t>
        </m:r>
      </m:oMath>
      <w:r>
        <w:rPr>
          <w:rFonts w:ascii="Times New Roman" w:hAnsi="Times New Roman" w:cs="宋体"/>
          <w:sz w:val="24"/>
          <w:lang w:eastAsia="zh-CN"/>
        </w:rPr>
        <w:t>和高程</w:t>
      </w:r>
      <m:oMath>
        <m:r>
          <m:rPr/>
          <m:t>z</m:t>
        </m:r>
      </m:oMath>
      <w:r>
        <w:rPr>
          <w:rFonts w:ascii="Times New Roman" w:hAnsi="Times New Roman" w:cs="宋体"/>
          <w:sz w:val="24"/>
          <w:lang w:eastAsia="zh-CN"/>
        </w:rPr>
        <w:t>的基础上引入沿堤坐标</w:t>
      </w:r>
      <m:oMath>
        <m:r>
          <m:rPr/>
          <m:t>y</m:t>
        </m:r>
      </m:oMath>
      <w:r>
        <w:rPr>
          <w:rFonts w:ascii="Times New Roman" w:hAnsi="Times New Roman" w:eastAsia="Times New Roman"/>
          <w:sz w:val="24"/>
          <w:lang w:eastAsia="zh-CN"/>
        </w:rPr>
        <w:t>，</w:t>
      </w:r>
      <w:r>
        <w:rPr>
          <w:rFonts w:ascii="Times New Roman" w:hAnsi="Times New Roman" w:cs="宋体"/>
          <w:sz w:val="24"/>
          <w:lang w:eastAsia="zh-CN"/>
        </w:rPr>
        <w:t>单位为</w:t>
      </w:r>
      <w:r>
        <w:rPr>
          <w:rFonts w:ascii="Times New Roman" w:hAnsi="Times New Roman" w:eastAsia="Times New Roman"/>
          <w:sz w:val="24"/>
          <w:lang w:eastAsia="zh-CN"/>
        </w:rPr>
        <w:t>m。</w:t>
      </w:r>
      <w:r>
        <w:rPr>
          <w:rFonts w:ascii="Times New Roman" w:hAnsi="Times New Roman" w:cs="宋体"/>
          <w:sz w:val="24"/>
          <w:lang w:eastAsia="zh-CN"/>
        </w:rPr>
        <w:t>总水头</w:t>
      </w:r>
      <w:r>
        <w:rPr>
          <w:rFonts w:ascii="Times New Roman" w:hAnsi="Times New Roman" w:eastAsia="Times New Roman"/>
          <w:sz w:val="24"/>
          <w:lang w:eastAsia="zh-CN"/>
        </w:rPr>
        <w:t>、</w:t>
      </w:r>
      <w:r>
        <w:rPr>
          <w:rFonts w:ascii="Times New Roman" w:hAnsi="Times New Roman" w:cs="宋体"/>
          <w:sz w:val="24"/>
          <w:lang w:eastAsia="zh-CN"/>
        </w:rPr>
        <w:t>有效饱和度</w:t>
      </w:r>
      <w:r>
        <w:rPr>
          <w:rFonts w:ascii="Times New Roman" w:hAnsi="Times New Roman" w:eastAsia="Times New Roman"/>
          <w:sz w:val="24"/>
          <w:lang w:eastAsia="zh-CN"/>
        </w:rPr>
        <w:t>、</w:t>
      </w:r>
      <w:r>
        <w:rPr>
          <w:rFonts w:ascii="Times New Roman" w:hAnsi="Times New Roman" w:cs="宋体"/>
          <w:sz w:val="24"/>
          <w:lang w:eastAsia="zh-CN"/>
        </w:rPr>
        <w:t>相对渗透系数和储水函数分别沿用式</w:t>
      </w:r>
      <w:r>
        <w:rPr>
          <w:rFonts w:ascii="Times New Roman" w:hAnsi="Times New Roman" w:eastAsia="Times New Roman"/>
          <w:sz w:val="24"/>
          <w:lang w:eastAsia="zh-CN"/>
        </w:rPr>
        <w:t>（4-1）、</w:t>
      </w:r>
      <w:r>
        <w:rPr>
          <w:rFonts w:ascii="Times New Roman" w:hAnsi="Times New Roman" w:cs="宋体"/>
          <w:sz w:val="24"/>
          <w:lang w:eastAsia="zh-CN"/>
        </w:rPr>
        <w:t>式</w:t>
      </w:r>
      <w:r>
        <w:rPr>
          <w:rFonts w:ascii="Times New Roman" w:hAnsi="Times New Roman" w:eastAsia="Times New Roman"/>
          <w:sz w:val="24"/>
          <w:lang w:eastAsia="zh-CN"/>
        </w:rPr>
        <w:t>（4-5）、</w:t>
      </w:r>
      <w:r>
        <w:rPr>
          <w:rFonts w:ascii="Times New Roman" w:hAnsi="Times New Roman" w:cs="宋体"/>
          <w:sz w:val="24"/>
          <w:lang w:eastAsia="zh-CN"/>
        </w:rPr>
        <w:t>式</w:t>
      </w:r>
      <w:r>
        <w:rPr>
          <w:rFonts w:ascii="Times New Roman" w:hAnsi="Times New Roman" w:eastAsia="Times New Roman"/>
          <w:sz w:val="24"/>
          <w:lang w:eastAsia="zh-CN"/>
        </w:rPr>
        <w:t>（4-6）</w:t>
      </w:r>
      <w:r>
        <w:rPr>
          <w:rFonts w:ascii="Times New Roman" w:hAnsi="Times New Roman" w:cs="宋体"/>
          <w:sz w:val="24"/>
          <w:lang w:eastAsia="zh-CN"/>
        </w:rPr>
        <w:t>和式</w:t>
      </w:r>
      <w:r>
        <w:rPr>
          <w:rFonts w:ascii="Times New Roman" w:hAnsi="Times New Roman" w:eastAsia="Times New Roman"/>
          <w:sz w:val="24"/>
          <w:lang w:eastAsia="zh-CN"/>
        </w:rPr>
        <w:t>（4-19）。</w:t>
      </w:r>
      <w:r>
        <w:rPr>
          <w:rFonts w:ascii="Times New Roman" w:hAnsi="Times New Roman" w:cs="宋体"/>
          <w:sz w:val="24"/>
          <w:lang w:eastAsia="zh-CN"/>
        </w:rPr>
        <w:t>保留沿堤方向的通量散度后</w:t>
      </w:r>
      <w:r>
        <w:rPr>
          <w:rFonts w:ascii="Times New Roman" w:hAnsi="Times New Roman" w:eastAsia="Times New Roman"/>
          <w:sz w:val="24"/>
          <w:lang w:eastAsia="zh-CN"/>
        </w:rPr>
        <w:t>，</w:t>
      </w:r>
      <w:r>
        <w:rPr>
          <w:rFonts w:ascii="Times New Roman" w:hAnsi="Times New Roman" w:cs="宋体"/>
          <w:sz w:val="24"/>
          <w:lang w:eastAsia="zh-CN"/>
        </w:rPr>
        <w:t>三维控制方程为</w:t>
      </w:r>
      <w:r>
        <w:rPr>
          <w:rFonts w:ascii="Times New Roman" w:hAnsi="Times New Roman" w:eastAsia="Times New Roman"/>
          <w:sz w:val="24"/>
          <w:vertAlign w:val="superscript"/>
          <w:lang w:eastAsia="zh-CN"/>
        </w:rPr>
        <w:t>[75]</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27E0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0447B6">
            <w:pPr>
              <w:spacing w:before="60" w:after="60" w:line="240" w:lineRule="auto"/>
              <w:ind w:left="0" w:right="0" w:firstLine="0"/>
              <w:jc w:val="center"/>
              <w:rPr>
                <w:rFonts w:ascii="Times New Roman" w:hAnsi="Times New Roman" w:cs="Times New Roman"/>
              </w:rPr>
            </w:pPr>
            <m:oMathPara>
              <m:oMath>
                <m:f>
                  <m:fPr/>
                  <m:num>
                    <m:r>
                      <m:rPr/>
                      <m:t>∂W</m:t>
                    </m:r>
                  </m:num>
                  <m:den>
                    <m:r>
                      <m:rPr/>
                      <m:t>∂t</m:t>
                    </m:r>
                  </m:den>
                </m:f>
                <m:r>
                  <m:rPr/>
                  <m:t>=</m:t>
                </m:r>
                <m:f>
                  <m:fPr/>
                  <m:num>
                    <m:r>
                      <m:rPr/>
                      <m:t>∂</m:t>
                    </m:r>
                  </m:num>
                  <m:den>
                    <m:r>
                      <m:rPr/>
                      <m:t>∂x</m:t>
                    </m:r>
                  </m:den>
                </m:f>
                <m:d>
                  <m:dPr/>
                  <m:e>
                    <m:sSub>
                      <m:sSubPr/>
                      <m:e>
                        <m:r>
                          <m:rPr/>
                          <m:t>K</m:t>
                        </m:r>
                      </m:e>
                      <m:sub>
                        <m:r>
                          <m:rPr/>
                          <m:t>x</m:t>
                        </m:r>
                      </m:sub>
                    </m:sSub>
                    <m:sSub>
                      <m:sSubPr/>
                      <m:e>
                        <m:r>
                          <m:rPr/>
                          <m:t>k</m:t>
                        </m:r>
                      </m:e>
                      <m:sub>
                        <m:r>
                          <m:rPr/>
                          <m:t>r</m:t>
                        </m:r>
                      </m:sub>
                    </m:sSub>
                    <m:f>
                      <m:fPr/>
                      <m:num>
                        <m:r>
                          <m:rPr/>
                          <m:t>∂H</m:t>
                        </m:r>
                      </m:num>
                      <m:den>
                        <m:r>
                          <m:rPr/>
                          <m:t>∂x</m:t>
                        </m:r>
                      </m:den>
                    </m:f>
                  </m:e>
                </m:d>
                <m:r>
                  <m:rPr/>
                  <m:t>+</m:t>
                </m:r>
                <m:f>
                  <m:fPr/>
                  <m:num>
                    <m:r>
                      <m:rPr/>
                      <m:t>∂</m:t>
                    </m:r>
                  </m:num>
                  <m:den>
                    <m:r>
                      <m:rPr/>
                      <m:t>∂y</m:t>
                    </m:r>
                  </m:den>
                </m:f>
                <m:d>
                  <m:dPr/>
                  <m:e>
                    <m:sSub>
                      <m:sSubPr/>
                      <m:e>
                        <m:r>
                          <m:rPr/>
                          <m:t>K</m:t>
                        </m:r>
                      </m:e>
                      <m:sub>
                        <m:r>
                          <m:rPr/>
                          <m:t>y</m:t>
                        </m:r>
                      </m:sub>
                    </m:sSub>
                    <m:sSub>
                      <m:sSubPr/>
                      <m:e>
                        <m:r>
                          <m:rPr/>
                          <m:t>k</m:t>
                        </m:r>
                      </m:e>
                      <m:sub>
                        <m:r>
                          <m:rPr/>
                          <m:t>r</m:t>
                        </m:r>
                      </m:sub>
                    </m:sSub>
                    <m:f>
                      <m:fPr/>
                      <m:num>
                        <m:r>
                          <m:rPr/>
                          <m:t>∂H</m:t>
                        </m:r>
                      </m:num>
                      <m:den>
                        <m:r>
                          <m:rPr/>
                          <m:t>∂y</m:t>
                        </m:r>
                      </m:den>
                    </m:f>
                  </m:e>
                </m:d>
                <m:r>
                  <m:rPr/>
                  <m:t>+</m:t>
                </m:r>
                <m:f>
                  <m:fPr/>
                  <m:num>
                    <m:r>
                      <m:rPr/>
                      <m:t>∂</m:t>
                    </m:r>
                  </m:num>
                  <m:den>
                    <m:r>
                      <m:rPr/>
                      <m:t>∂z</m:t>
                    </m:r>
                  </m:den>
                </m:f>
                <m:d>
                  <m:dPr/>
                  <m:e>
                    <m:sSub>
                      <m:sSubPr/>
                      <m:e>
                        <m:r>
                          <m:rPr/>
                          <m:t>K</m:t>
                        </m:r>
                      </m:e>
                      <m:sub>
                        <m:r>
                          <m:rPr/>
                          <m:t>z</m:t>
                        </m:r>
                      </m:sub>
                    </m:sSub>
                    <m:sSub>
                      <m:sSubPr/>
                      <m:e>
                        <m:r>
                          <m:rPr/>
                          <m:t>k</m:t>
                        </m:r>
                      </m:e>
                      <m:sub>
                        <m:r>
                          <m:rPr/>
                          <m:t>r</m:t>
                        </m:r>
                      </m:sub>
                    </m:sSub>
                    <m:f>
                      <m:fPr/>
                      <m:num>
                        <m:r>
                          <m:rPr/>
                          <m:t>∂H</m:t>
                        </m:r>
                      </m:num>
                      <m:den>
                        <m:r>
                          <m:rPr/>
                          <m:t>∂z</m:t>
                        </m:r>
                      </m:den>
                    </m:f>
                  </m:e>
                </m:d>
                <m:r>
                  <m:rPr/>
                  <m:t>+s</m:t>
                </m:r>
              </m:oMath>
            </m:oMathPara>
          </w:p>
        </w:tc>
        <w:tc>
          <w:tcPr>
            <w:tcW w:w="848" w:type="dxa"/>
            <w:tcBorders>
              <w:top w:val="nil"/>
              <w:left w:val="nil"/>
              <w:bottom w:val="nil"/>
              <w:right w:val="nil"/>
            </w:tcBorders>
            <w:vAlign w:val="center"/>
          </w:tcPr>
          <w:p w14:paraId="6A0BEE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（4-26）</w:t>
            </w:r>
          </w:p>
        </w:tc>
      </w:tr>
    </w:tbl>
    <w:p w14:paraId="48D547CF">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K</m:t>
            </m:r>
          </m:e>
          <m:sub>
            <m:r>
              <m:rPr/>
              <m:t>y</m:t>
            </m:r>
          </m:sub>
        </m:sSub>
      </m:oMath>
      <w:r>
        <w:rPr>
          <w:rFonts w:ascii="Times New Roman" w:hAnsi="Times New Roman" w:cs="宋体"/>
          <w:sz w:val="24"/>
          <w:lang w:eastAsia="zh-CN"/>
        </w:rPr>
        <w:t>为沿堤方向饱和渗透系数</w:t>
      </w:r>
      <w:r>
        <w:rPr>
          <w:rFonts w:ascii="Times New Roman" w:hAnsi="Times New Roman" w:eastAsia="Times New Roman"/>
          <w:sz w:val="24"/>
          <w:lang w:eastAsia="zh-CN"/>
        </w:rPr>
        <w:t>，m/s；</w:t>
      </w:r>
      <w:r>
        <w:rPr>
          <w:rFonts w:ascii="Times New Roman" w:hAnsi="Times New Roman" w:cs="宋体"/>
          <w:sz w:val="24"/>
          <w:lang w:eastAsia="zh-CN"/>
        </w:rPr>
        <w:t>其余变量定义与前文保持一致</w:t>
      </w:r>
      <w:r>
        <w:rPr>
          <w:rFonts w:ascii="Times New Roman" w:hAnsi="Times New Roman" w:eastAsia="Times New Roman"/>
          <w:sz w:val="24"/>
          <w:lang w:eastAsia="zh-CN"/>
        </w:rPr>
        <w:t>。</w:t>
      </w:r>
      <w:r>
        <w:rPr>
          <w:rFonts w:ascii="Times New Roman" w:hAnsi="Times New Roman" w:cs="宋体"/>
          <w:sz w:val="24"/>
          <w:lang w:eastAsia="zh-CN"/>
        </w:rPr>
        <w:t>全饱和条件下取</w:t>
      </w:r>
      <m:oMath>
        <m:sSub>
          <m:sSubPr/>
          <m:e>
            <m:r>
              <m:rPr/>
              <m:t>k</m:t>
            </m:r>
          </m:e>
          <m:sub>
            <m:r>
              <m:rPr/>
              <m:t>r</m:t>
            </m:r>
          </m:sub>
        </m:sSub>
        <m:r>
          <m:rPr/>
          <m:t>=1</m:t>
        </m:r>
      </m:oMath>
      <w:r>
        <w:rPr>
          <w:rFonts w:ascii="Times New Roman" w:hAnsi="Times New Roman" w:eastAsia="Times New Roman"/>
          <w:sz w:val="24"/>
          <w:lang w:eastAsia="zh-CN"/>
        </w:rPr>
        <w:t>。</w:t>
      </w:r>
    </w:p>
    <w:p w14:paraId="3930B7AD">
      <w:pPr>
        <w:spacing w:after="0" w:line="360" w:lineRule="auto"/>
        <w:rPr>
          <w:lang w:eastAsia="zh-CN"/>
        </w:rPr>
      </w:pPr>
      <w:r>
        <w:rPr>
          <w:rFonts w:ascii="Times New Roman" w:hAnsi="Times New Roman" w:cs="宋体"/>
          <w:sz w:val="24"/>
          <w:lang w:eastAsia="zh-CN"/>
        </w:rPr>
        <w:t>各方向达西通量为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7FEE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9C3FB69">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q</m:t>
                              </m:r>
                            </m:e>
                            <m:sub>
                              <m:r>
                                <m:rPr/>
                                <m:t>x</m:t>
                              </m:r>
                            </m:sub>
                          </m:sSub>
                          <m:sSub>
                            <m:sSubPr/>
                            <m:e>
                              <m:r>
                                <m:rPr/>
                                <m:t>=−K</m:t>
                              </m:r>
                            </m:e>
                            <m:sub>
                              <m:r>
                                <m:rPr/>
                                <m:t>x</m:t>
                              </m:r>
                            </m:sub>
                          </m:sSub>
                          <m:sSub>
                            <m:sSubPr/>
                            <m:e>
                              <m:r>
                                <m:rPr/>
                                <m:t>k</m:t>
                              </m:r>
                            </m:e>
                            <m:sub>
                              <m:r>
                                <m:rPr/>
                                <m:t>r</m:t>
                              </m:r>
                            </m:sub>
                          </m:sSub>
                          <m:r>
                            <m:rPr/>
                            <m:t>∂H/∂x</m:t>
                          </m:r>
                        </m:e>
                      </m:mr>
                      <m:mr>
                        <m:e>
                          <m:sSub>
                            <m:sSubPr/>
                            <m:e>
                              <m:r>
                                <m:rPr/>
                                <m:t>q</m:t>
                              </m:r>
                            </m:e>
                            <m:sub>
                              <m:r>
                                <m:rPr/>
                                <m:t>y</m:t>
                              </m:r>
                            </m:sub>
                          </m:sSub>
                          <m:sSub>
                            <m:sSubPr/>
                            <m:e>
                              <m:r>
                                <m:rPr/>
                                <m:t>=−K</m:t>
                              </m:r>
                            </m:e>
                            <m:sub>
                              <m:r>
                                <m:rPr/>
                                <m:t>y</m:t>
                              </m:r>
                            </m:sub>
                          </m:sSub>
                          <m:sSub>
                            <m:sSubPr/>
                            <m:e>
                              <m:r>
                                <m:rPr/>
                                <m:t>k</m:t>
                              </m:r>
                            </m:e>
                            <m:sub>
                              <m:r>
                                <m:rPr/>
                                <m:t>r</m:t>
                              </m:r>
                            </m:sub>
                          </m:sSub>
                          <m:r>
                            <m:rPr/>
                            <m:t>∂H/∂y</m:t>
                          </m:r>
                        </m:e>
                      </m:mr>
                      <m:mr>
                        <m:e>
                          <m:sSub>
                            <m:sSubPr/>
                            <m:e>
                              <m:r>
                                <m:rPr/>
                                <m:t>q</m:t>
                              </m:r>
                            </m:e>
                            <m:sub>
                              <m:r>
                                <m:rPr/>
                                <m:t>z</m:t>
                              </m:r>
                            </m:sub>
                          </m:sSub>
                          <m:sSub>
                            <m:sSubPr/>
                            <m:e>
                              <m:r>
                                <m:rPr/>
                                <m:t>=−K</m:t>
                              </m:r>
                            </m:e>
                            <m:sub>
                              <m:r>
                                <m:rPr/>
                                <m:t>z</m:t>
                              </m:r>
                            </m:sub>
                          </m:sSub>
                          <m:sSub>
                            <m:sSubPr/>
                            <m:e>
                              <m:r>
                                <m:rPr/>
                                <m:t>k</m:t>
                              </m:r>
                            </m:e>
                            <m:sub>
                              <m:r>
                                <m:rPr/>
                                <m:t>r</m:t>
                              </m:r>
                            </m:sub>
                          </m:sSub>
                          <m:r>
                            <m:rPr/>
                            <m:t>∂H/∂z</m:t>
                          </m:r>
                        </m:e>
                      </m:mr>
                    </m:m>
                  </m:e>
                </m:d>
              </m:oMath>
            </m:oMathPara>
          </w:p>
        </w:tc>
        <w:tc>
          <w:tcPr>
            <w:tcW w:w="848" w:type="dxa"/>
            <w:tcBorders>
              <w:top w:val="nil"/>
              <w:left w:val="nil"/>
              <w:bottom w:val="nil"/>
              <w:right w:val="nil"/>
            </w:tcBorders>
            <w:vAlign w:val="center"/>
          </w:tcPr>
          <w:p w14:paraId="3054E00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（4-27）</w:t>
            </w:r>
          </w:p>
        </w:tc>
      </w:tr>
    </w:tbl>
    <w:p w14:paraId="2018B8D4">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q</m:t>
            </m:r>
          </m:e>
          <m:sub>
            <m:r>
              <m:rPr/>
              <m:t>y</m:t>
            </m:r>
          </m:sub>
        </m:sSub>
      </m:oMath>
      <w:r>
        <w:rPr>
          <w:rFonts w:ascii="Times New Roman" w:hAnsi="Times New Roman" w:cs="宋体"/>
          <w:sz w:val="24"/>
          <w:lang w:eastAsia="zh-CN"/>
        </w:rPr>
        <w:t>为沿堤方向达西通量</w:t>
      </w:r>
      <w:r>
        <w:rPr>
          <w:rFonts w:ascii="Times New Roman" w:hAnsi="Times New Roman" w:eastAsia="Times New Roman"/>
          <w:sz w:val="24"/>
          <w:lang w:eastAsia="zh-CN"/>
        </w:rPr>
        <w:t>，m/s。</w:t>
      </w:r>
      <w:r>
        <w:rPr>
          <w:rFonts w:ascii="Times New Roman" w:hAnsi="Times New Roman" w:cs="宋体"/>
          <w:sz w:val="24"/>
          <w:lang w:eastAsia="zh-CN"/>
        </w:rPr>
        <w:t>三维饱和渗透系数张量取</w:t>
      </w:r>
      <m:oMath>
        <m:sSub>
          <m:sSubPr/>
          <m:e>
            <m:r>
              <m:rPr>
                <m:sty m:val="b"/>
              </m:rPr>
              <m:t>K</m:t>
            </m:r>
          </m:e>
          <m:sub>
            <m:r>
              <m:rPr/>
              <m:t>s</m:t>
            </m:r>
          </m:sub>
        </m:sSub>
        <m:r>
          <m:rPr/>
          <m:t>=</m:t>
        </m:r>
        <m:r>
          <m:rPr>
            <m:sty m:val="p"/>
          </m:rPr>
          <m:t>diag</m:t>
        </m:r>
        <m:sSub>
          <m:sSubPr/>
          <m:e>
            <m:r>
              <m:rPr/>
              <m:t>(K</m:t>
            </m:r>
          </m:e>
          <m:sub>
            <m:r>
              <m:rPr/>
              <m:t>x</m:t>
            </m:r>
          </m:sub>
        </m:sSub>
        <m:sSub>
          <m:sSubPr/>
          <m:e>
            <m:r>
              <m:rPr/>
              <m:t>,K</m:t>
            </m:r>
          </m:e>
          <m:sub>
            <m:r>
              <m:rPr/>
              <m:t>y</m:t>
            </m:r>
          </m:sub>
        </m:sSub>
        <m:sSub>
          <m:sSubPr/>
          <m:e>
            <m:r>
              <m:rPr/>
              <m:t>,K</m:t>
            </m:r>
          </m:e>
          <m:sub>
            <m:r>
              <m:rPr/>
              <m:t>z</m:t>
            </m:r>
          </m:sub>
        </m:sSub>
        <m:r>
          <m:rPr/>
          <m:t>)</m:t>
        </m:r>
      </m:oMath>
      <w:r>
        <w:rPr>
          <w:rFonts w:ascii="Times New Roman" w:hAnsi="Times New Roman" w:eastAsia="Times New Roman"/>
          <w:sz w:val="24"/>
          <w:lang w:eastAsia="zh-CN"/>
        </w:rPr>
        <w:t>。</w:t>
      </w:r>
    </w:p>
    <w:p w14:paraId="6F7762B2">
      <w:pPr>
        <w:spacing w:after="0" w:line="360" w:lineRule="auto"/>
        <w:rPr>
          <w:lang w:eastAsia="zh-CN"/>
        </w:rPr>
      </w:pPr>
      <w:r>
        <w:rPr>
          <w:rFonts w:ascii="Times New Roman" w:hAnsi="Times New Roman" w:eastAsia="Times New Roman" w:cs="Times New Roman"/>
          <w:sz w:val="24"/>
          <w:lang w:eastAsia="zh-CN"/>
        </w:rPr>
        <w:t xml:space="preserve">4.3.2  </w:t>
      </w:r>
      <w:r>
        <w:rPr>
          <w:rFonts w:ascii="Times New Roman" w:hAnsi="Times New Roman" w:cs="宋体"/>
          <w:sz w:val="24"/>
          <w:lang w:eastAsia="zh-CN"/>
        </w:rPr>
        <w:t>模型离散</w:t>
      </w:r>
    </w:p>
    <w:p w14:paraId="52124405">
      <w:pPr>
        <w:spacing w:after="0" w:line="360" w:lineRule="auto"/>
        <w:rPr>
          <w:lang w:eastAsia="zh-CN"/>
        </w:rPr>
      </w:pPr>
      <w:r>
        <w:rPr>
          <w:rFonts w:ascii="Times New Roman" w:hAnsi="Times New Roman" w:cs="宋体"/>
          <w:sz w:val="24"/>
          <w:lang w:eastAsia="zh-CN"/>
        </w:rPr>
        <w:t>采用正交六面体控制体</w:t>
      </w:r>
      <w:r>
        <w:rPr>
          <w:rFonts w:ascii="Times New Roman" w:hAnsi="Times New Roman" w:eastAsia="Times New Roman"/>
          <w:sz w:val="24"/>
          <w:lang w:eastAsia="zh-CN"/>
        </w:rPr>
        <w:t>，</w:t>
      </w:r>
      <w:r>
        <w:rPr>
          <w:rFonts w:ascii="Times New Roman" w:hAnsi="Times New Roman" w:cs="宋体"/>
          <w:sz w:val="24"/>
          <w:lang w:eastAsia="zh-CN"/>
        </w:rPr>
        <w:t>各方向单元尺寸及面面积为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4C37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D51C103">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V</m:t>
                              </m:r>
                            </m:e>
                            <m:sub>
                              <m:r>
                                <m:rPr/>
                                <m:t>P</m:t>
                              </m:r>
                            </m:sub>
                          </m:sSub>
                          <m:r>
                            <m:rPr/>
                            <m:t>=ΔxΔyΔz</m:t>
                          </m:r>
                        </m:e>
                      </m:mr>
                      <m:mr>
                        <m:e>
                          <m:sSub>
                            <m:sSubPr/>
                            <m:e>
                              <m:r>
                                <m:rPr/>
                                <m:t>A</m:t>
                              </m:r>
                            </m:e>
                            <m:sub>
                              <m:r>
                                <m:rPr/>
                                <m:t>x</m:t>
                              </m:r>
                            </m:sub>
                          </m:sSub>
                          <m:r>
                            <m:rPr/>
                            <m:t>=ΔyΔz</m:t>
                          </m:r>
                        </m:e>
                      </m:mr>
                      <m:mr>
                        <m:e>
                          <m:sSub>
                            <m:sSubPr/>
                            <m:e>
                              <m:r>
                                <m:rPr/>
                                <m:t>A</m:t>
                              </m:r>
                            </m:e>
                            <m:sub>
                              <m:r>
                                <m:rPr/>
                                <m:t>y</m:t>
                              </m:r>
                            </m:sub>
                          </m:sSub>
                          <m:r>
                            <m:rPr/>
                            <m:t>=ΔxΔz</m:t>
                          </m:r>
                        </m:e>
                      </m:mr>
                      <m:mr>
                        <m:e>
                          <m:sSub>
                            <m:sSubPr/>
                            <m:e>
                              <m:r>
                                <m:rPr/>
                                <m:t>A</m:t>
                              </m:r>
                            </m:e>
                            <m:sub>
                              <m:r>
                                <m:rPr/>
                                <m:t>z</m:t>
                              </m:r>
                            </m:sub>
                          </m:sSub>
                          <m:r>
                            <m:rPr/>
                            <m:t>=ΔxΔy</m:t>
                          </m:r>
                        </m:e>
                      </m:mr>
                    </m:m>
                  </m:e>
                </m:d>
              </m:oMath>
            </m:oMathPara>
          </w:p>
        </w:tc>
        <w:tc>
          <w:tcPr>
            <w:tcW w:w="848" w:type="dxa"/>
            <w:tcBorders>
              <w:top w:val="nil"/>
              <w:left w:val="nil"/>
              <w:bottom w:val="nil"/>
              <w:right w:val="nil"/>
            </w:tcBorders>
            <w:vAlign w:val="center"/>
          </w:tcPr>
          <w:p w14:paraId="47E2304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（4-28）</w:t>
            </w:r>
          </w:p>
        </w:tc>
      </w:tr>
    </w:tbl>
    <w:p w14:paraId="1BB13F3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Δy</m:t>
        </m:r>
      </m:oMath>
      <w:r>
        <w:rPr>
          <w:rFonts w:ascii="Times New Roman" w:hAnsi="Times New Roman" w:cs="宋体"/>
          <w:sz w:val="24"/>
          <w:lang w:eastAsia="zh-CN"/>
        </w:rPr>
        <w:t>为沿堤网格尺寸</w:t>
      </w:r>
      <w:r>
        <w:rPr>
          <w:rFonts w:ascii="Times New Roman" w:hAnsi="Times New Roman" w:eastAsia="Times New Roman"/>
          <w:sz w:val="24"/>
          <w:lang w:eastAsia="zh-CN"/>
        </w:rPr>
        <w:t>，m；</w:t>
      </w:r>
      <m:oMath>
        <m:sSub>
          <m:sSubPr/>
          <m:e>
            <m:r>
              <m:rPr/>
              <m:t>A</m:t>
            </m:r>
          </m:e>
          <m:sub>
            <m:r>
              <m:rPr/>
              <m:t>y</m:t>
            </m:r>
          </m:sub>
        </m:sSub>
      </m:oMath>
      <w:r>
        <w:rPr>
          <w:rFonts w:ascii="Times New Roman" w:hAnsi="Times New Roman" w:cs="宋体"/>
          <w:sz w:val="24"/>
          <w:lang w:eastAsia="zh-CN"/>
        </w:rPr>
        <w:t>为法向沿</w:t>
      </w:r>
      <m:oMath>
        <m:r>
          <m:rPr/>
          <m:t>y</m:t>
        </m:r>
      </m:oMath>
      <w:r>
        <w:rPr>
          <w:rFonts w:ascii="Times New Roman" w:hAnsi="Times New Roman" w:cs="宋体"/>
          <w:sz w:val="24"/>
          <w:lang w:eastAsia="zh-CN"/>
        </w:rPr>
        <w:t>方向的面面积</w:t>
      </w:r>
      <w:r>
        <w:rPr>
          <w:rFonts w:ascii="Times New Roman" w:hAnsi="Times New Roman" w:eastAsia="Times New Roman"/>
          <w:sz w:val="24"/>
          <w:lang w:eastAsia="zh-CN"/>
        </w:rPr>
        <w:t>，m²。</w:t>
      </w:r>
      <w:r>
        <w:rPr>
          <w:rFonts w:ascii="Times New Roman" w:hAnsi="Times New Roman" w:cs="宋体"/>
          <w:sz w:val="24"/>
          <w:lang w:eastAsia="zh-CN"/>
        </w:rPr>
        <w:t>其余几何量定义同</w:t>
      </w:r>
      <w:r>
        <w:rPr>
          <w:rFonts w:ascii="Times New Roman" w:hAnsi="Times New Roman" w:eastAsia="Times New Roman"/>
          <w:sz w:val="24"/>
          <w:lang w:eastAsia="zh-CN"/>
        </w:rPr>
        <w:t>4.1.2</w:t>
      </w:r>
      <w:r>
        <w:rPr>
          <w:rFonts w:ascii="Times New Roman" w:hAnsi="Times New Roman" w:cs="宋体"/>
          <w:sz w:val="24"/>
          <w:lang w:eastAsia="zh-CN"/>
        </w:rPr>
        <w:t>节</w:t>
      </w:r>
      <w:r>
        <w:rPr>
          <w:rFonts w:ascii="Times New Roman" w:hAnsi="Times New Roman" w:eastAsia="Times New Roman"/>
          <w:sz w:val="24"/>
          <w:lang w:eastAsia="zh-CN"/>
        </w:rPr>
        <w:t>。</w:t>
      </w:r>
      <w:r>
        <w:rPr>
          <w:rFonts w:ascii="Times New Roman" w:hAnsi="Times New Roman" w:cs="宋体"/>
          <w:sz w:val="24"/>
          <w:lang w:eastAsia="zh-CN"/>
        </w:rPr>
        <w:t>每个内部单元最多连接六个相邻控制体</w:t>
      </w:r>
      <w:r>
        <w:rPr>
          <w:rFonts w:ascii="Times New Roman" w:hAnsi="Times New Roman" w:eastAsia="Times New Roman"/>
          <w:sz w:val="24"/>
          <w:lang w:eastAsia="zh-CN"/>
        </w:rPr>
        <w:t>。</w:t>
      </w:r>
      <w:r>
        <w:rPr>
          <w:rFonts w:ascii="Times New Roman" w:hAnsi="Times New Roman" w:cs="宋体"/>
          <w:sz w:val="24"/>
          <w:lang w:eastAsia="zh-CN"/>
        </w:rPr>
        <w:t>以</w:t>
      </w:r>
      <m:oMath>
        <m:r>
          <m:rPr/>
          <m:t>ℓ∈{x,y,z}</m:t>
        </m:r>
      </m:oMath>
      <w:r>
        <w:rPr>
          <w:rFonts w:ascii="Times New Roman" w:hAnsi="Times New Roman" w:cs="宋体"/>
          <w:sz w:val="24"/>
          <w:lang w:eastAsia="zh-CN"/>
        </w:rPr>
        <w:t>表示坐标方向</w:t>
      </w:r>
      <w:r>
        <w:rPr>
          <w:rFonts w:ascii="Times New Roman" w:hAnsi="Times New Roman" w:eastAsia="Times New Roman"/>
          <w:sz w:val="24"/>
          <w:lang w:eastAsia="zh-CN"/>
        </w:rPr>
        <w:t>，</w:t>
      </w:r>
      <m:oMath>
        <m:r>
          <m:rPr/>
          <m:t>P+ℓ</m:t>
        </m:r>
      </m:oMath>
      <w:r>
        <w:rPr>
          <w:rFonts w:ascii="Times New Roman" w:hAnsi="Times New Roman" w:eastAsia="Times New Roman"/>
          <w:sz w:val="24"/>
          <w:lang w:eastAsia="zh-CN"/>
        </w:rPr>
        <w:t>、</w:t>
      </w:r>
      <m:oMath>
        <m:r>
          <m:rPr/>
          <m:t>P−ℓ</m:t>
        </m:r>
      </m:oMath>
      <w:r>
        <w:rPr>
          <w:rFonts w:ascii="Times New Roman" w:hAnsi="Times New Roman" w:cs="宋体"/>
          <w:sz w:val="24"/>
          <w:lang w:eastAsia="zh-CN"/>
        </w:rPr>
        <w:t>表示相应正</w:t>
      </w:r>
      <w:r>
        <w:rPr>
          <w:rFonts w:ascii="Times New Roman" w:hAnsi="Times New Roman" w:eastAsia="Times New Roman"/>
          <w:sz w:val="24"/>
          <w:lang w:eastAsia="zh-CN"/>
        </w:rPr>
        <w:t>、</w:t>
      </w:r>
      <w:r>
        <w:rPr>
          <w:rFonts w:ascii="Times New Roman" w:hAnsi="Times New Roman" w:cs="宋体"/>
          <w:sz w:val="24"/>
          <w:lang w:eastAsia="zh-CN"/>
        </w:rPr>
        <w:t>负方向的邻接单元</w:t>
      </w:r>
      <w:r>
        <w:rPr>
          <w:rFonts w:ascii="Times New Roman" w:hAnsi="Times New Roman" w:eastAsia="Times New Roman"/>
          <w:sz w:val="24"/>
          <w:lang w:eastAsia="zh-CN"/>
        </w:rPr>
        <w:t>，</w:t>
      </w:r>
      <w:r>
        <w:rPr>
          <w:rFonts w:ascii="Times New Roman" w:hAnsi="Times New Roman" w:cs="宋体"/>
          <w:sz w:val="24"/>
          <w:lang w:eastAsia="zh-CN"/>
        </w:rPr>
        <w:t>两点通量离散系数为</w:t>
      </w:r>
      <w:r>
        <w:rPr>
          <w:rFonts w:ascii="Times New Roman" w:hAnsi="Times New Roman" w:eastAsia="Times New Roman"/>
          <w:sz w:val="24"/>
          <w:vertAlign w:val="superscript"/>
          <w:lang w:eastAsia="zh-CN"/>
        </w:rPr>
        <w:t>[193]</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99EE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197DBDD">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T</m:t>
                              </m:r>
                            </m:e>
                            <m:sub>
                              <m:r>
                                <m:rPr/>
                                <m:t>P,P±ℓ</m:t>
                              </m:r>
                            </m:sub>
                          </m:sSub>
                          <m:r>
                            <m:rPr/>
                            <m:t>=</m:t>
                          </m:r>
                          <m:f>
                            <m:fPr/>
                            <m:num>
                              <m:sSub>
                                <m:sSubPr/>
                                <m:e>
                                  <m:r>
                                    <m:rPr/>
                                    <m:t>A</m:t>
                                  </m:r>
                                </m:e>
                                <m:sub>
                                  <m:r>
                                    <m:rPr/>
                                    <m:t>ℓ</m:t>
                                  </m:r>
                                </m:sub>
                              </m:sSub>
                            </m:num>
                            <m:den>
                              <m:r>
                                <m:rPr/>
                                <m:t>Δℓ</m:t>
                              </m:r>
                              <m:sSub>
                                <m:sSubPr/>
                                <m:e>
                                  <m:r>
                                    <m:rPr/>
                                    <m:t>/(2K</m:t>
                                  </m:r>
                                </m:e>
                                <m:sub>
                                  <m:r>
                                    <m:rPr/>
                                    <m:t>ℓ,P</m:t>
                                  </m:r>
                                </m:sub>
                              </m:sSub>
                              <m:sSub>
                                <m:sSubPr/>
                                <m:e>
                                  <m:r>
                                    <m:rPr/>
                                    <m:t>k</m:t>
                                  </m:r>
                                </m:e>
                                <m:sub>
                                  <m:r>
                                    <m:rPr/>
                                    <m:t>r,P</m:t>
                                  </m:r>
                                </m:sub>
                              </m:sSub>
                              <m:r>
                                <m:rPr/>
                                <m:t>)+Δℓ</m:t>
                              </m:r>
                              <m:sSub>
                                <m:sSubPr/>
                                <m:e>
                                  <m:r>
                                    <m:rPr/>
                                    <m:t>/(2K</m:t>
                                  </m:r>
                                </m:e>
                                <m:sub>
                                  <m:r>
                                    <m:rPr/>
                                    <m:t>ℓ,P±ℓ</m:t>
                                  </m:r>
                                </m:sub>
                              </m:sSub>
                              <m:sSub>
                                <m:sSubPr/>
                                <m:e>
                                  <m:r>
                                    <m:rPr/>
                                    <m:t>k</m:t>
                                  </m:r>
                                </m:e>
                                <m:sub>
                                  <m:r>
                                    <m:rPr/>
                                    <m:t>r,P±ℓ</m:t>
                                  </m:r>
                                </m:sub>
                              </m:sSub>
                              <m:r>
                                <m:rPr/>
                                <m:t>)</m:t>
                              </m:r>
                            </m:den>
                          </m:f>
                        </m:e>
                      </m:mr>
                      <m:mr>
                        <m:e>
                          <m:sSub>
                            <m:sSubPr/>
                            <m:e>
                              <m:r>
                                <m:rPr/>
                                <m:t>Q</m:t>
                              </m:r>
                            </m:e>
                            <m:sub>
                              <m:r>
                                <m:rPr/>
                                <m:t>P,P±ℓ</m:t>
                              </m:r>
                            </m:sub>
                          </m:sSub>
                          <m:sSub>
                            <m:sSubPr/>
                            <m:e>
                              <m:r>
                                <m:rPr/>
                                <m:t>=T</m:t>
                              </m:r>
                            </m:e>
                            <m:sub>
                              <m:r>
                                <m:rPr/>
                                <m:t>P,P±ℓ</m:t>
                              </m:r>
                            </m:sub>
                          </m:sSub>
                          <m:sSub>
                            <m:sSubPr/>
                            <m:e>
                              <m:r>
                                <m:rPr/>
                                <m:t>(H</m:t>
                              </m:r>
                            </m:e>
                            <m:sub>
                              <m:r>
                                <m:rPr/>
                                <m:t>P</m:t>
                              </m:r>
                            </m:sub>
                          </m:sSub>
                          <m:sSub>
                            <m:sSubPr/>
                            <m:e>
                              <m:r>
                                <m:rPr/>
                                <m:t>−H</m:t>
                              </m:r>
                            </m:e>
                            <m:sub>
                              <m:r>
                                <m:rPr/>
                                <m:t>P±ℓ</m:t>
                              </m:r>
                            </m:sub>
                          </m:sSub>
                          <m:r>
                            <m:rPr/>
                            <m:t>)</m:t>
                          </m:r>
                        </m:e>
                      </m:mr>
                    </m:m>
                  </m:e>
                </m:d>
              </m:oMath>
            </m:oMathPara>
          </w:p>
        </w:tc>
        <w:tc>
          <w:tcPr>
            <w:tcW w:w="848" w:type="dxa"/>
            <w:tcBorders>
              <w:top w:val="nil"/>
              <w:left w:val="nil"/>
              <w:bottom w:val="nil"/>
              <w:right w:val="nil"/>
            </w:tcBorders>
            <w:vAlign w:val="center"/>
          </w:tcPr>
          <w:p w14:paraId="1DADD42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（4-29）</w:t>
            </w:r>
          </w:p>
        </w:tc>
      </w:tr>
    </w:tbl>
    <w:p w14:paraId="1DEFD42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Δℓ</m:t>
        </m:r>
      </m:oMath>
      <w:r>
        <w:rPr>
          <w:rFonts w:ascii="Times New Roman" w:hAnsi="Times New Roman" w:cs="宋体"/>
          <w:sz w:val="24"/>
          <w:lang w:eastAsia="zh-CN"/>
        </w:rPr>
        <w:t>为所选方向网格尺寸</w:t>
      </w:r>
      <w:r>
        <w:rPr>
          <w:rFonts w:ascii="Times New Roman" w:hAnsi="Times New Roman" w:eastAsia="Times New Roman"/>
          <w:sz w:val="24"/>
          <w:lang w:eastAsia="zh-CN"/>
        </w:rPr>
        <w:t>，m；</w:t>
      </w:r>
      <m:oMath>
        <m:sSub>
          <m:sSubPr/>
          <m:e>
            <m:r>
              <m:rPr/>
              <m:t>A</m:t>
            </m:r>
          </m:e>
          <m:sub>
            <m:r>
              <m:rPr/>
              <m:t>ℓ</m:t>
            </m:r>
          </m:sub>
        </m:sSub>
      </m:oMath>
      <w:r>
        <w:rPr>
          <w:rFonts w:ascii="Times New Roman" w:hAnsi="Times New Roman" w:cs="宋体"/>
          <w:sz w:val="24"/>
          <w:lang w:eastAsia="zh-CN"/>
        </w:rPr>
        <w:t>为对应面面积</w:t>
      </w:r>
      <w:r>
        <w:rPr>
          <w:rFonts w:ascii="Times New Roman" w:hAnsi="Times New Roman" w:eastAsia="Times New Roman"/>
          <w:sz w:val="24"/>
          <w:lang w:eastAsia="zh-CN"/>
        </w:rPr>
        <w:t>，m²；</w:t>
      </w:r>
      <m:oMath>
        <m:sSub>
          <m:sSubPr/>
          <m:e>
            <m:r>
              <m:rPr/>
              <m:t>K</m:t>
            </m:r>
          </m:e>
          <m:sub>
            <m:r>
              <m:rPr/>
              <m:t>ℓ,P</m:t>
            </m:r>
          </m:sub>
        </m:sSub>
      </m:oMath>
      <w:r>
        <w:rPr>
          <w:rFonts w:ascii="Times New Roman" w:hAnsi="Times New Roman" w:cs="宋体"/>
          <w:sz w:val="24"/>
          <w:lang w:eastAsia="zh-CN"/>
        </w:rPr>
        <w:t>为该方向饱和渗透系数</w:t>
      </w:r>
      <w:r>
        <w:rPr>
          <w:rFonts w:ascii="Times New Roman" w:hAnsi="Times New Roman" w:eastAsia="Times New Roman"/>
          <w:sz w:val="24"/>
          <w:lang w:eastAsia="zh-CN"/>
        </w:rPr>
        <w:t>，m/s；</w:t>
      </w:r>
      <m:oMath>
        <m:sSub>
          <m:sSubPr/>
          <m:e>
            <m:r>
              <m:rPr/>
              <m:t>T</m:t>
            </m:r>
          </m:e>
          <m:sub>
            <m:r>
              <m:rPr/>
              <m:t>P,P±ℓ</m:t>
            </m:r>
          </m:sub>
        </m:sSub>
      </m:oMath>
      <w:r>
        <w:rPr>
          <w:rFonts w:ascii="Times New Roman" w:hAnsi="Times New Roman" w:cs="宋体"/>
          <w:sz w:val="24"/>
          <w:lang w:eastAsia="zh-CN"/>
        </w:rPr>
        <w:t>为六个内部面的传导系数</w:t>
      </w:r>
      <w:r>
        <w:rPr>
          <w:rFonts w:ascii="Times New Roman" w:hAnsi="Times New Roman" w:eastAsia="Times New Roman"/>
          <w:sz w:val="24"/>
          <w:lang w:eastAsia="zh-CN"/>
        </w:rPr>
        <w:t>，m²/s；</w:t>
      </w:r>
      <m:oMath>
        <m:sSub>
          <m:sSubPr/>
          <m:e>
            <m:r>
              <m:rPr/>
              <m:t>Q</m:t>
            </m:r>
          </m:e>
          <m:sub>
            <m:r>
              <m:rPr/>
              <m:t>P,P±ℓ</m:t>
            </m:r>
          </m:sub>
        </m:sSub>
      </m:oMath>
      <w:r>
        <w:rPr>
          <w:rFonts w:ascii="Times New Roman" w:hAnsi="Times New Roman" w:cs="宋体"/>
          <w:sz w:val="24"/>
          <w:lang w:eastAsia="zh-CN"/>
        </w:rPr>
        <w:t>为向相应邻接单元的流量</w:t>
      </w:r>
      <w:r>
        <w:rPr>
          <w:rFonts w:ascii="Times New Roman" w:hAnsi="Times New Roman" w:eastAsia="Times New Roman"/>
          <w:sz w:val="24"/>
          <w:lang w:eastAsia="zh-CN"/>
        </w:rPr>
        <w:t>，m³/s。</w:t>
      </w:r>
    </w:p>
    <w:p w14:paraId="14A9819B">
      <w:pPr>
        <w:spacing w:after="0" w:line="360" w:lineRule="auto"/>
        <w:rPr>
          <w:lang w:eastAsia="zh-CN"/>
        </w:rPr>
      </w:pPr>
      <w:r>
        <w:rPr>
          <w:rFonts w:ascii="Times New Roman" w:hAnsi="Times New Roman" w:cs="宋体"/>
          <w:sz w:val="24"/>
          <w:lang w:eastAsia="zh-CN"/>
        </w:rPr>
        <w:t>三维时间离散采用式</w:t>
      </w:r>
      <w:r>
        <w:rPr>
          <w:rFonts w:ascii="Times New Roman" w:hAnsi="Times New Roman" w:eastAsia="Times New Roman"/>
          <w:sz w:val="24"/>
          <w:lang w:eastAsia="zh-CN"/>
        </w:rPr>
        <w:t>（4-21），</w:t>
      </w:r>
      <w:r>
        <w:rPr>
          <w:rFonts w:ascii="Times New Roman" w:hAnsi="Times New Roman" w:cs="宋体"/>
          <w:sz w:val="24"/>
          <w:lang w:eastAsia="zh-CN"/>
        </w:rPr>
        <w:t>其中邻接集合扩展为六个方向</w:t>
      </w:r>
      <w:r>
        <w:rPr>
          <w:rFonts w:ascii="Times New Roman" w:hAnsi="Times New Roman" w:eastAsia="Times New Roman"/>
          <w:sz w:val="24"/>
          <w:lang w:eastAsia="zh-CN"/>
        </w:rPr>
        <w:t>、</w:t>
      </w:r>
      <w:r>
        <w:rPr>
          <w:rFonts w:ascii="Times New Roman" w:hAnsi="Times New Roman" w:cs="宋体"/>
          <w:sz w:val="24"/>
          <w:lang w:eastAsia="zh-CN"/>
        </w:rPr>
        <w:t>控制体体积按式</w:t>
      </w:r>
      <w:r>
        <w:rPr>
          <w:rFonts w:ascii="Times New Roman" w:hAnsi="Times New Roman" w:eastAsia="Times New Roman"/>
          <w:sz w:val="24"/>
          <w:lang w:eastAsia="zh-CN"/>
        </w:rPr>
        <w:t>（4-28）</w:t>
      </w:r>
      <w:r>
        <w:rPr>
          <w:rFonts w:ascii="Times New Roman" w:hAnsi="Times New Roman" w:cs="宋体"/>
          <w:sz w:val="24"/>
          <w:lang w:eastAsia="zh-CN"/>
        </w:rPr>
        <w:t>计算</w:t>
      </w:r>
      <w:r>
        <w:rPr>
          <w:rFonts w:ascii="Times New Roman" w:hAnsi="Times New Roman" w:eastAsia="Times New Roman"/>
          <w:sz w:val="24"/>
          <w:lang w:eastAsia="zh-CN"/>
        </w:rPr>
        <w:t>。</w:t>
      </w:r>
      <w:r>
        <w:rPr>
          <w:rFonts w:ascii="Times New Roman" w:hAnsi="Times New Roman" w:cs="宋体"/>
          <w:sz w:val="24"/>
          <w:lang w:eastAsia="zh-CN"/>
        </w:rPr>
        <w:t>修正</w:t>
      </w:r>
      <w:r>
        <w:rPr>
          <w:rFonts w:ascii="Times New Roman" w:hAnsi="Times New Roman" w:eastAsia="Times New Roman"/>
          <w:sz w:val="24"/>
          <w:lang w:eastAsia="zh-CN"/>
        </w:rPr>
        <w:t>Picard</w:t>
      </w:r>
      <w:r>
        <w:rPr>
          <w:rFonts w:ascii="Times New Roman" w:hAnsi="Times New Roman" w:cs="宋体"/>
          <w:sz w:val="24"/>
          <w:lang w:eastAsia="zh-CN"/>
        </w:rPr>
        <w:t>方程式</w:t>
      </w:r>
      <w:r>
        <w:rPr>
          <w:rFonts w:ascii="Times New Roman" w:hAnsi="Times New Roman" w:eastAsia="Times New Roman"/>
          <w:sz w:val="24"/>
          <w:lang w:eastAsia="zh-CN"/>
        </w:rPr>
        <w:t>（4-22）</w:t>
      </w:r>
      <w:r>
        <w:rPr>
          <w:rFonts w:ascii="Times New Roman" w:hAnsi="Times New Roman" w:cs="宋体"/>
          <w:sz w:val="24"/>
          <w:lang w:eastAsia="zh-CN"/>
        </w:rPr>
        <w:t>在单个控制体上展开为七点格式</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050F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306B311">
            <w:pPr>
              <w:spacing w:before="60" w:after="60" w:line="240" w:lineRule="auto"/>
              <w:ind w:left="0" w:right="0" w:firstLine="0"/>
              <w:jc w:val="center"/>
              <w:rPr>
                <w:rFonts w:ascii="Times New Roman" w:hAnsi="Times New Roman" w:cs="Times New Roman"/>
              </w:rPr>
            </w:pPr>
            <m:oMathPara>
              <m:oMath>
                <m:sSubSup>
                  <m:sSubSupPr/>
                  <m:e>
                    <m:r>
                      <m:rPr/>
                      <m:t>a</m:t>
                    </m:r>
                  </m:e>
                  <m:sub>
                    <m:r>
                      <m:rPr/>
                      <m:t>P</m:t>
                    </m:r>
                  </m:sub>
                  <m:sup>
                    <m:r>
                      <m:rPr/>
                      <m:t>k</m:t>
                    </m:r>
                  </m:sup>
                </m:sSubSup>
                <m:sSubSup>
                  <m:sSubSupPr/>
                  <m:e>
                    <m:r>
                      <m:rPr/>
                      <m:t>H</m:t>
                    </m:r>
                  </m:e>
                  <m:sub>
                    <m:r>
                      <m:rPr/>
                      <m:t>P</m:t>
                    </m:r>
                  </m:sub>
                  <m:sup>
                    <m:r>
                      <m:rPr/>
                      <m:t>k+1,∗</m:t>
                    </m:r>
                  </m:sup>
                </m:sSubSup>
                <m:r>
                  <m:rPr/>
                  <m:t>=</m:t>
                </m:r>
                <m:nary>
                  <m:naryPr>
                    <m:chr m:val="∑"/>
                    <m:limLoc m:val="undOvr"/>
                    <m:supHide m:val="1"/>
                  </m:naryPr>
                  <m:sub>
                    <m:r>
                      <m:rPr/>
                      <m:t>N∈</m:t>
                    </m:r>
                    <m:sSub>
                      <m:sSubPr/>
                      <m:e>
                        <m:r>
                          <m:rPr>
                            <m:sty m:val="p"/>
                          </m:rPr>
                          <m:t>N</m:t>
                        </m:r>
                      </m:e>
                      <m:sub>
                        <m:r>
                          <m:rPr/>
                          <m:t>P</m:t>
                        </m:r>
                      </m:sub>
                    </m:sSub>
                  </m:sub>
                  <m:sup/>
                  <m:e/>
                </m:nary>
                <m:sSubSup>
                  <m:sSubSupPr/>
                  <m:e>
                    <m:r>
                      <m:rPr/>
                      <m:t>T</m:t>
                    </m:r>
                  </m:e>
                  <m:sub>
                    <m:r>
                      <m:rPr/>
                      <m:t>PN</m:t>
                    </m:r>
                  </m:sub>
                  <m:sup>
                    <m:r>
                      <m:rPr/>
                      <m:t>k</m:t>
                    </m:r>
                  </m:sup>
                </m:sSubSup>
                <m:sSubSup>
                  <m:sSubSupPr/>
                  <m:e>
                    <m:r>
                      <m:rPr/>
                      <m:t>H</m:t>
                    </m:r>
                  </m:e>
                  <m:sub>
                    <m:r>
                      <m:rPr/>
                      <m:t>N</m:t>
                    </m:r>
                  </m:sub>
                  <m:sup>
                    <m:r>
                      <m:rPr/>
                      <m:t>k+1,∗</m:t>
                    </m:r>
                  </m:sup>
                </m:sSubSup>
                <m:sSubSup>
                  <m:sSubSupPr/>
                  <m:e>
                    <m:r>
                      <m:rPr/>
                      <m:t>+b</m:t>
                    </m:r>
                  </m:e>
                  <m:sub>
                    <m:r>
                      <m:rPr/>
                      <m:t>P</m:t>
                    </m:r>
                  </m:sub>
                  <m:sup>
                    <m:r>
                      <m:rPr/>
                      <m:t>k</m:t>
                    </m:r>
                  </m:sup>
                </m:sSubSup>
              </m:oMath>
            </m:oMathPara>
          </w:p>
        </w:tc>
        <w:tc>
          <w:tcPr>
            <w:tcW w:w="848" w:type="dxa"/>
            <w:tcBorders>
              <w:top w:val="nil"/>
              <w:left w:val="nil"/>
              <w:bottom w:val="nil"/>
              <w:right w:val="nil"/>
            </w:tcBorders>
            <w:vAlign w:val="center"/>
          </w:tcPr>
          <w:p w14:paraId="1160284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（4-30）</w:t>
            </w:r>
          </w:p>
        </w:tc>
      </w:tr>
    </w:tbl>
    <w:p w14:paraId="699C6879">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Sup>
          <m:sSubSupPr/>
          <m:e>
            <m:r>
              <m:rPr/>
              <m:t>a</m:t>
            </m:r>
          </m:e>
          <m:sub>
            <m:r>
              <m:rPr/>
              <m:t>P</m:t>
            </m:r>
          </m:sub>
          <m:sup>
            <m:r>
              <m:rPr/>
              <m:t>k</m:t>
            </m:r>
          </m:sup>
        </m:sSubSup>
      </m:oMath>
      <w:r>
        <w:rPr>
          <w:rFonts w:ascii="Times New Roman" w:hAnsi="Times New Roman" w:cs="宋体"/>
          <w:sz w:val="24"/>
          <w:lang w:eastAsia="zh-CN"/>
        </w:rPr>
        <w:t>为新时间步长的中心系数</w:t>
      </w:r>
      <w:r>
        <w:rPr>
          <w:rFonts w:ascii="Times New Roman" w:hAnsi="Times New Roman" w:eastAsia="Times New Roman"/>
          <w:sz w:val="24"/>
          <w:lang w:eastAsia="zh-CN"/>
        </w:rPr>
        <w:t>，</w:t>
      </w:r>
      <m:oMath>
        <m:sSubSup>
          <m:sSubSupPr/>
          <m:e>
            <m:r>
              <m:rPr/>
              <m:t>b</m:t>
            </m:r>
          </m:e>
          <m:sub>
            <m:r>
              <m:rPr/>
              <m:t>P</m:t>
            </m:r>
          </m:sub>
          <m:sup>
            <m:r>
              <m:rPr/>
              <m:t>k</m:t>
            </m:r>
          </m:sup>
        </m:sSubSup>
      </m:oMath>
      <w:r>
        <w:rPr>
          <w:rFonts w:ascii="Times New Roman" w:hAnsi="Times New Roman" w:cs="宋体"/>
          <w:sz w:val="24"/>
          <w:lang w:eastAsia="zh-CN"/>
        </w:rPr>
        <w:t>为包含旧时间步长储水及当前迭代修正的右端项</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54DD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E94AF4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Sup>
                            <m:sSubSupPr/>
                            <m:e>
                              <m:r>
                                <m:rPr/>
                                <m:t>a</m:t>
                              </m:r>
                            </m:e>
                            <m:sub>
                              <m:r>
                                <m:rPr/>
                                <m:t>P</m:t>
                              </m:r>
                            </m:sub>
                            <m:sup>
                              <m:r>
                                <m:rPr/>
                                <m:t>k</m:t>
                              </m:r>
                            </m:sup>
                          </m:sSubSup>
                          <m:sSub>
                            <m:sSubPr/>
                            <m:e>
                              <m:r>
                                <m:rPr/>
                                <m:t>=V</m:t>
                              </m:r>
                            </m:e>
                            <m:sub>
                              <m:r>
                                <m:rPr/>
                                <m:t>P</m:t>
                              </m:r>
                            </m:sub>
                          </m:sSub>
                          <m:sSubSup>
                            <m:sSubSupPr/>
                            <m:e>
                              <m:r>
                                <m:rPr/>
                                <m:t>C</m:t>
                              </m:r>
                            </m:e>
                            <m:sub>
                              <m:r>
                                <m:rPr/>
                                <m:t>P</m:t>
                              </m:r>
                            </m:sub>
                            <m:sup>
                              <m:r>
                                <m:rPr/>
                                <m:t>k</m:t>
                              </m:r>
                            </m:sup>
                          </m:sSubSup>
                          <m:r>
                            <m:rPr/>
                            <m:t>/Δt+</m:t>
                          </m:r>
                          <m:nary>
                            <m:naryPr>
                              <m:chr m:val="∑"/>
                              <m:limLoc m:val="undOvr"/>
                              <m:supHide m:val="1"/>
                            </m:naryPr>
                            <m:sub>
                              <m:r>
                                <m:rPr/>
                                <m:t>N</m:t>
                              </m:r>
                            </m:sub>
                            <m:sup/>
                            <m:e/>
                          </m:nary>
                          <m:sSubSup>
                            <m:sSubSupPr/>
                            <m:e>
                              <m:r>
                                <m:rPr/>
                                <m:t>T</m:t>
                              </m:r>
                            </m:e>
                            <m:sub>
                              <m:r>
                                <m:rPr/>
                                <m:t>PN</m:t>
                              </m:r>
                            </m:sub>
                            <m:sup>
                              <m:r>
                                <m:rPr/>
                                <m:t>k</m:t>
                              </m:r>
                            </m:sup>
                          </m:sSubSup>
                          <m:r>
                            <m:rPr/>
                            <m:t>+</m:t>
                          </m:r>
                          <m:nary>
                            <m:naryPr>
                              <m:chr m:val="∑"/>
                              <m:limLoc m:val="undOvr"/>
                              <m:supHide m:val="1"/>
                            </m:naryPr>
                            <m:sub>
                              <m:r>
                                <m:rPr/>
                                <m:t>b</m:t>
                              </m:r>
                            </m:sub>
                            <m:sup/>
                            <m:e/>
                          </m:nary>
                          <m:sSubSup>
                            <m:sSubSupPr/>
                            <m:e>
                              <m:r>
                                <m:rPr/>
                                <m:t>T</m:t>
                              </m:r>
                            </m:e>
                            <m:sub>
                              <m:r>
                                <m:rPr/>
                                <m:t>Pb</m:t>
                              </m:r>
                            </m:sub>
                            <m:sup>
                              <m:r>
                                <m:rPr/>
                                <m:t>k</m:t>
                              </m:r>
                            </m:sup>
                          </m:sSubSup>
                        </m:e>
                      </m:mr>
                      <m:mr>
                        <m:e>
                          <m:sSubSup>
                            <m:sSubSupPr/>
                            <m:e>
                              <m:r>
                                <m:rPr/>
                                <m:t>b</m:t>
                              </m:r>
                            </m:e>
                            <m:sub>
                              <m:r>
                                <m:rPr/>
                                <m:t>P</m:t>
                              </m:r>
                            </m:sub>
                            <m:sup>
                              <m:r>
                                <m:rPr/>
                                <m:t>k</m:t>
                              </m:r>
                            </m:sup>
                          </m:sSubSup>
                          <m:sSub>
                            <m:sSubPr/>
                            <m:e>
                              <m:r>
                                <m:rPr/>
                                <m:t>=s</m:t>
                              </m:r>
                            </m:e>
                            <m:sub>
                              <m:r>
                                <m:rPr/>
                                <m:t>P</m:t>
                              </m:r>
                            </m:sub>
                          </m:sSub>
                          <m:sSub>
                            <m:sSubPr/>
                            <m:e>
                              <m:r>
                                <m:rPr/>
                                <m:t>V</m:t>
                              </m:r>
                            </m:e>
                            <m:sub>
                              <m:r>
                                <m:rPr/>
                                <m:t>P</m:t>
                              </m:r>
                            </m:sub>
                          </m:sSub>
                          <m:r>
                            <m:rPr/>
                            <m:t>+</m:t>
                          </m:r>
                          <m:nary>
                            <m:naryPr>
                              <m:chr m:val="∑"/>
                              <m:limLoc m:val="undOvr"/>
                              <m:supHide m:val="1"/>
                            </m:naryPr>
                            <m:sub>
                              <m:r>
                                <m:rPr/>
                                <m:t>b</m:t>
                              </m:r>
                            </m:sub>
                            <m:sup/>
                            <m:e/>
                          </m:nary>
                          <m:sSubSup>
                            <m:sSubSupPr/>
                            <m:e>
                              <m:r>
                                <m:rPr/>
                                <m:t>T</m:t>
                              </m:r>
                            </m:e>
                            <m:sub>
                              <m:r>
                                <m:rPr/>
                                <m:t>Pb</m:t>
                              </m:r>
                            </m:sub>
                            <m:sup>
                              <m:r>
                                <m:rPr/>
                                <m:t>k</m:t>
                              </m:r>
                            </m:sup>
                          </m:sSubSup>
                          <m:sSub>
                            <m:sSubPr/>
                            <m:e>
                              <m:r>
                                <m:rPr/>
                                <m:t>H</m:t>
                              </m:r>
                            </m:e>
                            <m:sub>
                              <m:r>
                                <m:rPr/>
                                <m:t>b</m:t>
                              </m:r>
                            </m:sub>
                          </m:sSub>
                          <m:r>
                            <m:rPr/>
                            <m:t>+</m:t>
                          </m:r>
                          <m:f>
                            <m:fPr/>
                            <m:num>
                              <m:sSub>
                                <m:sSubPr/>
                                <m:e>
                                  <m:r>
                                    <m:rPr/>
                                    <m:t>V</m:t>
                                  </m:r>
                                </m:e>
                                <m:sub>
                                  <m:r>
                                    <m:rPr/>
                                    <m:t>P</m:t>
                                  </m:r>
                                </m:sub>
                              </m:sSub>
                            </m:num>
                            <m:den>
                              <m:r>
                                <m:rPr/>
                                <m:t>Δt</m:t>
                              </m:r>
                            </m:den>
                          </m:f>
                          <m:sSubSup>
                            <m:sSubSupPr/>
                            <m:e>
                              <m:r>
                                <m:rPr/>
                                <m:t>[C</m:t>
                              </m:r>
                            </m:e>
                            <m:sub>
                              <m:r>
                                <m:rPr/>
                                <m:t>P</m:t>
                              </m:r>
                            </m:sub>
                            <m:sup>
                              <m:r>
                                <m:rPr/>
                                <m:t>k</m:t>
                              </m:r>
                            </m:sup>
                          </m:sSubSup>
                          <m:sSubSup>
                            <m:sSubSupPr/>
                            <m:e>
                              <m:r>
                                <m:rPr/>
                                <m:t>H</m:t>
                              </m:r>
                            </m:e>
                            <m:sub>
                              <m:r>
                                <m:rPr/>
                                <m:t>P</m:t>
                              </m:r>
                            </m:sub>
                            <m:sup>
                              <m:r>
                                <m:rPr/>
                                <m:t>k</m:t>
                              </m:r>
                            </m:sup>
                          </m:sSubSup>
                          <m:sSubSup>
                            <m:sSubSupPr/>
                            <m:e>
                              <m:r>
                                <m:rPr/>
                                <m:t>−W</m:t>
                              </m:r>
                            </m:e>
                            <m:sub>
                              <m:r>
                                <m:rPr/>
                                <m:t>P</m:t>
                              </m:r>
                            </m:sub>
                            <m:sup>
                              <m:r>
                                <m:rPr/>
                                <m:t>k</m:t>
                              </m:r>
                            </m:sup>
                          </m:sSubSup>
                          <m:sSubSup>
                            <m:sSubSupPr/>
                            <m:e>
                              <m:r>
                                <m:rPr/>
                                <m:t>+W</m:t>
                              </m:r>
                            </m:e>
                            <m:sub>
                              <m:r>
                                <m:rPr/>
                                <m:t>P</m:t>
                              </m:r>
                            </m:sub>
                            <m:sup>
                              <m:r>
                                <m:rPr/>
                                <m:t>j</m:t>
                              </m:r>
                            </m:sup>
                          </m:sSubSup>
                          <m:r>
                            <m:rPr/>
                            <m:t>]</m:t>
                          </m:r>
                        </m:e>
                      </m:mr>
                    </m:m>
                  </m:e>
                </m:d>
              </m:oMath>
            </m:oMathPara>
          </w:p>
        </w:tc>
        <w:tc>
          <w:tcPr>
            <w:tcW w:w="848" w:type="dxa"/>
            <w:tcBorders>
              <w:top w:val="nil"/>
              <w:left w:val="nil"/>
              <w:bottom w:val="nil"/>
              <w:right w:val="nil"/>
            </w:tcBorders>
            <w:vAlign w:val="center"/>
          </w:tcPr>
          <w:p w14:paraId="1C62314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（4-31）</w:t>
            </w:r>
          </w:p>
        </w:tc>
      </w:tr>
    </w:tbl>
    <w:p w14:paraId="0E26F98C">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Sup>
          <m:sSubSupPr/>
          <m:e>
            <m:r>
              <m:rPr/>
              <m:t>C</m:t>
            </m:r>
          </m:e>
          <m:sub>
            <m:r>
              <m:rPr/>
              <m:t>P</m:t>
            </m:r>
          </m:sub>
          <m:sup>
            <m:r>
              <m:rPr/>
              <m:t>k</m:t>
            </m:r>
          </m:sup>
        </m:sSubSup>
      </m:oMath>
      <w:r>
        <w:rPr>
          <w:rFonts w:ascii="Times New Roman" w:hAnsi="Times New Roman" w:cs="宋体"/>
          <w:sz w:val="24"/>
          <w:lang w:eastAsia="zh-CN"/>
        </w:rPr>
        <w:t>为当前迭代的单元水容量</w:t>
      </w:r>
      <w:r>
        <w:rPr>
          <w:rFonts w:ascii="Times New Roman" w:hAnsi="Times New Roman" w:eastAsia="Times New Roman"/>
          <w:sz w:val="24"/>
          <w:lang w:eastAsia="zh-CN"/>
        </w:rPr>
        <w:t>，m⁻¹；</w:t>
      </w:r>
      <m:oMath>
        <m:sSubSup>
          <m:sSubSupPr/>
          <m:e>
            <m:r>
              <m:rPr/>
              <m:t>W</m:t>
            </m:r>
          </m:e>
          <m:sub>
            <m:r>
              <m:rPr/>
              <m:t>P</m:t>
            </m:r>
          </m:sub>
          <m:sup>
            <m:r>
              <m:rPr/>
              <m:t>k</m:t>
            </m:r>
          </m:sup>
        </m:sSubSup>
      </m:oMath>
      <w:r>
        <w:rPr>
          <w:rFonts w:ascii="Times New Roman" w:hAnsi="Times New Roman" w:eastAsia="Times New Roman"/>
          <w:sz w:val="24"/>
          <w:lang w:eastAsia="zh-CN"/>
        </w:rPr>
        <w:t>、</w:t>
      </w:r>
      <m:oMath>
        <m:sSubSup>
          <m:sSubSupPr/>
          <m:e>
            <m:r>
              <m:rPr/>
              <m:t>W</m:t>
            </m:r>
          </m:e>
          <m:sub>
            <m:r>
              <m:rPr/>
              <m:t>P</m:t>
            </m:r>
          </m:sub>
          <m:sup>
            <m:r>
              <m:rPr/>
              <m:t>j</m:t>
            </m:r>
          </m:sup>
        </m:sSubSup>
      </m:oMath>
      <w:r>
        <w:rPr>
          <w:rFonts w:ascii="Times New Roman" w:hAnsi="Times New Roman" w:cs="宋体"/>
          <w:sz w:val="24"/>
          <w:lang w:eastAsia="zh-CN"/>
        </w:rPr>
        <w:t>分别为当前迭代和旧时间步长的水量函数</w:t>
      </w:r>
      <w:r>
        <w:rPr>
          <w:rFonts w:ascii="Times New Roman" w:hAnsi="Times New Roman" w:eastAsia="Times New Roman"/>
          <w:sz w:val="24"/>
          <w:lang w:eastAsia="zh-CN"/>
        </w:rPr>
        <w:t>；</w:t>
      </w:r>
      <w:r>
        <w:rPr>
          <w:rFonts w:ascii="Times New Roman" w:hAnsi="Times New Roman" w:cs="宋体"/>
          <w:sz w:val="24"/>
          <w:lang w:eastAsia="zh-CN"/>
        </w:rPr>
        <w:t>其余量定义同前</w:t>
      </w:r>
      <w:r>
        <w:rPr>
          <w:rFonts w:ascii="Times New Roman" w:hAnsi="Times New Roman" w:eastAsia="Times New Roman"/>
          <w:sz w:val="24"/>
          <w:lang w:eastAsia="zh-CN"/>
        </w:rPr>
        <w:t>，</w:t>
      </w:r>
      <w:r>
        <w:rPr>
          <w:rFonts w:ascii="Times New Roman" w:hAnsi="Times New Roman" w:cs="宋体"/>
          <w:sz w:val="24"/>
          <w:lang w:eastAsia="zh-CN"/>
        </w:rPr>
        <w:t>边界值均取新时间步长</w:t>
      </w:r>
      <w:r>
        <w:rPr>
          <w:rFonts w:ascii="Times New Roman" w:hAnsi="Times New Roman" w:eastAsia="Times New Roman"/>
          <w:sz w:val="24"/>
          <w:lang w:eastAsia="zh-CN"/>
        </w:rPr>
        <w:t>。</w:t>
      </w:r>
      <w:r>
        <w:rPr>
          <w:rFonts w:ascii="Times New Roman" w:hAnsi="Times New Roman" w:cs="宋体"/>
          <w:sz w:val="24"/>
          <w:lang w:eastAsia="zh-CN"/>
        </w:rPr>
        <w:t>对于饱和线性问题</w:t>
      </w:r>
      <w:r>
        <w:rPr>
          <w:rFonts w:ascii="Times New Roman" w:hAnsi="Times New Roman" w:eastAsia="Times New Roman"/>
          <w:sz w:val="24"/>
          <w:lang w:eastAsia="zh-CN"/>
        </w:rPr>
        <w:t>，</w:t>
      </w:r>
      <w:r>
        <w:rPr>
          <w:rFonts w:ascii="Times New Roman" w:hAnsi="Times New Roman" w:cs="宋体"/>
          <w:sz w:val="24"/>
          <w:lang w:eastAsia="zh-CN"/>
        </w:rPr>
        <w:t>水量函数与容量分别为</w:t>
      </w:r>
      <m:oMath>
        <m:sSub>
          <m:sSubPr/>
          <m:e>
            <m:r>
              <m:rPr/>
              <m:t>W=S</m:t>
            </m:r>
          </m:e>
          <m:sub>
            <m:r>
              <m:rPr/>
              <m:t>s</m:t>
            </m:r>
          </m:sub>
        </m:sSub>
        <m:r>
          <m:rPr/>
          <m:t>H</m:t>
        </m:r>
      </m:oMath>
      <w:r>
        <w:rPr>
          <w:rFonts w:ascii="Times New Roman" w:hAnsi="Times New Roman" w:cs="宋体"/>
          <w:sz w:val="24"/>
          <w:lang w:eastAsia="zh-CN"/>
        </w:rPr>
        <w:t>和</w:t>
      </w:r>
      <m:oMath>
        <m:sSub>
          <m:sSubPr/>
          <m:e>
            <m:r>
              <m:rPr/>
              <m:t>C=S</m:t>
            </m:r>
          </m:e>
          <m:sub>
            <m:r>
              <m:rPr/>
              <m:t>s</m:t>
            </m:r>
          </m:sub>
        </m:sSub>
      </m:oMath>
      <w:r>
        <w:rPr>
          <w:rFonts w:ascii="Times New Roman" w:hAnsi="Times New Roman" w:eastAsia="Times New Roman"/>
          <w:sz w:val="24"/>
          <w:lang w:eastAsia="zh-CN"/>
        </w:rPr>
        <w:t>，</w:t>
      </w:r>
      <w:r>
        <w:rPr>
          <w:rFonts w:ascii="Times New Roman" w:hAnsi="Times New Roman" w:cs="宋体"/>
          <w:sz w:val="24"/>
          <w:lang w:eastAsia="zh-CN"/>
        </w:rPr>
        <w:t>从而得到七点时间推进系数</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5DD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1B7D82">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a</m:t>
                              </m:r>
                            </m:e>
                            <m:sub>
                              <m:r>
                                <m:rPr/>
                                <m:t>P</m:t>
                              </m:r>
                            </m:sub>
                          </m:sSub>
                          <m:sSub>
                            <m:sSubPr/>
                            <m:e>
                              <m:r>
                                <m:rPr/>
                                <m:t>=V</m:t>
                              </m:r>
                            </m:e>
                            <m:sub>
                              <m:r>
                                <m:rPr/>
                                <m:t>P</m:t>
                              </m:r>
                            </m:sub>
                          </m:sSub>
                          <m:sSub>
                            <m:sSubPr/>
                            <m:e>
                              <m:r>
                                <m:rPr/>
                                <m:t>S</m:t>
                              </m:r>
                            </m:e>
                            <m:sub>
                              <m:r>
                                <m:rPr/>
                                <m:t>s,P</m:t>
                              </m:r>
                            </m:sub>
                          </m:sSub>
                          <m:r>
                            <m:rPr/>
                            <m:t>/Δt+</m:t>
                          </m:r>
                          <m:nary>
                            <m:naryPr>
                              <m:chr m:val="∑"/>
                              <m:limLoc m:val="undOvr"/>
                              <m:supHide m:val="1"/>
                            </m:naryPr>
                            <m:sub>
                              <m:r>
                                <m:rPr/>
                                <m:t>N</m:t>
                              </m:r>
                            </m:sub>
                            <m:sup/>
                            <m:e/>
                          </m:nary>
                          <m:sSub>
                            <m:sSubPr/>
                            <m:e>
                              <m:r>
                                <m:rPr/>
                                <m:t>T</m:t>
                              </m:r>
                            </m:e>
                            <m:sub>
                              <m:r>
                                <m:rPr/>
                                <m:t>PN</m:t>
                              </m:r>
                            </m:sub>
                          </m:sSub>
                          <m:r>
                            <m:rPr/>
                            <m:t>+</m:t>
                          </m:r>
                          <m:nary>
                            <m:naryPr>
                              <m:chr m:val="∑"/>
                              <m:limLoc m:val="undOvr"/>
                              <m:supHide m:val="1"/>
                            </m:naryPr>
                            <m:sub>
                              <m:r>
                                <m:rPr/>
                                <m:t>b</m:t>
                              </m:r>
                            </m:sub>
                            <m:sup/>
                            <m:e/>
                          </m:nary>
                          <m:sSub>
                            <m:sSubPr/>
                            <m:e>
                              <m:r>
                                <m:rPr/>
                                <m:t>T</m:t>
                              </m:r>
                            </m:e>
                            <m:sub>
                              <m:r>
                                <m:rPr/>
                                <m:t>Pb</m:t>
                              </m:r>
                            </m:sub>
                          </m:sSub>
                        </m:e>
                      </m:mr>
                      <m:mr>
                        <m:e>
                          <m:sSub>
                            <m:sSubPr/>
                            <m:e>
                              <m:r>
                                <m:rPr/>
                                <m:t>b</m:t>
                              </m:r>
                            </m:e>
                            <m:sub>
                              <m:r>
                                <m:rPr/>
                                <m:t>P</m:t>
                              </m:r>
                            </m:sub>
                          </m:sSub>
                          <m:sSub>
                            <m:sSubPr/>
                            <m:e>
                              <m:r>
                                <m:rPr/>
                                <m:t>=s</m:t>
                              </m:r>
                            </m:e>
                            <m:sub>
                              <m:r>
                                <m:rPr/>
                                <m:t>P</m:t>
                              </m:r>
                            </m:sub>
                          </m:sSub>
                          <m:sSub>
                            <m:sSubPr/>
                            <m:e>
                              <m:r>
                                <m:rPr/>
                                <m:t>V</m:t>
                              </m:r>
                            </m:e>
                            <m:sub>
                              <m:r>
                                <m:rPr/>
                                <m:t>P</m:t>
                              </m:r>
                            </m:sub>
                          </m:sSub>
                          <m:r>
                            <m:rPr/>
                            <m:t>+</m:t>
                          </m:r>
                          <m:nary>
                            <m:naryPr>
                              <m:chr m:val="∑"/>
                              <m:limLoc m:val="undOvr"/>
                              <m:supHide m:val="1"/>
                            </m:naryPr>
                            <m:sub>
                              <m:r>
                                <m:rPr/>
                                <m:t>b</m:t>
                              </m:r>
                            </m:sub>
                            <m:sup/>
                            <m:e/>
                          </m:nary>
                          <m:sSub>
                            <m:sSubPr/>
                            <m:e>
                              <m:r>
                                <m:rPr/>
                                <m:t>T</m:t>
                              </m:r>
                            </m:e>
                            <m:sub>
                              <m:r>
                                <m:rPr/>
                                <m:t>Pb</m:t>
                              </m:r>
                            </m:sub>
                          </m:sSub>
                          <m:sSubSup>
                            <m:sSubSupPr/>
                            <m:e>
                              <m:r>
                                <m:rPr/>
                                <m:t>H</m:t>
                              </m:r>
                            </m:e>
                            <m:sub>
                              <m:r>
                                <m:rPr/>
                                <m:t>b</m:t>
                              </m:r>
                            </m:sub>
                            <m:sup>
                              <m:r>
                                <m:rPr/>
                                <m:t>j+1</m:t>
                              </m:r>
                            </m:sup>
                          </m:sSubSup>
                          <m:sSub>
                            <m:sSubPr/>
                            <m:e>
                              <m:r>
                                <m:rPr/>
                                <m:t>+V</m:t>
                              </m:r>
                            </m:e>
                            <m:sub>
                              <m:r>
                                <m:rPr/>
                                <m:t>P</m:t>
                              </m:r>
                            </m:sub>
                          </m:sSub>
                          <m:sSub>
                            <m:sSubPr/>
                            <m:e>
                              <m:r>
                                <m:rPr/>
                                <m:t>S</m:t>
                              </m:r>
                            </m:e>
                            <m:sub>
                              <m:r>
                                <m:rPr/>
                                <m:t>s,P</m:t>
                              </m:r>
                            </m:sub>
                          </m:sSub>
                          <m:sSubSup>
                            <m:sSubSupPr/>
                            <m:e>
                              <m:r>
                                <m:rPr/>
                                <m:t>H</m:t>
                              </m:r>
                            </m:e>
                            <m:sub>
                              <m:r>
                                <m:rPr/>
                                <m:t>P</m:t>
                              </m:r>
                            </m:sub>
                            <m:sup>
                              <m:r>
                                <m:rPr/>
                                <m:t>j</m:t>
                              </m:r>
                            </m:sup>
                          </m:sSubSup>
                          <m:r>
                            <m:rPr/>
                            <m:t>/Δt</m:t>
                          </m:r>
                        </m:e>
                      </m:mr>
                    </m:m>
                  </m:e>
                </m:d>
              </m:oMath>
            </m:oMathPara>
          </w:p>
        </w:tc>
        <w:tc>
          <w:tcPr>
            <w:tcW w:w="848" w:type="dxa"/>
            <w:tcBorders>
              <w:top w:val="nil"/>
              <w:left w:val="nil"/>
              <w:bottom w:val="nil"/>
              <w:right w:val="nil"/>
            </w:tcBorders>
            <w:vAlign w:val="center"/>
          </w:tcPr>
          <w:p w14:paraId="7AD3B4E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（4-32）</w:t>
            </w:r>
          </w:p>
        </w:tc>
      </w:tr>
    </w:tbl>
    <w:p w14:paraId="21C8F2B3">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S</m:t>
            </m:r>
          </m:e>
          <m:sub>
            <m:r>
              <m:rPr/>
              <m:t>s,P</m:t>
            </m:r>
          </m:sub>
        </m:sSub>
      </m:oMath>
      <w:r>
        <w:rPr>
          <w:rFonts w:ascii="Times New Roman" w:hAnsi="Times New Roman" w:cs="宋体"/>
          <w:sz w:val="24"/>
          <w:lang w:eastAsia="zh-CN"/>
        </w:rPr>
        <w:t>为单元比贮水量</w:t>
      </w:r>
      <w:r>
        <w:rPr>
          <w:rFonts w:ascii="Times New Roman" w:hAnsi="Times New Roman" w:eastAsia="Times New Roman"/>
          <w:sz w:val="24"/>
          <w:lang w:eastAsia="zh-CN"/>
        </w:rPr>
        <w:t>，m⁻¹；</w:t>
      </w:r>
      <w:r>
        <w:rPr>
          <w:rFonts w:ascii="Times New Roman" w:hAnsi="Times New Roman" w:cs="宋体"/>
          <w:sz w:val="24"/>
          <w:lang w:eastAsia="zh-CN"/>
        </w:rPr>
        <w:t>该式右端仅包含已知的边界值</w:t>
      </w:r>
      <w:r>
        <w:rPr>
          <w:rFonts w:ascii="Times New Roman" w:hAnsi="Times New Roman" w:eastAsia="Times New Roman"/>
          <w:sz w:val="24"/>
          <w:lang w:eastAsia="zh-CN"/>
        </w:rPr>
        <w:t>、</w:t>
      </w:r>
      <w:r>
        <w:rPr>
          <w:rFonts w:ascii="Times New Roman" w:hAnsi="Times New Roman" w:cs="宋体"/>
          <w:sz w:val="24"/>
          <w:lang w:eastAsia="zh-CN"/>
        </w:rPr>
        <w:t>源汇和上一时间步水头</w:t>
      </w:r>
      <w:r>
        <w:rPr>
          <w:rFonts w:ascii="Times New Roman" w:hAnsi="Times New Roman" w:eastAsia="Times New Roman"/>
          <w:sz w:val="24"/>
          <w:lang w:eastAsia="zh-CN"/>
        </w:rPr>
        <w:t>。</w:t>
      </w:r>
      <w:r>
        <w:rPr>
          <w:rFonts w:ascii="Times New Roman" w:hAnsi="Times New Roman" w:cs="宋体"/>
          <w:sz w:val="24"/>
          <w:lang w:eastAsia="zh-CN"/>
        </w:rPr>
        <w:t>内部面流量可进一步换算为方向通量</w:t>
      </w:r>
      <w:r>
        <w:rPr>
          <w:rFonts w:ascii="Times New Roman" w:hAnsi="Times New Roman" w:eastAsia="Times New Roman"/>
          <w:sz w:val="24"/>
          <w:lang w:eastAsia="zh-CN"/>
        </w:rPr>
        <w:t>。</w:t>
      </w:r>
      <w:r>
        <w:rPr>
          <w:rFonts w:ascii="Times New Roman" w:hAnsi="Times New Roman" w:cs="宋体"/>
          <w:sz w:val="24"/>
          <w:lang w:eastAsia="zh-CN"/>
        </w:rPr>
        <w:t>如</w:t>
      </w:r>
      <w:r>
        <w:rPr>
          <w:rFonts w:ascii="Times New Roman" w:hAnsi="Times New Roman" w:eastAsia="Times New Roman"/>
          <w:sz w:val="24"/>
          <w:lang w:eastAsia="zh-CN"/>
        </w:rPr>
        <w:t>，</w:t>
      </w:r>
      <w:r>
        <w:rPr>
          <w:rFonts w:ascii="Times New Roman" w:hAnsi="Times New Roman" w:cs="宋体"/>
          <w:sz w:val="24"/>
          <w:lang w:eastAsia="zh-CN"/>
        </w:rPr>
        <w:t>在</w:t>
      </w:r>
      <m:oMath>
        <m:r>
          <m:rPr/>
          <m:t>x</m:t>
        </m:r>
      </m:oMath>
      <w:r>
        <w:rPr>
          <w:rFonts w:ascii="Times New Roman" w:hAnsi="Times New Roman" w:cs="宋体"/>
          <w:sz w:val="24"/>
          <w:lang w:eastAsia="zh-CN"/>
        </w:rPr>
        <w:t>正向共有面上</w:t>
      </w:r>
      <w:r>
        <w:rPr>
          <w:rFonts w:ascii="Times New Roman" w:hAnsi="Times New Roman" w:eastAsia="Times New Roman"/>
          <w:sz w:val="24"/>
          <w:lang w:eastAsia="zh-CN"/>
        </w:rPr>
        <w:t>，</w:t>
      </w:r>
      <w:r>
        <w:rPr>
          <w:rFonts w:ascii="Times New Roman" w:hAnsi="Times New Roman" w:cs="宋体"/>
          <w:sz w:val="24"/>
          <w:lang w:eastAsia="zh-CN"/>
        </w:rPr>
        <w:t>通量与离散水力坡降分别为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9F82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8222" w:type="dxa"/>
            <w:tcBorders>
              <w:top w:val="nil"/>
              <w:left w:val="nil"/>
              <w:bottom w:val="nil"/>
              <w:right w:val="nil"/>
            </w:tcBorders>
            <w:vAlign w:val="center"/>
          </w:tcPr>
          <w:p w14:paraId="64B8F222">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q</m:t>
                              </m:r>
                            </m:e>
                            <m:sub>
                              <m:r>
                                <m:rPr/>
                                <m:t>x,f</m:t>
                              </m:r>
                            </m:sub>
                          </m:sSub>
                          <m:sSub>
                            <m:sSubPr/>
                            <m:e>
                              <m:r>
                                <m:rPr/>
                                <m:t>=Q</m:t>
                              </m:r>
                            </m:e>
                            <m:sub>
                              <m:r>
                                <m:rPr/>
                                <m:t>P,P+x</m:t>
                              </m:r>
                            </m:sub>
                          </m:sSub>
                          <m:sSub>
                            <m:sSubPr/>
                            <m:e>
                              <m:r>
                                <m:rPr/>
                                <m:t>/A</m:t>
                              </m:r>
                            </m:e>
                            <m:sub>
                              <m:r>
                                <m:rPr/>
                                <m:t>x</m:t>
                              </m:r>
                            </m:sub>
                          </m:sSub>
                        </m:e>
                      </m:mr>
                      <m:mr>
                        <m:e>
                          <m:sSub>
                            <m:sSubPr/>
                            <m:e>
                              <m:r>
                                <m:rPr/>
                                <m:t>i</m:t>
                              </m:r>
                            </m:e>
                            <m:sub>
                              <m:r>
                                <m:rPr/>
                                <m:t>x,f</m:t>
                              </m:r>
                            </m:sub>
                          </m:sSub>
                          <m:sSub>
                            <m:sSubPr/>
                            <m:e>
                              <m:r>
                                <m:rPr/>
                                <m:t>=(H</m:t>
                              </m:r>
                            </m:e>
                            <m:sub>
                              <m:r>
                                <m:rPr/>
                                <m:t>P</m:t>
                              </m:r>
                            </m:sub>
                          </m:sSub>
                          <m:sSub>
                            <m:sSubPr/>
                            <m:e>
                              <m:r>
                                <m:rPr/>
                                <m:t>−H</m:t>
                              </m:r>
                            </m:e>
                            <m:sub>
                              <m:r>
                                <m:rPr/>
                                <m:t>P+x</m:t>
                              </m:r>
                            </m:sub>
                          </m:sSub>
                          <m:r>
                            <m:rPr/>
                            <m:t>)/Δx</m:t>
                          </m:r>
                        </m:e>
                      </m:mr>
                    </m:m>
                  </m:e>
                </m:d>
              </m:oMath>
            </m:oMathPara>
          </w:p>
        </w:tc>
        <w:tc>
          <w:tcPr>
            <w:tcW w:w="848" w:type="dxa"/>
            <w:tcBorders>
              <w:top w:val="nil"/>
              <w:left w:val="nil"/>
              <w:bottom w:val="nil"/>
              <w:right w:val="nil"/>
            </w:tcBorders>
            <w:vAlign w:val="center"/>
          </w:tcPr>
          <w:p w14:paraId="7105EB4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（4-33）</w:t>
            </w:r>
          </w:p>
        </w:tc>
      </w:tr>
    </w:tbl>
    <w:p w14:paraId="460C33D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q</m:t>
            </m:r>
          </m:e>
          <m:sub>
            <m:r>
              <m:rPr/>
              <m:t>x,f</m:t>
            </m:r>
          </m:sub>
        </m:sSub>
      </m:oMath>
      <w:r>
        <w:rPr>
          <w:rFonts w:ascii="Times New Roman" w:hAnsi="Times New Roman" w:cs="宋体"/>
          <w:sz w:val="24"/>
          <w:lang w:eastAsia="zh-CN"/>
        </w:rPr>
        <w:t>为共有面沿</w:t>
      </w:r>
      <m:oMath>
        <m:r>
          <m:rPr/>
          <m:t>x</m:t>
        </m:r>
      </m:oMath>
      <w:r>
        <w:rPr>
          <w:rFonts w:ascii="Times New Roman" w:hAnsi="Times New Roman" w:cs="宋体"/>
          <w:sz w:val="24"/>
          <w:lang w:eastAsia="zh-CN"/>
        </w:rPr>
        <w:t>正向的达西通量</w:t>
      </w:r>
      <w:r>
        <w:rPr>
          <w:rFonts w:ascii="Times New Roman" w:hAnsi="Times New Roman" w:eastAsia="Times New Roman"/>
          <w:sz w:val="24"/>
          <w:lang w:eastAsia="zh-CN"/>
        </w:rPr>
        <w:t>，m/s；</w:t>
      </w:r>
      <m:oMath>
        <m:sSub>
          <m:sSubPr/>
          <m:e>
            <m:r>
              <m:rPr/>
              <m:t>i</m:t>
            </m:r>
          </m:e>
          <m:sub>
            <m:r>
              <m:rPr/>
              <m:t>x,f</m:t>
            </m:r>
          </m:sub>
        </m:sSub>
      </m:oMath>
      <w:r>
        <w:rPr>
          <w:rFonts w:ascii="Times New Roman" w:hAnsi="Times New Roman" w:cs="宋体"/>
          <w:sz w:val="24"/>
          <w:lang w:eastAsia="zh-CN"/>
        </w:rPr>
        <w:t>为相应方向的水力坡降</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方向按同一规则计算</w:t>
      </w:r>
      <w:r>
        <w:rPr>
          <w:rFonts w:ascii="Times New Roman" w:hAnsi="Times New Roman" w:eastAsia="Times New Roman"/>
          <w:sz w:val="24"/>
          <w:lang w:eastAsia="zh-CN"/>
        </w:rPr>
        <w:t>。</w:t>
      </w:r>
      <w:r>
        <w:rPr>
          <w:rFonts w:ascii="Times New Roman" w:hAnsi="Times New Roman" w:cs="宋体"/>
          <w:sz w:val="24"/>
          <w:lang w:eastAsia="zh-CN"/>
        </w:rPr>
        <w:t>定水头面传导系数沿用式</w:t>
      </w:r>
      <w:r>
        <w:rPr>
          <w:rFonts w:ascii="Times New Roman" w:hAnsi="Times New Roman" w:eastAsia="Times New Roman"/>
          <w:sz w:val="24"/>
          <w:lang w:eastAsia="zh-CN"/>
        </w:rPr>
        <w:t>（4-9），</w:t>
      </w:r>
      <w:r>
        <w:rPr>
          <w:rFonts w:ascii="Times New Roman" w:hAnsi="Times New Roman" w:cs="宋体"/>
          <w:sz w:val="24"/>
          <w:lang w:eastAsia="zh-CN"/>
        </w:rPr>
        <w:t>中心至边界距离取半个网格尺寸</w:t>
      </w:r>
      <w:r>
        <w:rPr>
          <w:rFonts w:ascii="Times New Roman" w:hAnsi="Times New Roman" w:eastAsia="Times New Roman"/>
          <w:sz w:val="24"/>
          <w:lang w:eastAsia="zh-CN"/>
        </w:rPr>
        <w:t>。</w:t>
      </w:r>
      <w:r>
        <w:rPr>
          <w:rFonts w:ascii="Times New Roman" w:hAnsi="Times New Roman" w:cs="宋体"/>
          <w:sz w:val="24"/>
          <w:lang w:eastAsia="zh-CN"/>
        </w:rPr>
        <w:t>收敛由水头修正和局部守恒共同判定</w:t>
      </w:r>
      <w:r>
        <w:rPr>
          <w:rFonts w:ascii="Times New Roman" w:hAnsi="Times New Roman" w:eastAsia="Times New Roman"/>
          <w:sz w:val="24"/>
          <w:lang w:eastAsia="zh-CN"/>
        </w:rPr>
        <w:t>，</w:t>
      </w:r>
      <w:r>
        <w:rPr>
          <w:rFonts w:ascii="Times New Roman" w:hAnsi="Times New Roman" w:cs="宋体"/>
          <w:sz w:val="24"/>
          <w:lang w:eastAsia="zh-CN"/>
        </w:rPr>
        <w:t>全域水量平衡按式</w:t>
      </w:r>
      <w:r>
        <w:rPr>
          <w:rFonts w:ascii="Times New Roman" w:hAnsi="Times New Roman" w:eastAsia="Times New Roman"/>
          <w:sz w:val="24"/>
          <w:lang w:eastAsia="zh-CN"/>
        </w:rPr>
        <w:t>（4-23）</w:t>
      </w:r>
      <w:r>
        <w:rPr>
          <w:rFonts w:ascii="Times New Roman" w:hAnsi="Times New Roman" w:cs="宋体"/>
          <w:sz w:val="24"/>
          <w:lang w:eastAsia="zh-CN"/>
        </w:rPr>
        <w:t>计算</w:t>
      </w:r>
      <w:r>
        <w:rPr>
          <w:rFonts w:ascii="Times New Roman" w:hAnsi="Times New Roman" w:eastAsia="Times New Roman"/>
          <w:sz w:val="24"/>
          <w:lang w:eastAsia="zh-CN"/>
        </w:rPr>
        <w:t>。</w:t>
      </w:r>
    </w:p>
    <w:p w14:paraId="5D2CCEDD">
      <w:pPr>
        <w:spacing w:after="0" w:line="360" w:lineRule="auto"/>
        <w:rPr>
          <w:lang w:eastAsia="zh-CN"/>
        </w:rPr>
      </w:pPr>
      <w:r>
        <w:rPr>
          <w:rFonts w:ascii="Times New Roman" w:hAnsi="Times New Roman" w:eastAsia="Times New Roman" w:cs="Times New Roman"/>
          <w:sz w:val="24"/>
          <w:lang w:eastAsia="zh-CN"/>
        </w:rPr>
        <w:t xml:space="preserve">4.3.3  </w:t>
      </w:r>
      <w:r>
        <w:rPr>
          <w:rFonts w:ascii="Times New Roman" w:hAnsi="Times New Roman" w:cs="宋体"/>
          <w:sz w:val="24"/>
          <w:lang w:eastAsia="zh-CN"/>
        </w:rPr>
        <w:t>模型验证</w:t>
      </w:r>
    </w:p>
    <w:p w14:paraId="33590F3F">
      <w:pPr>
        <w:pStyle w:val="6"/>
      </w:pPr>
      <w:r>
        <w:rPr>
          <w:rFonts w:ascii="Times New Roman" w:hAnsi="Times New Roman"/>
        </w:rPr>
        <w:t>（1）三维各向异性解析解验证</w:t>
      </w:r>
    </w:p>
    <w:p w14:paraId="3B48B9C4">
      <w:pPr>
        <w:spacing w:after="0" w:line="360" w:lineRule="auto"/>
        <w:rPr>
          <w:lang w:eastAsia="zh-CN"/>
        </w:rPr>
      </w:pPr>
      <w:r>
        <w:rPr>
          <w:rFonts w:ascii="Times New Roman" w:hAnsi="Times New Roman" w:cs="宋体"/>
          <w:sz w:val="24"/>
          <w:lang w:eastAsia="zh-CN"/>
        </w:rPr>
        <w:t>取</w:t>
      </w:r>
      <w:r>
        <w:rPr>
          <w:rFonts w:ascii="Times New Roman" w:hAnsi="Times New Roman" w:eastAsia="Times New Roman"/>
          <w:sz w:val="24"/>
          <w:lang w:eastAsia="zh-CN"/>
        </w:rPr>
        <w:t>8 m×5 m×3 m</w:t>
      </w:r>
      <w:r>
        <w:rPr>
          <w:rFonts w:ascii="Times New Roman" w:hAnsi="Times New Roman" w:cs="宋体"/>
          <w:sz w:val="24"/>
          <w:lang w:eastAsia="zh-CN"/>
        </w:rPr>
        <w:t>的饱和域</w:t>
      </w:r>
      <w:r>
        <w:rPr>
          <w:rFonts w:ascii="Times New Roman" w:hAnsi="Times New Roman" w:eastAsia="Times New Roman"/>
          <w:sz w:val="24"/>
          <w:lang w:eastAsia="zh-CN"/>
        </w:rPr>
        <w:t>，</w:t>
      </w:r>
      <w:r>
        <w:rPr>
          <w:rFonts w:ascii="Times New Roman" w:hAnsi="Times New Roman" w:cs="宋体"/>
          <w:sz w:val="24"/>
          <w:lang w:eastAsia="zh-CN"/>
        </w:rPr>
        <w:t>沿</w:t>
      </w:r>
      <m:oMath>
        <m:r>
          <m:rPr/>
          <m:t>x</m:t>
        </m:r>
      </m:oMath>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方向的渗透系数依次为</w:t>
      </w:r>
      <w:r>
        <w:rPr>
          <w:rFonts w:ascii="Times New Roman" w:hAnsi="Times New Roman" w:eastAsia="Times New Roman"/>
          <w:sz w:val="24"/>
          <w:lang w:eastAsia="zh-CN"/>
        </w:rPr>
        <w:t>4×10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、1.5×10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5×10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m/s，</w:t>
      </w:r>
      <w:r>
        <w:rPr>
          <w:rFonts w:ascii="Times New Roman" w:hAnsi="Times New Roman" w:cs="宋体"/>
          <w:sz w:val="24"/>
          <w:lang w:eastAsia="zh-CN"/>
        </w:rPr>
        <w:t>比贮水量为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 xml:space="preserve"> m⁻¹。</w:t>
      </w:r>
      <w:r>
        <w:rPr>
          <w:rFonts w:ascii="Times New Roman" w:hAnsi="Times New Roman" w:cs="宋体"/>
          <w:sz w:val="24"/>
          <w:lang w:eastAsia="zh-CN"/>
        </w:rPr>
        <w:t>左右边界为定水头</w:t>
      </w:r>
      <w:r>
        <w:rPr>
          <w:rFonts w:ascii="Times New Roman" w:hAnsi="Times New Roman" w:eastAsia="Times New Roman"/>
          <w:sz w:val="24"/>
          <w:lang w:eastAsia="zh-CN"/>
        </w:rPr>
        <w:t>，</w:t>
      </w:r>
      <w:r>
        <w:rPr>
          <w:rFonts w:ascii="Times New Roman" w:hAnsi="Times New Roman" w:cs="宋体"/>
          <w:sz w:val="24"/>
          <w:lang w:eastAsia="zh-CN"/>
        </w:rPr>
        <w:t>其余四面无流</w:t>
      </w:r>
      <w:r>
        <w:rPr>
          <w:rFonts w:ascii="Times New Roman" w:hAnsi="Times New Roman" w:eastAsia="Times New Roman"/>
          <w:sz w:val="24"/>
          <w:lang w:eastAsia="zh-CN"/>
        </w:rPr>
        <w:t>。</w:t>
      </w:r>
      <w:r>
        <w:rPr>
          <w:rFonts w:ascii="Times New Roman" w:hAnsi="Times New Roman" w:cs="宋体"/>
          <w:sz w:val="24"/>
          <w:lang w:eastAsia="zh-CN"/>
        </w:rPr>
        <w:t>解析形态为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2B68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D34DD38">
            <w:pPr>
              <w:spacing w:before="60" w:after="60" w:line="240" w:lineRule="auto"/>
              <w:ind w:left="0" w:right="0" w:firstLine="0"/>
              <w:jc w:val="center"/>
              <w:rPr>
                <w:rFonts w:ascii="Times New Roman" w:hAnsi="Times New Roman" w:cs="Times New Roman"/>
              </w:rPr>
            </w:pPr>
            <m:oMathPara>
              <m:oMath>
                <m:sSub>
                  <m:sSubPr/>
                  <m:e>
                    <m:r>
                      <m:rPr/>
                      <m:t>H=H</m:t>
                    </m:r>
                  </m:e>
                  <m:sub>
                    <m:r>
                      <m:rPr/>
                      <m:t>0</m:t>
                    </m:r>
                  </m:sub>
                </m:sSub>
                <m:sSub>
                  <m:sSubPr/>
                  <m:e>
                    <m:r>
                      <m:rPr/>
                      <m:t>+A</m:t>
                    </m:r>
                  </m:e>
                  <m:sub>
                    <m:r>
                      <m:rPr/>
                      <m:t>0</m:t>
                    </m:r>
                  </m:sub>
                </m:sSub>
                <m:r>
                  <m:rPr>
                    <m:sty m:val="p"/>
                  </m:rPr>
                  <m:t>sin</m:t>
                </m:r>
                <m:r>
                  <m:rPr/>
                  <m:t>(π</m:t>
                </m:r>
                <m:sSub>
                  <m:sSubPr/>
                  <m:e>
                    <m:r>
                      <m:rPr/>
                      <m:t>x/L</m:t>
                    </m:r>
                  </m:e>
                  <m:sub>
                    <m:r>
                      <m:rPr/>
                      <m:t>x</m:t>
                    </m:r>
                  </m:sub>
                </m:sSub>
                <m:r>
                  <m:rPr/>
                  <m:t>)</m:t>
                </m:r>
                <m:r>
                  <m:rPr>
                    <m:sty m:val="p"/>
                  </m:rPr>
                  <m:t>cos</m:t>
                </m:r>
                <m:r>
                  <m:rPr/>
                  <m:t>(π</m:t>
                </m:r>
                <m:sSub>
                  <m:sSubPr/>
                  <m:e>
                    <m:r>
                      <m:rPr/>
                      <m:t>y/L</m:t>
                    </m:r>
                  </m:e>
                  <m:sub>
                    <m:r>
                      <m:rPr/>
                      <m:t>y</m:t>
                    </m:r>
                  </m:sub>
                </m:sSub>
                <m:r>
                  <m:rPr/>
                  <m:t>)</m:t>
                </m:r>
                <m:r>
                  <m:rPr>
                    <m:sty m:val="p"/>
                  </m:rPr>
                  <m:t>cos</m:t>
                </m:r>
                <m:r>
                  <m:rPr/>
                  <m:t>(π</m:t>
                </m:r>
                <m:sSub>
                  <m:sSubPr/>
                  <m:e>
                    <m:r>
                      <m:rPr/>
                      <m:t>z/L</m:t>
                    </m:r>
                  </m:e>
                  <m:sub>
                    <m:r>
                      <m:rPr/>
                      <m:t>z</m:t>
                    </m:r>
                  </m:sub>
                </m:sSub>
                <m:sSup>
                  <m:sSupPr/>
                  <m:e>
                    <m:r>
                      <m:rPr/>
                      <m:t>)e</m:t>
                    </m:r>
                  </m:e>
                  <m:sup>
                    <m:r>
                      <m:rPr/>
                      <m:t>−</m:t>
                    </m:r>
                    <m:sSub>
                      <m:sSubPr/>
                      <m:e>
                        <m:r>
                          <m:rPr/>
                          <m:t>λ</m:t>
                        </m:r>
                      </m:e>
                      <m:sub>
                        <m:r>
                          <m:rPr/>
                          <m:t>3</m:t>
                        </m:r>
                      </m:sub>
                    </m:sSub>
                    <m:r>
                      <m:rPr/>
                      <m:t>t</m:t>
                    </m:r>
                  </m:sup>
                </m:sSup>
              </m:oMath>
            </m:oMathPara>
          </w:p>
        </w:tc>
        <w:tc>
          <w:tcPr>
            <w:tcW w:w="848" w:type="dxa"/>
            <w:tcBorders>
              <w:top w:val="nil"/>
              <w:left w:val="nil"/>
              <w:bottom w:val="nil"/>
              <w:right w:val="nil"/>
            </w:tcBorders>
            <w:vAlign w:val="center"/>
          </w:tcPr>
          <w:p w14:paraId="2089CEB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（4-34）</w:t>
            </w:r>
          </w:p>
        </w:tc>
      </w:tr>
    </w:tbl>
    <w:p w14:paraId="7DDA981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L</m:t>
            </m:r>
          </m:e>
          <m:sub>
            <m:r>
              <m:rPr/>
              <m:t>y</m:t>
            </m:r>
          </m:sub>
        </m:sSub>
        <m:r>
          <m:rPr/>
          <m:t>=5 </m:t>
        </m:r>
        <m:r>
          <m:rPr>
            <m:sty m:val="p"/>
          </m:rPr>
          <m:t>m</m:t>
        </m:r>
      </m:oMath>
      <w:r>
        <w:rPr>
          <w:rFonts w:ascii="Times New Roman" w:hAnsi="Times New Roman" w:cs="宋体"/>
          <w:sz w:val="24"/>
          <w:lang w:eastAsia="zh-CN"/>
        </w:rPr>
        <w:t>为域宽</w:t>
      </w:r>
      <w:r>
        <w:rPr>
          <w:rFonts w:ascii="Times New Roman" w:hAnsi="Times New Roman" w:eastAsia="Times New Roman"/>
          <w:sz w:val="24"/>
          <w:lang w:eastAsia="zh-CN"/>
        </w:rPr>
        <w:t>；</w:t>
      </w:r>
      <m:oMath>
        <m:sSub>
          <m:sSubPr/>
          <m:e>
            <m:r>
              <m:rPr/>
              <m:t>H</m:t>
            </m:r>
          </m:e>
          <m:sub>
            <m:r>
              <m:rPr/>
              <m:t>0</m:t>
            </m:r>
          </m:sub>
        </m:sSub>
        <m:r>
          <m:rPr/>
          <m:t>=10 </m:t>
        </m:r>
        <m:r>
          <m:rPr>
            <m:sty m:val="p"/>
          </m:rPr>
          <m:t>m</m:t>
        </m:r>
      </m:oMath>
      <w:r>
        <w:rPr>
          <w:rFonts w:ascii="Times New Roman" w:hAnsi="Times New Roman" w:eastAsia="Times New Roman"/>
          <w:sz w:val="24"/>
          <w:lang w:eastAsia="zh-CN"/>
        </w:rPr>
        <w:t>、</w:t>
      </w:r>
      <m:oMath>
        <m:sSub>
          <m:sSubPr/>
          <m:e>
            <m:r>
              <m:rPr/>
              <m:t>A</m:t>
            </m:r>
          </m:e>
          <m:sub>
            <m:r>
              <m:rPr/>
              <m:t>0</m:t>
            </m:r>
          </m:sub>
        </m:sSub>
        <m:r>
          <m:rPr/>
          <m:t>=0.5 </m:t>
        </m:r>
        <m:r>
          <m:rPr>
            <m:sty m:val="p"/>
          </m:rPr>
          <m:t>m</m:t>
        </m:r>
      </m:oMath>
      <w:r>
        <w:rPr>
          <w:rFonts w:ascii="Times New Roman" w:hAnsi="Times New Roman" w:eastAsia="Times New Roman"/>
          <w:sz w:val="24"/>
          <w:lang w:eastAsia="zh-CN"/>
        </w:rPr>
        <w:t>、</w:t>
      </w:r>
      <m:oMath>
        <m:sSub>
          <m:sSubPr/>
          <m:e>
            <m:r>
              <m:rPr/>
              <m:t>L</m:t>
            </m:r>
          </m:e>
          <m:sub>
            <m:r>
              <m:rPr/>
              <m:t>x</m:t>
            </m:r>
          </m:sub>
        </m:sSub>
        <m:r>
          <m:rPr/>
          <m:t>=8 </m:t>
        </m:r>
        <m:r>
          <m:rPr>
            <m:sty m:val="p"/>
          </m:rPr>
          <m:t>m</m:t>
        </m:r>
      </m:oMath>
      <w:r>
        <w:rPr>
          <w:rFonts w:ascii="Times New Roman" w:hAnsi="Times New Roman" w:cs="宋体"/>
          <w:sz w:val="24"/>
          <w:lang w:eastAsia="zh-CN"/>
        </w:rPr>
        <w:t>和</w:t>
      </w:r>
      <m:oMath>
        <m:sSub>
          <m:sSubPr/>
          <m:e>
            <m:r>
              <m:rPr/>
              <m:t>L</m:t>
            </m:r>
          </m:e>
          <m:sub>
            <m:r>
              <m:rPr/>
              <m:t>z</m:t>
            </m:r>
          </m:sub>
        </m:sSub>
        <m:r>
          <m:rPr/>
          <m:t>=3 </m:t>
        </m:r>
        <m:r>
          <m:rPr>
            <m:sty m:val="p"/>
          </m:rPr>
          <m:t>m</m:t>
        </m:r>
      </m:oMath>
      <w:r>
        <w:rPr>
          <w:rFonts w:ascii="Times New Roman" w:hAnsi="Times New Roman" w:cs="宋体"/>
          <w:sz w:val="24"/>
          <w:lang w:eastAsia="zh-CN"/>
        </w:rPr>
        <w:t>的定义同二维解析问题</w:t>
      </w:r>
      <w:r>
        <w:rPr>
          <w:rFonts w:ascii="Times New Roman" w:hAnsi="Times New Roman" w:eastAsia="Times New Roman"/>
          <w:sz w:val="24"/>
          <w:lang w:eastAsia="zh-CN"/>
        </w:rPr>
        <w:t>；</w:t>
      </w:r>
      <m:oMath>
        <m:sSub>
          <m:sSubPr/>
          <m:e>
            <m:r>
              <m:rPr/>
              <m:t>λ</m:t>
            </m:r>
          </m:e>
          <m:sub>
            <m:r>
              <m:rPr/>
              <m:t>3</m:t>
            </m:r>
          </m:sub>
        </m:sSub>
      </m:oMath>
      <w:r>
        <w:rPr>
          <w:rFonts w:ascii="Times New Roman" w:hAnsi="Times New Roman" w:cs="宋体"/>
          <w:sz w:val="24"/>
          <w:lang w:eastAsia="zh-CN"/>
        </w:rPr>
        <w:t>为三维衰减率</w:t>
      </w:r>
      <w:r>
        <w:rPr>
          <w:rFonts w:ascii="Times New Roman" w:hAnsi="Times New Roman" w:eastAsia="Times New Roman"/>
          <w:sz w:val="24"/>
          <w:lang w:eastAsia="zh-CN"/>
        </w:rPr>
        <w:t>，s⁻¹：</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94D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CA81FB">
            <w:pPr>
              <w:spacing w:before="60" w:after="60" w:line="240" w:lineRule="auto"/>
              <w:ind w:left="0" w:right="0" w:firstLine="0"/>
              <w:jc w:val="center"/>
              <w:rPr>
                <w:rFonts w:ascii="Times New Roman" w:hAnsi="Times New Roman" w:cs="Times New Roman"/>
              </w:rPr>
            </w:pPr>
            <m:oMathPara>
              <m:oMath>
                <m:sSub>
                  <m:sSubPr/>
                  <m:e>
                    <m:r>
                      <m:rPr/>
                      <m:t>λ</m:t>
                    </m:r>
                  </m:e>
                  <m:sub>
                    <m:r>
                      <m:rPr/>
                      <m:t>3</m:t>
                    </m:r>
                  </m:sub>
                </m:sSub>
                <m:r>
                  <m:rPr/>
                  <m:t>=</m:t>
                </m:r>
                <m:f>
                  <m:fPr/>
                  <m:num>
                    <m:r>
                      <m:rPr/>
                      <m:t>1</m:t>
                    </m:r>
                  </m:num>
                  <m:den>
                    <m:sSub>
                      <m:sSubPr/>
                      <m:e>
                        <m:r>
                          <m:rPr/>
                          <m:t>S</m:t>
                        </m:r>
                      </m:e>
                      <m:sub>
                        <m:r>
                          <m:rPr/>
                          <m:t>s</m:t>
                        </m:r>
                      </m:sub>
                    </m:sSub>
                  </m:den>
                </m:f>
                <m:d>
                  <m:dPr>
                    <m:begChr m:val="["/>
                    <m:endChr m:val="]"/>
                  </m:dPr>
                  <m:e>
                    <m:sSub>
                      <m:sSubPr/>
                      <m:e>
                        <m:r>
                          <m:rPr/>
                          <m:t>K</m:t>
                        </m:r>
                      </m:e>
                      <m:sub>
                        <m:r>
                          <m:rPr/>
                          <m:t>x</m:t>
                        </m:r>
                      </m:sub>
                    </m:sSub>
                    <m:r>
                      <m:rPr/>
                      <m:t>(π</m:t>
                    </m:r>
                    <m:sSub>
                      <m:sSubPr/>
                      <m:e>
                        <m:r>
                          <m:rPr/>
                          <m:t>/L</m:t>
                        </m:r>
                      </m:e>
                      <m:sub>
                        <m:r>
                          <m:rPr/>
                          <m:t>x</m:t>
                        </m:r>
                      </m:sub>
                    </m:sSub>
                    <m:sSup>
                      <m:sSupPr/>
                      <m:e>
                        <m:r>
                          <m:rPr/>
                          <m:t>)</m:t>
                        </m:r>
                      </m:e>
                      <m:sup>
                        <m:r>
                          <m:rPr/>
                          <m:t>2</m:t>
                        </m:r>
                      </m:sup>
                    </m:sSup>
                    <m:sSub>
                      <m:sSubPr/>
                      <m:e>
                        <m:r>
                          <m:rPr/>
                          <m:t>+K</m:t>
                        </m:r>
                      </m:e>
                      <m:sub>
                        <m:r>
                          <m:rPr/>
                          <m:t>y</m:t>
                        </m:r>
                      </m:sub>
                    </m:sSub>
                    <m:r>
                      <m:rPr/>
                      <m:t>(π</m:t>
                    </m:r>
                    <m:sSub>
                      <m:sSubPr/>
                      <m:e>
                        <m:r>
                          <m:rPr/>
                          <m:t>/L</m:t>
                        </m:r>
                      </m:e>
                      <m:sub>
                        <m:r>
                          <m:rPr/>
                          <m:t>y</m:t>
                        </m:r>
                      </m:sub>
                    </m:sSub>
                    <m:sSup>
                      <m:sSupPr/>
                      <m:e>
                        <m:r>
                          <m:rPr/>
                          <m:t>)</m:t>
                        </m:r>
                      </m:e>
                      <m:sup>
                        <m:r>
                          <m:rPr/>
                          <m:t>2</m:t>
                        </m:r>
                      </m:sup>
                    </m:sSup>
                    <m:sSub>
                      <m:sSubPr/>
                      <m:e>
                        <m:r>
                          <m:rPr/>
                          <m:t>+K</m:t>
                        </m:r>
                      </m:e>
                      <m:sub>
                        <m:r>
                          <m:rPr/>
                          <m:t>z</m:t>
                        </m:r>
                      </m:sub>
                    </m:sSub>
                    <m:r>
                      <m:rPr/>
                      <m:t>(π</m:t>
                    </m:r>
                    <m:sSub>
                      <m:sSubPr/>
                      <m:e>
                        <m:r>
                          <m:rPr/>
                          <m:t>/L</m:t>
                        </m:r>
                      </m:e>
                      <m:sub>
                        <m:r>
                          <m:rPr/>
                          <m:t>z</m:t>
                        </m:r>
                      </m:sub>
                    </m:sSub>
                    <m:sSup>
                      <m:sSupPr/>
                      <m:e>
                        <m:r>
                          <m:rPr/>
                          <m:t>)</m:t>
                        </m:r>
                      </m:e>
                      <m:sup>
                        <m:r>
                          <m:rPr/>
                          <m:t>2</m:t>
                        </m:r>
                      </m:sup>
                    </m:sSup>
                  </m:e>
                </m:d>
              </m:oMath>
            </m:oMathPara>
          </w:p>
        </w:tc>
        <w:tc>
          <w:tcPr>
            <w:tcW w:w="848" w:type="dxa"/>
            <w:tcBorders>
              <w:top w:val="nil"/>
              <w:left w:val="nil"/>
              <w:bottom w:val="nil"/>
              <w:right w:val="nil"/>
            </w:tcBorders>
            <w:vAlign w:val="center"/>
          </w:tcPr>
          <w:p w14:paraId="7AC7284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（4-35）</w:t>
            </w:r>
          </w:p>
        </w:tc>
      </w:tr>
    </w:tbl>
    <w:p w14:paraId="71AEF71F">
      <w:pPr>
        <w:spacing w:after="0" w:line="360" w:lineRule="auto"/>
        <w:rPr>
          <w:lang w:eastAsia="zh-CN"/>
        </w:rPr>
      </w:pPr>
      <w:r>
        <w:rPr>
          <w:rFonts w:ascii="Times New Roman" w:hAnsi="Times New Roman" w:cs="宋体"/>
          <w:sz w:val="24"/>
          <w:lang w:eastAsia="zh-CN"/>
        </w:rPr>
        <w:t>式</w:t>
      </w:r>
      <w:r>
        <w:rPr>
          <w:rFonts w:ascii="Times New Roman" w:hAnsi="Times New Roman" w:eastAsia="Times New Roman"/>
          <w:sz w:val="24"/>
          <w:lang w:eastAsia="zh-CN"/>
        </w:rPr>
        <w:t>（4-35）</w:t>
      </w:r>
      <w:r>
        <w:rPr>
          <w:rFonts w:ascii="Times New Roman" w:hAnsi="Times New Roman" w:cs="宋体"/>
          <w:sz w:val="24"/>
          <w:lang w:eastAsia="zh-CN"/>
        </w:rPr>
        <w:t>中的三项分别为三个坐标方向对衰减率的贡献</w:t>
      </w:r>
      <w:r>
        <w:rPr>
          <w:rFonts w:ascii="Times New Roman" w:hAnsi="Times New Roman" w:eastAsia="Times New Roman"/>
          <w:sz w:val="24"/>
          <w:lang w:eastAsia="zh-CN"/>
        </w:rPr>
        <w:t>。</w:t>
      </w:r>
      <w:r>
        <w:rPr>
          <w:rFonts w:ascii="Times New Roman" w:hAnsi="Times New Roman" w:cs="宋体"/>
          <w:sz w:val="24"/>
          <w:lang w:eastAsia="zh-CN"/>
        </w:rPr>
        <w:t>初始水头取式</w:t>
      </w:r>
      <w:r>
        <w:rPr>
          <w:rFonts w:ascii="Times New Roman" w:hAnsi="Times New Roman" w:eastAsia="Times New Roman"/>
          <w:sz w:val="24"/>
          <w:lang w:eastAsia="zh-CN"/>
        </w:rPr>
        <w:t>（4-34）</w:t>
      </w:r>
      <w:r>
        <w:rPr>
          <w:rFonts w:ascii="Times New Roman" w:hAnsi="Times New Roman" w:cs="宋体"/>
          <w:sz w:val="24"/>
          <w:lang w:eastAsia="zh-CN"/>
        </w:rPr>
        <w:t>在</w:t>
      </w:r>
      <m:oMath>
        <m:r>
          <m:rPr/>
          <m:t>t=0</m:t>
        </m:r>
      </m:oMath>
      <w:r>
        <w:rPr>
          <w:rFonts w:ascii="Times New Roman" w:hAnsi="Times New Roman" w:cs="宋体"/>
          <w:sz w:val="24"/>
          <w:lang w:eastAsia="zh-CN"/>
        </w:rPr>
        <w:t>时的分布</w:t>
      </w:r>
      <w:r>
        <w:rPr>
          <w:rFonts w:ascii="Times New Roman" w:hAnsi="Times New Roman" w:eastAsia="Times New Roman"/>
          <w:sz w:val="24"/>
          <w:lang w:eastAsia="zh-CN"/>
        </w:rPr>
        <w:t>。</w:t>
      </w:r>
    </w:p>
    <w:p w14:paraId="604B554C">
      <w:pPr>
        <w:spacing w:after="0" w:line="360" w:lineRule="auto"/>
        <w:rPr>
          <w:lang w:eastAsia="zh-CN"/>
        </w:rPr>
      </w:pPr>
      <w:r>
        <w:rPr>
          <w:rFonts w:ascii="Times New Roman" w:hAnsi="Times New Roman" w:cs="宋体"/>
          <w:sz w:val="24"/>
          <w:lang w:eastAsia="zh-CN"/>
        </w:rPr>
        <w:t>为区分连续解析误差与离散求解误差</w:t>
      </w:r>
      <w:r>
        <w:rPr>
          <w:rFonts w:ascii="Times New Roman" w:hAnsi="Times New Roman" w:eastAsia="Times New Roman"/>
          <w:sz w:val="24"/>
          <w:lang w:eastAsia="zh-CN"/>
        </w:rPr>
        <w:t>，</w:t>
      </w:r>
      <w:r>
        <w:rPr>
          <w:rFonts w:ascii="Times New Roman" w:hAnsi="Times New Roman" w:cs="宋体"/>
          <w:sz w:val="24"/>
          <w:lang w:eastAsia="zh-CN"/>
        </w:rPr>
        <w:t>均匀网格上的离散衰减率及</w:t>
      </w:r>
      <w:r>
        <w:rPr>
          <w:rFonts w:ascii="Times New Roman" w:hAnsi="Times New Roman" w:eastAsia="Times New Roman"/>
          <w:sz w:val="24"/>
          <w:lang w:eastAsia="zh-CN"/>
        </w:rPr>
        <w:t>Euler</w:t>
      </w:r>
      <w:r>
        <w:rPr>
          <w:rFonts w:ascii="Times New Roman" w:hAnsi="Times New Roman" w:cs="宋体"/>
          <w:sz w:val="24"/>
          <w:lang w:eastAsia="zh-CN"/>
        </w:rPr>
        <w:t>格式：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4D90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2E3BA3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λ</m:t>
                              </m:r>
                            </m:e>
                            <m:sub>
                              <m:r>
                                <m:rPr/>
                                <m:t>h</m:t>
                              </m:r>
                            </m:sub>
                          </m:sSub>
                          <m:r>
                            <m:rPr/>
                            <m:t>=</m:t>
                          </m:r>
                          <m:f>
                            <m:fPr/>
                            <m:num>
                              <m:r>
                                <m:rPr/>
                                <m:t>1</m:t>
                              </m:r>
                            </m:num>
                            <m:den>
                              <m:sSub>
                                <m:sSubPr/>
                                <m:e>
                                  <m:r>
                                    <m:rPr/>
                                    <m:t>S</m:t>
                                  </m:r>
                                </m:e>
                                <m:sub>
                                  <m:r>
                                    <m:rPr/>
                                    <m:t>s</m:t>
                                  </m:r>
                                </m:sub>
                              </m:sSub>
                            </m:den>
                          </m:f>
                          <m:nary>
                            <m:naryPr>
                              <m:chr m:val="∑"/>
                              <m:limLoc m:val="undOvr"/>
                              <m:supHide m:val="1"/>
                            </m:naryPr>
                            <m:sub>
                              <m:r>
                                <m:rPr/>
                                <m:t>ℓ=x,y,z</m:t>
                              </m:r>
                            </m:sub>
                            <m:sup/>
                            <m:e/>
                          </m:nary>
                          <m:f>
                            <m:fPr/>
                            <m:num>
                              <m:sSub>
                                <m:sSubPr/>
                                <m:e>
                                  <m:r>
                                    <m:rPr/>
                                    <m:t>4K</m:t>
                                  </m:r>
                                </m:e>
                                <m:sub>
                                  <m:r>
                                    <m:rPr/>
                                    <m:t>ℓ</m:t>
                                  </m:r>
                                </m:sub>
                              </m:sSub>
                            </m:num>
                            <m:den>
                              <m:r>
                                <m:rPr/>
                                <m:t>Δ</m:t>
                              </m:r>
                              <m:sSup>
                                <m:sSupPr/>
                                <m:e>
                                  <m:r>
                                    <m:rPr/>
                                    <m:t>ℓ</m:t>
                                  </m:r>
                                </m:e>
                                <m:sup>
                                  <m:r>
                                    <m:rPr/>
                                    <m:t>2</m:t>
                                  </m:r>
                                </m:sup>
                              </m:sSup>
                            </m:den>
                          </m:f>
                          <m:sSup>
                            <m:sSupPr/>
                            <m:e>
                              <m:r>
                                <m:rPr>
                                  <m:sty m:val="p"/>
                                </m:rPr>
                                <m:t>sin</m:t>
                              </m:r>
                            </m:e>
                            <m:sup>
                              <m:r>
                                <m:rPr/>
                                <m:t>2</m:t>
                              </m:r>
                            </m:sup>
                          </m:sSup>
                          <m:d>
                            <m:dPr/>
                            <m:e>
                              <m:f>
                                <m:fPr/>
                                <m:num>
                                  <m:r>
                                    <m:rPr/>
                                    <m:t>πΔℓ</m:t>
                                  </m:r>
                                </m:num>
                                <m:den>
                                  <m:sSub>
                                    <m:sSubPr/>
                                    <m:e>
                                      <m:r>
                                        <m:rPr/>
                                        <m:t>2L</m:t>
                                      </m:r>
                                    </m:e>
                                    <m:sub>
                                      <m:r>
                                        <m:rPr/>
                                        <m:t>ℓ</m:t>
                                      </m:r>
                                    </m:sub>
                                  </m:sSub>
                                </m:den>
                              </m:f>
                            </m:e>
                          </m:d>
                        </m:e>
                      </m:mr>
                      <m:mr>
                        <m:e>
                          <m:sSub>
                            <m:sSubPr/>
                            <m:e>
                              <m:r>
                                <m:rPr/>
                                <m:t>A</m:t>
                              </m:r>
                            </m:e>
                            <m:sub>
                              <m:r>
                                <m:rPr/>
                                <m:t>j</m:t>
                              </m:r>
                            </m:sub>
                          </m:sSub>
                          <m:sSub>
                            <m:sSubPr/>
                            <m:e>
                              <m:r>
                                <m:rPr/>
                                <m:t>=A</m:t>
                              </m:r>
                            </m:e>
                            <m:sub>
                              <m:r>
                                <m:rPr/>
                                <m:t>0</m:t>
                              </m:r>
                            </m:sub>
                          </m:sSub>
                          <m:r>
                            <m:rPr/>
                            <m:t>(1+</m:t>
                          </m:r>
                          <m:sSub>
                            <m:sSubPr/>
                            <m:e>
                              <m:r>
                                <m:rPr/>
                                <m:t>λ</m:t>
                              </m:r>
                            </m:e>
                            <m:sub>
                              <m:r>
                                <m:rPr/>
                                <m:t>h</m:t>
                              </m:r>
                            </m:sub>
                          </m:sSub>
                          <m:r>
                            <m:rPr/>
                            <m:t>Δ</m:t>
                          </m:r>
                          <m:sSup>
                            <m:sSupPr/>
                            <m:e>
                              <m:r>
                                <m:rPr/>
                                <m:t>t)</m:t>
                              </m:r>
                            </m:e>
                            <m:sup>
                              <m:r>
                                <m:rPr/>
                                <m:t>−j</m:t>
                              </m:r>
                            </m:sup>
                          </m:sSup>
                        </m:e>
                      </m:mr>
                    </m:m>
                  </m:e>
                </m:d>
              </m:oMath>
            </m:oMathPara>
          </w:p>
        </w:tc>
        <w:tc>
          <w:tcPr>
            <w:tcW w:w="848" w:type="dxa"/>
            <w:tcBorders>
              <w:top w:val="nil"/>
              <w:left w:val="nil"/>
              <w:bottom w:val="nil"/>
              <w:right w:val="nil"/>
            </w:tcBorders>
            <w:vAlign w:val="center"/>
          </w:tcPr>
          <w:p w14:paraId="7317232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（4-36）</w:t>
            </w:r>
          </w:p>
        </w:tc>
      </w:tr>
    </w:tbl>
    <w:p w14:paraId="340E435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λ</m:t>
            </m:r>
          </m:e>
          <m:sub>
            <m:r>
              <m:rPr/>
              <m:t>h</m:t>
            </m:r>
          </m:sub>
        </m:sSub>
      </m:oMath>
      <w:r>
        <w:rPr>
          <w:rFonts w:ascii="Times New Roman" w:hAnsi="Times New Roman" w:cs="宋体"/>
          <w:sz w:val="24"/>
          <w:lang w:eastAsia="zh-CN"/>
        </w:rPr>
        <w:t>为空间离散衰减率</w:t>
      </w:r>
      <w:r>
        <w:rPr>
          <w:rFonts w:ascii="Times New Roman" w:hAnsi="Times New Roman" w:eastAsia="Times New Roman"/>
          <w:sz w:val="24"/>
          <w:lang w:eastAsia="zh-CN"/>
        </w:rPr>
        <w:t>，s⁻¹；</w:t>
      </w:r>
      <m:oMath>
        <m:sSub>
          <m:sSubPr/>
          <m:e>
            <m:r>
              <m:rPr/>
              <m:t>L</m:t>
            </m:r>
          </m:e>
          <m:sub>
            <m:r>
              <m:rPr/>
              <m:t>ℓ</m:t>
            </m:r>
          </m:sub>
        </m:sSub>
      </m:oMath>
      <w:r>
        <w:rPr>
          <w:rFonts w:ascii="Times New Roman" w:hAnsi="Times New Roman" w:cs="宋体"/>
          <w:sz w:val="24"/>
          <w:lang w:eastAsia="zh-CN"/>
        </w:rPr>
        <w:t>为该方向域长</w:t>
      </w:r>
      <w:r>
        <w:rPr>
          <w:rFonts w:ascii="Times New Roman" w:hAnsi="Times New Roman" w:eastAsia="Times New Roman"/>
          <w:sz w:val="24"/>
          <w:lang w:eastAsia="zh-CN"/>
        </w:rPr>
        <w:t>，m；</w:t>
      </w:r>
      <m:oMath>
        <m:sSub>
          <m:sSubPr/>
          <m:e>
            <m:r>
              <m:rPr/>
              <m:t>A</m:t>
            </m:r>
          </m:e>
          <m:sub>
            <m:r>
              <m:rPr/>
              <m:t>j</m:t>
            </m:r>
          </m:sub>
        </m:sSub>
      </m:oMath>
      <w:r>
        <w:rPr>
          <w:rFonts w:ascii="Times New Roman" w:hAnsi="Times New Roman" w:cs="宋体"/>
          <w:sz w:val="24"/>
          <w:lang w:eastAsia="zh-CN"/>
        </w:rPr>
        <w:t>为第</w:t>
      </w:r>
      <m:oMath>
        <m:r>
          <m:rPr/>
          <m:t>j</m:t>
        </m:r>
      </m:oMath>
      <w:r>
        <w:rPr>
          <w:rFonts w:ascii="Times New Roman" w:hAnsi="Times New Roman" w:cs="宋体"/>
          <w:sz w:val="24"/>
          <w:lang w:eastAsia="zh-CN"/>
        </w:rPr>
        <w:t>个等长时间步的离散模态振幅</w:t>
      </w:r>
      <w:r>
        <w:rPr>
          <w:rFonts w:ascii="Times New Roman" w:hAnsi="Times New Roman" w:eastAsia="Times New Roman"/>
          <w:sz w:val="24"/>
          <w:lang w:eastAsia="zh-CN"/>
        </w:rPr>
        <w:t>，m；</w:t>
      </w:r>
      <m:oMath>
        <m:r>
          <m:rPr/>
          <m:t>j</m:t>
        </m:r>
      </m:oMath>
      <w:r>
        <w:rPr>
          <w:rFonts w:ascii="Times New Roman" w:hAnsi="Times New Roman" w:cs="宋体"/>
          <w:sz w:val="24"/>
          <w:lang w:eastAsia="zh-CN"/>
        </w:rPr>
        <w:t>为时间步长编号</w:t>
      </w:r>
      <w:r>
        <w:rPr>
          <w:rFonts w:ascii="Times New Roman" w:hAnsi="Times New Roman" w:eastAsia="Times New Roman"/>
          <w:sz w:val="24"/>
          <w:lang w:eastAsia="zh-CN"/>
        </w:rPr>
        <w:t>。</w:t>
      </w:r>
    </w:p>
    <w:p w14:paraId="223A3B7F">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4-11</w:t>
      </w:r>
      <w:r>
        <w:rPr>
          <w:rFonts w:ascii="Times New Roman" w:hAnsi="Times New Roman" w:cs="宋体"/>
          <w:sz w:val="24"/>
          <w:lang w:eastAsia="zh-CN"/>
        </w:rPr>
        <w:t>与图</w:t>
      </w:r>
      <w:r>
        <w:rPr>
          <w:rFonts w:ascii="Times New Roman" w:hAnsi="Times New Roman" w:eastAsia="Times New Roman"/>
          <w:sz w:val="24"/>
          <w:lang w:eastAsia="zh-CN"/>
        </w:rPr>
        <w:t>4-12</w:t>
      </w:r>
      <w:r>
        <w:rPr>
          <w:rFonts w:ascii="Times New Roman" w:hAnsi="Times New Roman" w:cs="宋体"/>
          <w:sz w:val="24"/>
          <w:lang w:eastAsia="zh-CN"/>
        </w:rPr>
        <w:t>对比了三维水头</w:t>
      </w:r>
      <w:r>
        <w:rPr>
          <w:rFonts w:ascii="Times New Roman" w:hAnsi="Times New Roman" w:eastAsia="Times New Roman"/>
          <w:sz w:val="24"/>
          <w:lang w:eastAsia="zh-CN"/>
        </w:rPr>
        <w:t>、</w:t>
      </w:r>
      <w:r>
        <w:rPr>
          <w:rFonts w:ascii="Times New Roman" w:hAnsi="Times New Roman" w:cs="宋体"/>
          <w:sz w:val="24"/>
          <w:lang w:eastAsia="zh-CN"/>
        </w:rPr>
        <w:t>三向通量及时间误差</w:t>
      </w:r>
      <w:r>
        <w:rPr>
          <w:rFonts w:ascii="Times New Roman" w:hAnsi="Times New Roman" w:eastAsia="Times New Roman"/>
          <w:sz w:val="24"/>
          <w:lang w:eastAsia="zh-CN"/>
        </w:rPr>
        <w:t>。</w:t>
      </w:r>
      <w:r>
        <w:rPr>
          <w:rFonts w:ascii="Times New Roman" w:hAnsi="Times New Roman" w:cs="宋体"/>
          <w:sz w:val="24"/>
          <w:lang w:eastAsia="zh-CN"/>
        </w:rPr>
        <w:t>三级网格为</w:t>
      </w:r>
      <w:r>
        <w:rPr>
          <w:rFonts w:ascii="Times New Roman" w:hAnsi="Times New Roman" w:eastAsia="Times New Roman"/>
          <w:sz w:val="24"/>
          <w:lang w:eastAsia="zh-CN"/>
        </w:rPr>
        <w:t>24×16×12、36×24×18</w:t>
      </w:r>
      <w:r>
        <w:rPr>
          <w:rFonts w:ascii="Times New Roman" w:hAnsi="Times New Roman" w:cs="宋体"/>
          <w:sz w:val="24"/>
          <w:lang w:eastAsia="zh-CN"/>
        </w:rPr>
        <w:t>和</w:t>
      </w:r>
      <w:r>
        <w:rPr>
          <w:rFonts w:ascii="Times New Roman" w:hAnsi="Times New Roman" w:eastAsia="Times New Roman"/>
          <w:sz w:val="24"/>
          <w:lang w:eastAsia="zh-CN"/>
        </w:rPr>
        <w:t>48×32×24。</w:t>
      </w:r>
      <w:r>
        <w:rPr>
          <w:rFonts w:ascii="Times New Roman" w:hAnsi="Times New Roman" w:cs="宋体"/>
          <w:sz w:val="24"/>
          <w:lang w:eastAsia="zh-CN"/>
        </w:rPr>
        <w:t>图</w:t>
      </w:r>
      <w:r>
        <w:rPr>
          <w:rFonts w:ascii="Times New Roman" w:hAnsi="Times New Roman" w:eastAsia="Times New Roman"/>
          <w:sz w:val="24"/>
          <w:lang w:eastAsia="zh-CN"/>
        </w:rPr>
        <w:t>4-13</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0.001357 m，</w:t>
      </w:r>
      <w:r>
        <w:rPr>
          <w:rFonts w:ascii="Times New Roman" w:hAnsi="Times New Roman" w:cs="宋体"/>
          <w:sz w:val="24"/>
          <w:lang w:eastAsia="zh-CN"/>
        </w:rPr>
        <w:t>均方根变化为</w:t>
      </w:r>
      <w:r>
        <w:rPr>
          <w:rFonts w:ascii="Times New Roman" w:hAnsi="Times New Roman" w:eastAsia="Times New Roman"/>
          <w:sz w:val="24"/>
          <w:lang w:eastAsia="zh-CN"/>
        </w:rPr>
        <w:t>0.0003739 m，</w:t>
      </w:r>
      <w:r>
        <w:rPr>
          <w:rFonts w:ascii="Times New Roman" w:hAnsi="Times New Roman" w:cs="宋体"/>
          <w:sz w:val="24"/>
          <w:lang w:eastAsia="zh-CN"/>
        </w:rPr>
        <w:t>出流变化为</w:t>
      </w:r>
      <w:r>
        <w:rPr>
          <w:rFonts w:ascii="Times New Roman" w:hAnsi="Times New Roman" w:eastAsia="Times New Roman"/>
          <w:sz w:val="24"/>
          <w:lang w:eastAsia="zh-CN"/>
        </w:rPr>
        <w:t>0.09592%，</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2F093747">
      <w:pPr>
        <w:spacing w:before="120" w:after="0" w:line="240" w:lineRule="auto"/>
        <w:ind w:firstLine="0"/>
        <w:jc w:val="center"/>
        <w:rPr>
          <w:rFonts w:ascii="Times New Roman" w:hAnsi="Times New Roman" w:cs="Times New Roman"/>
        </w:rPr>
      </w:pPr>
      <w:r>
        <w:drawing>
          <wp:inline distT="0" distB="0" distL="0" distR="0">
            <wp:extent cx="5399405" cy="2055495"/>
            <wp:effectExtent l="0" t="0" r="0" b="1905"/>
            <wp:docPr id="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
                    <pic:cNvPicPr>
                      <a:picLocks noChangeAspect="1"/>
                    </pic:cNvPicPr>
                  </pic:nvPicPr>
                  <pic:blipFill>
                    <a:blip r:embed="rId126"/>
                    <a:stretch>
                      <a:fillRect/>
                    </a:stretch>
                  </pic:blipFill>
                  <pic:spPr>
                    <a:xfrm>
                      <a:off x="0" y="0"/>
                      <a:ext cx="5400000" cy="2055891"/>
                    </a:xfrm>
                    <a:prstGeom prst="rect">
                      <a:avLst/>
                    </a:prstGeom>
                  </pic:spPr>
                </pic:pic>
              </a:graphicData>
            </a:graphic>
          </wp:inline>
        </w:drawing>
      </w:r>
    </w:p>
    <w:p w14:paraId="0F9A64D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图4-11　三维解析解与有限体积解的立体剖切对比</w:t>
      </w:r>
    </w:p>
    <w:p w14:paraId="7D1463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4-11 Volumetric section comparison between the three-dimensional analytical and finite volume solutions</w:t>
      </w:r>
    </w:p>
    <w:p w14:paraId="311BD2AB">
      <w:pPr>
        <w:spacing w:before="120" w:after="0" w:line="240" w:lineRule="auto"/>
        <w:ind w:firstLine="0"/>
        <w:jc w:val="center"/>
        <w:rPr>
          <w:rFonts w:ascii="Times New Roman" w:hAnsi="Times New Roman" w:cs="Times New Roman"/>
        </w:rPr>
      </w:pPr>
      <w:r>
        <w:drawing>
          <wp:inline distT="0" distB="0" distL="0" distR="0">
            <wp:extent cx="5399405" cy="3951605"/>
            <wp:effectExtent l="0" t="0" r="0" b="0"/>
            <wp:docPr id="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2"/>
                    <pic:cNvPicPr>
                      <a:picLocks noChangeAspect="1"/>
                    </pic:cNvPicPr>
                  </pic:nvPicPr>
                  <pic:blipFill>
                    <a:blip r:embed="rId127"/>
                    <a:stretch>
                      <a:fillRect/>
                    </a:stretch>
                  </pic:blipFill>
                  <pic:spPr>
                    <a:xfrm>
                      <a:off x="0" y="0"/>
                      <a:ext cx="5400000" cy="3951971"/>
                    </a:xfrm>
                    <a:prstGeom prst="rect">
                      <a:avLst/>
                    </a:prstGeom>
                  </pic:spPr>
                </pic:pic>
              </a:graphicData>
            </a:graphic>
          </wp:inline>
        </w:drawing>
      </w:r>
    </w:p>
    <w:p w14:paraId="136DAAF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图4-12　三维解析验证的水头、通量与时间误差</w:t>
      </w:r>
    </w:p>
    <w:p w14:paraId="2F9484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4-12 Head, flux and temporal errors in the three-dimensional analytical verification</w:t>
      </w:r>
    </w:p>
    <w:p w14:paraId="7143713B">
      <w:pPr>
        <w:spacing w:before="120" w:after="0" w:line="240" w:lineRule="auto"/>
        <w:ind w:firstLine="0"/>
        <w:jc w:val="center"/>
        <w:rPr>
          <w:rFonts w:ascii="Times New Roman" w:hAnsi="Times New Roman" w:cs="Times New Roman"/>
        </w:rPr>
      </w:pPr>
      <w:r>
        <w:drawing>
          <wp:inline distT="0" distB="0" distL="0" distR="0">
            <wp:extent cx="5399405" cy="2164080"/>
            <wp:effectExtent l="0" t="0" r="0" b="7620"/>
            <wp:docPr id="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3"/>
                    <pic:cNvPicPr>
                      <a:picLocks noChangeAspect="1"/>
                    </pic:cNvPicPr>
                  </pic:nvPicPr>
                  <pic:blipFill>
                    <a:blip r:embed="rId128"/>
                    <a:stretch>
                      <a:fillRect/>
                    </a:stretch>
                  </pic:blipFill>
                  <pic:spPr>
                    <a:xfrm>
                      <a:off x="0" y="0"/>
                      <a:ext cx="5400000" cy="2164142"/>
                    </a:xfrm>
                    <a:prstGeom prst="rect">
                      <a:avLst/>
                    </a:prstGeom>
                  </pic:spPr>
                </pic:pic>
              </a:graphicData>
            </a:graphic>
          </wp:inline>
        </w:drawing>
      </w:r>
    </w:p>
    <w:p w14:paraId="435BDF8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图4-13　三维解析算例三级空间网格比较</w:t>
      </w:r>
    </w:p>
    <w:p w14:paraId="669C893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4-13 Comparison of the three-dimensional analytical case on three spatial grid levels</w:t>
      </w:r>
    </w:p>
    <w:p w14:paraId="2E261A15">
      <w:pPr>
        <w:pStyle w:val="6"/>
      </w:pPr>
      <w:r>
        <w:rPr>
          <w:rFonts w:ascii="Times New Roman" w:hAnsi="Times New Roman"/>
        </w:rPr>
        <w:t>（2）三维非均质地基渗流验证</w:t>
      </w:r>
    </w:p>
    <w:p w14:paraId="0AB3272A">
      <w:pPr>
        <w:spacing w:after="0" w:line="360" w:lineRule="auto"/>
        <w:rPr>
          <w:lang w:eastAsia="zh-CN"/>
        </w:rPr>
      </w:pPr>
      <w:r>
        <w:rPr>
          <w:rFonts w:ascii="Times New Roman" w:hAnsi="Times New Roman" w:cs="宋体"/>
          <w:sz w:val="24"/>
          <w:lang w:eastAsia="zh-CN"/>
        </w:rPr>
        <w:t>采用长</w:t>
      </w:r>
      <w:r>
        <w:rPr>
          <w:rFonts w:ascii="Times New Roman" w:hAnsi="Times New Roman" w:eastAsia="Times New Roman"/>
          <w:sz w:val="24"/>
          <w:lang w:eastAsia="zh-CN"/>
        </w:rPr>
        <w:t>12 m、</w:t>
      </w:r>
      <w:r>
        <w:rPr>
          <w:rFonts w:ascii="Times New Roman" w:hAnsi="Times New Roman" w:cs="宋体"/>
          <w:sz w:val="24"/>
          <w:lang w:eastAsia="zh-CN"/>
        </w:rPr>
        <w:t>宽</w:t>
      </w:r>
      <w:r>
        <w:rPr>
          <w:rFonts w:ascii="Times New Roman" w:hAnsi="Times New Roman" w:eastAsia="Times New Roman"/>
          <w:sz w:val="24"/>
          <w:lang w:eastAsia="zh-CN"/>
        </w:rPr>
        <w:t>6 m、</w:t>
      </w:r>
      <w:r>
        <w:rPr>
          <w:rFonts w:ascii="Times New Roman" w:hAnsi="Times New Roman" w:cs="宋体"/>
          <w:sz w:val="24"/>
          <w:lang w:eastAsia="zh-CN"/>
        </w:rPr>
        <w:t>高</w:t>
      </w:r>
      <w:r>
        <w:rPr>
          <w:rFonts w:ascii="Times New Roman" w:hAnsi="Times New Roman" w:eastAsia="Times New Roman"/>
          <w:sz w:val="24"/>
          <w:lang w:eastAsia="zh-CN"/>
        </w:rPr>
        <w:t>4 m</w:t>
      </w:r>
      <w:r>
        <w:rPr>
          <w:rFonts w:ascii="Times New Roman" w:hAnsi="Times New Roman" w:cs="宋体"/>
          <w:sz w:val="24"/>
          <w:lang w:eastAsia="zh-CN"/>
        </w:rPr>
        <w:t>的饱和域</w:t>
      </w:r>
      <w:r>
        <w:rPr>
          <w:rFonts w:ascii="Times New Roman" w:hAnsi="Times New Roman" w:eastAsia="Times New Roman"/>
          <w:sz w:val="24"/>
          <w:lang w:eastAsia="zh-CN"/>
        </w:rPr>
        <w:t>，</w:t>
      </w:r>
      <w:r>
        <w:rPr>
          <w:rFonts w:ascii="Times New Roman" w:hAnsi="Times New Roman" w:cs="宋体"/>
          <w:sz w:val="24"/>
          <w:lang w:eastAsia="zh-CN"/>
        </w:rPr>
        <w:t>低渗幕墙位于水平距离</w:t>
      </w:r>
      <w:r>
        <w:rPr>
          <w:rFonts w:ascii="Times New Roman" w:hAnsi="Times New Roman" w:eastAsia="Times New Roman"/>
          <w:sz w:val="24"/>
          <w:lang w:eastAsia="zh-CN"/>
        </w:rPr>
        <w:t>5～7 m、</w:t>
      </w:r>
      <w:r>
        <w:rPr>
          <w:rFonts w:ascii="Times New Roman" w:hAnsi="Times New Roman" w:cs="宋体"/>
          <w:sz w:val="24"/>
          <w:lang w:eastAsia="zh-CN"/>
        </w:rPr>
        <w:t>高程</w:t>
      </w:r>
      <w:r>
        <w:rPr>
          <w:rFonts w:ascii="Times New Roman" w:hAnsi="Times New Roman" w:eastAsia="Times New Roman"/>
          <w:sz w:val="24"/>
          <w:lang w:eastAsia="zh-CN"/>
        </w:rPr>
        <w:t>1～4 m</w:t>
      </w:r>
      <w:r>
        <w:rPr>
          <w:rFonts w:ascii="Times New Roman" w:hAnsi="Times New Roman" w:cs="宋体"/>
          <w:sz w:val="24"/>
          <w:lang w:eastAsia="zh-CN"/>
        </w:rPr>
        <w:t>范围</w:t>
      </w:r>
      <w:r>
        <w:rPr>
          <w:rFonts w:ascii="Times New Roman" w:hAnsi="Times New Roman" w:eastAsia="Times New Roman"/>
          <w:sz w:val="24"/>
          <w:lang w:eastAsia="zh-CN"/>
        </w:rPr>
        <w:t>，</w:t>
      </w:r>
      <w:r>
        <w:rPr>
          <w:rFonts w:ascii="Times New Roman" w:hAnsi="Times New Roman" w:cs="宋体"/>
          <w:sz w:val="24"/>
          <w:lang w:eastAsia="zh-CN"/>
        </w:rPr>
        <w:t>在沿堤距离</w:t>
      </w:r>
      <w:r>
        <w:rPr>
          <w:rFonts w:ascii="Times New Roman" w:hAnsi="Times New Roman" w:eastAsia="Times New Roman"/>
          <w:sz w:val="24"/>
          <w:lang w:eastAsia="zh-CN"/>
        </w:rPr>
        <w:t>2～4 m、</w:t>
      </w:r>
      <w:r>
        <w:rPr>
          <w:rFonts w:ascii="Times New Roman" w:hAnsi="Times New Roman" w:cs="宋体"/>
          <w:sz w:val="24"/>
          <w:lang w:eastAsia="zh-CN"/>
        </w:rPr>
        <w:t>高程</w:t>
      </w:r>
      <w:r>
        <w:rPr>
          <w:rFonts w:ascii="Times New Roman" w:hAnsi="Times New Roman" w:eastAsia="Times New Roman"/>
          <w:sz w:val="24"/>
          <w:lang w:eastAsia="zh-CN"/>
        </w:rPr>
        <w:t>1～3 m</w:t>
      </w:r>
      <w:r>
        <w:rPr>
          <w:rFonts w:ascii="Times New Roman" w:hAnsi="Times New Roman" w:cs="宋体"/>
          <w:sz w:val="24"/>
          <w:lang w:eastAsia="zh-CN"/>
        </w:rPr>
        <w:t>范围设置为主体材料</w:t>
      </w:r>
      <w:r>
        <w:rPr>
          <w:rFonts w:ascii="Times New Roman" w:hAnsi="Times New Roman" w:eastAsia="Times New Roman"/>
          <w:sz w:val="24"/>
          <w:lang w:eastAsia="zh-CN"/>
        </w:rPr>
        <w:t>，</w:t>
      </w:r>
      <w:r>
        <w:rPr>
          <w:rFonts w:ascii="Times New Roman" w:hAnsi="Times New Roman" w:cs="宋体"/>
          <w:sz w:val="24"/>
          <w:lang w:eastAsia="zh-CN"/>
        </w:rPr>
        <w:t>沿堤渗透系数为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 xml:space="preserve"> m/s，</w:t>
      </w:r>
      <w:r>
        <w:rPr>
          <w:rFonts w:ascii="Times New Roman" w:hAnsi="Times New Roman" w:cs="宋体"/>
          <w:sz w:val="24"/>
          <w:lang w:eastAsia="zh-CN"/>
        </w:rPr>
        <w:t>高渗底层和幕墙分别为该值的</w:t>
      </w:r>
      <w:r>
        <w:rPr>
          <w:rFonts w:ascii="Times New Roman" w:hAnsi="Times New Roman" w:eastAsia="Times New Roman"/>
          <w:sz w:val="24"/>
          <w:lang w:eastAsia="zh-CN"/>
        </w:rPr>
        <w:t>2.5</w:t>
      </w:r>
      <w:r>
        <w:rPr>
          <w:rFonts w:ascii="Times New Roman" w:hAnsi="Times New Roman" w:cs="宋体"/>
          <w:sz w:val="24"/>
          <w:lang w:eastAsia="zh-CN"/>
        </w:rPr>
        <w:t>倍及</w:t>
      </w:r>
      <w:r>
        <w:rPr>
          <w:rFonts w:ascii="Times New Roman" w:hAnsi="Times New Roman" w:eastAsia="Times New Roman"/>
          <w:sz w:val="24"/>
          <w:lang w:eastAsia="zh-CN"/>
        </w:rPr>
        <w:t>0.01</w:t>
      </w:r>
      <w:r>
        <w:rPr>
          <w:rFonts w:ascii="Times New Roman" w:hAnsi="Times New Roman" w:cs="宋体"/>
          <w:sz w:val="24"/>
          <w:lang w:eastAsia="zh-CN"/>
        </w:rPr>
        <w:t>倍</w:t>
      </w:r>
      <w:r>
        <w:rPr>
          <w:rFonts w:ascii="Times New Roman" w:hAnsi="Times New Roman" w:eastAsia="Times New Roman"/>
          <w:sz w:val="24"/>
          <w:lang w:eastAsia="zh-CN"/>
        </w:rPr>
        <w:t>。</w:t>
      </w:r>
      <w:r>
        <w:rPr>
          <w:rFonts w:ascii="Times New Roman" w:hAnsi="Times New Roman" w:cs="宋体"/>
          <w:sz w:val="24"/>
          <w:lang w:eastAsia="zh-CN"/>
        </w:rPr>
        <w:t>水平</w:t>
      </w:r>
      <w:r>
        <w:rPr>
          <w:rFonts w:ascii="Times New Roman" w:hAnsi="Times New Roman" w:eastAsia="Times New Roman"/>
          <w:sz w:val="24"/>
          <w:lang w:eastAsia="zh-CN"/>
        </w:rPr>
        <w:t>、</w:t>
      </w:r>
      <w:r>
        <w:rPr>
          <w:rFonts w:ascii="Times New Roman" w:hAnsi="Times New Roman" w:cs="宋体"/>
          <w:sz w:val="24"/>
          <w:lang w:eastAsia="zh-CN"/>
        </w:rPr>
        <w:t>竖向渗透系数和比贮水量沿用二维非均质算例中的参数</w:t>
      </w:r>
      <w:r>
        <w:rPr>
          <w:rFonts w:ascii="Times New Roman" w:hAnsi="Times New Roman" w:eastAsia="Times New Roman"/>
          <w:sz w:val="24"/>
          <w:lang w:eastAsia="zh-CN"/>
        </w:rPr>
        <w:t>。</w:t>
      </w:r>
      <w:r>
        <w:rPr>
          <w:rFonts w:ascii="Times New Roman" w:hAnsi="Times New Roman" w:cs="宋体"/>
          <w:sz w:val="24"/>
          <w:lang w:eastAsia="zh-CN"/>
        </w:rPr>
        <w:t>初始水头及边界均与二维瞬态非均质算例一致</w:t>
      </w:r>
      <w:r>
        <w:rPr>
          <w:rFonts w:ascii="Times New Roman" w:hAnsi="Times New Roman" w:eastAsia="Times New Roman"/>
          <w:sz w:val="24"/>
          <w:lang w:eastAsia="zh-CN"/>
        </w:rPr>
        <w:t>。</w:t>
      </w:r>
      <w:r>
        <w:rPr>
          <w:rFonts w:ascii="Times New Roman" w:hAnsi="Times New Roman" w:cs="宋体"/>
          <w:sz w:val="24"/>
          <w:lang w:eastAsia="zh-CN"/>
        </w:rPr>
        <w:t>参考解采用三线性</w:t>
      </w:r>
      <w:r>
        <w:rPr>
          <w:rFonts w:ascii="Times New Roman" w:hAnsi="Times New Roman" w:eastAsia="Times New Roman"/>
          <w:sz w:val="24"/>
          <w:lang w:eastAsia="zh-CN"/>
        </w:rPr>
        <w:t>Q1</w:t>
      </w:r>
      <w:r>
        <w:rPr>
          <w:rFonts w:ascii="Times New Roman" w:hAnsi="Times New Roman" w:cs="宋体"/>
          <w:sz w:val="24"/>
          <w:lang w:eastAsia="zh-CN"/>
        </w:rPr>
        <w:t>六面体单元数据</w:t>
      </w:r>
      <w:r>
        <w:rPr>
          <w:rFonts w:ascii="Times New Roman" w:hAnsi="Times New Roman" w:eastAsia="Times New Roman"/>
          <w:sz w:val="24"/>
          <w:vertAlign w:val="superscript"/>
          <w:lang w:eastAsia="zh-CN"/>
        </w:rPr>
        <w:t>[196-197]</w:t>
      </w:r>
      <w:r>
        <w:rPr>
          <w:rFonts w:ascii="Times New Roman" w:hAnsi="Times New Roman" w:eastAsia="Times New Roman"/>
          <w:sz w:val="24"/>
          <w:lang w:eastAsia="zh-CN"/>
        </w:rPr>
        <w:t>，</w:t>
      </w:r>
      <w:r>
        <w:rPr>
          <w:rFonts w:ascii="Times New Roman" w:hAnsi="Times New Roman" w:cs="宋体"/>
          <w:sz w:val="24"/>
          <w:lang w:eastAsia="zh-CN"/>
        </w:rPr>
        <w:t>形函数为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6BEA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A6781E9">
            <w:pPr>
              <w:spacing w:before="60" w:after="60" w:line="240" w:lineRule="auto"/>
              <w:ind w:left="0" w:right="0" w:firstLine="0"/>
              <w:jc w:val="center"/>
              <w:rPr>
                <w:rFonts w:ascii="Times New Roman" w:hAnsi="Times New Roman" w:cs="Times New Roman"/>
              </w:rPr>
            </w:pPr>
            <m:oMathPara>
              <m:oMath>
                <m:sSub>
                  <m:sSubPr/>
                  <m:e>
                    <m:r>
                      <m:rPr/>
                      <m:t>N</m:t>
                    </m:r>
                  </m:e>
                  <m:sub>
                    <m:r>
                      <m:rPr/>
                      <m:t>a</m:t>
                    </m:r>
                  </m:sub>
                </m:sSub>
                <m:r>
                  <m:rPr/>
                  <m:t>(ξ,η,ζ)=</m:t>
                </m:r>
                <m:f>
                  <m:fPr/>
                  <m:num>
                    <m:r>
                      <m:rPr/>
                      <m:t>1</m:t>
                    </m:r>
                  </m:num>
                  <m:den>
                    <m:r>
                      <m:rPr/>
                      <m:t>8</m:t>
                    </m:r>
                  </m:den>
                </m:f>
                <m:r>
                  <m:rPr/>
                  <m:t>(1+</m:t>
                </m:r>
                <m:sSub>
                  <m:sSubPr/>
                  <m:e>
                    <m:r>
                      <m:rPr/>
                      <m:t>ξ</m:t>
                    </m:r>
                  </m:e>
                  <m:sub>
                    <m:r>
                      <m:rPr/>
                      <m:t>a</m:t>
                    </m:r>
                  </m:sub>
                </m:sSub>
                <m:r>
                  <m:rPr/>
                  <m:t>ξ)(1+</m:t>
                </m:r>
                <m:sSub>
                  <m:sSubPr/>
                  <m:e>
                    <m:r>
                      <m:rPr/>
                      <m:t>η</m:t>
                    </m:r>
                  </m:e>
                  <m:sub>
                    <m:r>
                      <m:rPr/>
                      <m:t>a</m:t>
                    </m:r>
                  </m:sub>
                </m:sSub>
                <m:r>
                  <m:rPr/>
                  <m:t>η)(1+</m:t>
                </m:r>
                <m:sSub>
                  <m:sSubPr/>
                  <m:e>
                    <m:r>
                      <m:rPr/>
                      <m:t>ζ</m:t>
                    </m:r>
                  </m:e>
                  <m:sub>
                    <m:r>
                      <m:rPr/>
                      <m:t>a</m:t>
                    </m:r>
                  </m:sub>
                </m:sSub>
                <m:r>
                  <m:rPr/>
                  <m:t>ζ)</m:t>
                </m:r>
              </m:oMath>
            </m:oMathPara>
          </w:p>
        </w:tc>
        <w:tc>
          <w:tcPr>
            <w:tcW w:w="848" w:type="dxa"/>
            <w:tcBorders>
              <w:top w:val="nil"/>
              <w:left w:val="nil"/>
              <w:bottom w:val="nil"/>
              <w:right w:val="nil"/>
            </w:tcBorders>
            <w:vAlign w:val="center"/>
          </w:tcPr>
          <w:p w14:paraId="7CC1999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（4-37）</w:t>
            </w:r>
          </w:p>
        </w:tc>
      </w:tr>
    </w:tbl>
    <w:p w14:paraId="05CAA7E3">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ξ</m:t>
        </m:r>
      </m:oMath>
      <w:r>
        <w:rPr>
          <w:rFonts w:ascii="Times New Roman" w:hAnsi="Times New Roman" w:eastAsia="Times New Roman"/>
          <w:sz w:val="24"/>
          <w:lang w:eastAsia="zh-CN"/>
        </w:rPr>
        <w:t>、</w:t>
      </w:r>
      <m:oMath>
        <m:r>
          <m:rPr/>
          <m:t>η</m:t>
        </m:r>
      </m:oMath>
      <w:r>
        <w:rPr>
          <w:rFonts w:ascii="Times New Roman" w:hAnsi="Times New Roman" w:eastAsia="Times New Roman"/>
          <w:sz w:val="24"/>
          <w:lang w:eastAsia="zh-CN"/>
        </w:rPr>
        <w:t>、</w:t>
      </w:r>
      <m:oMath>
        <m:r>
          <m:rPr/>
          <m:t>ζ</m:t>
        </m:r>
      </m:oMath>
      <w:r>
        <w:rPr>
          <w:rFonts w:ascii="Times New Roman" w:hAnsi="Times New Roman" w:cs="宋体"/>
          <w:sz w:val="24"/>
          <w:lang w:eastAsia="zh-CN"/>
        </w:rPr>
        <w:t>为三维参考单元坐标</w:t>
      </w:r>
      <w:r>
        <w:rPr>
          <w:rFonts w:ascii="Times New Roman" w:hAnsi="Times New Roman" w:eastAsia="Times New Roman"/>
          <w:sz w:val="24"/>
          <w:lang w:eastAsia="zh-CN"/>
        </w:rPr>
        <w:t>；</w:t>
      </w:r>
      <m:oMath>
        <m:sSub>
          <m:sSubPr/>
          <m:e>
            <m:r>
              <m:rPr/>
              <m:t>ξ</m:t>
            </m:r>
          </m:e>
          <m:sub>
            <m:r>
              <m:rPr/>
              <m:t>a</m:t>
            </m:r>
          </m:sub>
        </m:sSub>
      </m:oMath>
      <w:r>
        <w:rPr>
          <w:rFonts w:ascii="Times New Roman" w:hAnsi="Times New Roman" w:eastAsia="Times New Roman"/>
          <w:sz w:val="24"/>
          <w:lang w:eastAsia="zh-CN"/>
        </w:rPr>
        <w:t>、</w:t>
      </w:r>
      <m:oMath>
        <m:sSub>
          <m:sSubPr/>
          <m:e>
            <m:r>
              <m:rPr/>
              <m:t>η</m:t>
            </m:r>
          </m:e>
          <m:sub>
            <m:r>
              <m:rPr/>
              <m:t>a</m:t>
            </m:r>
          </m:sub>
        </m:sSub>
      </m:oMath>
      <w:r>
        <w:rPr>
          <w:rFonts w:ascii="Times New Roman" w:hAnsi="Times New Roman" w:eastAsia="Times New Roman"/>
          <w:sz w:val="24"/>
          <w:lang w:eastAsia="zh-CN"/>
        </w:rPr>
        <w:t>、</w:t>
      </w:r>
      <m:oMath>
        <m:sSub>
          <m:sSubPr/>
          <m:e>
            <m:r>
              <m:rPr/>
              <m:t>ζ</m:t>
            </m:r>
          </m:e>
          <m:sub>
            <m:r>
              <m:rPr/>
              <m:t>a</m:t>
            </m:r>
          </m:sub>
        </m:sSub>
      </m:oMath>
      <w:r>
        <w:rPr>
          <w:rFonts w:ascii="Times New Roman" w:hAnsi="Times New Roman" w:cs="宋体"/>
          <w:sz w:val="24"/>
          <w:lang w:eastAsia="zh-CN"/>
        </w:rPr>
        <w:t>为第</w:t>
      </w:r>
      <m:oMath>
        <m:r>
          <m:rPr/>
          <m:t>a</m:t>
        </m:r>
      </m:oMath>
      <w:r>
        <w:rPr>
          <w:rFonts w:ascii="Times New Roman" w:hAnsi="Times New Roman" w:cs="宋体"/>
          <w:sz w:val="24"/>
          <w:lang w:eastAsia="zh-CN"/>
        </w:rPr>
        <w:t>个角节点坐标</w:t>
      </w:r>
      <w:r>
        <w:rPr>
          <w:rFonts w:ascii="Times New Roman" w:hAnsi="Times New Roman" w:eastAsia="Times New Roman"/>
          <w:sz w:val="24"/>
          <w:lang w:eastAsia="zh-CN"/>
        </w:rPr>
        <w:t>，</w:t>
      </w:r>
      <w:r>
        <w:rPr>
          <w:rFonts w:ascii="Times New Roman" w:hAnsi="Times New Roman" w:cs="宋体"/>
          <w:sz w:val="24"/>
          <w:lang w:eastAsia="zh-CN"/>
        </w:rPr>
        <w:t>取</w:t>
      </w:r>
      <w:r>
        <w:rPr>
          <w:rFonts w:ascii="Times New Roman" w:hAnsi="Times New Roman" w:eastAsia="Times New Roman"/>
          <w:sz w:val="24"/>
          <w:lang w:eastAsia="zh-CN"/>
        </w:rPr>
        <w:t>±1；</w:t>
      </w:r>
      <m:oMath>
        <m:r>
          <m:rPr/>
          <m:t>a=1,…,8</m:t>
        </m:r>
      </m:oMath>
      <w:r>
        <w:rPr>
          <w:rFonts w:ascii="Times New Roman" w:hAnsi="Times New Roman" w:eastAsia="Times New Roman"/>
          <w:sz w:val="24"/>
          <w:lang w:eastAsia="zh-CN"/>
        </w:rPr>
        <w:t>。</w:t>
      </w:r>
      <w:r>
        <w:rPr>
          <w:rFonts w:ascii="Times New Roman" w:hAnsi="Times New Roman" w:cs="宋体"/>
          <w:sz w:val="24"/>
          <w:lang w:eastAsia="zh-CN"/>
        </w:rPr>
        <w:t>有限元空间积分和时间推进分别采用式</w:t>
      </w:r>
      <w:r>
        <w:rPr>
          <w:rFonts w:ascii="Times New Roman" w:hAnsi="Times New Roman" w:eastAsia="Times New Roman"/>
          <w:sz w:val="24"/>
          <w:lang w:eastAsia="zh-CN"/>
        </w:rPr>
        <w:t>（4-17）</w:t>
      </w:r>
      <w:r>
        <w:rPr>
          <w:rFonts w:ascii="Times New Roman" w:hAnsi="Times New Roman" w:cs="宋体"/>
          <w:sz w:val="24"/>
          <w:lang w:eastAsia="zh-CN"/>
        </w:rPr>
        <w:t>与式</w:t>
      </w:r>
      <w:r>
        <w:rPr>
          <w:rFonts w:ascii="Times New Roman" w:hAnsi="Times New Roman" w:eastAsia="Times New Roman"/>
          <w:sz w:val="24"/>
          <w:lang w:eastAsia="zh-CN"/>
        </w:rPr>
        <w:t>（4-25）</w:t>
      </w:r>
      <w:r>
        <w:rPr>
          <w:rFonts w:ascii="Times New Roman" w:hAnsi="Times New Roman" w:cs="宋体"/>
          <w:sz w:val="24"/>
          <w:lang w:eastAsia="zh-CN"/>
        </w:rPr>
        <w:t>的三维形式</w:t>
      </w:r>
      <w:r>
        <w:rPr>
          <w:rFonts w:ascii="Times New Roman" w:hAnsi="Times New Roman" w:eastAsia="Times New Roman"/>
          <w:sz w:val="24"/>
          <w:lang w:eastAsia="zh-CN"/>
        </w:rPr>
        <w:t>。</w:t>
      </w:r>
    </w:p>
    <w:p w14:paraId="4A9765A3">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4-14</w:t>
      </w:r>
      <w:r>
        <w:rPr>
          <w:rFonts w:ascii="Times New Roman" w:hAnsi="Times New Roman" w:cs="宋体"/>
          <w:sz w:val="24"/>
          <w:lang w:eastAsia="zh-CN"/>
        </w:rPr>
        <w:t>和图</w:t>
      </w:r>
      <w:r>
        <w:rPr>
          <w:rFonts w:ascii="Times New Roman" w:hAnsi="Times New Roman" w:eastAsia="Times New Roman"/>
          <w:sz w:val="24"/>
          <w:lang w:eastAsia="zh-CN"/>
        </w:rPr>
        <w:t>4-15</w:t>
      </w:r>
      <w:r>
        <w:rPr>
          <w:rFonts w:ascii="Times New Roman" w:hAnsi="Times New Roman" w:cs="宋体"/>
          <w:sz w:val="24"/>
          <w:lang w:eastAsia="zh-CN"/>
        </w:rPr>
        <w:t>给出了</w:t>
      </w:r>
      <w:r>
        <w:rPr>
          <w:rFonts w:ascii="Times New Roman" w:hAnsi="Times New Roman" w:eastAsia="Times New Roman"/>
          <w:sz w:val="24"/>
          <w:lang w:eastAsia="zh-CN"/>
        </w:rPr>
        <w:t>96×48×32</w:t>
      </w:r>
      <w:r>
        <w:rPr>
          <w:rFonts w:ascii="Times New Roman" w:hAnsi="Times New Roman" w:cs="宋体"/>
          <w:sz w:val="24"/>
          <w:lang w:eastAsia="zh-CN"/>
        </w:rPr>
        <w:t>网格下的两类解</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在窗口邻域的水头分布和出流趋势一致</w:t>
      </w:r>
      <w:r>
        <w:rPr>
          <w:rFonts w:ascii="Times New Roman" w:hAnsi="Times New Roman" w:eastAsia="Times New Roman"/>
          <w:sz w:val="24"/>
          <w:lang w:eastAsia="zh-CN"/>
        </w:rPr>
        <w:t>。</w:t>
      </w:r>
      <w:r>
        <w:rPr>
          <w:rFonts w:ascii="Times New Roman" w:hAnsi="Times New Roman" w:cs="宋体"/>
          <w:sz w:val="24"/>
          <w:lang w:eastAsia="zh-CN"/>
        </w:rPr>
        <w:t>进一步采用</w:t>
      </w:r>
      <w:r>
        <w:rPr>
          <w:rFonts w:ascii="Times New Roman" w:hAnsi="Times New Roman" w:eastAsia="Times New Roman"/>
          <w:sz w:val="24"/>
          <w:lang w:eastAsia="zh-CN"/>
        </w:rPr>
        <w:t>72×36×24、96×48×32</w:t>
      </w:r>
      <w:r>
        <w:rPr>
          <w:rFonts w:ascii="Times New Roman" w:hAnsi="Times New Roman" w:cs="宋体"/>
          <w:sz w:val="24"/>
          <w:lang w:eastAsia="zh-CN"/>
        </w:rPr>
        <w:t>和</w:t>
      </w:r>
      <w:r>
        <w:rPr>
          <w:rFonts w:ascii="Times New Roman" w:hAnsi="Times New Roman" w:eastAsia="Times New Roman"/>
          <w:sz w:val="24"/>
          <w:lang w:eastAsia="zh-CN"/>
        </w:rPr>
        <w:t>120×60×40</w:t>
      </w:r>
      <w:r>
        <w:rPr>
          <w:rFonts w:ascii="Times New Roman" w:hAnsi="Times New Roman" w:cs="宋体"/>
          <w:sz w:val="24"/>
          <w:lang w:eastAsia="zh-CN"/>
        </w:rPr>
        <w:t>三级网格</w:t>
      </w:r>
      <w:r>
        <w:rPr>
          <w:rFonts w:ascii="Times New Roman" w:hAnsi="Times New Roman" w:eastAsia="Times New Roman"/>
          <w:sz w:val="24"/>
          <w:lang w:eastAsia="zh-CN"/>
        </w:rPr>
        <w:t>，</w:t>
      </w:r>
      <w:r>
        <w:rPr>
          <w:rFonts w:ascii="Times New Roman" w:hAnsi="Times New Roman" w:cs="宋体"/>
          <w:sz w:val="24"/>
          <w:lang w:eastAsia="zh-CN"/>
        </w:rPr>
        <w:t>其结果如图</w:t>
      </w:r>
      <w:r>
        <w:rPr>
          <w:rFonts w:ascii="Times New Roman" w:hAnsi="Times New Roman" w:eastAsia="Times New Roman"/>
          <w:sz w:val="24"/>
          <w:lang w:eastAsia="zh-CN"/>
        </w:rPr>
        <w:t>4-16</w:t>
      </w:r>
      <w:r>
        <w:rPr>
          <w:rFonts w:ascii="Times New Roman" w:hAnsi="Times New Roman" w:cs="宋体"/>
          <w:sz w:val="24"/>
          <w:lang w:eastAsia="zh-CN"/>
        </w:rPr>
        <w:t>所示</w:t>
      </w:r>
      <w:r>
        <w:rPr>
          <w:rFonts w:ascii="Times New Roman" w:hAnsi="Times New Roman" w:eastAsia="Times New Roman"/>
          <w:sz w:val="24"/>
          <w:lang w:eastAsia="zh-CN"/>
        </w:rPr>
        <w:t>。</w:t>
      </w:r>
      <w:r>
        <w:rPr>
          <w:rFonts w:ascii="Times New Roman" w:hAnsi="Times New Roman" w:cs="宋体"/>
          <w:sz w:val="24"/>
          <w:lang w:eastAsia="zh-CN"/>
        </w:rPr>
        <w:t>后两级</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最大水头变化分别为</w:t>
      </w:r>
      <w:r>
        <w:rPr>
          <w:rFonts w:ascii="Times New Roman" w:hAnsi="Times New Roman" w:eastAsia="Times New Roman"/>
          <w:sz w:val="24"/>
          <w:lang w:eastAsia="zh-CN"/>
        </w:rPr>
        <w:t>0.01513 m</w:t>
      </w:r>
      <w:r>
        <w:rPr>
          <w:rFonts w:ascii="Times New Roman" w:hAnsi="Times New Roman" w:cs="宋体"/>
          <w:sz w:val="24"/>
          <w:lang w:eastAsia="zh-CN"/>
        </w:rPr>
        <w:t>和</w:t>
      </w:r>
      <w:r>
        <w:rPr>
          <w:rFonts w:ascii="Times New Roman" w:hAnsi="Times New Roman" w:eastAsia="Times New Roman"/>
          <w:sz w:val="24"/>
          <w:lang w:eastAsia="zh-CN"/>
        </w:rPr>
        <w:t>0.01433 m，</w:t>
      </w:r>
      <w:r>
        <w:rPr>
          <w:rFonts w:ascii="Times New Roman" w:hAnsi="Times New Roman" w:cs="宋体"/>
          <w:sz w:val="24"/>
          <w:lang w:eastAsia="zh-CN"/>
        </w:rPr>
        <w:t>出流变化分别为</w:t>
      </w:r>
      <w:r>
        <w:rPr>
          <w:rFonts w:ascii="Times New Roman" w:hAnsi="Times New Roman" w:eastAsia="Times New Roman"/>
          <w:sz w:val="24"/>
          <w:lang w:eastAsia="zh-CN"/>
        </w:rPr>
        <w:t>0.01459%</w:t>
      </w:r>
      <w:r>
        <w:rPr>
          <w:rFonts w:ascii="Times New Roman" w:hAnsi="Times New Roman" w:cs="宋体"/>
          <w:sz w:val="24"/>
          <w:lang w:eastAsia="zh-CN"/>
        </w:rPr>
        <w:t>和</w:t>
      </w:r>
      <w:r>
        <w:rPr>
          <w:rFonts w:ascii="Times New Roman" w:hAnsi="Times New Roman" w:eastAsia="Times New Roman"/>
          <w:sz w:val="24"/>
          <w:lang w:eastAsia="zh-CN"/>
        </w:rPr>
        <w:t>0.008829%。</w:t>
      </w:r>
      <w:r>
        <w:rPr>
          <w:rFonts w:ascii="Times New Roman" w:hAnsi="Times New Roman" w:cs="宋体"/>
          <w:sz w:val="24"/>
          <w:lang w:eastAsia="zh-CN"/>
        </w:rPr>
        <w:t>最细网格两方法水头均方根偏差为</w:t>
      </w:r>
      <w:r>
        <w:rPr>
          <w:rFonts w:ascii="Times New Roman" w:hAnsi="Times New Roman" w:eastAsia="Times New Roman"/>
          <w:sz w:val="24"/>
          <w:lang w:eastAsia="zh-CN"/>
        </w:rPr>
        <w:t>0.002652 m。</w:t>
      </w:r>
    </w:p>
    <w:p w14:paraId="2D230492">
      <w:pPr>
        <w:spacing w:before="120" w:after="0" w:line="240" w:lineRule="auto"/>
        <w:ind w:firstLine="0"/>
        <w:jc w:val="center"/>
        <w:rPr>
          <w:rFonts w:ascii="Times New Roman" w:hAnsi="Times New Roman" w:cs="Times New Roman"/>
        </w:rPr>
      </w:pPr>
      <w:r>
        <w:drawing>
          <wp:inline distT="0" distB="0" distL="0" distR="0">
            <wp:extent cx="5399405" cy="2091055"/>
            <wp:effectExtent l="0" t="0" r="0" b="4445"/>
            <wp:docPr id="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4"/>
                    <pic:cNvPicPr>
                      <a:picLocks noChangeAspect="1"/>
                    </pic:cNvPicPr>
                  </pic:nvPicPr>
                  <pic:blipFill>
                    <a:blip r:embed="rId129"/>
                    <a:stretch>
                      <a:fillRect/>
                    </a:stretch>
                  </pic:blipFill>
                  <pic:spPr>
                    <a:xfrm>
                      <a:off x="0" y="0"/>
                      <a:ext cx="5400000" cy="2091530"/>
                    </a:xfrm>
                    <a:prstGeom prst="rect">
                      <a:avLst/>
                    </a:prstGeom>
                  </pic:spPr>
                </pic:pic>
              </a:graphicData>
            </a:graphic>
          </wp:inline>
        </w:drawing>
      </w:r>
    </w:p>
    <w:p w14:paraId="33730D29">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图4-14　三维非均质地基的FVM与FEM立体水头对比</w:t>
      </w:r>
    </w:p>
    <w:p w14:paraId="4913F36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4-14 Volumetric head comparison between FVM and FEM for a three-dimensional heterogeneous foundation</w:t>
      </w:r>
    </w:p>
    <w:p w14:paraId="5FCCB99B">
      <w:pPr>
        <w:spacing w:before="120" w:after="0" w:line="240" w:lineRule="auto"/>
        <w:ind w:firstLine="0"/>
        <w:jc w:val="center"/>
        <w:rPr>
          <w:rFonts w:ascii="Times New Roman" w:hAnsi="Times New Roman" w:cs="Times New Roman"/>
        </w:rPr>
      </w:pPr>
      <w:r>
        <w:drawing>
          <wp:inline distT="0" distB="0" distL="0" distR="0">
            <wp:extent cx="5405120" cy="4079875"/>
            <wp:effectExtent l="0" t="0" r="0" b="0"/>
            <wp:docPr id="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5"/>
                    <pic:cNvPicPr>
                      <a:picLocks noChangeAspect="1"/>
                    </pic:cNvPicPr>
                  </pic:nvPicPr>
                  <pic:blipFill>
                    <a:blip r:embed="rId130"/>
                    <a:stretch>
                      <a:fillRect/>
                    </a:stretch>
                  </pic:blipFill>
                  <pic:spPr>
                    <a:xfrm>
                      <a:off x="0" y="0"/>
                      <a:ext cx="5405664" cy="4080292"/>
                    </a:xfrm>
                    <a:prstGeom prst="rect">
                      <a:avLst/>
                    </a:prstGeom>
                  </pic:spPr>
                </pic:pic>
              </a:graphicData>
            </a:graphic>
          </wp:inline>
        </w:drawing>
      </w:r>
    </w:p>
    <w:p w14:paraId="4BF955BC">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图4-15　三维窗口算例的水头差异</w:t>
      </w:r>
    </w:p>
    <w:p w14:paraId="7786D3A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4-15 Head difference in the three-dimensional window case</w:t>
      </w:r>
    </w:p>
    <w:p w14:paraId="375AF2C0">
      <w:pPr>
        <w:spacing w:before="120" w:after="0" w:line="240" w:lineRule="auto"/>
        <w:ind w:firstLine="0"/>
        <w:jc w:val="center"/>
        <w:rPr>
          <w:rFonts w:ascii="Times New Roman" w:hAnsi="Times New Roman" w:cs="Times New Roman"/>
        </w:rPr>
      </w:pPr>
      <w:r>
        <w:drawing>
          <wp:inline distT="0" distB="0" distL="0" distR="0">
            <wp:extent cx="5399405" cy="2282825"/>
            <wp:effectExtent l="0" t="0" r="0" b="3175"/>
            <wp:docPr id="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6"/>
                    <pic:cNvPicPr>
                      <a:picLocks noChangeAspect="1"/>
                    </pic:cNvPicPr>
                  </pic:nvPicPr>
                  <pic:blipFill>
                    <a:blip r:embed="rId131"/>
                    <a:stretch>
                      <a:fillRect/>
                    </a:stretch>
                  </pic:blipFill>
                  <pic:spPr>
                    <a:xfrm>
                      <a:off x="0" y="0"/>
                      <a:ext cx="5400000" cy="2283031"/>
                    </a:xfrm>
                    <a:prstGeom prst="rect">
                      <a:avLst/>
                    </a:prstGeom>
                  </pic:spPr>
                </pic:pic>
              </a:graphicData>
            </a:graphic>
          </wp:inline>
        </w:drawing>
      </w:r>
    </w:p>
    <w:p w14:paraId="371F875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图4-16　三维算例的三级网格水头剖面对比</w:t>
      </w:r>
    </w:p>
    <w:p w14:paraId="716F31C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4-16 Head section comparison of the three-dimensional case on three grid levels</w:t>
      </w:r>
    </w:p>
    <w:p w14:paraId="481E7F36">
      <w:pPr>
        <w:pStyle w:val="6"/>
      </w:pPr>
      <w:r>
        <w:rPr>
          <w:rFonts w:ascii="Times New Roman" w:hAnsi="Times New Roman"/>
        </w:rPr>
        <w:t>（3）砂坝模型验证</w:t>
      </w:r>
    </w:p>
    <w:p w14:paraId="1494A6B7">
      <w:pPr>
        <w:spacing w:after="0" w:line="360" w:lineRule="auto"/>
        <w:rPr>
          <w:lang w:eastAsia="zh-CN"/>
        </w:rPr>
      </w:pPr>
      <w:r>
        <w:rPr>
          <w:rFonts w:ascii="Times New Roman" w:hAnsi="Times New Roman" w:cs="宋体"/>
          <w:sz w:val="24"/>
          <w:lang w:eastAsia="zh-CN"/>
        </w:rPr>
        <w:t>本次三维验证案例将二维砂坝沿槽宽设置为</w:t>
      </w:r>
      <w:r>
        <w:rPr>
          <w:rFonts w:ascii="Times New Roman" w:hAnsi="Times New Roman" w:eastAsia="Times New Roman"/>
          <w:sz w:val="24"/>
          <w:lang w:eastAsia="zh-CN"/>
        </w:rPr>
        <w:t>0.6 m，</w:t>
      </w:r>
      <w:r>
        <w:rPr>
          <w:rFonts w:ascii="Times New Roman" w:hAnsi="Times New Roman" w:cs="宋体"/>
          <w:sz w:val="24"/>
          <w:lang w:eastAsia="zh-CN"/>
        </w:rPr>
        <w:t>侧壁无流</w:t>
      </w:r>
      <w:r>
        <w:rPr>
          <w:rFonts w:ascii="Times New Roman" w:hAnsi="Times New Roman" w:eastAsia="Times New Roman"/>
          <w:sz w:val="24"/>
          <w:lang w:eastAsia="zh-CN"/>
        </w:rPr>
        <w:t>，</w:t>
      </w:r>
      <w:r>
        <w:rPr>
          <w:rFonts w:ascii="Times New Roman" w:hAnsi="Times New Roman" w:cs="宋体"/>
          <w:sz w:val="24"/>
          <w:lang w:eastAsia="zh-CN"/>
        </w:rPr>
        <w:t>材料与边界沿槽宽一致</w:t>
      </w:r>
      <w:r>
        <w:rPr>
          <w:rFonts w:ascii="Times New Roman" w:hAnsi="Times New Roman" w:eastAsia="Times New Roman"/>
          <w:sz w:val="24"/>
          <w:lang w:eastAsia="zh-CN"/>
        </w:rPr>
        <w:t>。</w:t>
      </w:r>
      <w:r>
        <w:rPr>
          <w:rFonts w:ascii="Times New Roman" w:hAnsi="Times New Roman" w:cs="宋体"/>
          <w:sz w:val="24"/>
          <w:lang w:eastAsia="zh-CN"/>
        </w:rPr>
        <w:t>采用</w:t>
      </w:r>
      <w:r>
        <w:rPr>
          <w:rFonts w:ascii="Times New Roman" w:hAnsi="Times New Roman" w:eastAsia="Times New Roman"/>
          <w:sz w:val="24"/>
          <w:lang w:eastAsia="zh-CN"/>
        </w:rPr>
        <w:t>150×2×32、300×3×64</w:t>
      </w:r>
      <w:r>
        <w:rPr>
          <w:rFonts w:ascii="Times New Roman" w:hAnsi="Times New Roman" w:cs="宋体"/>
          <w:sz w:val="24"/>
          <w:lang w:eastAsia="zh-CN"/>
        </w:rPr>
        <w:t>和</w:t>
      </w:r>
      <w:r>
        <w:rPr>
          <w:rFonts w:ascii="Times New Roman" w:hAnsi="Times New Roman" w:eastAsia="Times New Roman"/>
          <w:sz w:val="24"/>
          <w:lang w:eastAsia="zh-CN"/>
        </w:rPr>
        <w:t>450×4×96</w:t>
      </w:r>
      <w:r>
        <w:rPr>
          <w:rFonts w:ascii="Times New Roman" w:hAnsi="Times New Roman" w:cs="宋体"/>
          <w:sz w:val="24"/>
          <w:lang w:eastAsia="zh-CN"/>
        </w:rPr>
        <w:t>三级网格</w:t>
      </w:r>
      <w:r>
        <w:rPr>
          <w:rFonts w:ascii="Times New Roman" w:hAnsi="Times New Roman" w:eastAsia="Times New Roman"/>
          <w:sz w:val="24"/>
          <w:lang w:eastAsia="zh-CN"/>
        </w:rPr>
        <w:t>，</w:t>
      </w:r>
      <w:r>
        <w:rPr>
          <w:rFonts w:ascii="Times New Roman" w:hAnsi="Times New Roman" w:cs="宋体"/>
          <w:sz w:val="24"/>
          <w:lang w:eastAsia="zh-CN"/>
        </w:rPr>
        <w:t>计算至</w:t>
      </w:r>
      <w:r>
        <w:rPr>
          <w:rFonts w:ascii="Times New Roman" w:hAnsi="Times New Roman" w:eastAsia="Times New Roman"/>
          <w:sz w:val="24"/>
          <w:lang w:eastAsia="zh-CN"/>
        </w:rPr>
        <w:t>600 s</w:t>
      </w:r>
      <w:r>
        <w:rPr>
          <w:rFonts w:ascii="Times New Roman" w:hAnsi="Times New Roman" w:cs="宋体"/>
          <w:sz w:val="24"/>
          <w:lang w:eastAsia="zh-CN"/>
        </w:rPr>
        <w:t>。模拟结果与</w:t>
      </w:r>
      <w:r>
        <w:rPr>
          <w:rFonts w:ascii="Times New Roman" w:hAnsi="Times New Roman" w:eastAsia="Times New Roman"/>
          <w:sz w:val="24"/>
          <w:lang w:eastAsia="zh-CN"/>
        </w:rPr>
        <w:t>35</w:t>
      </w:r>
      <w:r>
        <w:rPr>
          <w:rFonts w:ascii="Times New Roman" w:hAnsi="Times New Roman" w:cs="宋体"/>
          <w:sz w:val="24"/>
          <w:lang w:eastAsia="zh-CN"/>
        </w:rPr>
        <w:t>个参考点的对照见图</w:t>
      </w:r>
      <w:r>
        <w:rPr>
          <w:rFonts w:ascii="Times New Roman" w:hAnsi="Times New Roman" w:eastAsia="Times New Roman"/>
          <w:sz w:val="24"/>
          <w:lang w:eastAsia="zh-CN"/>
        </w:rPr>
        <w:t>4-17。</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0.0004346 m，</w:t>
      </w:r>
      <w:r>
        <w:rPr>
          <w:rFonts w:ascii="Times New Roman" w:hAnsi="Times New Roman" w:cs="宋体"/>
          <w:sz w:val="24"/>
          <w:lang w:eastAsia="zh-CN"/>
        </w:rPr>
        <w:t>均方根变化</w:t>
      </w:r>
      <w:r>
        <w:rPr>
          <w:rFonts w:ascii="Times New Roman" w:hAnsi="Times New Roman" w:eastAsia="Times New Roman"/>
          <w:sz w:val="24"/>
          <w:lang w:eastAsia="zh-CN"/>
        </w:rPr>
        <w:t>0.0001380 m，</w:t>
      </w:r>
      <w:r>
        <w:rPr>
          <w:rFonts w:ascii="Times New Roman" w:hAnsi="Times New Roman" w:cs="宋体"/>
          <w:sz w:val="24"/>
          <w:lang w:eastAsia="zh-CN"/>
        </w:rPr>
        <w:t>出流变化</w:t>
      </w:r>
      <w:r>
        <w:rPr>
          <w:rFonts w:ascii="Times New Roman" w:hAnsi="Times New Roman" w:eastAsia="Times New Roman"/>
          <w:sz w:val="24"/>
          <w:lang w:eastAsia="zh-CN"/>
        </w:rPr>
        <w:t>0.01431%，</w:t>
      </w:r>
      <w:r>
        <w:rPr>
          <w:rFonts w:ascii="Times New Roman" w:hAnsi="Times New Roman" w:cs="宋体"/>
          <w:sz w:val="24"/>
          <w:lang w:eastAsia="zh-CN"/>
        </w:rPr>
        <w:t>满足验证要求</w:t>
      </w:r>
      <w:r>
        <w:rPr>
          <w:rFonts w:ascii="Times New Roman" w:hAnsi="Times New Roman" w:eastAsia="Times New Roman"/>
          <w:sz w:val="24"/>
          <w:lang w:eastAsia="zh-CN"/>
        </w:rPr>
        <w:t>。</w:t>
      </w:r>
      <w:r>
        <w:rPr>
          <w:rFonts w:ascii="Times New Roman" w:hAnsi="Times New Roman" w:cs="宋体"/>
          <w:sz w:val="24"/>
          <w:lang w:eastAsia="zh-CN"/>
        </w:rPr>
        <w:t>三维终态与二维稳态细网格在</w:t>
      </w:r>
      <w:r>
        <w:rPr>
          <w:rFonts w:ascii="Times New Roman" w:hAnsi="Times New Roman" w:eastAsia="Times New Roman"/>
          <w:sz w:val="24"/>
          <w:lang w:eastAsia="zh-CN"/>
        </w:rPr>
        <w:t>35</w:t>
      </w:r>
      <w:r>
        <w:rPr>
          <w:rFonts w:ascii="Times New Roman" w:hAnsi="Times New Roman" w:cs="宋体"/>
          <w:sz w:val="24"/>
          <w:lang w:eastAsia="zh-CN"/>
        </w:rPr>
        <w:t>个参考点处的最大水头差为</w:t>
      </w:r>
      <w:r>
        <w:rPr>
          <w:rFonts w:ascii="Times New Roman" w:hAnsi="Times New Roman" w:eastAsia="Times New Roman"/>
          <w:sz w:val="24"/>
          <w:lang w:eastAsia="zh-CN"/>
        </w:rPr>
        <w:t>0.000858095 m。</w:t>
      </w:r>
    </w:p>
    <w:p w14:paraId="25CC7D78">
      <w:pPr>
        <w:spacing w:before="120" w:after="0" w:line="240" w:lineRule="auto"/>
        <w:ind w:firstLine="0"/>
        <w:jc w:val="center"/>
        <w:rPr>
          <w:rFonts w:ascii="Times New Roman" w:hAnsi="Times New Roman" w:cs="Times New Roman"/>
        </w:rPr>
      </w:pPr>
      <w:r>
        <w:drawing>
          <wp:inline distT="0" distB="0" distL="0" distR="0">
            <wp:extent cx="5399405" cy="1806575"/>
            <wp:effectExtent l="0" t="0" r="0" b="3175"/>
            <wp:docPr id="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7"/>
                    <pic:cNvPicPr>
                      <a:picLocks noChangeAspect="1"/>
                    </pic:cNvPicPr>
                  </pic:nvPicPr>
                  <pic:blipFill>
                    <a:blip r:embed="rId132"/>
                    <a:stretch>
                      <a:fillRect/>
                    </a:stretch>
                  </pic:blipFill>
                  <pic:spPr>
                    <a:xfrm>
                      <a:off x="0" y="0"/>
                      <a:ext cx="5400000" cy="1806815"/>
                    </a:xfrm>
                    <a:prstGeom prst="rect">
                      <a:avLst/>
                    </a:prstGeom>
                  </pic:spPr>
                </pic:pic>
              </a:graphicData>
            </a:graphic>
          </wp:inline>
        </w:drawing>
      </w:r>
    </w:p>
    <w:p w14:paraId="30F626E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图4-17　三维砂坝终态渗流场及参考节点对照</w:t>
      </w:r>
    </w:p>
    <w:p w14:paraId="2AAB6B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4-17 Final-state seepage field of the three-dimensional sand dam case and comparison at reference nodes</w:t>
      </w:r>
    </w:p>
    <w:p w14:paraId="7457E9F8">
      <w:pPr>
        <w:pStyle w:val="6"/>
      </w:pPr>
      <w:r>
        <w:rPr>
          <w:rFonts w:ascii="Times New Roman" w:hAnsi="Times New Roman"/>
        </w:rPr>
        <w:t>（4）网格无关性分析</w:t>
      </w:r>
    </w:p>
    <w:p w14:paraId="10B6A35C">
      <w:pPr>
        <w:spacing w:after="0" w:line="360" w:lineRule="auto"/>
        <w:rPr>
          <w:lang w:eastAsia="zh-CN"/>
        </w:rPr>
      </w:pPr>
      <w:r>
        <w:rPr>
          <w:rFonts w:ascii="Times New Roman" w:hAnsi="Times New Roman" w:cs="宋体"/>
          <w:sz w:val="24"/>
          <w:lang w:eastAsia="zh-CN"/>
        </w:rPr>
        <w:t>表</w:t>
      </w:r>
      <w:r>
        <w:rPr>
          <w:rFonts w:ascii="Times New Roman" w:hAnsi="Times New Roman" w:eastAsia="Times New Roman"/>
          <w:sz w:val="24"/>
          <w:lang w:eastAsia="zh-CN"/>
        </w:rPr>
        <w:t xml:space="preserve">4-3 </w:t>
      </w:r>
      <w:r>
        <w:rPr>
          <w:rFonts w:ascii="Times New Roman" w:hAnsi="Times New Roman" w:cs="宋体"/>
          <w:sz w:val="24"/>
          <w:lang w:eastAsia="zh-CN"/>
        </w:rPr>
        <w:t>给出了三维瞬态模型三级网格的水头验证结果</w:t>
      </w:r>
      <w:r>
        <w:rPr>
          <w:rFonts w:ascii="Times New Roman" w:hAnsi="Times New Roman" w:eastAsia="Times New Roman"/>
          <w:sz w:val="24"/>
          <w:lang w:eastAsia="zh-CN"/>
        </w:rPr>
        <w:t>，</w:t>
      </w:r>
      <w:r>
        <w:rPr>
          <w:rFonts w:ascii="Times New Roman" w:hAnsi="Times New Roman" w:cs="宋体"/>
          <w:sz w:val="24"/>
          <w:lang w:eastAsia="zh-CN"/>
        </w:rPr>
        <w:t>涵盖解析解对比</w:t>
      </w:r>
      <w:r>
        <w:rPr>
          <w:rFonts w:ascii="Times New Roman" w:hAnsi="Times New Roman" w:eastAsia="Times New Roman"/>
          <w:sz w:val="24"/>
          <w:lang w:eastAsia="zh-CN"/>
        </w:rPr>
        <w:t>、</w:t>
      </w:r>
      <w:r>
        <w:rPr>
          <w:rFonts w:ascii="Times New Roman" w:hAnsi="Times New Roman" w:cs="宋体"/>
          <w:sz w:val="24"/>
          <w:lang w:eastAsia="zh-CN"/>
        </w:rPr>
        <w:t>非均质对照及砂坝流网三类算例</w:t>
      </w:r>
      <w:r>
        <w:rPr>
          <w:rFonts w:ascii="Times New Roman" w:hAnsi="Times New Roman" w:eastAsia="Times New Roman"/>
          <w:sz w:val="24"/>
          <w:lang w:eastAsia="zh-CN"/>
        </w:rPr>
        <w:t>，</w:t>
      </w:r>
      <w:r>
        <w:rPr>
          <w:rFonts w:ascii="Times New Roman" w:hAnsi="Times New Roman" w:cs="宋体"/>
          <w:sz w:val="24"/>
          <w:lang w:eastAsia="zh-CN"/>
        </w:rPr>
        <w:t>用于检验三维模型的瞬态计算精度与网格收敛性</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解析解算例的水头最大偏差与均方根偏差分别处于</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 xml:space="preserve"> m</w:t>
      </w:r>
      <w:r>
        <w:rPr>
          <w:rFonts w:ascii="Times New Roman" w:hAnsi="Times New Roman" w:cs="宋体"/>
          <w:sz w:val="24"/>
          <w:lang w:eastAsia="zh-CN"/>
        </w:rPr>
        <w:t>与</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量级</w:t>
      </w:r>
      <w:r>
        <w:rPr>
          <w:rFonts w:ascii="Times New Roman" w:hAnsi="Times New Roman" w:eastAsia="Times New Roman"/>
          <w:sz w:val="24"/>
          <w:lang w:eastAsia="zh-CN"/>
        </w:rPr>
        <w:t>，</w:t>
      </w:r>
      <w:r>
        <w:rPr>
          <w:rFonts w:ascii="Times New Roman" w:hAnsi="Times New Roman" w:cs="宋体"/>
          <w:sz w:val="24"/>
          <w:lang w:eastAsia="zh-CN"/>
        </w:rPr>
        <w:t>偏差随网格加密持续减小</w:t>
      </w:r>
      <w:r>
        <w:rPr>
          <w:rFonts w:ascii="Times New Roman" w:hAnsi="Times New Roman" w:eastAsia="Times New Roman"/>
          <w:sz w:val="24"/>
          <w:lang w:eastAsia="zh-CN"/>
        </w:rPr>
        <w:t>，</w:t>
      </w:r>
      <w:r>
        <w:rPr>
          <w:rFonts w:ascii="Times New Roman" w:hAnsi="Times New Roman" w:cs="宋体"/>
          <w:sz w:val="24"/>
          <w:lang w:eastAsia="zh-CN"/>
        </w:rPr>
        <w:t>与理论解吻合良好</w:t>
      </w:r>
      <w:r>
        <w:rPr>
          <w:rFonts w:ascii="Times New Roman" w:hAnsi="Times New Roman" w:eastAsia="Times New Roman"/>
          <w:sz w:val="24"/>
          <w:lang w:eastAsia="zh-CN"/>
        </w:rPr>
        <w:t>；</w:t>
      </w:r>
      <w:r>
        <w:rPr>
          <w:rFonts w:ascii="Times New Roman" w:hAnsi="Times New Roman" w:cs="宋体"/>
          <w:sz w:val="24"/>
          <w:lang w:eastAsia="zh-CN"/>
        </w:rPr>
        <w:t>非均质对照算例的水头偏差随网格细化呈显著收敛趋势</w:t>
      </w:r>
      <w:r>
        <w:rPr>
          <w:rFonts w:ascii="Times New Roman" w:hAnsi="Times New Roman" w:eastAsia="Times New Roman"/>
          <w:sz w:val="24"/>
          <w:lang w:eastAsia="zh-CN"/>
        </w:rPr>
        <w:t>，</w:t>
      </w:r>
      <w:r>
        <w:rPr>
          <w:rFonts w:ascii="Times New Roman" w:hAnsi="Times New Roman" w:cs="宋体"/>
          <w:sz w:val="24"/>
          <w:lang w:eastAsia="zh-CN"/>
        </w:rPr>
        <w:t>三级网格下均方根偏差降至</w:t>
      </w:r>
      <w:r>
        <w:rPr>
          <w:rFonts w:ascii="Times New Roman" w:hAnsi="Times New Roman" w:eastAsia="Times New Roman"/>
          <w:sz w:val="24"/>
          <w:lang w:eastAsia="zh-CN"/>
        </w:rPr>
        <w:t>0.002652 m，</w:t>
      </w:r>
      <w:r>
        <w:rPr>
          <w:rFonts w:ascii="Times New Roman" w:hAnsi="Times New Roman" w:cs="宋体"/>
          <w:sz w:val="24"/>
          <w:lang w:eastAsia="zh-CN"/>
        </w:rPr>
        <w:t>数值稳定性良好</w:t>
      </w:r>
      <w:r>
        <w:rPr>
          <w:rFonts w:ascii="Times New Roman" w:hAnsi="Times New Roman" w:eastAsia="Times New Roman"/>
          <w:sz w:val="24"/>
          <w:lang w:eastAsia="zh-CN"/>
        </w:rPr>
        <w:t>；</w:t>
      </w:r>
      <w:r>
        <w:rPr>
          <w:rFonts w:ascii="Times New Roman" w:hAnsi="Times New Roman" w:cs="宋体"/>
          <w:sz w:val="24"/>
          <w:lang w:eastAsia="zh-CN"/>
        </w:rPr>
        <w:t>砂坝流网算例在三级网格逐步加密过程中</w:t>
      </w:r>
      <w:r>
        <w:rPr>
          <w:rFonts w:ascii="Times New Roman" w:hAnsi="Times New Roman" w:eastAsia="Times New Roman"/>
          <w:sz w:val="24"/>
          <w:lang w:eastAsia="zh-CN"/>
        </w:rPr>
        <w:t>，</w:t>
      </w:r>
      <w:r>
        <w:rPr>
          <w:rFonts w:ascii="Times New Roman" w:hAnsi="Times New Roman" w:cs="宋体"/>
          <w:sz w:val="24"/>
          <w:lang w:eastAsia="zh-CN"/>
        </w:rPr>
        <w:t>水头计算结果波动微小</w:t>
      </w:r>
      <w:r>
        <w:rPr>
          <w:rFonts w:ascii="Times New Roman" w:hAnsi="Times New Roman" w:eastAsia="Times New Roman"/>
          <w:sz w:val="24"/>
          <w:lang w:eastAsia="zh-CN"/>
        </w:rPr>
        <w:t>，</w:t>
      </w:r>
      <w:r>
        <w:rPr>
          <w:rFonts w:ascii="Times New Roman" w:hAnsi="Times New Roman" w:cs="宋体"/>
          <w:sz w:val="24"/>
          <w:lang w:eastAsia="zh-CN"/>
        </w:rPr>
        <w:t>表现出良好的网格无关性</w:t>
      </w:r>
      <w:r>
        <w:rPr>
          <w:rFonts w:ascii="Times New Roman" w:hAnsi="Times New Roman" w:eastAsia="Times New Roman"/>
          <w:sz w:val="24"/>
          <w:lang w:eastAsia="zh-CN"/>
        </w:rPr>
        <w:t>。</w:t>
      </w:r>
      <w:r>
        <w:rPr>
          <w:rFonts w:ascii="Times New Roman" w:hAnsi="Times New Roman" w:cs="宋体"/>
          <w:sz w:val="24"/>
          <w:lang w:eastAsia="zh-CN"/>
        </w:rPr>
        <w:t>整体验证表明</w:t>
      </w:r>
      <w:r>
        <w:rPr>
          <w:rFonts w:ascii="Times New Roman" w:hAnsi="Times New Roman" w:eastAsia="Times New Roman"/>
          <w:sz w:val="24"/>
          <w:lang w:eastAsia="zh-CN"/>
        </w:rPr>
        <w:t>，</w:t>
      </w:r>
      <w:r>
        <w:rPr>
          <w:rFonts w:ascii="Times New Roman" w:hAnsi="Times New Roman" w:cs="宋体"/>
          <w:sz w:val="24"/>
          <w:lang w:eastAsia="zh-CN"/>
        </w:rPr>
        <w:t>三维瞬态模型的水头计算精度可靠</w:t>
      </w:r>
      <w:r>
        <w:rPr>
          <w:rFonts w:ascii="Times New Roman" w:hAnsi="Times New Roman" w:eastAsia="Times New Roman"/>
          <w:sz w:val="24"/>
          <w:lang w:eastAsia="zh-CN"/>
        </w:rPr>
        <w:t>。</w:t>
      </w:r>
    </w:p>
    <w:p w14:paraId="49A5CC2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表4-3　三维瞬态模型三级网格的水头验证结果</w:t>
      </w:r>
    </w:p>
    <w:p w14:paraId="4ECA79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4-3 Head verification results of the three-dimensional transient model on three grid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1"/>
        <w:gridCol w:w="2069"/>
        <w:gridCol w:w="941"/>
        <w:gridCol w:w="1834"/>
        <w:gridCol w:w="1834"/>
      </w:tblGrid>
      <w:tr w14:paraId="0739FB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1" w:type="dxa"/>
            <w:tcBorders>
              <w:bottom w:val="single" w:color="auto" w:sz="4" w:space="0"/>
            </w:tcBorders>
            <w:vAlign w:val="center"/>
          </w:tcPr>
          <w:p w14:paraId="7896A652">
            <w:pPr>
              <w:keepNext/>
              <w:spacing w:before="40" w:after="40" w:line="360" w:lineRule="auto"/>
              <w:ind w:left="0" w:right="0" w:firstLine="0"/>
              <w:jc w:val="center"/>
            </w:pPr>
            <w:r>
              <w:rPr>
                <w:rFonts w:ascii="宋体" w:hAnsi="宋体" w:cs="宋体"/>
                <w:b/>
                <w:sz w:val="21"/>
              </w:rPr>
              <w:t>验证案例</w:t>
            </w:r>
          </w:p>
        </w:tc>
        <w:tc>
          <w:tcPr>
            <w:tcW w:w="2069" w:type="dxa"/>
            <w:tcBorders>
              <w:bottom w:val="single" w:color="auto" w:sz="4" w:space="0"/>
            </w:tcBorders>
            <w:vAlign w:val="center"/>
          </w:tcPr>
          <w:p w14:paraId="46779F09">
            <w:pPr>
              <w:keepNext/>
              <w:spacing w:before="40" w:after="40" w:line="360" w:lineRule="auto"/>
              <w:ind w:left="0" w:right="0" w:firstLine="0"/>
              <w:jc w:val="center"/>
            </w:pPr>
            <w:r>
              <w:rPr>
                <w:rFonts w:ascii="宋体" w:hAnsi="宋体" w:cs="宋体"/>
                <w:b/>
                <w:sz w:val="21"/>
              </w:rPr>
              <w:t>网格尺寸</w:t>
            </w:r>
          </w:p>
        </w:tc>
        <w:tc>
          <w:tcPr>
            <w:tcW w:w="941" w:type="dxa"/>
            <w:tcBorders>
              <w:bottom w:val="single" w:color="auto" w:sz="4" w:space="0"/>
            </w:tcBorders>
            <w:vAlign w:val="center"/>
          </w:tcPr>
          <w:p w14:paraId="761CF0DC">
            <w:pPr>
              <w:keepNext/>
              <w:spacing w:before="40" w:after="40" w:line="360" w:lineRule="auto"/>
              <w:ind w:left="0" w:right="0" w:firstLine="0"/>
              <w:jc w:val="center"/>
            </w:pPr>
            <w:r>
              <w:rPr>
                <w:rFonts w:ascii="宋体" w:hAnsi="宋体" w:cs="宋体"/>
                <w:b/>
                <w:sz w:val="21"/>
              </w:rPr>
              <w:t>参考点</w:t>
            </w:r>
          </w:p>
        </w:tc>
        <w:tc>
          <w:tcPr>
            <w:tcW w:w="1834" w:type="dxa"/>
            <w:tcBorders>
              <w:bottom w:val="single" w:color="auto" w:sz="4" w:space="0"/>
            </w:tcBorders>
            <w:vAlign w:val="center"/>
          </w:tcPr>
          <w:p w14:paraId="4F512AE5">
            <w:pPr>
              <w:keepNext/>
              <w:spacing w:before="40" w:after="40" w:line="360" w:lineRule="auto"/>
              <w:ind w:left="0" w:right="0" w:firstLine="0"/>
              <w:jc w:val="center"/>
            </w:pPr>
            <w:r>
              <w:rPr>
                <w:rFonts w:ascii="宋体" w:hAnsi="宋体" w:cs="宋体"/>
                <w:b/>
                <w:sz w:val="21"/>
              </w:rPr>
              <w:t>最大偏差</w:t>
            </w:r>
            <w:r>
              <w:rPr>
                <w:rFonts w:ascii="Times New Roman" w:hAnsi="Times New Roman" w:eastAsia="Times New Roman"/>
                <w:b/>
                <w:sz w:val="21"/>
              </w:rPr>
              <w:t>/m</w:t>
            </w:r>
          </w:p>
        </w:tc>
        <w:tc>
          <w:tcPr>
            <w:tcW w:w="1834" w:type="dxa"/>
            <w:tcBorders>
              <w:bottom w:val="single" w:color="auto" w:sz="4" w:space="0"/>
            </w:tcBorders>
            <w:vAlign w:val="center"/>
          </w:tcPr>
          <w:p w14:paraId="77E78082">
            <w:pPr>
              <w:keepNext/>
              <w:spacing w:before="40" w:after="40" w:line="360" w:lineRule="auto"/>
              <w:ind w:left="0" w:right="0" w:firstLine="0"/>
              <w:jc w:val="center"/>
            </w:pPr>
            <w:r>
              <w:rPr>
                <w:rFonts w:ascii="宋体" w:hAnsi="宋体" w:cs="宋体"/>
                <w:b/>
                <w:sz w:val="21"/>
              </w:rPr>
              <w:t>均方根偏差</w:t>
            </w:r>
            <w:r>
              <w:rPr>
                <w:rFonts w:ascii="Times New Roman" w:hAnsi="Times New Roman" w:eastAsia="Times New Roman"/>
                <w:b/>
                <w:sz w:val="21"/>
              </w:rPr>
              <w:t>/m</w:t>
            </w:r>
          </w:p>
        </w:tc>
      </w:tr>
      <w:tr w14:paraId="3349BC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6839BE0">
            <w:pPr>
              <w:spacing w:before="40" w:after="40" w:line="360" w:lineRule="auto"/>
              <w:ind w:left="0" w:right="0" w:firstLine="0"/>
              <w:jc w:val="center"/>
            </w:pPr>
            <w:r>
              <w:rPr>
                <w:rFonts w:ascii="宋体" w:hAnsi="宋体" w:cs="宋体"/>
                <w:sz w:val="21"/>
              </w:rPr>
              <w:t>解析解</w:t>
            </w:r>
          </w:p>
        </w:tc>
        <w:tc>
          <w:tcPr>
            <w:tcW w:w="2069" w:type="dxa"/>
            <w:vAlign w:val="center"/>
          </w:tcPr>
          <w:p w14:paraId="11FFD138">
            <w:pPr>
              <w:spacing w:before="40" w:after="40" w:line="360" w:lineRule="auto"/>
              <w:ind w:left="0" w:right="0" w:firstLine="0"/>
              <w:jc w:val="center"/>
            </w:pPr>
            <w:r>
              <w:rPr>
                <w:rFonts w:ascii="Times New Roman" w:hAnsi="Times New Roman" w:eastAsia="Times New Roman"/>
                <w:sz w:val="21"/>
              </w:rPr>
              <w:t>24×16×12</w:t>
            </w:r>
          </w:p>
        </w:tc>
        <w:tc>
          <w:tcPr>
            <w:tcW w:w="941" w:type="dxa"/>
            <w:vAlign w:val="center"/>
          </w:tcPr>
          <w:p w14:paraId="1E0A19F4">
            <w:pPr>
              <w:spacing w:before="40" w:after="40" w:line="360" w:lineRule="auto"/>
              <w:ind w:left="0" w:right="0" w:firstLine="0"/>
              <w:jc w:val="center"/>
            </w:pPr>
            <w:r>
              <w:rPr>
                <w:rFonts w:ascii="宋体" w:hAnsi="宋体" w:cs="宋体"/>
                <w:sz w:val="21"/>
              </w:rPr>
              <w:t>全域</w:t>
            </w:r>
          </w:p>
        </w:tc>
        <w:tc>
          <w:tcPr>
            <w:tcW w:w="1834" w:type="dxa"/>
            <w:vAlign w:val="center"/>
          </w:tcPr>
          <w:p w14:paraId="0492597F">
            <w:pPr>
              <w:spacing w:before="40" w:after="40" w:line="360" w:lineRule="auto"/>
              <w:ind w:left="0" w:right="0" w:firstLine="0"/>
              <w:jc w:val="center"/>
            </w:pPr>
            <w:r>
              <w:rPr>
                <w:rFonts w:ascii="Times New Roman" w:hAnsi="Times New Roman" w:eastAsia="Times New Roman"/>
                <w:sz w:val="21"/>
              </w:rPr>
              <w:t>0.0004359</w:t>
            </w:r>
          </w:p>
        </w:tc>
        <w:tc>
          <w:tcPr>
            <w:tcW w:w="1834" w:type="dxa"/>
            <w:vAlign w:val="center"/>
          </w:tcPr>
          <w:p w14:paraId="7D8004EC">
            <w:pPr>
              <w:spacing w:before="40" w:after="40" w:line="360" w:lineRule="auto"/>
              <w:ind w:left="0" w:right="0" w:firstLine="0"/>
              <w:jc w:val="center"/>
            </w:pPr>
            <w:r>
              <w:rPr>
                <w:rFonts w:ascii="Times New Roman" w:hAnsi="Times New Roman" w:eastAsia="Times New Roman"/>
                <w:sz w:val="21"/>
              </w:rPr>
              <w:t>0.0001565</w:t>
            </w:r>
          </w:p>
        </w:tc>
      </w:tr>
      <w:tr w14:paraId="715123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2EDFFA5A">
            <w:pPr>
              <w:spacing w:before="40" w:after="40" w:line="360" w:lineRule="auto"/>
              <w:ind w:left="0" w:right="0" w:firstLine="0"/>
              <w:jc w:val="center"/>
            </w:pPr>
            <w:r>
              <w:rPr>
                <w:rFonts w:ascii="宋体" w:hAnsi="宋体" w:cs="宋体"/>
                <w:sz w:val="21"/>
              </w:rPr>
              <w:t>解析解</w:t>
            </w:r>
          </w:p>
        </w:tc>
        <w:tc>
          <w:tcPr>
            <w:tcW w:w="2069" w:type="dxa"/>
            <w:vAlign w:val="center"/>
          </w:tcPr>
          <w:p w14:paraId="619416C6">
            <w:pPr>
              <w:spacing w:before="40" w:after="40" w:line="360" w:lineRule="auto"/>
              <w:ind w:left="0" w:right="0" w:firstLine="0"/>
              <w:jc w:val="center"/>
            </w:pPr>
            <w:r>
              <w:rPr>
                <w:rFonts w:ascii="Times New Roman" w:hAnsi="Times New Roman" w:eastAsia="Times New Roman"/>
                <w:sz w:val="21"/>
              </w:rPr>
              <w:t>36×24×18</w:t>
            </w:r>
          </w:p>
        </w:tc>
        <w:tc>
          <w:tcPr>
            <w:tcW w:w="941" w:type="dxa"/>
            <w:vAlign w:val="center"/>
          </w:tcPr>
          <w:p w14:paraId="093AA018">
            <w:pPr>
              <w:spacing w:before="40" w:after="40" w:line="360" w:lineRule="auto"/>
              <w:ind w:left="0" w:right="0" w:firstLine="0"/>
              <w:jc w:val="center"/>
            </w:pPr>
            <w:r>
              <w:rPr>
                <w:rFonts w:ascii="宋体" w:hAnsi="宋体" w:cs="宋体"/>
                <w:sz w:val="21"/>
              </w:rPr>
              <w:t>全域</w:t>
            </w:r>
          </w:p>
        </w:tc>
        <w:tc>
          <w:tcPr>
            <w:tcW w:w="1834" w:type="dxa"/>
            <w:vAlign w:val="center"/>
          </w:tcPr>
          <w:p w14:paraId="291C7D5B">
            <w:pPr>
              <w:spacing w:before="40" w:after="40" w:line="360" w:lineRule="auto"/>
              <w:ind w:left="0" w:right="0" w:firstLine="0"/>
              <w:jc w:val="center"/>
            </w:pPr>
            <w:r>
              <w:rPr>
                <w:rFonts w:ascii="Times New Roman" w:hAnsi="Times New Roman" w:eastAsia="Times New Roman"/>
                <w:sz w:val="21"/>
              </w:rPr>
              <w:t>0.0002105</w:t>
            </w:r>
          </w:p>
        </w:tc>
        <w:tc>
          <w:tcPr>
            <w:tcW w:w="1834" w:type="dxa"/>
            <w:vAlign w:val="center"/>
          </w:tcPr>
          <w:p w14:paraId="4501CE38">
            <w:pPr>
              <w:spacing w:before="40" w:after="40" w:line="360" w:lineRule="auto"/>
              <w:ind w:left="0" w:right="0" w:firstLine="0"/>
              <w:jc w:val="center"/>
            </w:pPr>
            <w:r>
              <w:rPr>
                <w:rFonts w:ascii="Times New Roman" w:hAnsi="Times New Roman" w:eastAsia="Times New Roman"/>
                <w:sz w:val="21"/>
              </w:rPr>
              <w:t>7.495×10</w:t>
            </w:r>
            <w:r>
              <w:rPr>
                <w:rFonts w:ascii="Times New Roman" w:hAnsi="Times New Roman" w:eastAsia="Times New Roman"/>
                <w:sz w:val="21"/>
                <w:vertAlign w:val="superscript"/>
              </w:rPr>
              <w:t>−5</w:t>
            </w:r>
          </w:p>
        </w:tc>
      </w:tr>
      <w:tr w14:paraId="415166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0BC2702">
            <w:pPr>
              <w:spacing w:before="40" w:after="40" w:line="360" w:lineRule="auto"/>
              <w:ind w:left="0" w:right="0" w:firstLine="0"/>
              <w:jc w:val="center"/>
            </w:pPr>
            <w:r>
              <w:rPr>
                <w:rFonts w:ascii="宋体" w:hAnsi="宋体" w:cs="宋体"/>
                <w:sz w:val="21"/>
              </w:rPr>
              <w:t>解析解</w:t>
            </w:r>
          </w:p>
        </w:tc>
        <w:tc>
          <w:tcPr>
            <w:tcW w:w="2069" w:type="dxa"/>
            <w:vAlign w:val="center"/>
          </w:tcPr>
          <w:p w14:paraId="5D316917">
            <w:pPr>
              <w:spacing w:before="40" w:after="40" w:line="360" w:lineRule="auto"/>
              <w:ind w:left="0" w:right="0" w:firstLine="0"/>
              <w:jc w:val="center"/>
            </w:pPr>
            <w:r>
              <w:rPr>
                <w:rFonts w:ascii="Times New Roman" w:hAnsi="Times New Roman" w:eastAsia="Times New Roman"/>
                <w:sz w:val="21"/>
              </w:rPr>
              <w:t>48×32×24</w:t>
            </w:r>
          </w:p>
        </w:tc>
        <w:tc>
          <w:tcPr>
            <w:tcW w:w="941" w:type="dxa"/>
            <w:vAlign w:val="center"/>
          </w:tcPr>
          <w:p w14:paraId="4B9990BD">
            <w:pPr>
              <w:spacing w:before="40" w:after="40" w:line="360" w:lineRule="auto"/>
              <w:ind w:left="0" w:right="0" w:firstLine="0"/>
              <w:jc w:val="center"/>
            </w:pPr>
            <w:r>
              <w:rPr>
                <w:rFonts w:ascii="宋体" w:hAnsi="宋体" w:cs="宋体"/>
                <w:sz w:val="21"/>
              </w:rPr>
              <w:t>全域</w:t>
            </w:r>
          </w:p>
        </w:tc>
        <w:tc>
          <w:tcPr>
            <w:tcW w:w="1834" w:type="dxa"/>
            <w:vAlign w:val="center"/>
          </w:tcPr>
          <w:p w14:paraId="5D528663">
            <w:pPr>
              <w:spacing w:before="40" w:after="40" w:line="360" w:lineRule="auto"/>
              <w:ind w:left="0" w:right="0" w:firstLine="0"/>
              <w:jc w:val="center"/>
            </w:pPr>
            <w:r>
              <w:rPr>
                <w:rFonts w:ascii="Times New Roman" w:hAnsi="Times New Roman" w:eastAsia="Times New Roman"/>
                <w:sz w:val="21"/>
              </w:rPr>
              <w:t>0.0001306</w:t>
            </w:r>
          </w:p>
        </w:tc>
        <w:tc>
          <w:tcPr>
            <w:tcW w:w="1834" w:type="dxa"/>
            <w:vAlign w:val="center"/>
          </w:tcPr>
          <w:p w14:paraId="41FA7B1A">
            <w:pPr>
              <w:spacing w:before="40" w:after="40" w:line="360" w:lineRule="auto"/>
              <w:ind w:left="0" w:right="0" w:firstLine="0"/>
              <w:jc w:val="center"/>
            </w:pPr>
            <w:r>
              <w:rPr>
                <w:rFonts w:ascii="Times New Roman" w:hAnsi="Times New Roman" w:eastAsia="Times New Roman"/>
                <w:sz w:val="21"/>
              </w:rPr>
              <w:t>4.637×10</w:t>
            </w:r>
            <w:r>
              <w:rPr>
                <w:rFonts w:ascii="Times New Roman" w:hAnsi="Times New Roman" w:eastAsia="Times New Roman"/>
                <w:sz w:val="21"/>
                <w:vertAlign w:val="superscript"/>
              </w:rPr>
              <w:t>−5</w:t>
            </w:r>
          </w:p>
        </w:tc>
      </w:tr>
      <w:tr w14:paraId="13A9DE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AE704DD">
            <w:pPr>
              <w:spacing w:before="40" w:after="40" w:line="360" w:lineRule="auto"/>
              <w:ind w:left="0" w:right="0" w:firstLine="0"/>
              <w:jc w:val="center"/>
            </w:pPr>
            <w:r>
              <w:rPr>
                <w:rFonts w:ascii="宋体" w:hAnsi="宋体" w:cs="宋体"/>
                <w:sz w:val="21"/>
              </w:rPr>
              <w:t>非均质对照</w:t>
            </w:r>
          </w:p>
        </w:tc>
        <w:tc>
          <w:tcPr>
            <w:tcW w:w="2069" w:type="dxa"/>
            <w:vAlign w:val="center"/>
          </w:tcPr>
          <w:p w14:paraId="3BB27FE8">
            <w:pPr>
              <w:spacing w:before="40" w:after="40" w:line="360" w:lineRule="auto"/>
              <w:ind w:left="0" w:right="0" w:firstLine="0"/>
              <w:jc w:val="center"/>
            </w:pPr>
            <w:r>
              <w:rPr>
                <w:rFonts w:ascii="Times New Roman" w:hAnsi="Times New Roman" w:eastAsia="Times New Roman"/>
                <w:sz w:val="21"/>
              </w:rPr>
              <w:t>72×36×24</w:t>
            </w:r>
          </w:p>
        </w:tc>
        <w:tc>
          <w:tcPr>
            <w:tcW w:w="941" w:type="dxa"/>
            <w:vAlign w:val="center"/>
          </w:tcPr>
          <w:p w14:paraId="49E1B73B">
            <w:pPr>
              <w:spacing w:before="40" w:after="40" w:line="360" w:lineRule="auto"/>
              <w:ind w:left="0" w:right="0" w:firstLine="0"/>
              <w:jc w:val="center"/>
            </w:pPr>
            <w:r>
              <w:rPr>
                <w:rFonts w:ascii="宋体" w:hAnsi="宋体" w:cs="宋体"/>
                <w:sz w:val="21"/>
              </w:rPr>
              <w:t>全域</w:t>
            </w:r>
          </w:p>
        </w:tc>
        <w:tc>
          <w:tcPr>
            <w:tcW w:w="1834" w:type="dxa"/>
            <w:vAlign w:val="center"/>
          </w:tcPr>
          <w:p w14:paraId="733F2500">
            <w:pPr>
              <w:spacing w:before="40" w:after="40" w:line="360" w:lineRule="auto"/>
              <w:ind w:left="0" w:right="0" w:firstLine="0"/>
              <w:jc w:val="center"/>
            </w:pPr>
            <w:r>
              <w:rPr>
                <w:rFonts w:ascii="Times New Roman" w:hAnsi="Times New Roman" w:eastAsia="Times New Roman"/>
                <w:sz w:val="21"/>
              </w:rPr>
              <w:t>0.0864</w:t>
            </w:r>
          </w:p>
        </w:tc>
        <w:tc>
          <w:tcPr>
            <w:tcW w:w="1834" w:type="dxa"/>
            <w:vAlign w:val="center"/>
          </w:tcPr>
          <w:p w14:paraId="587B77A5">
            <w:pPr>
              <w:spacing w:before="40" w:after="40" w:line="360" w:lineRule="auto"/>
              <w:ind w:left="0" w:right="0" w:firstLine="0"/>
              <w:jc w:val="center"/>
            </w:pPr>
            <w:r>
              <w:rPr>
                <w:rFonts w:ascii="Times New Roman" w:hAnsi="Times New Roman" w:eastAsia="Times New Roman"/>
                <w:sz w:val="21"/>
              </w:rPr>
              <w:t>0.00694</w:t>
            </w:r>
          </w:p>
        </w:tc>
      </w:tr>
      <w:tr w14:paraId="57A4AA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6CA452B">
            <w:pPr>
              <w:spacing w:before="40" w:after="40" w:line="360" w:lineRule="auto"/>
              <w:ind w:left="0" w:right="0" w:firstLine="0"/>
              <w:jc w:val="center"/>
            </w:pPr>
            <w:r>
              <w:rPr>
                <w:rFonts w:ascii="宋体" w:hAnsi="宋体" w:cs="宋体"/>
                <w:sz w:val="21"/>
              </w:rPr>
              <w:t>非均质对照</w:t>
            </w:r>
          </w:p>
        </w:tc>
        <w:tc>
          <w:tcPr>
            <w:tcW w:w="2069" w:type="dxa"/>
            <w:vAlign w:val="center"/>
          </w:tcPr>
          <w:p w14:paraId="48CC6CF2">
            <w:pPr>
              <w:spacing w:before="40" w:after="40" w:line="360" w:lineRule="auto"/>
              <w:ind w:left="0" w:right="0" w:firstLine="0"/>
              <w:jc w:val="center"/>
            </w:pPr>
            <w:r>
              <w:rPr>
                <w:rFonts w:ascii="Times New Roman" w:hAnsi="Times New Roman" w:eastAsia="Times New Roman"/>
                <w:sz w:val="21"/>
              </w:rPr>
              <w:t>96×48×32</w:t>
            </w:r>
          </w:p>
        </w:tc>
        <w:tc>
          <w:tcPr>
            <w:tcW w:w="941" w:type="dxa"/>
            <w:vAlign w:val="center"/>
          </w:tcPr>
          <w:p w14:paraId="657C5029">
            <w:pPr>
              <w:spacing w:before="40" w:after="40" w:line="360" w:lineRule="auto"/>
              <w:ind w:left="0" w:right="0" w:firstLine="0"/>
              <w:jc w:val="center"/>
            </w:pPr>
            <w:r>
              <w:rPr>
                <w:rFonts w:ascii="宋体" w:hAnsi="宋体" w:cs="宋体"/>
                <w:sz w:val="21"/>
              </w:rPr>
              <w:t>全域</w:t>
            </w:r>
          </w:p>
        </w:tc>
        <w:tc>
          <w:tcPr>
            <w:tcW w:w="1834" w:type="dxa"/>
            <w:vAlign w:val="center"/>
          </w:tcPr>
          <w:p w14:paraId="6D1C2356">
            <w:pPr>
              <w:spacing w:before="40" w:after="40" w:line="360" w:lineRule="auto"/>
              <w:ind w:left="0" w:right="0" w:firstLine="0"/>
              <w:jc w:val="center"/>
            </w:pPr>
            <w:r>
              <w:rPr>
                <w:rFonts w:ascii="Times New Roman" w:hAnsi="Times New Roman" w:eastAsia="Times New Roman"/>
                <w:sz w:val="21"/>
              </w:rPr>
              <w:t>0.06911</w:t>
            </w:r>
          </w:p>
        </w:tc>
        <w:tc>
          <w:tcPr>
            <w:tcW w:w="1834" w:type="dxa"/>
            <w:vAlign w:val="center"/>
          </w:tcPr>
          <w:p w14:paraId="6B849067">
            <w:pPr>
              <w:spacing w:before="40" w:after="40" w:line="360" w:lineRule="auto"/>
              <w:ind w:left="0" w:right="0" w:firstLine="0"/>
              <w:jc w:val="center"/>
            </w:pPr>
            <w:r>
              <w:rPr>
                <w:rFonts w:ascii="Times New Roman" w:hAnsi="Times New Roman" w:eastAsia="Times New Roman"/>
                <w:sz w:val="21"/>
              </w:rPr>
              <w:t>0.004032</w:t>
            </w:r>
          </w:p>
        </w:tc>
      </w:tr>
      <w:tr w14:paraId="0BC645D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32D6CFA">
            <w:pPr>
              <w:spacing w:before="40" w:after="40" w:line="360" w:lineRule="auto"/>
              <w:ind w:left="0" w:right="0" w:firstLine="0"/>
              <w:jc w:val="center"/>
            </w:pPr>
            <w:r>
              <w:rPr>
                <w:rFonts w:ascii="宋体" w:hAnsi="宋体" w:cs="宋体"/>
                <w:sz w:val="21"/>
              </w:rPr>
              <w:t>非均质对照</w:t>
            </w:r>
          </w:p>
        </w:tc>
        <w:tc>
          <w:tcPr>
            <w:tcW w:w="2069" w:type="dxa"/>
            <w:vAlign w:val="center"/>
          </w:tcPr>
          <w:p w14:paraId="60BA9E6A">
            <w:pPr>
              <w:spacing w:before="40" w:after="40" w:line="360" w:lineRule="auto"/>
              <w:ind w:left="0" w:right="0" w:firstLine="0"/>
              <w:jc w:val="center"/>
            </w:pPr>
            <w:r>
              <w:rPr>
                <w:rFonts w:ascii="Times New Roman" w:hAnsi="Times New Roman" w:eastAsia="Times New Roman"/>
                <w:sz w:val="21"/>
              </w:rPr>
              <w:t>120×60×40</w:t>
            </w:r>
          </w:p>
        </w:tc>
        <w:tc>
          <w:tcPr>
            <w:tcW w:w="941" w:type="dxa"/>
            <w:vAlign w:val="center"/>
          </w:tcPr>
          <w:p w14:paraId="725C426A">
            <w:pPr>
              <w:spacing w:before="40" w:after="40" w:line="360" w:lineRule="auto"/>
              <w:ind w:left="0" w:right="0" w:firstLine="0"/>
              <w:jc w:val="center"/>
            </w:pPr>
            <w:r>
              <w:rPr>
                <w:rFonts w:ascii="宋体" w:hAnsi="宋体" w:cs="宋体"/>
                <w:sz w:val="21"/>
              </w:rPr>
              <w:t>全域</w:t>
            </w:r>
          </w:p>
        </w:tc>
        <w:tc>
          <w:tcPr>
            <w:tcW w:w="1834" w:type="dxa"/>
            <w:vAlign w:val="center"/>
          </w:tcPr>
          <w:p w14:paraId="586CCAA7">
            <w:pPr>
              <w:spacing w:before="40" w:after="40" w:line="360" w:lineRule="auto"/>
              <w:ind w:left="0" w:right="0" w:firstLine="0"/>
              <w:jc w:val="center"/>
            </w:pPr>
            <w:r>
              <w:rPr>
                <w:rFonts w:ascii="Times New Roman" w:hAnsi="Times New Roman" w:eastAsia="Times New Roman"/>
                <w:sz w:val="21"/>
              </w:rPr>
              <w:t>0.05827</w:t>
            </w:r>
          </w:p>
        </w:tc>
        <w:tc>
          <w:tcPr>
            <w:tcW w:w="1834" w:type="dxa"/>
            <w:vAlign w:val="center"/>
          </w:tcPr>
          <w:p w14:paraId="60A7431B">
            <w:pPr>
              <w:spacing w:before="40" w:after="40" w:line="360" w:lineRule="auto"/>
              <w:ind w:left="0" w:right="0" w:firstLine="0"/>
              <w:jc w:val="center"/>
            </w:pPr>
            <w:r>
              <w:rPr>
                <w:rFonts w:ascii="Times New Roman" w:hAnsi="Times New Roman" w:eastAsia="Times New Roman"/>
                <w:sz w:val="21"/>
              </w:rPr>
              <w:t>0.002652</w:t>
            </w:r>
          </w:p>
        </w:tc>
      </w:tr>
      <w:tr w14:paraId="50AC27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0730E12">
            <w:pPr>
              <w:spacing w:before="40" w:after="40" w:line="360" w:lineRule="auto"/>
              <w:ind w:left="0" w:right="0" w:firstLine="0"/>
              <w:jc w:val="center"/>
            </w:pPr>
            <w:r>
              <w:rPr>
                <w:rFonts w:ascii="宋体" w:hAnsi="宋体" w:cs="宋体"/>
                <w:sz w:val="21"/>
              </w:rPr>
              <w:t>砂坝流网</w:t>
            </w:r>
          </w:p>
        </w:tc>
        <w:tc>
          <w:tcPr>
            <w:tcW w:w="2069" w:type="dxa"/>
            <w:vAlign w:val="center"/>
          </w:tcPr>
          <w:p w14:paraId="68EF99C2">
            <w:pPr>
              <w:spacing w:before="40" w:after="40" w:line="360" w:lineRule="auto"/>
              <w:ind w:left="0" w:right="0" w:firstLine="0"/>
              <w:jc w:val="center"/>
            </w:pPr>
            <w:r>
              <w:rPr>
                <w:rFonts w:ascii="Times New Roman" w:hAnsi="Times New Roman" w:eastAsia="Times New Roman"/>
                <w:sz w:val="21"/>
              </w:rPr>
              <w:t>150×2×32</w:t>
            </w:r>
          </w:p>
        </w:tc>
        <w:tc>
          <w:tcPr>
            <w:tcW w:w="941" w:type="dxa"/>
            <w:vAlign w:val="center"/>
          </w:tcPr>
          <w:p w14:paraId="4AEAA3C8">
            <w:pPr>
              <w:spacing w:before="40" w:after="40" w:line="360" w:lineRule="auto"/>
              <w:ind w:left="0" w:right="0" w:firstLine="0"/>
              <w:jc w:val="center"/>
            </w:pPr>
            <w:r>
              <w:rPr>
                <w:rFonts w:ascii="Times New Roman" w:hAnsi="Times New Roman" w:eastAsia="Times New Roman"/>
                <w:sz w:val="21"/>
              </w:rPr>
              <w:t>35</w:t>
            </w:r>
          </w:p>
        </w:tc>
        <w:tc>
          <w:tcPr>
            <w:tcW w:w="1834" w:type="dxa"/>
            <w:vAlign w:val="center"/>
          </w:tcPr>
          <w:p w14:paraId="269A169C">
            <w:pPr>
              <w:spacing w:before="40" w:after="40" w:line="360" w:lineRule="auto"/>
              <w:ind w:left="0" w:right="0" w:firstLine="0"/>
              <w:jc w:val="center"/>
            </w:pPr>
            <w:r>
              <w:rPr>
                <w:rFonts w:ascii="Times New Roman" w:hAnsi="Times New Roman" w:eastAsia="Times New Roman"/>
                <w:sz w:val="21"/>
              </w:rPr>
              <w:t>0.007549</w:t>
            </w:r>
          </w:p>
        </w:tc>
        <w:tc>
          <w:tcPr>
            <w:tcW w:w="1834" w:type="dxa"/>
            <w:vAlign w:val="center"/>
          </w:tcPr>
          <w:p w14:paraId="0062282E">
            <w:pPr>
              <w:spacing w:before="40" w:after="40" w:line="360" w:lineRule="auto"/>
              <w:ind w:left="0" w:right="0" w:firstLine="0"/>
              <w:jc w:val="center"/>
            </w:pPr>
            <w:r>
              <w:rPr>
                <w:rFonts w:ascii="Times New Roman" w:hAnsi="Times New Roman" w:eastAsia="Times New Roman"/>
                <w:sz w:val="21"/>
              </w:rPr>
              <w:t>0.003695</w:t>
            </w:r>
          </w:p>
        </w:tc>
      </w:tr>
      <w:tr w14:paraId="70196C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7727690">
            <w:pPr>
              <w:spacing w:before="40" w:after="40" w:line="360" w:lineRule="auto"/>
              <w:ind w:left="0" w:right="0" w:firstLine="0"/>
              <w:jc w:val="center"/>
            </w:pPr>
            <w:r>
              <w:rPr>
                <w:rFonts w:ascii="宋体" w:hAnsi="宋体" w:cs="宋体"/>
                <w:sz w:val="21"/>
              </w:rPr>
              <w:t>砂坝流网</w:t>
            </w:r>
          </w:p>
        </w:tc>
        <w:tc>
          <w:tcPr>
            <w:tcW w:w="2069" w:type="dxa"/>
            <w:vAlign w:val="center"/>
          </w:tcPr>
          <w:p w14:paraId="7D3B7057">
            <w:pPr>
              <w:spacing w:before="40" w:after="40" w:line="360" w:lineRule="auto"/>
              <w:ind w:left="0" w:right="0" w:firstLine="0"/>
              <w:jc w:val="center"/>
            </w:pPr>
            <w:r>
              <w:rPr>
                <w:rFonts w:ascii="Times New Roman" w:hAnsi="Times New Roman" w:eastAsia="Times New Roman"/>
                <w:sz w:val="21"/>
              </w:rPr>
              <w:t>300×3×64</w:t>
            </w:r>
          </w:p>
        </w:tc>
        <w:tc>
          <w:tcPr>
            <w:tcW w:w="941" w:type="dxa"/>
            <w:vAlign w:val="center"/>
          </w:tcPr>
          <w:p w14:paraId="6C51A786">
            <w:pPr>
              <w:spacing w:before="40" w:after="40" w:line="360" w:lineRule="auto"/>
              <w:ind w:left="0" w:right="0" w:firstLine="0"/>
              <w:jc w:val="center"/>
            </w:pPr>
            <w:r>
              <w:rPr>
                <w:rFonts w:ascii="Times New Roman" w:hAnsi="Times New Roman" w:eastAsia="Times New Roman"/>
                <w:sz w:val="21"/>
              </w:rPr>
              <w:t>34</w:t>
            </w:r>
          </w:p>
        </w:tc>
        <w:tc>
          <w:tcPr>
            <w:tcW w:w="1834" w:type="dxa"/>
            <w:vAlign w:val="center"/>
          </w:tcPr>
          <w:p w14:paraId="1394AB81">
            <w:pPr>
              <w:spacing w:before="40" w:after="40" w:line="360" w:lineRule="auto"/>
              <w:ind w:left="0" w:right="0" w:firstLine="0"/>
              <w:jc w:val="center"/>
            </w:pPr>
            <w:r>
              <w:rPr>
                <w:rFonts w:ascii="Times New Roman" w:hAnsi="Times New Roman" w:eastAsia="Times New Roman"/>
                <w:sz w:val="21"/>
              </w:rPr>
              <w:t>0.007517</w:t>
            </w:r>
          </w:p>
        </w:tc>
        <w:tc>
          <w:tcPr>
            <w:tcW w:w="1834" w:type="dxa"/>
            <w:vAlign w:val="center"/>
          </w:tcPr>
          <w:p w14:paraId="49843606">
            <w:pPr>
              <w:spacing w:before="40" w:after="40" w:line="360" w:lineRule="auto"/>
              <w:ind w:left="0" w:right="0" w:firstLine="0"/>
              <w:jc w:val="center"/>
            </w:pPr>
            <w:r>
              <w:rPr>
                <w:rFonts w:ascii="Times New Roman" w:hAnsi="Times New Roman" w:eastAsia="Times New Roman"/>
                <w:sz w:val="21"/>
              </w:rPr>
              <w:t>0.003669</w:t>
            </w:r>
          </w:p>
        </w:tc>
      </w:tr>
      <w:tr w14:paraId="430C7C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1A74BDC1">
            <w:pPr>
              <w:spacing w:before="40" w:after="40" w:line="360" w:lineRule="auto"/>
              <w:ind w:left="0" w:right="0" w:firstLine="0"/>
              <w:jc w:val="center"/>
            </w:pPr>
            <w:r>
              <w:rPr>
                <w:rFonts w:ascii="宋体" w:hAnsi="宋体" w:cs="宋体"/>
                <w:sz w:val="21"/>
              </w:rPr>
              <w:t>砂坝流网</w:t>
            </w:r>
          </w:p>
        </w:tc>
        <w:tc>
          <w:tcPr>
            <w:tcW w:w="2069" w:type="dxa"/>
            <w:vAlign w:val="center"/>
          </w:tcPr>
          <w:p w14:paraId="0BA0601F">
            <w:pPr>
              <w:spacing w:before="40" w:after="40" w:line="360" w:lineRule="auto"/>
              <w:ind w:left="0" w:right="0" w:firstLine="0"/>
              <w:jc w:val="center"/>
            </w:pPr>
            <w:r>
              <w:rPr>
                <w:rFonts w:ascii="Times New Roman" w:hAnsi="Times New Roman" w:eastAsia="Times New Roman"/>
                <w:sz w:val="21"/>
              </w:rPr>
              <w:t>450×4×96</w:t>
            </w:r>
          </w:p>
        </w:tc>
        <w:tc>
          <w:tcPr>
            <w:tcW w:w="941" w:type="dxa"/>
            <w:vAlign w:val="center"/>
          </w:tcPr>
          <w:p w14:paraId="229431EC">
            <w:pPr>
              <w:spacing w:before="40" w:after="40" w:line="360" w:lineRule="auto"/>
              <w:ind w:left="0" w:right="0" w:firstLine="0"/>
              <w:jc w:val="center"/>
            </w:pPr>
            <w:r>
              <w:rPr>
                <w:rFonts w:ascii="Times New Roman" w:hAnsi="Times New Roman" w:eastAsia="Times New Roman"/>
                <w:sz w:val="21"/>
              </w:rPr>
              <w:t>35</w:t>
            </w:r>
          </w:p>
        </w:tc>
        <w:tc>
          <w:tcPr>
            <w:tcW w:w="1834" w:type="dxa"/>
            <w:vAlign w:val="center"/>
          </w:tcPr>
          <w:p w14:paraId="2A4BE81A">
            <w:pPr>
              <w:spacing w:before="40" w:after="40" w:line="360" w:lineRule="auto"/>
              <w:ind w:left="0" w:right="0" w:firstLine="0"/>
              <w:jc w:val="center"/>
            </w:pPr>
            <w:r>
              <w:rPr>
                <w:rFonts w:ascii="Times New Roman" w:hAnsi="Times New Roman" w:eastAsia="Times New Roman"/>
                <w:sz w:val="21"/>
              </w:rPr>
              <w:t>0.007541</w:t>
            </w:r>
          </w:p>
        </w:tc>
        <w:tc>
          <w:tcPr>
            <w:tcW w:w="1834" w:type="dxa"/>
            <w:vAlign w:val="center"/>
          </w:tcPr>
          <w:p w14:paraId="3D13FE38">
            <w:pPr>
              <w:spacing w:before="40" w:after="40" w:line="360" w:lineRule="auto"/>
              <w:ind w:left="0" w:right="0" w:firstLine="0"/>
              <w:jc w:val="center"/>
            </w:pPr>
            <w:r>
              <w:rPr>
                <w:rFonts w:ascii="Times New Roman" w:hAnsi="Times New Roman" w:eastAsia="Times New Roman"/>
                <w:sz w:val="21"/>
              </w:rPr>
              <w:t>0.003627</w:t>
            </w:r>
          </w:p>
        </w:tc>
      </w:tr>
    </w:tbl>
    <w:p w14:paraId="511E1D6B">
      <w:pPr>
        <w:spacing w:after="0" w:line="360" w:lineRule="auto"/>
        <w:rPr>
          <w:lang w:eastAsia="zh-CN"/>
        </w:rPr>
      </w:pPr>
      <w:r>
        <w:rPr>
          <w:rFonts w:ascii="Times New Roman" w:hAnsi="Times New Roman" w:eastAsia="宋体" w:cs="Times New Roman"/>
          <w:sz w:val="24"/>
          <w:lang w:eastAsia="zh-CN"/>
        </w:rPr>
        <w:t>4.4  基于透明地质模型的渗流场计算——以洞庭湖垸堤防为例</w:t>
      </w:r>
    </w:p>
    <w:p w14:paraId="0B5B7F7F">
      <w:pPr>
        <w:spacing w:after="0" w:line="360" w:lineRule="auto"/>
        <w:rPr>
          <w:lang w:eastAsia="zh-CN"/>
        </w:rPr>
      </w:pPr>
      <w:r>
        <w:rPr>
          <w:rFonts w:ascii="Times New Roman" w:hAnsi="Times New Roman" w:eastAsia="Times New Roman" w:cs="Times New Roman"/>
          <w:sz w:val="24"/>
          <w:lang w:eastAsia="zh-CN"/>
        </w:rPr>
        <w:t xml:space="preserve">4.4.1  </w:t>
      </w:r>
      <w:r>
        <w:rPr>
          <w:rFonts w:ascii="Times New Roman" w:hAnsi="Times New Roman" w:cs="宋体"/>
          <w:sz w:val="24"/>
          <w:lang w:eastAsia="zh-CN"/>
        </w:rPr>
        <w:t>地质数据</w:t>
      </w:r>
      <w:r>
        <w:rPr>
          <w:rFonts w:ascii="Times New Roman" w:hAnsi="Times New Roman" w:eastAsia="Times New Roman" w:cs="Times New Roman"/>
          <w:sz w:val="24"/>
          <w:lang w:eastAsia="zh-CN"/>
        </w:rPr>
        <w:t>、</w:t>
      </w:r>
      <w:r>
        <w:rPr>
          <w:rFonts w:ascii="Times New Roman" w:hAnsi="Times New Roman" w:cs="宋体"/>
          <w:sz w:val="24"/>
          <w:lang w:eastAsia="zh-CN"/>
        </w:rPr>
        <w:t>计算范围与断面位置</w:t>
      </w:r>
    </w:p>
    <w:p w14:paraId="0A15F02E">
      <w:pPr>
        <w:pStyle w:val="6"/>
      </w:pPr>
      <w:r>
        <w:rPr>
          <w:rFonts w:ascii="Times New Roman" w:hAnsi="Times New Roman"/>
        </w:rPr>
        <w:t xml:space="preserve">4.4.1.1 </w:t>
      </w:r>
      <w:r>
        <w:rPr>
          <w:rFonts w:ascii="Times New Roman" w:hAnsi="Times New Roman"/>
          <w:highlight w:val="yellow"/>
        </w:rPr>
        <w:t>洞庭湖某垸</w:t>
      </w:r>
    </w:p>
    <w:p w14:paraId="5036D4A5">
      <w:pPr>
        <w:spacing w:after="0" w:line="360" w:lineRule="auto"/>
        <w:rPr>
          <w:lang w:eastAsia="zh-CN"/>
        </w:rPr>
      </w:pPr>
      <w:r>
        <w:rPr>
          <w:rFonts w:hint="eastAsia" w:cs="宋体"/>
          <w:sz w:val="24"/>
          <w:highlight w:val="yellow"/>
          <w:lang w:val="en-US" w:eastAsia="zh-CN"/>
        </w:rPr>
        <w:t>+接第三章的表述，</w:t>
      </w:r>
      <w:r>
        <w:rPr>
          <w:rFonts w:ascii="Times New Roman" w:hAnsi="Times New Roman" w:cs="宋体"/>
          <w:sz w:val="24"/>
          <w:lang w:eastAsia="zh-CN"/>
        </w:rPr>
        <w:t>采用洞庭湖</w:t>
      </w:r>
      <w:r>
        <w:rPr>
          <w:rFonts w:ascii="Times New Roman" w:hAnsi="Times New Roman" w:cs="宋体"/>
          <w:sz w:val="24"/>
          <w:highlight w:val="yellow"/>
          <w:lang w:eastAsia="zh-CN"/>
        </w:rPr>
        <w:t>某垸</w:t>
      </w:r>
      <w:r>
        <w:rPr>
          <w:rFonts w:ascii="Times New Roman" w:hAnsi="Times New Roman" w:cs="宋体"/>
          <w:sz w:val="24"/>
          <w:lang w:eastAsia="zh-CN"/>
        </w:rPr>
        <w:t>堤防地质数据</w:t>
      </w:r>
      <w:r>
        <w:rPr>
          <w:rFonts w:ascii="Times New Roman" w:hAnsi="Times New Roman" w:eastAsia="Times New Roman"/>
          <w:sz w:val="24"/>
          <w:lang w:eastAsia="zh-CN"/>
        </w:rPr>
        <w:t>，</w:t>
      </w:r>
      <w:r>
        <w:rPr>
          <w:rFonts w:ascii="Times New Roman" w:hAnsi="Times New Roman" w:cs="宋体"/>
          <w:sz w:val="24"/>
          <w:lang w:eastAsia="zh-CN"/>
        </w:rPr>
        <w:t>共</w:t>
      </w:r>
      <w:r>
        <w:rPr>
          <w:rFonts w:ascii="Times New Roman" w:hAnsi="Times New Roman" w:eastAsia="Times New Roman"/>
          <w:sz w:val="24"/>
          <w:lang w:eastAsia="zh-CN"/>
        </w:rPr>
        <w:t>68452</w:t>
      </w:r>
      <w:r>
        <w:rPr>
          <w:rFonts w:ascii="Times New Roman" w:hAnsi="Times New Roman" w:cs="宋体"/>
          <w:sz w:val="24"/>
          <w:lang w:eastAsia="zh-CN"/>
        </w:rPr>
        <w:t>个单元中心</w:t>
      </w:r>
      <w:r>
        <w:rPr>
          <w:rFonts w:ascii="Times New Roman" w:hAnsi="Times New Roman" w:eastAsia="Times New Roman"/>
          <w:sz w:val="24"/>
          <w:lang w:eastAsia="zh-CN"/>
        </w:rPr>
        <w:t>，</w:t>
      </w:r>
      <w:r>
        <w:rPr>
          <w:rFonts w:ascii="Times New Roman" w:hAnsi="Times New Roman" w:cs="宋体"/>
          <w:sz w:val="24"/>
          <w:lang w:eastAsia="zh-CN"/>
        </w:rPr>
        <w:t>包含坐标</w:t>
      </w:r>
      <w:r>
        <w:rPr>
          <w:rFonts w:ascii="Times New Roman" w:hAnsi="Times New Roman" w:eastAsia="Times New Roman"/>
          <w:sz w:val="24"/>
          <w:lang w:eastAsia="zh-CN"/>
        </w:rPr>
        <w:t>、</w:t>
      </w:r>
      <w:r>
        <w:rPr>
          <w:rFonts w:ascii="Times New Roman" w:hAnsi="Times New Roman" w:cs="宋体"/>
          <w:sz w:val="24"/>
          <w:lang w:eastAsia="zh-CN"/>
        </w:rPr>
        <w:t>地面高程</w:t>
      </w:r>
      <w:r>
        <w:rPr>
          <w:rFonts w:ascii="Times New Roman" w:hAnsi="Times New Roman" w:eastAsia="Times New Roman"/>
          <w:sz w:val="24"/>
          <w:lang w:eastAsia="zh-CN"/>
        </w:rPr>
        <w:t>、</w:t>
      </w:r>
      <w:r>
        <w:rPr>
          <w:rFonts w:ascii="Times New Roman" w:hAnsi="Times New Roman" w:cs="宋体"/>
          <w:sz w:val="24"/>
          <w:lang w:eastAsia="zh-CN"/>
        </w:rPr>
        <w:t>岩性编号与渗透系数</w:t>
      </w:r>
      <w:r>
        <w:rPr>
          <w:rFonts w:ascii="Times New Roman" w:hAnsi="Times New Roman" w:eastAsia="Times New Roman"/>
          <w:sz w:val="24"/>
          <w:lang w:eastAsia="zh-CN"/>
        </w:rPr>
        <w:t>。</w:t>
      </w:r>
      <w:r>
        <w:rPr>
          <w:rFonts w:ascii="Times New Roman" w:hAnsi="Times New Roman" w:cs="宋体"/>
          <w:sz w:val="24"/>
          <w:lang w:eastAsia="zh-CN"/>
        </w:rPr>
        <w:t>原始单元间距为</w:t>
      </w:r>
      <w:r>
        <w:rPr>
          <w:rFonts w:ascii="Times New Roman" w:hAnsi="Times New Roman" w:eastAsia="Times New Roman"/>
          <w:sz w:val="24"/>
          <w:lang w:eastAsia="zh-CN"/>
        </w:rPr>
        <w:t>10 m×16 m×0.64 m。</w:t>
      </w:r>
      <w:r>
        <w:rPr>
          <w:rFonts w:ascii="Times New Roman" w:hAnsi="Times New Roman" w:cs="宋体"/>
          <w:sz w:val="24"/>
          <w:lang w:eastAsia="zh-CN"/>
        </w:rPr>
        <w:t>地质信息尺度与计算离散尺度分别影响场态解释</w:t>
      </w:r>
      <w:r>
        <w:rPr>
          <w:rFonts w:ascii="Times New Roman" w:hAnsi="Times New Roman" w:eastAsia="Times New Roman"/>
          <w:sz w:val="24"/>
          <w:vertAlign w:val="superscript"/>
          <w:lang w:eastAsia="zh-CN"/>
        </w:rPr>
        <w:t>[21,200]</w:t>
      </w:r>
      <w:r>
        <w:rPr>
          <w:rFonts w:ascii="Times New Roman" w:hAnsi="Times New Roman" w:eastAsia="Times New Roman"/>
          <w:sz w:val="24"/>
          <w:lang w:eastAsia="zh-CN"/>
        </w:rPr>
        <w:t>，因此，岩性</w:t>
      </w:r>
      <w:r>
        <w:rPr>
          <w:rFonts w:ascii="Times New Roman" w:hAnsi="Times New Roman" w:cs="宋体"/>
          <w:sz w:val="24"/>
          <w:lang w:eastAsia="zh-CN"/>
        </w:rPr>
        <w:t>按物理距离最近邻映射</w:t>
      </w:r>
      <w:r>
        <w:rPr>
          <w:rFonts w:ascii="Times New Roman" w:hAnsi="Times New Roman" w:eastAsia="Times New Roman"/>
          <w:sz w:val="24"/>
          <w:lang w:eastAsia="zh-CN"/>
        </w:rPr>
        <w:t>，</w:t>
      </w:r>
      <w:r>
        <w:rPr>
          <w:rFonts w:ascii="Times New Roman" w:hAnsi="Times New Roman" w:cs="宋体"/>
          <w:sz w:val="24"/>
          <w:lang w:eastAsia="zh-CN"/>
        </w:rPr>
        <w:t>地表采用双线性插值</w:t>
      </w:r>
      <w:r>
        <w:rPr>
          <w:rFonts w:ascii="Times New Roman" w:hAnsi="Times New Roman" w:eastAsia="Times New Roman"/>
          <w:sz w:val="24"/>
          <w:lang w:eastAsia="zh-CN"/>
        </w:rPr>
        <w:t>。</w:t>
      </w:r>
      <w:r>
        <w:rPr>
          <w:rFonts w:ascii="Times New Roman" w:hAnsi="Times New Roman" w:cs="宋体"/>
          <w:sz w:val="24"/>
          <w:lang w:eastAsia="zh-CN"/>
        </w:rPr>
        <w:t>计算域的平面范围为</w:t>
      </w:r>
      <w:r>
        <w:rPr>
          <w:rFonts w:ascii="Times New Roman" w:hAnsi="Times New Roman" w:eastAsia="Times New Roman"/>
          <w:i/>
          <w:iCs/>
          <w:sz w:val="24"/>
          <w:lang w:eastAsia="zh-CN"/>
        </w:rPr>
        <w:t>x</w:t>
      </w:r>
      <w:r>
        <w:rPr>
          <w:rFonts w:ascii="Times New Roman" w:hAnsi="Times New Roman" w:cs="宋体"/>
          <w:sz w:val="24"/>
          <w:lang w:eastAsia="zh-CN"/>
        </w:rPr>
        <w:t>坐标</w:t>
      </w:r>
      <w:r>
        <w:rPr>
          <w:rFonts w:ascii="Times New Roman" w:hAnsi="Times New Roman" w:eastAsia="Times New Roman"/>
          <w:sz w:val="24"/>
          <w:lang w:eastAsia="zh-CN"/>
        </w:rPr>
        <w:t>505000～505500 m、</w:t>
      </w:r>
      <w:r>
        <w:rPr>
          <w:rFonts w:ascii="Times New Roman" w:hAnsi="Times New Roman" w:eastAsia="Times New Roman"/>
          <w:i/>
          <w:iCs/>
          <w:sz w:val="24"/>
          <w:lang w:eastAsia="zh-CN"/>
        </w:rPr>
        <w:t>y</w:t>
      </w:r>
      <w:r>
        <w:rPr>
          <w:rFonts w:ascii="Times New Roman" w:hAnsi="Times New Roman" w:cs="宋体"/>
          <w:sz w:val="24"/>
          <w:lang w:eastAsia="zh-CN"/>
        </w:rPr>
        <w:t>坐标</w:t>
      </w:r>
      <w:r>
        <w:rPr>
          <w:rFonts w:ascii="Times New Roman" w:hAnsi="Times New Roman" w:eastAsia="Times New Roman"/>
          <w:sz w:val="24"/>
          <w:lang w:eastAsia="zh-CN"/>
        </w:rPr>
        <w:t>3181000～3181800 m，</w:t>
      </w:r>
      <w:r>
        <w:rPr>
          <w:rFonts w:ascii="Times New Roman" w:hAnsi="Times New Roman" w:cs="宋体"/>
          <w:sz w:val="24"/>
          <w:lang w:eastAsia="zh-CN"/>
        </w:rPr>
        <w:t>底部高程</w:t>
      </w:r>
      <w:r>
        <w:rPr>
          <w:rFonts w:ascii="Times New Roman" w:hAnsi="Times New Roman" w:eastAsia="Times New Roman"/>
          <w:sz w:val="24"/>
          <w:lang w:eastAsia="zh-CN"/>
        </w:rPr>
        <w:t>10 m，</w:t>
      </w:r>
      <w:r>
        <w:rPr>
          <w:rFonts w:ascii="Times New Roman" w:hAnsi="Times New Roman" w:cs="宋体"/>
          <w:sz w:val="24"/>
          <w:lang w:eastAsia="zh-CN"/>
        </w:rPr>
        <w:t>上边界由地表限定</w:t>
      </w:r>
      <w:r>
        <w:rPr>
          <w:rFonts w:ascii="Times New Roman" w:hAnsi="Times New Roman" w:eastAsia="Times New Roman"/>
          <w:sz w:val="24"/>
          <w:lang w:eastAsia="zh-CN"/>
        </w:rPr>
        <w:t>。</w:t>
      </w:r>
      <w:r>
        <w:rPr>
          <w:rFonts w:ascii="Times New Roman" w:hAnsi="Times New Roman" w:cs="宋体"/>
          <w:sz w:val="24"/>
          <w:lang w:eastAsia="zh-CN"/>
        </w:rPr>
        <w:t>原始空间坐标与局部坐标的转换关系为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D9E0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EDA71C0">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x=X−505000</m:t>
                          </m:r>
                        </m:e>
                      </m:mr>
                      <m:mr>
                        <m:e>
                          <m:r>
                            <m:rPr/>
                            <m:t>y=Y−3181000</m:t>
                          </m:r>
                        </m:e>
                      </m:mr>
                      <m:mr>
                        <m:e>
                          <m:r>
                            <m:rPr/>
                            <m:t>z=Z</m:t>
                          </m:r>
                        </m:e>
                      </m:mr>
                    </m:m>
                  </m:e>
                </m:d>
              </m:oMath>
            </m:oMathPara>
          </w:p>
        </w:tc>
        <w:tc>
          <w:tcPr>
            <w:tcW w:w="848" w:type="dxa"/>
            <w:tcBorders>
              <w:top w:val="nil"/>
              <w:left w:val="nil"/>
              <w:bottom w:val="nil"/>
              <w:right w:val="nil"/>
            </w:tcBorders>
            <w:vAlign w:val="center"/>
          </w:tcPr>
          <w:p w14:paraId="076DEC1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（4-38）</w:t>
            </w:r>
          </w:p>
        </w:tc>
      </w:tr>
    </w:tbl>
    <w:p w14:paraId="30D13BB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X</m:t>
        </m:r>
      </m:oMath>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为原始数据的空间坐标和高程</w:t>
      </w:r>
      <w:r>
        <w:rPr>
          <w:rFonts w:ascii="Times New Roman" w:hAnsi="Times New Roman" w:eastAsia="Times New Roman"/>
          <w:sz w:val="24"/>
          <w:lang w:eastAsia="zh-CN"/>
        </w:rPr>
        <w:t>，m；</w:t>
      </w:r>
      <m:oMath>
        <m:r>
          <m:rPr/>
          <m:t>x</m:t>
        </m:r>
      </m:oMath>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为计算使用的局部坐标</w:t>
      </w:r>
      <w:r>
        <w:rPr>
          <w:rFonts w:ascii="Times New Roman" w:hAnsi="Times New Roman" w:eastAsia="Times New Roman"/>
          <w:sz w:val="24"/>
          <w:lang w:eastAsia="zh-CN"/>
        </w:rPr>
        <w:t>，m；</w:t>
      </w:r>
      <w:r>
        <w:rPr>
          <w:rFonts w:ascii="Times New Roman" w:hAnsi="Times New Roman" w:cs="宋体"/>
          <w:sz w:val="24"/>
          <w:lang w:eastAsia="zh-CN"/>
        </w:rPr>
        <w:t>图中</w:t>
      </w:r>
      <w:r>
        <w:rPr>
          <w:rFonts w:ascii="Times New Roman" w:hAnsi="Times New Roman" w:eastAsia="Times New Roman"/>
          <w:sz w:val="24"/>
          <w:lang w:eastAsia="zh-CN"/>
        </w:rPr>
        <w:t>“</w:t>
      </w:r>
      <w:r>
        <w:rPr>
          <w:rFonts w:ascii="Times New Roman" w:hAnsi="Times New Roman" w:cs="宋体"/>
          <w:sz w:val="24"/>
          <w:lang w:eastAsia="zh-CN"/>
        </w:rPr>
        <w:t>局部</w:t>
      </w:r>
      <w:r>
        <w:rPr>
          <w:rFonts w:ascii="Times New Roman" w:hAnsi="Times New Roman" w:eastAsia="Times New Roman"/>
          <w:sz w:val="24"/>
          <w:lang w:eastAsia="zh-CN"/>
        </w:rPr>
        <w:t>X”</w:t>
      </w:r>
      <w:r>
        <w:rPr>
          <w:rFonts w:ascii="Times New Roman" w:hAnsi="Times New Roman" w:cs="宋体"/>
          <w:sz w:val="24"/>
          <w:lang w:eastAsia="zh-CN"/>
        </w:rPr>
        <w:t>和</w:t>
      </w:r>
      <w:r>
        <w:rPr>
          <w:rFonts w:ascii="Times New Roman" w:hAnsi="Times New Roman" w:eastAsia="Times New Roman"/>
          <w:sz w:val="24"/>
          <w:lang w:eastAsia="zh-CN"/>
        </w:rPr>
        <w:t>“</w:t>
      </w:r>
      <w:r>
        <w:rPr>
          <w:rFonts w:ascii="Times New Roman" w:hAnsi="Times New Roman" w:cs="宋体"/>
          <w:sz w:val="24"/>
          <w:lang w:eastAsia="zh-CN"/>
        </w:rPr>
        <w:t>局部</w:t>
      </w:r>
      <w:r>
        <w:rPr>
          <w:rFonts w:ascii="Times New Roman" w:hAnsi="Times New Roman" w:eastAsia="Times New Roman"/>
          <w:sz w:val="24"/>
          <w:lang w:eastAsia="zh-CN"/>
        </w:rPr>
        <w:t>Y”</w:t>
      </w:r>
      <w:r>
        <w:rPr>
          <w:rFonts w:ascii="Times New Roman" w:hAnsi="Times New Roman" w:cs="宋体"/>
          <w:sz w:val="24"/>
          <w:lang w:eastAsia="zh-CN"/>
        </w:rPr>
        <w:t>分别对应</w:t>
      </w:r>
      <m:oMath>
        <m:r>
          <m:rPr/>
          <m:t>x</m:t>
        </m:r>
      </m:oMath>
      <w:r>
        <w:rPr>
          <w:rFonts w:ascii="Times New Roman" w:hAnsi="Times New Roman" w:cs="宋体"/>
          <w:sz w:val="24"/>
          <w:lang w:eastAsia="zh-CN"/>
        </w:rPr>
        <w:t>和</w:t>
      </w:r>
      <m:oMath>
        <m:r>
          <m:rPr/>
          <m:t>y</m:t>
        </m:r>
      </m:oMath>
      <w:r>
        <w:rPr>
          <w:rFonts w:ascii="Times New Roman" w:hAnsi="Times New Roman" w:eastAsia="Times New Roman"/>
          <w:sz w:val="24"/>
          <w:lang w:eastAsia="zh-CN"/>
        </w:rPr>
        <w:t>。</w:t>
      </w:r>
      <w:r>
        <w:rPr>
          <w:rFonts w:ascii="Times New Roman" w:hAnsi="Times New Roman" w:cs="宋体"/>
          <w:sz w:val="24"/>
          <w:lang w:eastAsia="zh-CN"/>
        </w:rPr>
        <w:t>根据典型断面的分析布置</w:t>
      </w:r>
      <w:r>
        <w:rPr>
          <w:rFonts w:ascii="Times New Roman" w:hAnsi="Times New Roman" w:eastAsia="Times New Roman"/>
          <w:sz w:val="24"/>
          <w:lang w:eastAsia="zh-CN"/>
        </w:rPr>
        <w:t>，</w:t>
      </w:r>
      <w:r>
        <w:rPr>
          <w:rFonts w:ascii="Times New Roman" w:hAnsi="Times New Roman" w:cs="宋体"/>
          <w:sz w:val="24"/>
          <w:lang w:eastAsia="zh-CN"/>
        </w:rPr>
        <w:t>选取</w:t>
      </w:r>
      <m:oMath>
        <m:r>
          <m:rPr/>
          <m:t>Y=3181450 </m:t>
        </m:r>
        <m:r>
          <m:rPr>
            <m:sty m:val="p"/>
          </m:rPr>
          <m:t>m</m:t>
        </m:r>
      </m:oMath>
      <w:r>
        <w:rPr>
          <w:rFonts w:ascii="Times New Roman" w:hAnsi="Times New Roman" w:cs="宋体"/>
          <w:sz w:val="24"/>
          <w:lang w:eastAsia="zh-CN"/>
        </w:rPr>
        <w:t>与</w:t>
      </w:r>
      <m:oMath>
        <m:r>
          <m:rPr/>
          <m:t>Y=3181750 </m:t>
        </m:r>
        <m:r>
          <m:rPr>
            <m:sty m:val="p"/>
          </m:rPr>
          <m:t>m</m:t>
        </m:r>
      </m:oMath>
      <w:r>
        <w:rPr>
          <w:rFonts w:ascii="Times New Roman" w:hAnsi="Times New Roman" w:cs="宋体"/>
          <w:sz w:val="24"/>
          <w:lang w:eastAsia="zh-CN"/>
        </w:rPr>
        <w:t>作为断面</w:t>
      </w:r>
      <w:r>
        <w:rPr>
          <w:rFonts w:ascii="Times New Roman" w:hAnsi="Times New Roman" w:eastAsia="Times New Roman"/>
          <w:sz w:val="24"/>
          <w:lang w:eastAsia="zh-CN"/>
        </w:rPr>
        <w:t>Ⅰ</w:t>
      </w:r>
      <w:r>
        <w:rPr>
          <w:rFonts w:ascii="Times New Roman" w:hAnsi="Times New Roman" w:cs="宋体"/>
          <w:sz w:val="24"/>
          <w:lang w:eastAsia="zh-CN"/>
        </w:rPr>
        <w:t>和断面</w:t>
      </w:r>
      <w:r>
        <w:rPr>
          <w:rFonts w:ascii="Times New Roman" w:hAnsi="Times New Roman" w:eastAsia="Times New Roman"/>
          <w:sz w:val="24"/>
          <w:lang w:eastAsia="zh-CN"/>
        </w:rPr>
        <w:t>Ⅱ，</w:t>
      </w:r>
      <w:r>
        <w:rPr>
          <w:rFonts w:ascii="Times New Roman" w:hAnsi="Times New Roman" w:cs="宋体"/>
          <w:sz w:val="24"/>
          <w:lang w:eastAsia="zh-CN"/>
        </w:rPr>
        <w:t>其水平范围均为</w:t>
      </w:r>
      <m:oMath>
        <m:r>
          <m:rPr/>
          <m:t>X=505000</m:t>
        </m:r>
      </m:oMath>
      <w:r>
        <w:rPr>
          <w:rFonts w:ascii="Times New Roman" w:hAnsi="Times New Roman" w:eastAsia="Times New Roman"/>
          <w:sz w:val="24"/>
          <w:lang w:eastAsia="zh-CN"/>
        </w:rPr>
        <w:t>～</w:t>
      </w:r>
      <m:oMath>
        <m:r>
          <m:rPr/>
          <m:t>505500 </m:t>
        </m:r>
        <m:r>
          <m:rPr>
            <m:sty m:val="p"/>
          </m:rPr>
          <m:t>m</m:t>
        </m:r>
      </m:oMath>
      <w:r>
        <w:rPr>
          <w:rFonts w:ascii="Times New Roman" w:hAnsi="Times New Roman" w:eastAsia="Times New Roman"/>
          <w:sz w:val="24"/>
          <w:lang w:eastAsia="zh-CN"/>
        </w:rPr>
        <w:t>。</w:t>
      </w:r>
    </w:p>
    <w:p w14:paraId="65EB91B2">
      <w:pPr>
        <w:spacing w:after="0" w:line="360" w:lineRule="auto"/>
        <w:rPr>
          <w:lang w:eastAsia="zh-CN"/>
        </w:rPr>
      </w:pPr>
      <w:r>
        <w:rPr>
          <w:rFonts w:ascii="Times New Roman" w:hAnsi="Times New Roman" w:cs="宋体"/>
          <w:sz w:val="24"/>
          <w:lang w:eastAsia="zh-CN"/>
        </w:rPr>
        <w:t>堤防材料属性见表</w:t>
      </w:r>
      <w:r>
        <w:rPr>
          <w:rFonts w:ascii="Times New Roman" w:hAnsi="Times New Roman" w:eastAsia="Times New Roman"/>
          <w:sz w:val="24"/>
          <w:lang w:eastAsia="zh-CN"/>
        </w:rPr>
        <w:t>4-4，</w:t>
      </w:r>
      <w:r>
        <w:rPr>
          <w:rFonts w:ascii="Times New Roman" w:hAnsi="Times New Roman" w:cs="宋体"/>
          <w:sz w:val="24"/>
          <w:lang w:eastAsia="zh-CN"/>
        </w:rPr>
        <w:t>计算域与断面见图</w:t>
      </w:r>
      <w:r>
        <w:rPr>
          <w:rFonts w:ascii="Times New Roman" w:hAnsi="Times New Roman" w:eastAsia="Times New Roman"/>
          <w:sz w:val="24"/>
          <w:lang w:eastAsia="zh-CN"/>
        </w:rPr>
        <w:t>4-18。FT</w:t>
      </w:r>
      <w:r>
        <w:rPr>
          <w:rFonts w:ascii="Times New Roman" w:hAnsi="Times New Roman" w:cs="宋体"/>
          <w:sz w:val="24"/>
          <w:lang w:eastAsia="zh-CN"/>
        </w:rPr>
        <w:t>为素填土</w:t>
      </w:r>
      <w:r>
        <w:rPr>
          <w:rFonts w:ascii="Times New Roman" w:hAnsi="Times New Roman" w:eastAsia="Times New Roman"/>
          <w:sz w:val="24"/>
          <w:lang w:eastAsia="zh-CN"/>
        </w:rPr>
        <w:t>，MCN1、MCN2</w:t>
      </w:r>
      <w:r>
        <w:rPr>
          <w:rFonts w:ascii="Times New Roman" w:hAnsi="Times New Roman" w:cs="宋体"/>
          <w:sz w:val="24"/>
          <w:lang w:eastAsia="zh-CN"/>
        </w:rPr>
        <w:t>为淤泥质粉细砂</w:t>
      </w:r>
      <w:r>
        <w:rPr>
          <w:rFonts w:ascii="Times New Roman" w:hAnsi="Times New Roman" w:eastAsia="Times New Roman"/>
          <w:sz w:val="24"/>
          <w:lang w:eastAsia="zh-CN"/>
        </w:rPr>
        <w:t>，FS、FS2</w:t>
      </w:r>
      <w:r>
        <w:rPr>
          <w:rFonts w:ascii="Times New Roman" w:hAnsi="Times New Roman" w:cs="宋体"/>
          <w:sz w:val="24"/>
          <w:lang w:eastAsia="zh-CN"/>
        </w:rPr>
        <w:t>为粉细砂</w:t>
      </w:r>
      <w:r>
        <w:rPr>
          <w:rFonts w:ascii="Times New Roman" w:hAnsi="Times New Roman" w:eastAsia="Times New Roman"/>
          <w:sz w:val="24"/>
          <w:lang w:eastAsia="zh-CN"/>
        </w:rPr>
        <w:t>，GR</w:t>
      </w:r>
      <w:r>
        <w:rPr>
          <w:rFonts w:ascii="Times New Roman" w:hAnsi="Times New Roman" w:cs="宋体"/>
          <w:sz w:val="24"/>
          <w:lang w:eastAsia="zh-CN"/>
        </w:rPr>
        <w:t>为砂砾石</w:t>
      </w:r>
      <w:r>
        <w:rPr>
          <w:rFonts w:ascii="Times New Roman" w:hAnsi="Times New Roman" w:eastAsia="Times New Roman"/>
          <w:sz w:val="24"/>
          <w:lang w:eastAsia="zh-CN"/>
        </w:rPr>
        <w:t>，Basics</w:t>
      </w:r>
      <w:r>
        <w:rPr>
          <w:rFonts w:ascii="Times New Roman" w:hAnsi="Times New Roman" w:cs="宋体"/>
          <w:sz w:val="24"/>
          <w:lang w:eastAsia="zh-CN"/>
        </w:rPr>
        <w:t>为基岩</w:t>
      </w:r>
      <w:r>
        <w:rPr>
          <w:rFonts w:ascii="Times New Roman" w:hAnsi="Times New Roman" w:eastAsia="Times New Roman"/>
          <w:sz w:val="24"/>
          <w:lang w:eastAsia="zh-CN"/>
        </w:rPr>
        <w:t>。basement</w:t>
      </w:r>
      <w:r>
        <w:rPr>
          <w:rFonts w:ascii="Times New Roman" w:hAnsi="Times New Roman" w:cs="宋体"/>
          <w:sz w:val="24"/>
          <w:lang w:eastAsia="zh-CN"/>
        </w:rPr>
        <w:t>为默认基底标签</w:t>
      </w:r>
      <w:r>
        <w:rPr>
          <w:rFonts w:ascii="Times New Roman" w:hAnsi="Times New Roman" w:eastAsia="Times New Roman"/>
          <w:sz w:val="24"/>
          <w:lang w:eastAsia="zh-CN"/>
        </w:rPr>
        <w:t>，</w:t>
      </w:r>
      <w:r>
        <w:rPr>
          <w:rFonts w:ascii="Times New Roman" w:hAnsi="Times New Roman" w:cs="宋体"/>
          <w:sz w:val="24"/>
          <w:lang w:eastAsia="zh-CN"/>
        </w:rPr>
        <w:t>映射时保留编号</w:t>
      </w:r>
      <w:r>
        <w:rPr>
          <w:rFonts w:ascii="Times New Roman" w:hAnsi="Times New Roman" w:eastAsia="Times New Roman"/>
          <w:sz w:val="24"/>
          <w:lang w:eastAsia="zh-CN"/>
        </w:rPr>
        <w:t>。</w:t>
      </w:r>
    </w:p>
    <w:p w14:paraId="194153C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表4-4　输入地层标签、岩土类别与渗透系数</w:t>
      </w:r>
    </w:p>
    <w:p w14:paraId="14C7822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4-4 Input stratum labels, geotechnical categories and hydraulic conductivity</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8"/>
        <w:gridCol w:w="1223"/>
        <w:gridCol w:w="3292"/>
        <w:gridCol w:w="2351"/>
        <w:gridCol w:w="1881"/>
      </w:tblGrid>
      <w:tr w14:paraId="62FE62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8" w:type="dxa"/>
            <w:tcBorders>
              <w:bottom w:val="single" w:color="auto" w:sz="4" w:space="0"/>
            </w:tcBorders>
            <w:vAlign w:val="center"/>
          </w:tcPr>
          <w:p w14:paraId="7A3895CB">
            <w:pPr>
              <w:keepNext/>
              <w:spacing w:before="80" w:after="80" w:line="360" w:lineRule="auto"/>
              <w:ind w:left="0" w:right="0" w:firstLine="0"/>
              <w:jc w:val="center"/>
            </w:pPr>
            <w:r>
              <w:rPr>
                <w:rFonts w:ascii="宋体" w:hAnsi="宋体" w:cs="宋体"/>
                <w:b/>
                <w:sz w:val="20"/>
              </w:rPr>
              <w:t>编号</w:t>
            </w:r>
          </w:p>
        </w:tc>
        <w:tc>
          <w:tcPr>
            <w:tcW w:w="1223" w:type="dxa"/>
            <w:tcBorders>
              <w:bottom w:val="single" w:color="auto" w:sz="4" w:space="0"/>
            </w:tcBorders>
            <w:vAlign w:val="center"/>
          </w:tcPr>
          <w:p w14:paraId="67D78108">
            <w:pPr>
              <w:keepNext/>
              <w:spacing w:before="80" w:after="80" w:line="360" w:lineRule="auto"/>
              <w:ind w:left="0" w:right="0" w:firstLine="0"/>
              <w:jc w:val="center"/>
            </w:pPr>
            <w:r>
              <w:rPr>
                <w:rFonts w:ascii="宋体" w:hAnsi="宋体" w:cs="宋体"/>
                <w:b/>
                <w:sz w:val="20"/>
              </w:rPr>
              <w:t>地层代码</w:t>
            </w:r>
          </w:p>
        </w:tc>
        <w:tc>
          <w:tcPr>
            <w:tcW w:w="3292" w:type="dxa"/>
            <w:tcBorders>
              <w:bottom w:val="single" w:color="auto" w:sz="4" w:space="0"/>
            </w:tcBorders>
            <w:vAlign w:val="center"/>
          </w:tcPr>
          <w:p w14:paraId="517E0C83">
            <w:pPr>
              <w:keepNext/>
              <w:spacing w:before="80" w:after="80" w:line="360" w:lineRule="auto"/>
              <w:ind w:left="0" w:right="0" w:firstLine="0"/>
              <w:jc w:val="center"/>
            </w:pPr>
            <w:r>
              <w:rPr>
                <w:rFonts w:ascii="宋体" w:hAnsi="宋体" w:cs="宋体"/>
                <w:b/>
                <w:sz w:val="20"/>
              </w:rPr>
              <w:t>岩土类别</w:t>
            </w:r>
          </w:p>
        </w:tc>
        <w:tc>
          <w:tcPr>
            <w:tcW w:w="2351" w:type="dxa"/>
            <w:tcBorders>
              <w:bottom w:val="single" w:color="auto" w:sz="4" w:space="0"/>
            </w:tcBorders>
            <w:vAlign w:val="center"/>
          </w:tcPr>
          <w:p w14:paraId="6BB2DA0D">
            <w:pPr>
              <w:keepNext/>
              <w:spacing w:before="80" w:after="80" w:line="360" w:lineRule="auto"/>
              <w:ind w:left="0" w:right="0" w:firstLine="0"/>
              <w:jc w:val="center"/>
            </w:pPr>
            <w:r>
              <w:rPr>
                <w:rFonts w:ascii="宋体" w:hAnsi="宋体" w:cs="宋体"/>
                <w:b/>
                <w:sz w:val="20"/>
              </w:rPr>
              <w:t>渗透系数</w:t>
            </w:r>
            <w:r>
              <w:rPr>
                <w:rFonts w:ascii="Times New Roman" w:hAnsi="Times New Roman" w:eastAsia="Times New Roman"/>
                <w:b/>
                <w:sz w:val="20"/>
              </w:rPr>
              <w:t>/(m/s)</w:t>
            </w:r>
          </w:p>
        </w:tc>
        <w:tc>
          <w:tcPr>
            <w:tcW w:w="1881" w:type="dxa"/>
            <w:tcBorders>
              <w:bottom w:val="single" w:color="auto" w:sz="4" w:space="0"/>
            </w:tcBorders>
            <w:vAlign w:val="center"/>
          </w:tcPr>
          <w:p w14:paraId="4764041B">
            <w:pPr>
              <w:keepNext/>
              <w:spacing w:before="80" w:after="80" w:line="360" w:lineRule="auto"/>
              <w:ind w:left="0" w:right="0" w:firstLine="0"/>
              <w:jc w:val="center"/>
            </w:pPr>
            <w:r>
              <w:rPr>
                <w:rFonts w:ascii="宋体" w:hAnsi="宋体" w:cs="宋体"/>
                <w:b/>
                <w:sz w:val="20"/>
              </w:rPr>
              <w:t>点数</w:t>
            </w:r>
          </w:p>
        </w:tc>
      </w:tr>
      <w:tr w14:paraId="164F3BA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541537B7">
            <w:pPr>
              <w:keepNext/>
              <w:spacing w:before="80" w:after="80" w:line="360" w:lineRule="auto"/>
              <w:ind w:left="0" w:right="0" w:firstLine="0"/>
              <w:jc w:val="center"/>
            </w:pPr>
            <w:r>
              <w:rPr>
                <w:rFonts w:ascii="Times New Roman" w:hAnsi="Times New Roman" w:eastAsia="Times New Roman"/>
                <w:sz w:val="20"/>
              </w:rPr>
              <w:t>1</w:t>
            </w:r>
          </w:p>
        </w:tc>
        <w:tc>
          <w:tcPr>
            <w:tcW w:w="1223" w:type="dxa"/>
            <w:vAlign w:val="center"/>
          </w:tcPr>
          <w:p w14:paraId="4D074D4F">
            <w:pPr>
              <w:keepNext/>
              <w:spacing w:before="80" w:after="80" w:line="360" w:lineRule="auto"/>
              <w:ind w:left="0" w:right="0" w:firstLine="0"/>
              <w:jc w:val="center"/>
            </w:pPr>
            <w:r>
              <w:rPr>
                <w:rFonts w:ascii="Times New Roman" w:hAnsi="Times New Roman" w:eastAsia="Times New Roman"/>
                <w:sz w:val="20"/>
              </w:rPr>
              <w:t>FT</w:t>
            </w:r>
          </w:p>
        </w:tc>
        <w:tc>
          <w:tcPr>
            <w:tcW w:w="3292" w:type="dxa"/>
            <w:vAlign w:val="center"/>
          </w:tcPr>
          <w:p w14:paraId="2C2DA3C5">
            <w:pPr>
              <w:keepNext/>
              <w:spacing w:before="80" w:after="80" w:line="360" w:lineRule="auto"/>
              <w:ind w:left="0" w:right="0" w:firstLine="0"/>
              <w:jc w:val="center"/>
            </w:pPr>
            <w:r>
              <w:rPr>
                <w:rFonts w:ascii="宋体" w:hAnsi="宋体" w:cs="宋体"/>
                <w:sz w:val="20"/>
              </w:rPr>
              <w:t>素填土</w:t>
            </w:r>
          </w:p>
        </w:tc>
        <w:tc>
          <w:tcPr>
            <w:tcW w:w="2351" w:type="dxa"/>
            <w:vAlign w:val="center"/>
          </w:tcPr>
          <w:p w14:paraId="6DF08EC3">
            <w:pPr>
              <w:keepNext/>
              <w:spacing w:before="80" w:after="80" w:line="360" w:lineRule="auto"/>
              <w:ind w:left="0" w:right="0" w:firstLine="0"/>
              <w:jc w:val="center"/>
            </w:pPr>
            <w:r>
              <w:rPr>
                <w:rFonts w:ascii="Times New Roman" w:hAnsi="Times New Roman" w:eastAsia="Times New Roman"/>
                <w:sz w:val="20"/>
              </w:rPr>
              <w:t>5.6×10</w:t>
            </w:r>
            <w:r>
              <w:rPr>
                <w:rFonts w:ascii="Times New Roman" w:hAnsi="Times New Roman" w:eastAsia="Times New Roman"/>
                <w:sz w:val="20"/>
                <w:vertAlign w:val="superscript"/>
              </w:rPr>
              <w:t>−5</w:t>
            </w:r>
          </w:p>
        </w:tc>
        <w:tc>
          <w:tcPr>
            <w:tcW w:w="1881" w:type="dxa"/>
            <w:vAlign w:val="center"/>
          </w:tcPr>
          <w:p w14:paraId="40A1B2A5">
            <w:pPr>
              <w:keepNext/>
              <w:spacing w:before="80" w:after="80" w:line="360" w:lineRule="auto"/>
              <w:ind w:left="0" w:right="0" w:firstLine="0"/>
              <w:jc w:val="center"/>
            </w:pPr>
            <w:r>
              <w:rPr>
                <w:rFonts w:ascii="Times New Roman" w:hAnsi="Times New Roman" w:eastAsia="Times New Roman"/>
                <w:sz w:val="20"/>
              </w:rPr>
              <w:t>6684</w:t>
            </w:r>
          </w:p>
        </w:tc>
      </w:tr>
      <w:tr w14:paraId="41B1DC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78B176F2">
            <w:pPr>
              <w:keepNext/>
              <w:spacing w:before="80" w:after="80" w:line="360" w:lineRule="auto"/>
              <w:ind w:left="0" w:right="0" w:firstLine="0"/>
              <w:jc w:val="center"/>
            </w:pPr>
            <w:r>
              <w:rPr>
                <w:rFonts w:ascii="Times New Roman" w:hAnsi="Times New Roman" w:eastAsia="Times New Roman"/>
                <w:sz w:val="20"/>
              </w:rPr>
              <w:t>2</w:t>
            </w:r>
          </w:p>
        </w:tc>
        <w:tc>
          <w:tcPr>
            <w:tcW w:w="1223" w:type="dxa"/>
            <w:vAlign w:val="center"/>
          </w:tcPr>
          <w:p w14:paraId="4B2D21F7">
            <w:pPr>
              <w:keepNext/>
              <w:spacing w:before="80" w:after="80" w:line="360" w:lineRule="auto"/>
              <w:ind w:left="0" w:right="0" w:firstLine="0"/>
              <w:jc w:val="center"/>
            </w:pPr>
            <w:r>
              <w:rPr>
                <w:rFonts w:ascii="Times New Roman" w:hAnsi="Times New Roman" w:eastAsia="Times New Roman"/>
                <w:sz w:val="20"/>
              </w:rPr>
              <w:t>FS</w:t>
            </w:r>
          </w:p>
        </w:tc>
        <w:tc>
          <w:tcPr>
            <w:tcW w:w="3292" w:type="dxa"/>
            <w:vAlign w:val="center"/>
          </w:tcPr>
          <w:p w14:paraId="1D7CEAE8">
            <w:pPr>
              <w:keepNext/>
              <w:spacing w:before="80" w:after="80" w:line="360" w:lineRule="auto"/>
              <w:ind w:left="0" w:right="0" w:firstLine="0"/>
              <w:jc w:val="center"/>
            </w:pPr>
            <w:r>
              <w:rPr>
                <w:rFonts w:ascii="宋体" w:hAnsi="宋体" w:cs="宋体"/>
                <w:sz w:val="20"/>
              </w:rPr>
              <w:t>粉细砂</w:t>
            </w:r>
            <w:r>
              <w:rPr>
                <w:rFonts w:ascii="Times New Roman" w:hAnsi="Times New Roman" w:eastAsia="Times New Roman"/>
                <w:sz w:val="20"/>
              </w:rPr>
              <w:t>（FS</w:t>
            </w:r>
            <w:r>
              <w:rPr>
                <w:rFonts w:ascii="宋体" w:hAnsi="宋体" w:cs="宋体"/>
                <w:sz w:val="20"/>
              </w:rPr>
              <w:t>层</w:t>
            </w:r>
            <w:r>
              <w:rPr>
                <w:rFonts w:eastAsia="Times New Roman"/>
                <w:sz w:val="20"/>
              </w:rPr>
              <w:t>）</w:t>
            </w:r>
          </w:p>
        </w:tc>
        <w:tc>
          <w:tcPr>
            <w:tcW w:w="2351" w:type="dxa"/>
            <w:vAlign w:val="center"/>
          </w:tcPr>
          <w:p w14:paraId="5C4C8884">
            <w:pPr>
              <w:keepNext/>
              <w:spacing w:before="80" w:after="80" w:line="360" w:lineRule="auto"/>
              <w:ind w:left="0" w:right="0" w:firstLine="0"/>
              <w:jc w:val="center"/>
            </w:pPr>
            <w:r>
              <w:rPr>
                <w:rFonts w:ascii="Times New Roman" w:hAnsi="Times New Roman" w:eastAsia="Times New Roman"/>
                <w:sz w:val="20"/>
              </w:rPr>
              <w:t>0.00488</w:t>
            </w:r>
          </w:p>
        </w:tc>
        <w:tc>
          <w:tcPr>
            <w:tcW w:w="1881" w:type="dxa"/>
            <w:vAlign w:val="center"/>
          </w:tcPr>
          <w:p w14:paraId="7F1E1FAB">
            <w:pPr>
              <w:keepNext/>
              <w:spacing w:before="80" w:after="80" w:line="360" w:lineRule="auto"/>
              <w:ind w:left="0" w:right="0" w:firstLine="0"/>
              <w:jc w:val="center"/>
            </w:pPr>
            <w:r>
              <w:rPr>
                <w:rFonts w:ascii="Times New Roman" w:hAnsi="Times New Roman" w:eastAsia="Times New Roman"/>
                <w:sz w:val="20"/>
              </w:rPr>
              <w:t>632</w:t>
            </w:r>
          </w:p>
        </w:tc>
      </w:tr>
      <w:tr w14:paraId="239A63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5F6AE47C">
            <w:pPr>
              <w:keepNext/>
              <w:spacing w:before="80" w:after="80" w:line="360" w:lineRule="auto"/>
              <w:ind w:left="0" w:right="0" w:firstLine="0"/>
              <w:jc w:val="center"/>
            </w:pPr>
            <w:r>
              <w:rPr>
                <w:rFonts w:ascii="Times New Roman" w:hAnsi="Times New Roman" w:eastAsia="Times New Roman"/>
                <w:sz w:val="20"/>
              </w:rPr>
              <w:t>3</w:t>
            </w:r>
          </w:p>
        </w:tc>
        <w:tc>
          <w:tcPr>
            <w:tcW w:w="1223" w:type="dxa"/>
            <w:vAlign w:val="center"/>
          </w:tcPr>
          <w:p w14:paraId="22CC3F84">
            <w:pPr>
              <w:keepNext/>
              <w:spacing w:before="80" w:after="80" w:line="360" w:lineRule="auto"/>
              <w:ind w:left="0" w:right="0" w:firstLine="0"/>
              <w:jc w:val="center"/>
            </w:pPr>
            <w:r>
              <w:rPr>
                <w:rFonts w:ascii="Times New Roman" w:hAnsi="Times New Roman" w:eastAsia="Times New Roman"/>
                <w:sz w:val="20"/>
              </w:rPr>
              <w:t>MCN1</w:t>
            </w:r>
          </w:p>
        </w:tc>
        <w:tc>
          <w:tcPr>
            <w:tcW w:w="3292" w:type="dxa"/>
            <w:vAlign w:val="center"/>
          </w:tcPr>
          <w:p w14:paraId="10AD75F6">
            <w:pPr>
              <w:keepNext/>
              <w:spacing w:before="80" w:after="80" w:line="360" w:lineRule="auto"/>
              <w:ind w:left="0" w:right="0" w:firstLine="0"/>
              <w:jc w:val="center"/>
              <w:rPr>
                <w:lang w:eastAsia="zh-CN"/>
              </w:rPr>
            </w:pPr>
            <w:r>
              <w:rPr>
                <w:rFonts w:ascii="宋体" w:hAnsi="宋体" w:cs="宋体"/>
                <w:sz w:val="20"/>
                <w:lang w:eastAsia="zh-CN"/>
              </w:rPr>
              <w:t>淤泥质粉细砂</w:t>
            </w:r>
            <w:r>
              <w:rPr>
                <w:rFonts w:eastAsia="Times New Roman"/>
                <w:sz w:val="20"/>
                <w:lang w:eastAsia="zh-CN"/>
              </w:rPr>
              <w:t>（Ⅰ</w:t>
            </w:r>
            <w:r>
              <w:rPr>
                <w:rFonts w:ascii="宋体" w:hAnsi="宋体" w:cs="宋体"/>
                <w:sz w:val="20"/>
                <w:lang w:eastAsia="zh-CN"/>
              </w:rPr>
              <w:t>层</w:t>
            </w:r>
            <w:r>
              <w:rPr>
                <w:rFonts w:eastAsia="Times New Roman"/>
                <w:sz w:val="20"/>
                <w:lang w:eastAsia="zh-CN"/>
              </w:rPr>
              <w:t>）</w:t>
            </w:r>
          </w:p>
        </w:tc>
        <w:tc>
          <w:tcPr>
            <w:tcW w:w="2351" w:type="dxa"/>
            <w:vAlign w:val="center"/>
          </w:tcPr>
          <w:p w14:paraId="69930B06">
            <w:pPr>
              <w:keepNext/>
              <w:spacing w:before="80" w:after="80" w:line="360" w:lineRule="auto"/>
              <w:ind w:left="0" w:right="0" w:firstLine="0"/>
              <w:jc w:val="center"/>
            </w:pPr>
            <w:r>
              <w:rPr>
                <w:rFonts w:ascii="Times New Roman" w:hAnsi="Times New Roman" w:eastAsia="Times New Roman"/>
                <w:sz w:val="20"/>
              </w:rPr>
              <w:t>0.007</w:t>
            </w:r>
          </w:p>
        </w:tc>
        <w:tc>
          <w:tcPr>
            <w:tcW w:w="1881" w:type="dxa"/>
            <w:vAlign w:val="center"/>
          </w:tcPr>
          <w:p w14:paraId="491AC8E9">
            <w:pPr>
              <w:keepNext/>
              <w:spacing w:before="80" w:after="80" w:line="360" w:lineRule="auto"/>
              <w:ind w:left="0" w:right="0" w:firstLine="0"/>
              <w:jc w:val="center"/>
            </w:pPr>
            <w:r>
              <w:rPr>
                <w:rFonts w:ascii="Times New Roman" w:hAnsi="Times New Roman" w:eastAsia="Times New Roman"/>
                <w:sz w:val="20"/>
              </w:rPr>
              <w:t>5128</w:t>
            </w:r>
          </w:p>
        </w:tc>
      </w:tr>
      <w:tr w14:paraId="1DA98D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74E4D25D">
            <w:pPr>
              <w:keepNext/>
              <w:spacing w:before="80" w:after="80" w:line="360" w:lineRule="auto"/>
              <w:ind w:left="0" w:right="0" w:firstLine="0"/>
              <w:jc w:val="center"/>
            </w:pPr>
            <w:r>
              <w:rPr>
                <w:rFonts w:ascii="Times New Roman" w:hAnsi="Times New Roman" w:eastAsia="Times New Roman"/>
                <w:sz w:val="20"/>
              </w:rPr>
              <w:t>4</w:t>
            </w:r>
          </w:p>
        </w:tc>
        <w:tc>
          <w:tcPr>
            <w:tcW w:w="1223" w:type="dxa"/>
            <w:vAlign w:val="center"/>
          </w:tcPr>
          <w:p w14:paraId="09673977">
            <w:pPr>
              <w:keepNext/>
              <w:spacing w:before="80" w:after="80" w:line="360" w:lineRule="auto"/>
              <w:ind w:left="0" w:right="0" w:firstLine="0"/>
              <w:jc w:val="center"/>
            </w:pPr>
            <w:r>
              <w:rPr>
                <w:rFonts w:ascii="Times New Roman" w:hAnsi="Times New Roman" w:eastAsia="Times New Roman"/>
                <w:sz w:val="20"/>
              </w:rPr>
              <w:t>MCN2</w:t>
            </w:r>
          </w:p>
        </w:tc>
        <w:tc>
          <w:tcPr>
            <w:tcW w:w="3292" w:type="dxa"/>
            <w:vAlign w:val="center"/>
          </w:tcPr>
          <w:p w14:paraId="5814517C">
            <w:pPr>
              <w:keepNext/>
              <w:spacing w:before="80" w:after="80" w:line="360" w:lineRule="auto"/>
              <w:ind w:left="0" w:right="0" w:firstLine="0"/>
              <w:jc w:val="center"/>
              <w:rPr>
                <w:lang w:eastAsia="zh-CN"/>
              </w:rPr>
            </w:pPr>
            <w:r>
              <w:rPr>
                <w:rFonts w:ascii="宋体" w:hAnsi="宋体" w:cs="宋体"/>
                <w:sz w:val="20"/>
                <w:lang w:eastAsia="zh-CN"/>
              </w:rPr>
              <w:t>淤泥质粉细砂</w:t>
            </w:r>
            <w:r>
              <w:rPr>
                <w:rFonts w:eastAsia="Times New Roman"/>
                <w:sz w:val="20"/>
                <w:lang w:eastAsia="zh-CN"/>
              </w:rPr>
              <w:t>（Ⅱ</w:t>
            </w:r>
            <w:r>
              <w:rPr>
                <w:rFonts w:ascii="宋体" w:hAnsi="宋体" w:cs="宋体"/>
                <w:sz w:val="20"/>
                <w:lang w:eastAsia="zh-CN"/>
              </w:rPr>
              <w:t>层</w:t>
            </w:r>
            <w:r>
              <w:rPr>
                <w:rFonts w:eastAsia="Times New Roman"/>
                <w:sz w:val="20"/>
                <w:lang w:eastAsia="zh-CN"/>
              </w:rPr>
              <w:t>）</w:t>
            </w:r>
          </w:p>
        </w:tc>
        <w:tc>
          <w:tcPr>
            <w:tcW w:w="2351" w:type="dxa"/>
            <w:vAlign w:val="center"/>
          </w:tcPr>
          <w:p w14:paraId="1E86F849">
            <w:pPr>
              <w:keepNext/>
              <w:spacing w:before="80" w:after="80" w:line="360" w:lineRule="auto"/>
              <w:ind w:left="0" w:right="0" w:firstLine="0"/>
              <w:jc w:val="center"/>
            </w:pPr>
            <w:r>
              <w:rPr>
                <w:rFonts w:ascii="Times New Roman" w:hAnsi="Times New Roman" w:eastAsia="Times New Roman"/>
                <w:sz w:val="20"/>
              </w:rPr>
              <w:t>0.00534</w:t>
            </w:r>
          </w:p>
        </w:tc>
        <w:tc>
          <w:tcPr>
            <w:tcW w:w="1881" w:type="dxa"/>
            <w:vAlign w:val="center"/>
          </w:tcPr>
          <w:p w14:paraId="3AEFD41F">
            <w:pPr>
              <w:keepNext/>
              <w:spacing w:before="80" w:after="80" w:line="360" w:lineRule="auto"/>
              <w:ind w:left="0" w:right="0" w:firstLine="0"/>
              <w:jc w:val="center"/>
            </w:pPr>
            <w:r>
              <w:rPr>
                <w:rFonts w:ascii="Times New Roman" w:hAnsi="Times New Roman" w:eastAsia="Times New Roman"/>
                <w:sz w:val="20"/>
              </w:rPr>
              <w:t>20987</w:t>
            </w:r>
          </w:p>
        </w:tc>
      </w:tr>
      <w:tr w14:paraId="6AD5CB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0CAC9BE3">
            <w:pPr>
              <w:keepNext/>
              <w:spacing w:before="80" w:after="80" w:line="360" w:lineRule="auto"/>
              <w:ind w:left="0" w:right="0" w:firstLine="0"/>
              <w:jc w:val="center"/>
            </w:pPr>
            <w:r>
              <w:rPr>
                <w:rFonts w:ascii="Times New Roman" w:hAnsi="Times New Roman" w:eastAsia="Times New Roman"/>
                <w:sz w:val="20"/>
              </w:rPr>
              <w:t>5</w:t>
            </w:r>
          </w:p>
        </w:tc>
        <w:tc>
          <w:tcPr>
            <w:tcW w:w="1223" w:type="dxa"/>
            <w:vAlign w:val="center"/>
          </w:tcPr>
          <w:p w14:paraId="54E500DF">
            <w:pPr>
              <w:keepNext/>
              <w:spacing w:before="80" w:after="80" w:line="360" w:lineRule="auto"/>
              <w:ind w:left="0" w:right="0" w:firstLine="0"/>
              <w:jc w:val="center"/>
            </w:pPr>
            <w:r>
              <w:rPr>
                <w:rFonts w:ascii="Times New Roman" w:hAnsi="Times New Roman" w:eastAsia="Times New Roman"/>
                <w:sz w:val="20"/>
              </w:rPr>
              <w:t>FS2</w:t>
            </w:r>
          </w:p>
        </w:tc>
        <w:tc>
          <w:tcPr>
            <w:tcW w:w="3292" w:type="dxa"/>
            <w:vAlign w:val="center"/>
          </w:tcPr>
          <w:p w14:paraId="705F47B2">
            <w:pPr>
              <w:keepNext/>
              <w:spacing w:before="80" w:after="80" w:line="360" w:lineRule="auto"/>
              <w:ind w:left="0" w:right="0" w:firstLine="0"/>
              <w:jc w:val="center"/>
            </w:pPr>
            <w:r>
              <w:rPr>
                <w:rFonts w:ascii="宋体" w:hAnsi="宋体" w:cs="宋体"/>
                <w:sz w:val="20"/>
              </w:rPr>
              <w:t>粉细砂</w:t>
            </w:r>
            <w:r>
              <w:rPr>
                <w:rFonts w:ascii="Times New Roman" w:hAnsi="Times New Roman" w:eastAsia="Times New Roman"/>
                <w:sz w:val="20"/>
              </w:rPr>
              <w:t>（FS2</w:t>
            </w:r>
            <w:r>
              <w:rPr>
                <w:rFonts w:ascii="宋体" w:hAnsi="宋体" w:cs="宋体"/>
                <w:sz w:val="20"/>
              </w:rPr>
              <w:t>层</w:t>
            </w:r>
            <w:r>
              <w:rPr>
                <w:rFonts w:eastAsia="Times New Roman"/>
                <w:sz w:val="20"/>
              </w:rPr>
              <w:t>）</w:t>
            </w:r>
          </w:p>
        </w:tc>
        <w:tc>
          <w:tcPr>
            <w:tcW w:w="2351" w:type="dxa"/>
            <w:vAlign w:val="center"/>
          </w:tcPr>
          <w:p w14:paraId="124E6BF5">
            <w:pPr>
              <w:keepNext/>
              <w:spacing w:before="80" w:after="80" w:line="360" w:lineRule="auto"/>
              <w:ind w:left="0" w:right="0" w:firstLine="0"/>
              <w:jc w:val="center"/>
            </w:pPr>
            <w:r>
              <w:rPr>
                <w:rFonts w:ascii="Times New Roman" w:hAnsi="Times New Roman" w:eastAsia="Times New Roman"/>
                <w:sz w:val="20"/>
              </w:rPr>
              <w:t>0.0028</w:t>
            </w:r>
          </w:p>
        </w:tc>
        <w:tc>
          <w:tcPr>
            <w:tcW w:w="1881" w:type="dxa"/>
            <w:vAlign w:val="center"/>
          </w:tcPr>
          <w:p w14:paraId="659045E2">
            <w:pPr>
              <w:keepNext/>
              <w:spacing w:before="80" w:after="80" w:line="360" w:lineRule="auto"/>
              <w:ind w:left="0" w:right="0" w:firstLine="0"/>
              <w:jc w:val="center"/>
            </w:pPr>
            <w:r>
              <w:rPr>
                <w:rFonts w:ascii="Times New Roman" w:hAnsi="Times New Roman" w:eastAsia="Times New Roman"/>
                <w:sz w:val="20"/>
              </w:rPr>
              <w:t>2777</w:t>
            </w:r>
          </w:p>
        </w:tc>
      </w:tr>
      <w:tr w14:paraId="19A394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26EF32B3">
            <w:pPr>
              <w:keepNext/>
              <w:spacing w:before="80" w:after="80" w:line="360" w:lineRule="auto"/>
              <w:ind w:left="0" w:right="0" w:firstLine="0"/>
              <w:jc w:val="center"/>
            </w:pPr>
            <w:r>
              <w:rPr>
                <w:rFonts w:ascii="Times New Roman" w:hAnsi="Times New Roman" w:eastAsia="Times New Roman"/>
                <w:sz w:val="20"/>
              </w:rPr>
              <w:t>6</w:t>
            </w:r>
          </w:p>
        </w:tc>
        <w:tc>
          <w:tcPr>
            <w:tcW w:w="1223" w:type="dxa"/>
            <w:vAlign w:val="center"/>
          </w:tcPr>
          <w:p w14:paraId="4178B958">
            <w:pPr>
              <w:keepNext/>
              <w:spacing w:before="80" w:after="80" w:line="360" w:lineRule="auto"/>
              <w:ind w:left="0" w:right="0" w:firstLine="0"/>
              <w:jc w:val="center"/>
            </w:pPr>
            <w:r>
              <w:rPr>
                <w:rFonts w:ascii="Times New Roman" w:hAnsi="Times New Roman" w:eastAsia="Times New Roman"/>
                <w:sz w:val="20"/>
              </w:rPr>
              <w:t>GR</w:t>
            </w:r>
          </w:p>
        </w:tc>
        <w:tc>
          <w:tcPr>
            <w:tcW w:w="3292" w:type="dxa"/>
            <w:vAlign w:val="center"/>
          </w:tcPr>
          <w:p w14:paraId="4F6B4746">
            <w:pPr>
              <w:keepNext/>
              <w:spacing w:before="80" w:after="80" w:line="360" w:lineRule="auto"/>
              <w:ind w:left="0" w:right="0" w:firstLine="0"/>
              <w:jc w:val="center"/>
            </w:pPr>
            <w:r>
              <w:rPr>
                <w:rFonts w:ascii="宋体" w:hAnsi="宋体" w:cs="宋体"/>
                <w:sz w:val="20"/>
              </w:rPr>
              <w:t>砂砾石</w:t>
            </w:r>
          </w:p>
        </w:tc>
        <w:tc>
          <w:tcPr>
            <w:tcW w:w="2351" w:type="dxa"/>
            <w:vAlign w:val="center"/>
          </w:tcPr>
          <w:p w14:paraId="619A2E41">
            <w:pPr>
              <w:keepNext/>
              <w:spacing w:before="80" w:after="80" w:line="360" w:lineRule="auto"/>
              <w:ind w:left="0" w:right="0" w:firstLine="0"/>
              <w:jc w:val="center"/>
            </w:pPr>
            <w:r>
              <w:rPr>
                <w:rFonts w:ascii="Times New Roman" w:hAnsi="Times New Roman" w:eastAsia="Times New Roman"/>
                <w:sz w:val="20"/>
              </w:rPr>
              <w:t>0.025</w:t>
            </w:r>
          </w:p>
        </w:tc>
        <w:tc>
          <w:tcPr>
            <w:tcW w:w="1881" w:type="dxa"/>
            <w:vAlign w:val="center"/>
          </w:tcPr>
          <w:p w14:paraId="72ED6E0B">
            <w:pPr>
              <w:keepNext/>
              <w:spacing w:before="80" w:after="80" w:line="360" w:lineRule="auto"/>
              <w:ind w:left="0" w:right="0" w:firstLine="0"/>
              <w:jc w:val="center"/>
            </w:pPr>
            <w:r>
              <w:rPr>
                <w:rFonts w:ascii="Times New Roman" w:hAnsi="Times New Roman" w:eastAsia="Times New Roman"/>
                <w:sz w:val="20"/>
              </w:rPr>
              <w:t>23270</w:t>
            </w:r>
          </w:p>
        </w:tc>
      </w:tr>
      <w:tr w14:paraId="24576C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3386EF77">
            <w:pPr>
              <w:keepNext/>
              <w:spacing w:before="80" w:after="80" w:line="360" w:lineRule="auto"/>
              <w:ind w:left="0" w:right="0" w:firstLine="0"/>
              <w:jc w:val="center"/>
            </w:pPr>
            <w:r>
              <w:rPr>
                <w:rFonts w:ascii="Times New Roman" w:hAnsi="Times New Roman" w:eastAsia="Times New Roman"/>
                <w:sz w:val="20"/>
              </w:rPr>
              <w:t>7</w:t>
            </w:r>
          </w:p>
        </w:tc>
        <w:tc>
          <w:tcPr>
            <w:tcW w:w="1223" w:type="dxa"/>
            <w:vAlign w:val="center"/>
          </w:tcPr>
          <w:p w14:paraId="5A9D86F0">
            <w:pPr>
              <w:keepNext/>
              <w:spacing w:before="80" w:after="80" w:line="360" w:lineRule="auto"/>
              <w:ind w:left="0" w:right="0" w:firstLine="0"/>
              <w:jc w:val="center"/>
            </w:pPr>
            <w:r>
              <w:rPr>
                <w:rFonts w:ascii="Times New Roman" w:hAnsi="Times New Roman" w:eastAsia="Times New Roman"/>
                <w:sz w:val="20"/>
              </w:rPr>
              <w:t>Basics</w:t>
            </w:r>
          </w:p>
        </w:tc>
        <w:tc>
          <w:tcPr>
            <w:tcW w:w="3292" w:type="dxa"/>
            <w:vAlign w:val="center"/>
          </w:tcPr>
          <w:p w14:paraId="684E95CD">
            <w:pPr>
              <w:keepNext/>
              <w:spacing w:before="80" w:after="80" w:line="360" w:lineRule="auto"/>
              <w:ind w:left="0" w:right="0" w:firstLine="0"/>
              <w:jc w:val="center"/>
            </w:pPr>
            <w:r>
              <w:rPr>
                <w:rFonts w:ascii="宋体" w:hAnsi="宋体" w:cs="宋体"/>
                <w:sz w:val="20"/>
              </w:rPr>
              <w:t>基岩</w:t>
            </w:r>
          </w:p>
        </w:tc>
        <w:tc>
          <w:tcPr>
            <w:tcW w:w="2351" w:type="dxa"/>
            <w:vAlign w:val="center"/>
          </w:tcPr>
          <w:p w14:paraId="29D5D9E7">
            <w:pPr>
              <w:keepNext/>
              <w:spacing w:before="80" w:after="80" w:line="360" w:lineRule="auto"/>
              <w:ind w:left="0" w:right="0" w:firstLine="0"/>
              <w:jc w:val="center"/>
            </w:pPr>
            <w:r>
              <w:rPr>
                <w:rFonts w:ascii="Times New Roman" w:hAnsi="Times New Roman" w:eastAsia="Times New Roman"/>
                <w:sz w:val="20"/>
              </w:rPr>
              <w:t>1×10</w:t>
            </w:r>
            <w:r>
              <w:rPr>
                <w:rFonts w:ascii="Times New Roman" w:hAnsi="Times New Roman" w:eastAsia="Times New Roman"/>
                <w:sz w:val="20"/>
                <w:vertAlign w:val="superscript"/>
              </w:rPr>
              <w:t>−7</w:t>
            </w:r>
          </w:p>
        </w:tc>
        <w:tc>
          <w:tcPr>
            <w:tcW w:w="1881" w:type="dxa"/>
            <w:vAlign w:val="center"/>
          </w:tcPr>
          <w:p w14:paraId="0C153323">
            <w:pPr>
              <w:keepNext/>
              <w:spacing w:before="80" w:after="80" w:line="360" w:lineRule="auto"/>
              <w:ind w:left="0" w:right="0" w:firstLine="0"/>
              <w:jc w:val="center"/>
            </w:pPr>
            <w:r>
              <w:rPr>
                <w:rFonts w:ascii="Times New Roman" w:hAnsi="Times New Roman" w:eastAsia="Times New Roman"/>
                <w:sz w:val="20"/>
              </w:rPr>
              <w:t>8973</w:t>
            </w:r>
          </w:p>
        </w:tc>
      </w:tr>
      <w:tr w14:paraId="166E53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48E59496">
            <w:pPr>
              <w:keepNext w:val="0"/>
              <w:spacing w:before="80" w:after="80" w:line="360" w:lineRule="auto"/>
              <w:ind w:left="0" w:right="0" w:firstLine="0"/>
              <w:jc w:val="center"/>
            </w:pPr>
            <w:r>
              <w:rPr>
                <w:rFonts w:ascii="Times New Roman" w:hAnsi="Times New Roman" w:eastAsia="Times New Roman"/>
                <w:sz w:val="20"/>
              </w:rPr>
              <w:t>8</w:t>
            </w:r>
          </w:p>
        </w:tc>
        <w:tc>
          <w:tcPr>
            <w:tcW w:w="1223" w:type="dxa"/>
            <w:vAlign w:val="center"/>
          </w:tcPr>
          <w:p w14:paraId="2A82260B">
            <w:pPr>
              <w:keepNext w:val="0"/>
              <w:spacing w:before="80" w:after="80" w:line="360" w:lineRule="auto"/>
              <w:ind w:left="0" w:right="0" w:firstLine="0"/>
              <w:jc w:val="center"/>
            </w:pPr>
            <w:r>
              <w:rPr>
                <w:rFonts w:ascii="Times New Roman" w:hAnsi="Times New Roman" w:eastAsia="Times New Roman"/>
                <w:sz w:val="20"/>
              </w:rPr>
              <w:t>basement</w:t>
            </w:r>
          </w:p>
        </w:tc>
        <w:tc>
          <w:tcPr>
            <w:tcW w:w="3292" w:type="dxa"/>
            <w:vAlign w:val="center"/>
          </w:tcPr>
          <w:p w14:paraId="5DFA4EE2">
            <w:pPr>
              <w:keepNext w:val="0"/>
              <w:spacing w:before="80" w:after="80" w:line="360" w:lineRule="auto"/>
              <w:ind w:left="0" w:right="0" w:firstLine="0"/>
              <w:jc w:val="center"/>
            </w:pPr>
            <w:r>
              <w:rPr>
                <w:rFonts w:ascii="宋体" w:hAnsi="宋体" w:cs="宋体"/>
                <w:sz w:val="20"/>
              </w:rPr>
              <w:t>模型默认基底标签</w:t>
            </w:r>
          </w:p>
        </w:tc>
        <w:tc>
          <w:tcPr>
            <w:tcW w:w="2351" w:type="dxa"/>
            <w:vAlign w:val="center"/>
          </w:tcPr>
          <w:p w14:paraId="66B11A9A">
            <w:pPr>
              <w:keepNext w:val="0"/>
              <w:spacing w:before="80" w:after="80" w:line="360" w:lineRule="auto"/>
              <w:ind w:left="0" w:right="0" w:firstLine="0"/>
              <w:jc w:val="center"/>
            </w:pPr>
            <w:r>
              <w:rPr>
                <w:rFonts w:ascii="Times New Roman" w:hAnsi="Times New Roman" w:eastAsia="Times New Roman"/>
                <w:sz w:val="20"/>
              </w:rPr>
              <w:t>1×10</w:t>
            </w:r>
            <w:r>
              <w:rPr>
                <w:rFonts w:ascii="Times New Roman" w:hAnsi="Times New Roman" w:eastAsia="Times New Roman"/>
                <w:sz w:val="20"/>
                <w:vertAlign w:val="superscript"/>
              </w:rPr>
              <w:t>−7</w:t>
            </w:r>
          </w:p>
        </w:tc>
        <w:tc>
          <w:tcPr>
            <w:tcW w:w="1881" w:type="dxa"/>
            <w:vAlign w:val="center"/>
          </w:tcPr>
          <w:p w14:paraId="3356725E">
            <w:pPr>
              <w:keepNext w:val="0"/>
              <w:spacing w:before="80" w:after="80" w:line="360" w:lineRule="auto"/>
              <w:ind w:left="0" w:right="0" w:firstLine="0"/>
              <w:jc w:val="center"/>
            </w:pPr>
            <w:r>
              <w:rPr>
                <w:rFonts w:ascii="Times New Roman" w:hAnsi="Times New Roman" w:eastAsia="Times New Roman"/>
                <w:sz w:val="20"/>
              </w:rPr>
              <w:t>1</w:t>
            </w:r>
          </w:p>
        </w:tc>
      </w:tr>
    </w:tbl>
    <w:p w14:paraId="218ABB94">
      <w:pPr>
        <w:spacing w:before="120" w:after="0" w:line="240" w:lineRule="auto"/>
        <w:ind w:firstLine="0"/>
        <w:jc w:val="center"/>
        <w:rPr>
          <w:rFonts w:ascii="Times New Roman" w:hAnsi="Times New Roman" w:cs="Times New Roman"/>
        </w:rPr>
      </w:pPr>
      <w:r>
        <w:drawing>
          <wp:inline distT="0" distB="0" distL="0" distR="0">
            <wp:extent cx="5399405" cy="2663190"/>
            <wp:effectExtent l="0" t="0" r="0" b="3810"/>
            <wp:docPr id="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8"/>
                    <pic:cNvPicPr>
                      <a:picLocks noChangeAspect="1"/>
                    </pic:cNvPicPr>
                  </pic:nvPicPr>
                  <pic:blipFill>
                    <a:blip r:embed="rId133"/>
                    <a:stretch>
                      <a:fillRect/>
                    </a:stretch>
                  </pic:blipFill>
                  <pic:spPr>
                    <a:xfrm>
                      <a:off x="0" y="0"/>
                      <a:ext cx="5400000" cy="2663552"/>
                    </a:xfrm>
                    <a:prstGeom prst="rect">
                      <a:avLst/>
                    </a:prstGeom>
                  </pic:spPr>
                </pic:pic>
              </a:graphicData>
            </a:graphic>
          </wp:inline>
        </w:drawing>
      </w:r>
    </w:p>
    <w:p w14:paraId="624AD4CF">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图4-18　计算域、两个分析断面与输入渗透系数</w:t>
      </w:r>
    </w:p>
    <w:p w14:paraId="42CAFB6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4-18 Computational domain, two analysis sections and input hydraulic conductivity</w:t>
      </w:r>
    </w:p>
    <w:p w14:paraId="6446A21F">
      <w:pPr>
        <w:pStyle w:val="6"/>
        <w:rPr>
          <w:highlight w:val="yellow"/>
        </w:rPr>
      </w:pPr>
      <w:r>
        <w:rPr>
          <w:rFonts w:ascii="Times New Roman" w:hAnsi="Times New Roman"/>
        </w:rPr>
        <w:t xml:space="preserve">4.4.1.2 </w:t>
      </w:r>
      <w:r>
        <w:rPr>
          <w:rFonts w:ascii="Times New Roman" w:hAnsi="Times New Roman"/>
          <w:highlight w:val="yellow"/>
        </w:rPr>
        <w:t>长春垸</w:t>
      </w:r>
    </w:p>
    <w:p w14:paraId="43145C6A">
      <w:pPr>
        <w:spacing w:after="0" w:line="360" w:lineRule="auto"/>
        <w:rPr>
          <w:lang w:eastAsia="zh-CN"/>
        </w:rPr>
      </w:pPr>
      <w:r>
        <w:rPr>
          <w:rFonts w:ascii="Times New Roman" w:hAnsi="Times New Roman" w:eastAsia="宋体" w:cs="Times New Roman"/>
          <w:sz w:val="24"/>
          <w:highlight w:val="yellow"/>
          <w:lang w:eastAsia="zh-CN"/>
        </w:rPr>
        <w:t>长春垸地质模型</w:t>
      </w:r>
      <w:r>
        <w:rPr>
          <w:rFonts w:ascii="Times New Roman" w:hAnsi="Times New Roman" w:eastAsia="宋体" w:cs="Times New Roman"/>
          <w:sz w:val="24"/>
          <w:lang w:eastAsia="zh-CN"/>
        </w:rPr>
        <w:t>包含512207个有效散点，记录空间坐标、地面高程、岩性及渗透系数。计算域X坐标为505510.440～505761.637 m，Y坐标为3182577.342～3182849.707 m，底部数值截断面高程为5.185 m，上边界由地表限定。采用西南角为平面局部坐标原点，局部X、Y轴分别平行于原始X、Y坐标轴，高程保持原值。东侧为临湖侧，选取Y=3182644.446 m和3182778.655 m作为长春垸断面Ⅰ、Ⅱ，两断面均覆盖完整X范围，计算域与断面位置见图4-19。</w:t>
      </w:r>
    </w:p>
    <w:p w14:paraId="3B7EC902">
      <w:pPr>
        <w:spacing w:after="0" w:line="360" w:lineRule="auto"/>
        <w:rPr>
          <w:lang w:eastAsia="zh-CN"/>
        </w:rPr>
      </w:pPr>
      <w:r>
        <w:rPr>
          <w:rFonts w:ascii="Times New Roman" w:hAnsi="Times New Roman" w:eastAsia="宋体" w:cs="Times New Roman"/>
          <w:sz w:val="24"/>
          <w:lang w:eastAsia="zh-CN"/>
        </w:rPr>
        <w:t>长春垸各地层的渗透系数见表4-5。FT为素填土，MCN1、MCN2为淤泥质粉细砂，FS、FS2为粉细砂，GR为砂砾石，WFS层沿用原始地层标签。岩性采用最近邻映射，地表高程采用双线性插值。</w:t>
      </w:r>
    </w:p>
    <w:p w14:paraId="070AF74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表4-5　长春垸输入地层及渗透系数</w:t>
      </w:r>
    </w:p>
    <w:p w14:paraId="513B17E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4-5 Input strata and hydraulic conductivity of the Changchunyuan case</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2800"/>
        <w:gridCol w:w="2400"/>
        <w:gridCol w:w="1804"/>
      </w:tblGrid>
      <w:tr w14:paraId="4B63D3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00" w:type="dxa"/>
            <w:tcBorders>
              <w:bottom w:val="single" w:color="auto" w:sz="4" w:space="0"/>
            </w:tcBorders>
            <w:vAlign w:val="center"/>
          </w:tcPr>
          <w:p w14:paraId="5D7B5693">
            <w:pPr>
              <w:keepNext/>
              <w:spacing w:line="360" w:lineRule="auto"/>
              <w:ind w:left="0" w:right="0" w:firstLine="0"/>
              <w:jc w:val="center"/>
            </w:pPr>
            <w:r>
              <w:rPr>
                <w:rFonts w:ascii="Times New Roman" w:hAnsi="Times New Roman" w:eastAsia="宋体" w:cs="Times New Roman"/>
                <w:sz w:val="19"/>
              </w:rPr>
              <w:t>地层代码</w:t>
            </w:r>
          </w:p>
        </w:tc>
        <w:tc>
          <w:tcPr>
            <w:tcW w:w="2800" w:type="dxa"/>
            <w:tcBorders>
              <w:bottom w:val="single" w:color="auto" w:sz="4" w:space="0"/>
            </w:tcBorders>
            <w:vAlign w:val="center"/>
          </w:tcPr>
          <w:p w14:paraId="3C368F17">
            <w:pPr>
              <w:keepNext/>
              <w:spacing w:line="360" w:lineRule="auto"/>
              <w:ind w:left="0" w:right="0" w:firstLine="0"/>
              <w:jc w:val="center"/>
            </w:pPr>
            <w:r>
              <w:rPr>
                <w:rFonts w:ascii="Times New Roman" w:hAnsi="Times New Roman" w:eastAsia="宋体" w:cs="Times New Roman"/>
                <w:sz w:val="19"/>
              </w:rPr>
              <w:t>岩土类别</w:t>
            </w:r>
          </w:p>
        </w:tc>
        <w:tc>
          <w:tcPr>
            <w:tcW w:w="2400" w:type="dxa"/>
            <w:tcBorders>
              <w:bottom w:val="single" w:color="auto" w:sz="4" w:space="0"/>
            </w:tcBorders>
            <w:vAlign w:val="center"/>
          </w:tcPr>
          <w:p w14:paraId="1EFA6BA9">
            <w:pPr>
              <w:keepNext/>
              <w:spacing w:line="360" w:lineRule="auto"/>
              <w:ind w:left="0" w:right="0" w:firstLine="0"/>
              <w:jc w:val="center"/>
            </w:pPr>
            <w:r>
              <w:rPr>
                <w:rFonts w:ascii="Times New Roman" w:hAnsi="Times New Roman" w:eastAsia="宋体" w:cs="Times New Roman"/>
                <w:sz w:val="19"/>
              </w:rPr>
              <w:t>渗透系数/(m/s)</w:t>
            </w:r>
          </w:p>
        </w:tc>
        <w:tc>
          <w:tcPr>
            <w:tcW w:w="1804" w:type="dxa"/>
            <w:tcBorders>
              <w:bottom w:val="single" w:color="auto" w:sz="4" w:space="0"/>
            </w:tcBorders>
            <w:vAlign w:val="center"/>
          </w:tcPr>
          <w:p w14:paraId="20E2D40A">
            <w:pPr>
              <w:keepNext/>
              <w:spacing w:line="360" w:lineRule="auto"/>
              <w:ind w:left="0" w:right="0" w:firstLine="0"/>
              <w:jc w:val="center"/>
            </w:pPr>
            <w:r>
              <w:rPr>
                <w:rFonts w:ascii="Times New Roman" w:hAnsi="Times New Roman" w:eastAsia="宋体" w:cs="Times New Roman"/>
                <w:sz w:val="19"/>
              </w:rPr>
              <w:t>点数</w:t>
            </w:r>
          </w:p>
        </w:tc>
      </w:tr>
      <w:tr w14:paraId="71EF6C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3D46B116">
            <w:pPr>
              <w:keepNext/>
              <w:spacing w:line="360" w:lineRule="auto"/>
              <w:ind w:left="0" w:right="0" w:firstLine="0"/>
              <w:jc w:val="center"/>
            </w:pPr>
            <w:r>
              <w:rPr>
                <w:rFonts w:ascii="Times New Roman" w:hAnsi="Times New Roman" w:eastAsia="宋体" w:cs="Times New Roman"/>
                <w:sz w:val="19"/>
              </w:rPr>
              <w:t>FT</w:t>
            </w:r>
          </w:p>
        </w:tc>
        <w:tc>
          <w:tcPr>
            <w:tcW w:w="2800" w:type="dxa"/>
            <w:vAlign w:val="center"/>
          </w:tcPr>
          <w:p w14:paraId="29BC691B">
            <w:pPr>
              <w:keepNext/>
              <w:spacing w:line="360" w:lineRule="auto"/>
              <w:ind w:left="0" w:right="0" w:firstLine="0"/>
              <w:jc w:val="center"/>
              <w:rPr>
                <w:highlight w:val="yellow"/>
              </w:rPr>
            </w:pPr>
            <w:r>
              <w:rPr>
                <w:rFonts w:ascii="Times New Roman" w:hAnsi="Times New Roman" w:eastAsia="宋体" w:cs="Times New Roman"/>
                <w:sz w:val="19"/>
                <w:highlight w:val="yellow"/>
              </w:rPr>
              <w:t>素填土</w:t>
            </w:r>
          </w:p>
        </w:tc>
        <w:tc>
          <w:tcPr>
            <w:tcW w:w="2400" w:type="dxa"/>
            <w:vAlign w:val="center"/>
          </w:tcPr>
          <w:p w14:paraId="55989E25">
            <w:pPr>
              <w:keepNext/>
              <w:spacing w:line="360" w:lineRule="auto"/>
              <w:ind w:left="0" w:right="0" w:firstLine="0"/>
              <w:jc w:val="center"/>
            </w:pPr>
            <w:r>
              <w:rPr>
                <w:rFonts w:ascii="Times New Roman" w:hAnsi="Times New Roman" w:eastAsia="宋体" w:cs="Times New Roman"/>
                <w:sz w:val="19"/>
              </w:rPr>
              <w:t>5.6×10</w:t>
            </w:r>
            <w:r>
              <w:rPr>
                <w:rFonts w:ascii="Times New Roman" w:hAnsi="Times New Roman" w:eastAsia="宋体" w:cs="Times New Roman"/>
                <w:sz w:val="19"/>
                <w:vertAlign w:val="superscript"/>
              </w:rPr>
              <w:t>−5</w:t>
            </w:r>
          </w:p>
        </w:tc>
        <w:tc>
          <w:tcPr>
            <w:tcW w:w="1804" w:type="dxa"/>
            <w:vAlign w:val="center"/>
          </w:tcPr>
          <w:p w14:paraId="46CD2A31">
            <w:pPr>
              <w:keepNext/>
              <w:spacing w:line="360" w:lineRule="auto"/>
              <w:ind w:left="0" w:right="0" w:firstLine="0"/>
              <w:jc w:val="center"/>
            </w:pPr>
            <w:r>
              <w:rPr>
                <w:rFonts w:ascii="Times New Roman" w:hAnsi="Times New Roman" w:eastAsia="宋体" w:cs="Times New Roman"/>
                <w:sz w:val="19"/>
              </w:rPr>
              <w:t>42799</w:t>
            </w:r>
          </w:p>
        </w:tc>
      </w:tr>
      <w:tr w14:paraId="7875DF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0AC594B1">
            <w:pPr>
              <w:keepNext/>
              <w:spacing w:line="360" w:lineRule="auto"/>
              <w:ind w:left="0" w:right="0" w:firstLine="0"/>
              <w:jc w:val="center"/>
            </w:pPr>
            <w:r>
              <w:rPr>
                <w:rFonts w:ascii="Times New Roman" w:hAnsi="Times New Roman" w:eastAsia="宋体" w:cs="Times New Roman"/>
                <w:sz w:val="19"/>
              </w:rPr>
              <w:t>MCN1</w:t>
            </w:r>
          </w:p>
        </w:tc>
        <w:tc>
          <w:tcPr>
            <w:tcW w:w="2800" w:type="dxa"/>
            <w:vAlign w:val="center"/>
          </w:tcPr>
          <w:p w14:paraId="23CEA9F3">
            <w:pPr>
              <w:keepNext/>
              <w:spacing w:line="360" w:lineRule="auto"/>
              <w:ind w:left="0" w:right="0" w:firstLine="0"/>
              <w:jc w:val="center"/>
              <w:rPr>
                <w:highlight w:val="yellow"/>
              </w:rPr>
            </w:pPr>
            <w:r>
              <w:rPr>
                <w:rFonts w:ascii="Times New Roman" w:hAnsi="Times New Roman" w:eastAsia="宋体" w:cs="Times New Roman"/>
                <w:sz w:val="19"/>
                <w:highlight w:val="yellow"/>
              </w:rPr>
              <w:t>淤泥质粉细砂</w:t>
            </w:r>
          </w:p>
        </w:tc>
        <w:tc>
          <w:tcPr>
            <w:tcW w:w="2400" w:type="dxa"/>
            <w:vAlign w:val="center"/>
          </w:tcPr>
          <w:p w14:paraId="013E5DDD">
            <w:pPr>
              <w:keepNext/>
              <w:spacing w:line="360" w:lineRule="auto"/>
              <w:ind w:left="0" w:right="0" w:firstLine="0"/>
              <w:jc w:val="center"/>
            </w:pPr>
            <w:r>
              <w:rPr>
                <w:rFonts w:ascii="Times New Roman" w:hAnsi="Times New Roman" w:eastAsia="宋体" w:cs="Times New Roman"/>
                <w:sz w:val="19"/>
              </w:rPr>
              <w:t>0.007</w:t>
            </w:r>
          </w:p>
        </w:tc>
        <w:tc>
          <w:tcPr>
            <w:tcW w:w="1804" w:type="dxa"/>
            <w:vAlign w:val="center"/>
          </w:tcPr>
          <w:p w14:paraId="30BCD086">
            <w:pPr>
              <w:keepNext/>
              <w:spacing w:line="360" w:lineRule="auto"/>
              <w:ind w:left="0" w:right="0" w:firstLine="0"/>
              <w:jc w:val="center"/>
            </w:pPr>
            <w:r>
              <w:rPr>
                <w:rFonts w:ascii="Times New Roman" w:hAnsi="Times New Roman" w:eastAsia="宋体" w:cs="Times New Roman"/>
                <w:sz w:val="19"/>
              </w:rPr>
              <w:t>56160</w:t>
            </w:r>
          </w:p>
        </w:tc>
      </w:tr>
      <w:tr w14:paraId="65EF99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70FE429B">
            <w:pPr>
              <w:keepNext/>
              <w:spacing w:line="360" w:lineRule="auto"/>
              <w:ind w:left="0" w:right="0" w:firstLine="0"/>
              <w:jc w:val="center"/>
            </w:pPr>
            <w:r>
              <w:rPr>
                <w:rFonts w:ascii="Times New Roman" w:hAnsi="Times New Roman" w:eastAsia="宋体" w:cs="Times New Roman"/>
                <w:sz w:val="19"/>
              </w:rPr>
              <w:t>FS</w:t>
            </w:r>
          </w:p>
        </w:tc>
        <w:tc>
          <w:tcPr>
            <w:tcW w:w="2800" w:type="dxa"/>
            <w:vAlign w:val="center"/>
          </w:tcPr>
          <w:p w14:paraId="6CF63619">
            <w:pPr>
              <w:keepNext/>
              <w:spacing w:line="360" w:lineRule="auto"/>
              <w:ind w:left="0" w:right="0" w:firstLine="0"/>
              <w:jc w:val="center"/>
              <w:rPr>
                <w:highlight w:val="yellow"/>
              </w:rPr>
            </w:pPr>
            <w:r>
              <w:rPr>
                <w:rFonts w:ascii="Times New Roman" w:hAnsi="Times New Roman" w:eastAsia="宋体" w:cs="Times New Roman"/>
                <w:sz w:val="19"/>
                <w:highlight w:val="yellow"/>
              </w:rPr>
              <w:t>粉细砂</w:t>
            </w:r>
          </w:p>
        </w:tc>
        <w:tc>
          <w:tcPr>
            <w:tcW w:w="2400" w:type="dxa"/>
            <w:vAlign w:val="center"/>
          </w:tcPr>
          <w:p w14:paraId="22CC7778">
            <w:pPr>
              <w:keepNext/>
              <w:spacing w:line="360" w:lineRule="auto"/>
              <w:ind w:left="0" w:right="0" w:firstLine="0"/>
              <w:jc w:val="center"/>
            </w:pPr>
            <w:r>
              <w:rPr>
                <w:rFonts w:ascii="Times New Roman" w:hAnsi="Times New Roman" w:eastAsia="宋体" w:cs="Times New Roman"/>
                <w:sz w:val="19"/>
              </w:rPr>
              <w:t>0.00488</w:t>
            </w:r>
          </w:p>
        </w:tc>
        <w:tc>
          <w:tcPr>
            <w:tcW w:w="1804" w:type="dxa"/>
            <w:vAlign w:val="center"/>
          </w:tcPr>
          <w:p w14:paraId="7EE7ADB4">
            <w:pPr>
              <w:keepNext/>
              <w:spacing w:line="360" w:lineRule="auto"/>
              <w:ind w:left="0" w:right="0" w:firstLine="0"/>
              <w:jc w:val="center"/>
            </w:pPr>
            <w:r>
              <w:rPr>
                <w:rFonts w:ascii="Times New Roman" w:hAnsi="Times New Roman" w:eastAsia="宋体" w:cs="Times New Roman"/>
                <w:sz w:val="19"/>
              </w:rPr>
              <w:t>7663</w:t>
            </w:r>
          </w:p>
        </w:tc>
      </w:tr>
      <w:tr w14:paraId="04B614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65739220">
            <w:pPr>
              <w:keepNext/>
              <w:spacing w:line="360" w:lineRule="auto"/>
              <w:ind w:left="0" w:right="0" w:firstLine="0"/>
              <w:jc w:val="center"/>
            </w:pPr>
            <w:r>
              <w:rPr>
                <w:rFonts w:ascii="Times New Roman" w:hAnsi="Times New Roman" w:eastAsia="宋体" w:cs="Times New Roman"/>
                <w:sz w:val="19"/>
              </w:rPr>
              <w:t>MCN2</w:t>
            </w:r>
          </w:p>
        </w:tc>
        <w:tc>
          <w:tcPr>
            <w:tcW w:w="2800" w:type="dxa"/>
            <w:vAlign w:val="center"/>
          </w:tcPr>
          <w:p w14:paraId="3D33BC21">
            <w:pPr>
              <w:keepNext/>
              <w:spacing w:line="360" w:lineRule="auto"/>
              <w:ind w:left="0" w:right="0" w:firstLine="0"/>
              <w:jc w:val="center"/>
              <w:rPr>
                <w:highlight w:val="yellow"/>
              </w:rPr>
            </w:pPr>
            <w:r>
              <w:rPr>
                <w:rFonts w:ascii="Times New Roman" w:hAnsi="Times New Roman" w:eastAsia="宋体" w:cs="Times New Roman"/>
                <w:sz w:val="19"/>
                <w:highlight w:val="yellow"/>
              </w:rPr>
              <w:t>淤泥质粉细砂</w:t>
            </w:r>
          </w:p>
        </w:tc>
        <w:tc>
          <w:tcPr>
            <w:tcW w:w="2400" w:type="dxa"/>
            <w:vAlign w:val="center"/>
          </w:tcPr>
          <w:p w14:paraId="5FD0C67D">
            <w:pPr>
              <w:keepNext/>
              <w:spacing w:line="360" w:lineRule="auto"/>
              <w:ind w:left="0" w:right="0" w:firstLine="0"/>
              <w:jc w:val="center"/>
            </w:pPr>
            <w:r>
              <w:rPr>
                <w:rFonts w:ascii="Times New Roman" w:hAnsi="Times New Roman" w:eastAsia="宋体" w:cs="Times New Roman"/>
                <w:sz w:val="19"/>
              </w:rPr>
              <w:t>0.00534</w:t>
            </w:r>
          </w:p>
        </w:tc>
        <w:tc>
          <w:tcPr>
            <w:tcW w:w="1804" w:type="dxa"/>
            <w:vAlign w:val="center"/>
          </w:tcPr>
          <w:p w14:paraId="6DBC7144">
            <w:pPr>
              <w:keepNext/>
              <w:spacing w:line="360" w:lineRule="auto"/>
              <w:ind w:left="0" w:right="0" w:firstLine="0"/>
              <w:jc w:val="center"/>
            </w:pPr>
            <w:r>
              <w:rPr>
                <w:rFonts w:ascii="Times New Roman" w:hAnsi="Times New Roman" w:eastAsia="宋体" w:cs="Times New Roman"/>
                <w:sz w:val="19"/>
              </w:rPr>
              <w:t>25723</w:t>
            </w:r>
          </w:p>
        </w:tc>
      </w:tr>
      <w:tr w14:paraId="2156E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02E8B81D">
            <w:pPr>
              <w:keepNext/>
              <w:spacing w:line="360" w:lineRule="auto"/>
              <w:ind w:left="0" w:right="0" w:firstLine="0"/>
              <w:jc w:val="center"/>
            </w:pPr>
            <w:r>
              <w:rPr>
                <w:rFonts w:ascii="Times New Roman" w:hAnsi="Times New Roman" w:eastAsia="宋体" w:cs="Times New Roman"/>
                <w:sz w:val="19"/>
              </w:rPr>
              <w:t>WFS</w:t>
            </w:r>
          </w:p>
        </w:tc>
        <w:tc>
          <w:tcPr>
            <w:tcW w:w="2800" w:type="dxa"/>
            <w:vAlign w:val="center"/>
          </w:tcPr>
          <w:p w14:paraId="6A68D658">
            <w:pPr>
              <w:keepNext/>
              <w:spacing w:line="360" w:lineRule="auto"/>
              <w:ind w:left="0" w:right="0" w:firstLine="0"/>
              <w:jc w:val="center"/>
              <w:rPr>
                <w:highlight w:val="yellow"/>
              </w:rPr>
            </w:pPr>
            <w:r>
              <w:rPr>
                <w:rFonts w:ascii="Times New Roman" w:hAnsi="Times New Roman" w:eastAsia="宋体" w:cs="Times New Roman"/>
                <w:sz w:val="19"/>
                <w:highlight w:val="yellow"/>
              </w:rPr>
              <w:t>WFS层</w:t>
            </w:r>
          </w:p>
        </w:tc>
        <w:tc>
          <w:tcPr>
            <w:tcW w:w="2400" w:type="dxa"/>
            <w:vAlign w:val="center"/>
          </w:tcPr>
          <w:p w14:paraId="6A1BF8DC">
            <w:pPr>
              <w:keepNext/>
              <w:spacing w:line="360" w:lineRule="auto"/>
              <w:ind w:left="0" w:right="0" w:firstLine="0"/>
              <w:jc w:val="center"/>
            </w:pPr>
            <w:r>
              <w:rPr>
                <w:rFonts w:ascii="Times New Roman" w:hAnsi="Times New Roman" w:eastAsia="宋体" w:cs="Times New Roman"/>
                <w:sz w:val="19"/>
              </w:rPr>
              <w:t>0.004</w:t>
            </w:r>
          </w:p>
        </w:tc>
        <w:tc>
          <w:tcPr>
            <w:tcW w:w="1804" w:type="dxa"/>
            <w:vAlign w:val="center"/>
          </w:tcPr>
          <w:p w14:paraId="3B12F73F">
            <w:pPr>
              <w:keepNext/>
              <w:spacing w:line="360" w:lineRule="auto"/>
              <w:ind w:left="0" w:right="0" w:firstLine="0"/>
              <w:jc w:val="center"/>
            </w:pPr>
            <w:r>
              <w:rPr>
                <w:rFonts w:ascii="Times New Roman" w:hAnsi="Times New Roman" w:eastAsia="宋体" w:cs="Times New Roman"/>
                <w:sz w:val="19"/>
              </w:rPr>
              <w:t>123147</w:t>
            </w:r>
          </w:p>
        </w:tc>
      </w:tr>
      <w:tr w14:paraId="5ABDA0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70016B6D">
            <w:pPr>
              <w:keepNext/>
              <w:spacing w:line="360" w:lineRule="auto"/>
              <w:ind w:left="0" w:right="0" w:firstLine="0"/>
              <w:jc w:val="center"/>
            </w:pPr>
            <w:r>
              <w:rPr>
                <w:rFonts w:ascii="Times New Roman" w:hAnsi="Times New Roman" w:eastAsia="宋体" w:cs="Times New Roman"/>
                <w:sz w:val="19"/>
              </w:rPr>
              <w:t>FS2</w:t>
            </w:r>
          </w:p>
        </w:tc>
        <w:tc>
          <w:tcPr>
            <w:tcW w:w="2800" w:type="dxa"/>
            <w:vAlign w:val="center"/>
          </w:tcPr>
          <w:p w14:paraId="6FDAF084">
            <w:pPr>
              <w:keepNext/>
              <w:spacing w:line="360" w:lineRule="auto"/>
              <w:ind w:left="0" w:right="0" w:firstLine="0"/>
              <w:jc w:val="center"/>
              <w:rPr>
                <w:highlight w:val="yellow"/>
              </w:rPr>
            </w:pPr>
            <w:r>
              <w:rPr>
                <w:rFonts w:ascii="Times New Roman" w:hAnsi="Times New Roman" w:eastAsia="宋体" w:cs="Times New Roman"/>
                <w:sz w:val="19"/>
                <w:highlight w:val="yellow"/>
              </w:rPr>
              <w:t>粉细砂</w:t>
            </w:r>
          </w:p>
        </w:tc>
        <w:tc>
          <w:tcPr>
            <w:tcW w:w="2400" w:type="dxa"/>
            <w:vAlign w:val="center"/>
          </w:tcPr>
          <w:p w14:paraId="350BF65F">
            <w:pPr>
              <w:keepNext/>
              <w:spacing w:line="360" w:lineRule="auto"/>
              <w:ind w:left="0" w:right="0" w:firstLine="0"/>
              <w:jc w:val="center"/>
            </w:pPr>
            <w:r>
              <w:rPr>
                <w:rFonts w:ascii="Times New Roman" w:hAnsi="Times New Roman" w:eastAsia="宋体" w:cs="Times New Roman"/>
                <w:sz w:val="19"/>
              </w:rPr>
              <w:t>0.0028</w:t>
            </w:r>
          </w:p>
        </w:tc>
        <w:tc>
          <w:tcPr>
            <w:tcW w:w="1804" w:type="dxa"/>
            <w:vAlign w:val="center"/>
          </w:tcPr>
          <w:p w14:paraId="0F586E23">
            <w:pPr>
              <w:keepNext/>
              <w:spacing w:line="360" w:lineRule="auto"/>
              <w:ind w:left="0" w:right="0" w:firstLine="0"/>
              <w:jc w:val="center"/>
            </w:pPr>
            <w:r>
              <w:rPr>
                <w:rFonts w:ascii="Times New Roman" w:hAnsi="Times New Roman" w:eastAsia="宋体" w:cs="Times New Roman"/>
                <w:sz w:val="19"/>
              </w:rPr>
              <w:t>52437</w:t>
            </w:r>
          </w:p>
        </w:tc>
      </w:tr>
      <w:tr w14:paraId="4278E1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tcBorders>
              <w:bottom w:val="single" w:color="000000" w:sz="8" w:space="0"/>
            </w:tcBorders>
            <w:vAlign w:val="center"/>
          </w:tcPr>
          <w:p w14:paraId="3404688A">
            <w:pPr>
              <w:keepNext w:val="0"/>
              <w:spacing w:line="360" w:lineRule="auto"/>
              <w:ind w:left="0" w:right="0" w:firstLine="0"/>
              <w:jc w:val="center"/>
            </w:pPr>
            <w:r>
              <w:rPr>
                <w:rFonts w:ascii="Times New Roman" w:hAnsi="Times New Roman" w:eastAsia="宋体" w:cs="Times New Roman"/>
                <w:sz w:val="19"/>
              </w:rPr>
              <w:t>GR</w:t>
            </w:r>
          </w:p>
        </w:tc>
        <w:tc>
          <w:tcPr>
            <w:tcW w:w="2800" w:type="dxa"/>
            <w:tcBorders>
              <w:bottom w:val="single" w:color="000000" w:sz="8" w:space="0"/>
            </w:tcBorders>
            <w:vAlign w:val="center"/>
          </w:tcPr>
          <w:p w14:paraId="1A5C3E36">
            <w:pPr>
              <w:keepNext w:val="0"/>
              <w:spacing w:line="360" w:lineRule="auto"/>
              <w:ind w:left="0" w:right="0" w:firstLine="0"/>
              <w:jc w:val="center"/>
              <w:rPr>
                <w:highlight w:val="yellow"/>
              </w:rPr>
            </w:pPr>
            <w:r>
              <w:rPr>
                <w:rFonts w:ascii="Times New Roman" w:hAnsi="Times New Roman" w:eastAsia="宋体" w:cs="Times New Roman"/>
                <w:sz w:val="19"/>
                <w:highlight w:val="yellow"/>
              </w:rPr>
              <w:t>砂砾石</w:t>
            </w:r>
          </w:p>
        </w:tc>
        <w:tc>
          <w:tcPr>
            <w:tcW w:w="2400" w:type="dxa"/>
            <w:tcBorders>
              <w:bottom w:val="single" w:color="000000" w:sz="8" w:space="0"/>
            </w:tcBorders>
            <w:vAlign w:val="center"/>
          </w:tcPr>
          <w:p w14:paraId="7B675F5D">
            <w:pPr>
              <w:keepNext w:val="0"/>
              <w:spacing w:line="360" w:lineRule="auto"/>
              <w:ind w:left="0" w:right="0" w:firstLine="0"/>
              <w:jc w:val="center"/>
            </w:pPr>
            <w:r>
              <w:rPr>
                <w:rFonts w:ascii="Times New Roman" w:hAnsi="Times New Roman" w:eastAsia="宋体" w:cs="Times New Roman"/>
                <w:sz w:val="19"/>
              </w:rPr>
              <w:t>0.025</w:t>
            </w:r>
          </w:p>
        </w:tc>
        <w:tc>
          <w:tcPr>
            <w:tcW w:w="1804" w:type="dxa"/>
            <w:tcBorders>
              <w:bottom w:val="single" w:color="000000" w:sz="8" w:space="0"/>
            </w:tcBorders>
            <w:vAlign w:val="center"/>
          </w:tcPr>
          <w:p w14:paraId="2F6F1FC0">
            <w:pPr>
              <w:keepNext w:val="0"/>
              <w:spacing w:line="360" w:lineRule="auto"/>
              <w:ind w:left="0" w:right="0" w:firstLine="0"/>
              <w:jc w:val="center"/>
            </w:pPr>
            <w:r>
              <w:rPr>
                <w:rFonts w:ascii="Times New Roman" w:hAnsi="Times New Roman" w:eastAsia="宋体" w:cs="Times New Roman"/>
                <w:sz w:val="19"/>
              </w:rPr>
              <w:t>204278</w:t>
            </w:r>
          </w:p>
        </w:tc>
      </w:tr>
    </w:tbl>
    <w:p w14:paraId="2EB1CAF4">
      <w:pPr>
        <w:spacing w:before="120" w:after="0" w:line="240" w:lineRule="auto"/>
        <w:ind w:firstLine="0"/>
        <w:jc w:val="center"/>
        <w:rPr>
          <w:rFonts w:ascii="Times New Roman" w:hAnsi="Times New Roman" w:cs="Times New Roman"/>
        </w:rPr>
      </w:pPr>
      <w:r>
        <w:drawing>
          <wp:inline distT="0" distB="0" distL="0" distR="0">
            <wp:extent cx="5399405" cy="4885055"/>
            <wp:effectExtent l="0" t="0" r="0" b="3810"/>
            <wp:docPr id="61" name="cc_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c_domain"/>
                    <pic:cNvPicPr>
                      <a:picLocks noChangeAspect="1"/>
                    </pic:cNvPicPr>
                  </pic:nvPicPr>
                  <pic:blipFill>
                    <a:blip r:embed="rId134"/>
                    <a:stretch>
                      <a:fillRect/>
                    </a:stretch>
                  </pic:blipFill>
                  <pic:spPr>
                    <a:xfrm>
                      <a:off x="0" y="0"/>
                      <a:ext cx="5400000" cy="4885610"/>
                    </a:xfrm>
                    <a:prstGeom prst="rect">
                      <a:avLst/>
                    </a:prstGeom>
                  </pic:spPr>
                </pic:pic>
              </a:graphicData>
            </a:graphic>
          </wp:inline>
        </w:drawing>
      </w:r>
    </w:p>
    <w:p w14:paraId="416C1430">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图4-19　长春垸计算域、典型断面与渗透系数分布</w:t>
      </w:r>
    </w:p>
    <w:p w14:paraId="5E78C11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4-19 Computational domain, typical sections and hydraulic conductivity distribution of the Changchunyuan case</w:t>
      </w:r>
    </w:p>
    <w:p w14:paraId="6BD3044E">
      <w:pPr>
        <w:spacing w:after="0" w:line="360" w:lineRule="auto"/>
        <w:rPr>
          <w:lang w:eastAsia="zh-CN"/>
        </w:rPr>
      </w:pPr>
      <w:r>
        <w:rPr>
          <w:rFonts w:ascii="Times New Roman" w:hAnsi="Times New Roman" w:eastAsia="Times New Roman" w:cs="Times New Roman"/>
          <w:sz w:val="24"/>
          <w:lang w:eastAsia="zh-CN"/>
        </w:rPr>
        <w:t xml:space="preserve">4.4.2  </w:t>
      </w:r>
      <w:r>
        <w:rPr>
          <w:rFonts w:ascii="Times New Roman" w:hAnsi="Times New Roman" w:cs="宋体"/>
          <w:sz w:val="24"/>
          <w:lang w:eastAsia="zh-CN"/>
        </w:rPr>
        <w:t>边界条件</w:t>
      </w:r>
      <w:r>
        <w:rPr>
          <w:rFonts w:ascii="Times New Roman" w:hAnsi="Times New Roman" w:eastAsia="Times New Roman" w:cs="Times New Roman"/>
          <w:sz w:val="24"/>
          <w:lang w:eastAsia="zh-CN"/>
        </w:rPr>
        <w:t>、</w:t>
      </w:r>
      <w:r>
        <w:rPr>
          <w:rFonts w:ascii="Times New Roman" w:hAnsi="Times New Roman" w:cs="宋体"/>
          <w:sz w:val="24"/>
          <w:lang w:eastAsia="zh-CN"/>
        </w:rPr>
        <w:t>初始条件与网格方案</w:t>
      </w:r>
    </w:p>
    <w:p w14:paraId="19590EE3">
      <w:pPr>
        <w:spacing w:after="0" w:line="360" w:lineRule="auto"/>
        <w:rPr>
          <w:lang w:eastAsia="zh-CN"/>
        </w:rPr>
      </w:pPr>
      <w:r>
        <w:rPr>
          <w:rFonts w:ascii="Times New Roman" w:hAnsi="Times New Roman" w:cs="宋体"/>
          <w:sz w:val="24"/>
          <w:lang w:eastAsia="zh-CN"/>
        </w:rPr>
        <w:t>边界按地形及工况水位划分为定水头</w:t>
      </w:r>
      <w:r>
        <w:rPr>
          <w:rFonts w:ascii="Times New Roman" w:hAnsi="Times New Roman" w:eastAsia="Times New Roman"/>
          <w:sz w:val="24"/>
          <w:lang w:eastAsia="zh-CN"/>
        </w:rPr>
        <w:t>、</w:t>
      </w:r>
      <w:r>
        <w:rPr>
          <w:rFonts w:ascii="Times New Roman" w:hAnsi="Times New Roman" w:cs="宋体"/>
          <w:sz w:val="24"/>
          <w:lang w:eastAsia="zh-CN"/>
        </w:rPr>
        <w:t>无流和渗出面三类</w:t>
      </w:r>
      <w:r>
        <w:rPr>
          <w:rFonts w:ascii="Times New Roman" w:hAnsi="Times New Roman" w:eastAsia="Times New Roman"/>
          <w:sz w:val="24"/>
          <w:vertAlign w:val="superscript"/>
          <w:lang w:eastAsia="zh-CN"/>
        </w:rPr>
        <w:t>[190,201]</w:t>
      </w:r>
      <w:r>
        <w:rPr>
          <w:rFonts w:ascii="Times New Roman" w:hAnsi="Times New Roman" w:eastAsia="Times New Roman"/>
          <w:sz w:val="24"/>
          <w:lang w:eastAsia="zh-CN"/>
        </w:rPr>
        <w:t>。</w:t>
      </w:r>
      <w:r>
        <w:rPr>
          <w:rFonts w:ascii="Times New Roman" w:hAnsi="Times New Roman" w:cs="宋体"/>
          <w:sz w:val="24"/>
          <w:lang w:eastAsia="zh-CN"/>
        </w:rPr>
        <w:t>临湖侧取对应水位的恒定总水头</w:t>
      </w:r>
      <w:r>
        <w:rPr>
          <w:rFonts w:ascii="Times New Roman" w:hAnsi="Times New Roman" w:eastAsia="Times New Roman"/>
          <w:sz w:val="24"/>
          <w:lang w:eastAsia="zh-CN"/>
        </w:rPr>
        <w:t>，</w:t>
      </w:r>
      <w:r>
        <w:rPr>
          <w:rFonts w:ascii="Times New Roman" w:hAnsi="Times New Roman" w:cs="宋体"/>
          <w:sz w:val="24"/>
          <w:lang w:eastAsia="zh-CN"/>
        </w:rPr>
        <w:t>水上表面无流</w:t>
      </w:r>
      <w:r>
        <w:rPr>
          <w:rFonts w:ascii="Times New Roman" w:hAnsi="Times New Roman" w:eastAsia="Times New Roman"/>
          <w:sz w:val="24"/>
          <w:lang w:eastAsia="zh-CN"/>
        </w:rPr>
        <w:t>，</w:t>
      </w:r>
      <w:r>
        <w:rPr>
          <w:rFonts w:ascii="Times New Roman" w:hAnsi="Times New Roman" w:cs="宋体"/>
          <w:sz w:val="24"/>
          <w:lang w:eastAsia="zh-CN"/>
        </w:rPr>
        <w:t>背水坡为渗出边界</w:t>
      </w:r>
      <w:r>
        <w:rPr>
          <w:rFonts w:ascii="Times New Roman" w:hAnsi="Times New Roman" w:eastAsia="Times New Roman"/>
          <w:sz w:val="24"/>
          <w:lang w:eastAsia="zh-CN"/>
        </w:rPr>
        <w:t>。</w:t>
      </w:r>
      <w:r>
        <w:rPr>
          <w:rFonts w:ascii="Times New Roman" w:hAnsi="Times New Roman" w:cs="宋体"/>
          <w:sz w:val="24"/>
          <w:lang w:eastAsia="zh-CN"/>
        </w:rPr>
        <w:t>以</w:t>
      </w:r>
      <m:oMath>
        <m:sSub>
          <m:sSubPr/>
          <m:e>
            <m:r>
              <m:rPr/>
              <m:t>H</m:t>
            </m:r>
          </m:e>
          <m:sub>
            <m:r>
              <m:rPr>
                <m:sty m:val="p"/>
              </m:rPr>
              <m:t>w</m:t>
            </m:r>
          </m:sub>
        </m:sSub>
      </m:oMath>
      <w:r>
        <w:rPr>
          <w:rFonts w:ascii="Times New Roman" w:hAnsi="Times New Roman" w:cs="宋体"/>
          <w:sz w:val="24"/>
          <w:lang w:eastAsia="zh-CN"/>
        </w:rPr>
        <w:t>表示工况水位</w:t>
      </w:r>
      <w:r>
        <w:rPr>
          <w:rFonts w:ascii="Times New Roman" w:hAnsi="Times New Roman" w:eastAsia="Times New Roman"/>
          <w:sz w:val="24"/>
          <w:lang w:eastAsia="zh-CN"/>
        </w:rPr>
        <w:t>，</w:t>
      </w:r>
      <w:r>
        <w:rPr>
          <w:rFonts w:ascii="Times New Roman" w:hAnsi="Times New Roman" w:cs="宋体"/>
          <w:sz w:val="24"/>
          <w:lang w:eastAsia="zh-CN"/>
        </w:rPr>
        <w:t>单位为</w:t>
      </w:r>
      <w:r>
        <w:rPr>
          <w:rFonts w:ascii="Times New Roman" w:hAnsi="Times New Roman" w:eastAsia="Times New Roman"/>
          <w:sz w:val="24"/>
          <w:lang w:eastAsia="zh-CN"/>
        </w:rPr>
        <w:t>m，</w:t>
      </w:r>
      <w:r>
        <w:rPr>
          <w:rFonts w:ascii="Times New Roman" w:hAnsi="Times New Roman" w:cs="宋体"/>
          <w:sz w:val="24"/>
          <w:lang w:eastAsia="zh-CN"/>
        </w:rPr>
        <w:t>则</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59D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2FB85EE">
            <w:pPr>
              <w:spacing w:before="60" w:after="60" w:line="240" w:lineRule="auto"/>
              <w:ind w:left="0" w:right="0" w:firstLine="0"/>
              <w:jc w:val="center"/>
              <w:rPr>
                <w:rFonts w:ascii="Times New Roman" w:hAnsi="Times New Roman" w:cs="Times New Roman"/>
              </w:rPr>
            </w:pPr>
            <m:oMathPara>
              <m:oMath>
                <m:d>
                  <m:dPr>
                    <m:begChr m:val="{"/>
                  </m:dPr>
                  <m:e>
                    <m:m>
                      <m:mPr>
                        <m:mcs>
                          <m:mc>
                            <m:mcPr>
                              <m:count m:val="2"/>
                              <m:mcJc m:val="left"/>
                            </m:mcPr>
                          </m:mc>
                        </m:mcs>
                      </m:mPr>
                      <m:mr>
                        <m:e>
                          <m:sSub>
                            <m:sSubPr/>
                            <m:e>
                              <m:r>
                                <m:rPr/>
                                <m:t>H=H</m:t>
                              </m:r>
                            </m:e>
                            <m:sub>
                              <m:r>
                                <m:rPr>
                                  <m:sty m:val="p"/>
                                </m:rPr>
                                <m:t>w</m:t>
                              </m:r>
                            </m:sub>
                          </m:sSub>
                          <m:r>
                            <m:rPr/>
                            <m:t>,</m:t>
                          </m:r>
                        </m:e>
                        <m:e>
                          <m:r>
                            <m:rPr>
                              <m:sty m:val="b"/>
                            </m:rPr>
                            <m:t>x</m:t>
                          </m:r>
                          <m:r>
                            <m:rPr/>
                            <m:t>∈</m:t>
                          </m:r>
                          <m:sSub>
                            <m:sSubPr/>
                            <m:e>
                              <m:r>
                                <m:rPr/>
                                <m:t>Γ</m:t>
                              </m:r>
                            </m:e>
                            <m:sub>
                              <m:r>
                                <m:rPr>
                                  <m:sty m:val="p"/>
                                </m:rPr>
                                <m:t>w</m:t>
                              </m:r>
                            </m:sub>
                          </m:sSub>
                          <m:r>
                            <m:rPr/>
                            <m:t>,</m:t>
                          </m:r>
                        </m:e>
                      </m:mr>
                      <m:mr>
                        <m:e>
                          <m:r>
                            <m:rPr>
                              <m:sty m:val="b"/>
                            </m:rPr>
                            <m:t>q</m:t>
                          </m:r>
                          <m:r>
                            <m:rPr/>
                            <m:t>⋅</m:t>
                          </m:r>
                          <m:r>
                            <m:rPr>
                              <m:sty m:val="b"/>
                            </m:rPr>
                            <m:t>n</m:t>
                          </m:r>
                          <m:r>
                            <m:rPr/>
                            <m:t>=0,</m:t>
                          </m:r>
                        </m:e>
                        <m:e>
                          <m:r>
                            <m:rPr>
                              <m:sty m:val="b"/>
                            </m:rPr>
                            <m:t>x</m:t>
                          </m:r>
                          <m:r>
                            <m:rPr/>
                            <m:t>∈</m:t>
                          </m:r>
                          <m:sSub>
                            <m:sSubPr/>
                            <m:e>
                              <m:r>
                                <m:rPr/>
                                <m:t>Γ</m:t>
                              </m:r>
                            </m:e>
                            <m:sub>
                              <m:r>
                                <m:rPr/>
                                <m:t>0</m:t>
                              </m:r>
                            </m:sub>
                          </m:sSub>
                          <m:r>
                            <m:rPr/>
                            <m:t>.</m:t>
                          </m:r>
                        </m:e>
                      </m:mr>
                    </m:m>
                  </m:e>
                </m:d>
              </m:oMath>
            </m:oMathPara>
          </w:p>
        </w:tc>
        <w:tc>
          <w:tcPr>
            <w:tcW w:w="848" w:type="dxa"/>
            <w:tcBorders>
              <w:top w:val="nil"/>
              <w:left w:val="nil"/>
              <w:bottom w:val="nil"/>
              <w:right w:val="nil"/>
            </w:tcBorders>
            <w:vAlign w:val="center"/>
          </w:tcPr>
          <w:p w14:paraId="2436D5C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（4-39）</w:t>
            </w:r>
          </w:p>
        </w:tc>
      </w:tr>
    </w:tbl>
    <w:p w14:paraId="044A549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Γ</m:t>
            </m:r>
          </m:e>
          <m:sub>
            <m:r>
              <m:rPr/>
              <m:t>w</m:t>
            </m:r>
          </m:sub>
        </m:sSub>
      </m:oMath>
      <w:r>
        <w:rPr>
          <w:rFonts w:ascii="Times New Roman" w:hAnsi="Times New Roman" w:cs="宋体"/>
          <w:sz w:val="24"/>
          <w:lang w:eastAsia="zh-CN"/>
        </w:rPr>
        <w:t>为临湖侧</w:t>
      </w:r>
      <w:r>
        <w:rPr>
          <w:rFonts w:ascii="Times New Roman" w:hAnsi="Times New Roman" w:eastAsia="Times New Roman"/>
          <w:sz w:val="24"/>
          <w:lang w:eastAsia="zh-CN"/>
        </w:rPr>
        <w:t>；</w:t>
      </w:r>
      <m:oMath>
        <m:sSub>
          <m:sSubPr/>
          <m:e>
            <m:r>
              <m:rPr/>
              <m:t>Γ</m:t>
            </m:r>
          </m:e>
          <m:sub>
            <m:r>
              <m:rPr/>
              <m:t>0</m:t>
            </m:r>
          </m:sub>
        </m:sSub>
      </m:oMath>
      <w:r>
        <w:rPr>
          <w:rFonts w:ascii="Times New Roman" w:hAnsi="Times New Roman" w:cs="宋体"/>
          <w:sz w:val="24"/>
          <w:lang w:eastAsia="zh-CN"/>
        </w:rPr>
        <w:t>为无流边界</w:t>
      </w:r>
      <w:r>
        <w:rPr>
          <w:rFonts w:ascii="Times New Roman" w:hAnsi="Times New Roman" w:eastAsia="Times New Roman"/>
          <w:sz w:val="24"/>
          <w:lang w:eastAsia="zh-CN"/>
        </w:rPr>
        <w:t>；</w:t>
      </w:r>
      <m:oMath>
        <m:r>
          <m:rPr>
            <m:sty m:val="b"/>
          </m:rPr>
          <m:t>n</m:t>
        </m:r>
      </m:oMath>
      <w:r>
        <w:rPr>
          <w:rFonts w:ascii="Times New Roman" w:hAnsi="Times New Roman" w:cs="宋体"/>
          <w:sz w:val="24"/>
          <w:lang w:eastAsia="zh-CN"/>
        </w:rPr>
        <w:t>为域外单位法向量</w:t>
      </w:r>
      <w:r>
        <w:rPr>
          <w:rFonts w:ascii="Times New Roman" w:hAnsi="Times New Roman" w:eastAsia="Times New Roman"/>
          <w:sz w:val="24"/>
          <w:lang w:eastAsia="zh-CN"/>
        </w:rPr>
        <w:t>；</w:t>
      </w:r>
      <m:oMath>
        <m:r>
          <m:rPr>
            <m:sty m:val="b"/>
          </m:rPr>
          <m:t>x</m:t>
        </m:r>
      </m:oMath>
      <w:r>
        <w:rPr>
          <w:rFonts w:ascii="Times New Roman" w:hAnsi="Times New Roman" w:cs="宋体"/>
          <w:sz w:val="24"/>
          <w:lang w:eastAsia="zh-CN"/>
        </w:rPr>
        <w:t>为空间位置向量</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CE87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3EDD577">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ψ</m:t>
                              </m:r>
                            </m:e>
                            <m:sub>
                              <m:r>
                                <m:rPr/>
                                <m:t>b</m:t>
                              </m:r>
                            </m:sub>
                          </m:sSub>
                          <m:r>
                            <m:rPr/>
                            <m:t>≤0</m:t>
                          </m:r>
                        </m:e>
                      </m:mr>
                      <m:mr>
                        <m:e>
                          <m:sSub>
                            <m:sSubPr/>
                            <m:e>
                              <m:r>
                                <m:rPr/>
                                <m:t>q</m:t>
                              </m:r>
                            </m:e>
                            <m:sub>
                              <m:r>
                                <m:rPr/>
                                <m:t>n</m:t>
                              </m:r>
                            </m:sub>
                          </m:sSub>
                          <m:r>
                            <m:rPr/>
                            <m:t>≥0</m:t>
                          </m:r>
                        </m:e>
                      </m:mr>
                      <m:mr>
                        <m:e>
                          <m:sSub>
                            <m:sSubPr/>
                            <m:e>
                              <m:r>
                                <m:rPr/>
                                <m:t>ψ</m:t>
                              </m:r>
                            </m:e>
                            <m:sub>
                              <m:r>
                                <m:rPr/>
                                <m:t>b</m:t>
                              </m:r>
                            </m:sub>
                          </m:sSub>
                          <m:sSub>
                            <m:sSubPr/>
                            <m:e>
                              <m:r>
                                <m:rPr/>
                                <m:t>q</m:t>
                              </m:r>
                            </m:e>
                            <m:sub>
                              <m:r>
                                <m:rPr/>
                                <m:t>n</m:t>
                              </m:r>
                            </m:sub>
                          </m:sSub>
                          <m:r>
                            <m:rPr/>
                            <m:t>=0</m:t>
                          </m:r>
                        </m:e>
                      </m:mr>
                    </m:m>
                  </m:e>
                </m:d>
                <m:r>
                  <m:rPr/>
                  <m:t> </m:t>
                </m:r>
                <m:r>
                  <m:rPr>
                    <m:sty m:val="p"/>
                  </m:rPr>
                  <m:t>on</m:t>
                </m:r>
                <m:r>
                  <m:rPr/>
                  <m:t> </m:t>
                </m:r>
                <m:sSub>
                  <m:sSubPr/>
                  <m:e>
                    <m:r>
                      <m:rPr/>
                      <m:t>Γ</m:t>
                    </m:r>
                  </m:e>
                  <m:sub>
                    <m:r>
                      <m:rPr>
                        <m:sty m:val="p"/>
                      </m:rPr>
                      <m:t>seep</m:t>
                    </m:r>
                  </m:sub>
                </m:sSub>
              </m:oMath>
            </m:oMathPara>
          </w:p>
        </w:tc>
        <w:tc>
          <w:tcPr>
            <w:tcW w:w="848" w:type="dxa"/>
            <w:tcBorders>
              <w:top w:val="nil"/>
              <w:left w:val="nil"/>
              <w:bottom w:val="nil"/>
              <w:right w:val="nil"/>
            </w:tcBorders>
            <w:vAlign w:val="center"/>
          </w:tcPr>
          <w:p w14:paraId="41055C9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（4-40）</w:t>
            </w:r>
          </w:p>
        </w:tc>
      </w:tr>
    </w:tbl>
    <w:p w14:paraId="0114282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Γ</m:t>
            </m:r>
          </m:e>
          <m:sub>
            <m:r>
              <m:rPr>
                <m:sty m:val="p"/>
              </m:rPr>
              <m:t>seep</m:t>
            </m:r>
          </m:sub>
        </m:sSub>
      </m:oMath>
      <w:r>
        <w:rPr>
          <w:rFonts w:ascii="Times New Roman" w:hAnsi="Times New Roman" w:cs="宋体"/>
          <w:sz w:val="24"/>
          <w:lang w:eastAsia="zh-CN"/>
        </w:rPr>
        <w:t>为候选渗出边界</w:t>
      </w:r>
      <w:r>
        <w:rPr>
          <w:rFonts w:ascii="Times New Roman" w:hAnsi="Times New Roman" w:eastAsia="Times New Roman"/>
          <w:sz w:val="24"/>
          <w:lang w:eastAsia="zh-CN"/>
        </w:rPr>
        <w:t>；</w:t>
      </w:r>
      <m:oMath>
        <m:sSub>
          <m:sSubPr/>
          <m:e>
            <m:r>
              <m:rPr/>
              <m:t>q</m:t>
            </m:r>
          </m:e>
          <m:sub>
            <m:r>
              <m:rPr/>
              <m:t>n</m:t>
            </m:r>
          </m:sub>
        </m:sSub>
        <m:r>
          <m:rPr/>
          <m:t>=</m:t>
        </m:r>
        <m:r>
          <m:rPr>
            <m:sty m:val="b"/>
          </m:rPr>
          <m:t>q</m:t>
        </m:r>
        <m:r>
          <m:rPr/>
          <m:t>⋅</m:t>
        </m:r>
        <m:r>
          <m:rPr>
            <m:sty m:val="b"/>
          </m:rPr>
          <m:t>n</m:t>
        </m:r>
      </m:oMath>
      <w:r>
        <w:rPr>
          <w:rFonts w:ascii="Times New Roman" w:hAnsi="Times New Roman" w:cs="宋体"/>
          <w:sz w:val="24"/>
          <w:lang w:eastAsia="zh-CN"/>
        </w:rPr>
        <w:t>为向外法向通量</w:t>
      </w:r>
      <w:r>
        <w:rPr>
          <w:rFonts w:ascii="Times New Roman" w:hAnsi="Times New Roman" w:eastAsia="Times New Roman"/>
          <w:sz w:val="24"/>
          <w:lang w:eastAsia="zh-CN"/>
        </w:rPr>
        <w:t>，m/s。</w:t>
      </w:r>
      <m:oMath>
        <m:sSub>
          <m:sSubPr/>
          <m:e>
            <m:r>
              <m:rPr/>
              <m:t>ψ</m:t>
            </m:r>
          </m:e>
          <m:sub>
            <m:r>
              <m:rPr/>
              <m:t>b</m:t>
            </m:r>
          </m:sub>
        </m:sSub>
        <m:sSub>
          <m:sSubPr/>
          <m:e>
            <m:r>
              <m:rPr/>
              <m:t>=H</m:t>
            </m:r>
          </m:e>
          <m:sub>
            <m:r>
              <m:rPr/>
              <m:t>b</m:t>
            </m:r>
          </m:sub>
        </m:sSub>
        <m:sSub>
          <m:sSubPr/>
          <m:e>
            <m:r>
              <m:rPr/>
              <m:t>−z</m:t>
            </m:r>
          </m:e>
          <m:sub>
            <m:r>
              <m:rPr/>
              <m:t>b</m:t>
            </m:r>
          </m:sub>
        </m:sSub>
      </m:oMath>
      <w:r>
        <w:rPr>
          <w:rFonts w:ascii="Times New Roman" w:hAnsi="Times New Roman" w:cs="宋体"/>
          <w:sz w:val="24"/>
          <w:lang w:eastAsia="zh-CN"/>
        </w:rPr>
        <w:t>为边界压力水头</w:t>
      </w:r>
      <w:r>
        <w:rPr>
          <w:rFonts w:ascii="Times New Roman" w:hAnsi="Times New Roman" w:eastAsia="Times New Roman"/>
          <w:sz w:val="24"/>
          <w:lang w:eastAsia="zh-CN"/>
        </w:rPr>
        <w:t>，m；</w:t>
      </w:r>
      <m:oMath>
        <m:sSub>
          <m:sSubPr/>
          <m:e>
            <m:r>
              <m:rPr/>
              <m:t>z</m:t>
            </m:r>
          </m:e>
          <m:sub>
            <m:r>
              <m:rPr/>
              <m:t>b</m:t>
            </m:r>
          </m:sub>
        </m:sSub>
      </m:oMath>
      <w:r>
        <w:rPr>
          <w:rFonts w:ascii="Times New Roman" w:hAnsi="Times New Roman" w:cs="宋体"/>
          <w:sz w:val="24"/>
          <w:lang w:eastAsia="zh-CN"/>
        </w:rPr>
        <w:t>为边界面高程</w:t>
      </w:r>
      <w:r>
        <w:rPr>
          <w:rFonts w:ascii="Times New Roman" w:hAnsi="Times New Roman" w:eastAsia="Times New Roman"/>
          <w:sz w:val="24"/>
          <w:lang w:eastAsia="zh-CN"/>
        </w:rPr>
        <w:t>，m。</w:t>
      </w:r>
    </w:p>
    <w:p w14:paraId="7D544789">
      <w:pPr>
        <w:spacing w:after="0" w:line="360" w:lineRule="auto"/>
        <w:rPr>
          <w:lang w:eastAsia="zh-CN"/>
        </w:rPr>
      </w:pPr>
      <w:r>
        <w:rPr>
          <w:rFonts w:ascii="Times New Roman" w:hAnsi="Times New Roman" w:cs="宋体"/>
          <w:sz w:val="24"/>
          <w:lang w:eastAsia="zh-CN"/>
        </w:rPr>
        <w:t>设置</w:t>
      </w:r>
      <w:r>
        <w:rPr>
          <w:rFonts w:ascii="Times New Roman" w:hAnsi="Times New Roman" w:eastAsia="Times New Roman"/>
          <w:sz w:val="24"/>
          <w:lang w:eastAsia="zh-CN"/>
        </w:rPr>
        <w:t>26.23、28.00、30.00、32.00和33.89 m五种水位（其中26.23 m为枯水位，33.89 m为洪水位），</w:t>
      </w:r>
      <w:r>
        <w:rPr>
          <w:rFonts w:ascii="Times New Roman" w:hAnsi="Times New Roman" w:cs="宋体"/>
          <w:sz w:val="24"/>
          <w:lang w:eastAsia="zh-CN"/>
        </w:rPr>
        <w:t>二维和三维分别计算</w:t>
      </w:r>
      <w:r>
        <w:rPr>
          <w:rFonts w:ascii="Times New Roman" w:hAnsi="Times New Roman" w:eastAsia="Times New Roman"/>
          <w:sz w:val="24"/>
          <w:lang w:eastAsia="zh-CN"/>
        </w:rPr>
        <w:t>30 d、60 d。</w:t>
      </w:r>
      <w:r>
        <w:rPr>
          <w:rFonts w:ascii="Times New Roman" w:hAnsi="Times New Roman" w:cs="宋体"/>
          <w:sz w:val="24"/>
          <w:lang w:eastAsia="zh-CN"/>
        </w:rPr>
        <w:t>基准参数取</w:t>
      </w:r>
      <m:oMath>
        <m:sSub>
          <m:sSubPr/>
          <m:e>
            <m:r>
              <m:rPr/>
              <m:t>θ</m:t>
            </m:r>
          </m:e>
          <m:sub>
            <m:r>
              <m:rPr/>
              <m:t>r</m:t>
            </m:r>
          </m:sub>
        </m:sSub>
        <m:r>
          <m:rPr/>
          <m:t>=0.06</m:t>
        </m:r>
      </m:oMath>
      <w:r>
        <w:rPr>
          <w:rFonts w:ascii="Times New Roman" w:hAnsi="Times New Roman" w:eastAsia="Times New Roman"/>
          <w:sz w:val="24"/>
          <w:lang w:eastAsia="zh-CN"/>
        </w:rPr>
        <w:t>、</w:t>
      </w:r>
      <m:oMath>
        <m:sSub>
          <m:sSubPr/>
          <m:e>
            <m:r>
              <m:rPr/>
              <m:t>θ</m:t>
            </m:r>
          </m:e>
          <m:sub>
            <m:r>
              <m:rPr/>
              <m:t>s</m:t>
            </m:r>
          </m:sub>
        </m:sSub>
        <m:r>
          <m:rPr/>
          <m:t>=0.38</m:t>
        </m:r>
      </m:oMath>
      <w:r>
        <w:rPr>
          <w:rFonts w:ascii="Times New Roman" w:hAnsi="Times New Roman" w:eastAsia="Times New Roman"/>
          <w:sz w:val="24"/>
          <w:lang w:eastAsia="zh-CN"/>
        </w:rPr>
        <w:t>、</w:t>
      </w:r>
      <m:oMath>
        <m:r>
          <m:rPr/>
          <m:t>α=0.5 </m:t>
        </m:r>
        <m:sSup>
          <m:sSupPr/>
          <m:e>
            <m:r>
              <m:rPr>
                <m:sty m:val="p"/>
              </m:rPr>
              <m:t>m</m:t>
            </m:r>
          </m:e>
          <m:sup>
            <m:r>
              <m:rPr>
                <m:sty m:val="p"/>
              </m:rPr>
              <m:t>−1</m:t>
            </m:r>
          </m:sup>
        </m:sSup>
      </m:oMath>
      <w:r>
        <w:rPr>
          <w:rFonts w:ascii="Times New Roman" w:hAnsi="Times New Roman" w:eastAsia="Times New Roman"/>
          <w:sz w:val="24"/>
          <w:lang w:eastAsia="zh-CN"/>
        </w:rPr>
        <w:t>、</w:t>
      </w:r>
      <m:oMath>
        <m:r>
          <m:rPr/>
          <m:t>n=1.6</m:t>
        </m:r>
      </m:oMath>
      <w:r>
        <w:rPr>
          <w:rFonts w:ascii="Times New Roman" w:hAnsi="Times New Roman" w:cs="宋体"/>
          <w:sz w:val="24"/>
          <w:lang w:eastAsia="zh-CN"/>
        </w:rPr>
        <w:t>及</w:t>
      </w:r>
      <m:oMath>
        <m:sSub>
          <m:sSubPr/>
          <m:e>
            <m:r>
              <m:rPr/>
              <m:t>S</m:t>
            </m:r>
          </m:e>
          <m:sub>
            <m:r>
              <m:rPr/>
              <m:t>s</m:t>
            </m:r>
          </m:sub>
        </m:sSub>
        <m:sSup>
          <m:sSupPr/>
          <m:e>
            <m:r>
              <m:rPr/>
              <m:t>=10</m:t>
            </m:r>
          </m:e>
          <m:sup>
            <m:r>
              <m:rPr/>
              <m:t>−4</m:t>
            </m:r>
          </m:sup>
        </m:sSup>
        <m:r>
          <m:rPr/>
          <m:t> </m:t>
        </m:r>
        <m:sSup>
          <m:sSupPr/>
          <m:e>
            <m:r>
              <m:rPr>
                <m:sty m:val="p"/>
              </m:rPr>
              <m:t>m</m:t>
            </m:r>
          </m:e>
          <m:sup>
            <m:r>
              <m:rPr>
                <m:sty m:val="p"/>
              </m:rPr>
              <m:t>−1</m:t>
            </m:r>
          </m:sup>
        </m:sSup>
      </m:oMath>
      <w:r>
        <w:rPr>
          <w:rFonts w:ascii="Times New Roman" w:hAnsi="Times New Roman" w:eastAsia="Times New Roman"/>
          <w:sz w:val="24"/>
          <w:lang w:eastAsia="zh-CN"/>
        </w:rPr>
        <w:t>，</w:t>
      </w:r>
      <w:r>
        <w:rPr>
          <w:rFonts w:ascii="Times New Roman" w:hAnsi="Times New Roman" w:cs="宋体"/>
          <w:sz w:val="24"/>
          <w:lang w:eastAsia="zh-CN"/>
        </w:rPr>
        <w:t>各岩层采用相同的储水和非饱和参数</w:t>
      </w:r>
      <w:r>
        <w:rPr>
          <w:rFonts w:ascii="Times New Roman" w:hAnsi="Times New Roman" w:eastAsia="Times New Roman"/>
          <w:sz w:val="24"/>
          <w:lang w:eastAsia="zh-CN"/>
        </w:rPr>
        <w:t>，</w:t>
      </w:r>
      <w:r>
        <w:rPr>
          <w:rFonts w:ascii="Times New Roman" w:hAnsi="Times New Roman" w:cs="宋体"/>
          <w:sz w:val="24"/>
          <w:lang w:eastAsia="zh-CN"/>
        </w:rPr>
        <w:t>渗透系数按地层赋值</w:t>
      </w:r>
      <w:r>
        <w:rPr>
          <w:rFonts w:ascii="Times New Roman" w:hAnsi="Times New Roman" w:eastAsia="Times New Roman"/>
          <w:sz w:val="24"/>
          <w:lang w:eastAsia="zh-CN"/>
        </w:rPr>
        <w:t>。</w:t>
      </w:r>
    </w:p>
    <w:p w14:paraId="6FBC6EC8">
      <w:pPr>
        <w:spacing w:after="0" w:line="360" w:lineRule="auto"/>
        <w:rPr>
          <w:lang w:eastAsia="zh-CN"/>
        </w:rPr>
      </w:pPr>
      <w:r>
        <w:rPr>
          <w:rFonts w:ascii="Times New Roman" w:hAnsi="Times New Roman" w:eastAsia="宋体" w:cs="Times New Roman"/>
          <w:sz w:val="24"/>
          <w:lang w:eastAsia="zh-CN"/>
        </w:rPr>
        <w:t>各水位工况的初始总水头均取对应边界水位，并在计算域内均匀分布。</w:t>
      </w:r>
    </w:p>
    <w:p w14:paraId="58CE04AA">
      <w:pPr>
        <w:pStyle w:val="6"/>
      </w:pPr>
      <w:r>
        <w:rPr>
          <w:rFonts w:ascii="Times New Roman" w:hAnsi="Times New Roman"/>
        </w:rPr>
        <w:t>4.4.2.1 洞庭湖某垸</w:t>
      </w:r>
    </w:p>
    <w:p w14:paraId="02BD18E4">
      <w:pPr>
        <w:spacing w:after="0" w:line="360" w:lineRule="auto"/>
        <w:rPr>
          <w:lang w:eastAsia="zh-CN"/>
        </w:rPr>
      </w:pPr>
      <w:r>
        <w:rPr>
          <w:rFonts w:ascii="Times New Roman" w:hAnsi="Times New Roman" w:eastAsia="宋体" w:cs="Times New Roman"/>
          <w:sz w:val="24"/>
          <w:lang w:eastAsia="zh-CN"/>
        </w:rPr>
        <w:t>两个典型断面的堤顶高程分别约为36.222和35.703 m，均高于33.89 m洪水位。三维域端部存在局部低高程：原始Y=3181792 m剖面的最高地表高程为32.155 m，基本网格域尾经外推及离散取样后进一步降至约31.332 m。当水位高于局部离散地表时，计算仍保持临湖侧给定水头与背水侧渗出边界，分析相应边界约束下的地下渗流响应，未计入漫顶后边界淹没变化及地表水流。33.89 m时基本网格中低于水位的沿堤区段累计约21.33 m，端部结果同时受地形边缘插值影响。三维出流量表示上述地下渗流情景的排流，不代表地表—地下总泄流量。</w:t>
      </w:r>
    </w:p>
    <w:p w14:paraId="254952E6">
      <w:pPr>
        <w:spacing w:after="0" w:line="360" w:lineRule="auto"/>
        <w:rPr>
          <w:lang w:eastAsia="zh-CN"/>
        </w:rPr>
      </w:pPr>
      <w:r>
        <w:rPr>
          <w:rFonts w:ascii="Times New Roman" w:hAnsi="Times New Roman" w:cs="宋体"/>
          <w:sz w:val="24"/>
          <w:lang w:eastAsia="zh-CN"/>
        </w:rPr>
        <w:t>多水位基本计算采用二维</w:t>
      </w:r>
      <w:r>
        <w:rPr>
          <w:rFonts w:ascii="Times New Roman" w:hAnsi="Times New Roman" w:eastAsia="Times New Roman"/>
          <w:sz w:val="24"/>
          <w:lang w:eastAsia="zh-CN"/>
        </w:rPr>
        <w:t>1000×256</w:t>
      </w:r>
      <w:r>
        <w:rPr>
          <w:rFonts w:ascii="Times New Roman" w:hAnsi="Times New Roman" w:cs="宋体"/>
          <w:sz w:val="24"/>
          <w:lang w:eastAsia="zh-CN"/>
        </w:rPr>
        <w:t>与三维</w:t>
      </w:r>
      <w:r>
        <w:rPr>
          <w:rFonts w:ascii="Times New Roman" w:hAnsi="Times New Roman" w:eastAsia="Times New Roman"/>
          <w:sz w:val="24"/>
          <w:lang w:eastAsia="zh-CN"/>
        </w:rPr>
        <w:t>75×75×75</w:t>
      </w:r>
      <w:r>
        <w:rPr>
          <w:rFonts w:ascii="Times New Roman" w:hAnsi="Times New Roman" w:cs="宋体"/>
          <w:sz w:val="24"/>
          <w:lang w:eastAsia="zh-CN"/>
        </w:rPr>
        <w:t>网格</w:t>
      </w:r>
      <w:r>
        <w:rPr>
          <w:rFonts w:ascii="Times New Roman" w:hAnsi="Times New Roman" w:eastAsia="Times New Roman"/>
          <w:sz w:val="24"/>
          <w:lang w:eastAsia="zh-CN"/>
        </w:rPr>
        <w:t>。</w:t>
      </w:r>
      <w:r>
        <w:rPr>
          <w:rFonts w:ascii="Times New Roman" w:hAnsi="Times New Roman" w:cs="宋体"/>
          <w:sz w:val="24"/>
          <w:lang w:eastAsia="zh-CN"/>
        </w:rPr>
        <w:t>洪水位下增设二维</w:t>
      </w:r>
      <w:r>
        <w:rPr>
          <w:rFonts w:ascii="Times New Roman" w:hAnsi="Times New Roman" w:eastAsia="Times New Roman"/>
          <w:sz w:val="24"/>
          <w:lang w:eastAsia="zh-CN"/>
        </w:rPr>
        <w:t>1500×384、2000×512</w:t>
      </w:r>
      <w:r>
        <w:rPr>
          <w:rFonts w:ascii="Times New Roman" w:hAnsi="Times New Roman" w:cs="宋体"/>
          <w:sz w:val="24"/>
          <w:lang w:eastAsia="zh-CN"/>
        </w:rPr>
        <w:t>及三维</w:t>
      </w:r>
      <w:r>
        <w:rPr>
          <w:rFonts w:ascii="Times New Roman" w:hAnsi="Times New Roman" w:eastAsia="Times New Roman"/>
          <w:sz w:val="24"/>
          <w:lang w:eastAsia="zh-CN"/>
        </w:rPr>
        <w:t>100×100×100、125×125×125</w:t>
      </w:r>
      <w:r>
        <w:rPr>
          <w:rFonts w:ascii="Times New Roman" w:hAnsi="Times New Roman" w:cs="宋体"/>
          <w:sz w:val="24"/>
          <w:lang w:eastAsia="zh-CN"/>
        </w:rPr>
        <w:t>网格</w:t>
      </w:r>
      <w:r>
        <w:rPr>
          <w:rFonts w:ascii="Times New Roman" w:hAnsi="Times New Roman" w:eastAsia="Times New Roman"/>
          <w:sz w:val="24"/>
          <w:lang w:eastAsia="zh-CN"/>
        </w:rPr>
        <w:t>，</w:t>
      </w:r>
      <w:r>
        <w:rPr>
          <w:rFonts w:ascii="Times New Roman" w:hAnsi="Times New Roman" w:cs="宋体"/>
          <w:sz w:val="24"/>
          <w:lang w:eastAsia="zh-CN"/>
        </w:rPr>
        <w:t>与基本网格构成表4-6中的三级网格</w:t>
      </w:r>
      <w:r>
        <w:rPr>
          <w:rFonts w:ascii="Times New Roman" w:hAnsi="Times New Roman" w:eastAsia="Times New Roman"/>
          <w:sz w:val="24"/>
          <w:lang w:eastAsia="zh-CN"/>
        </w:rPr>
        <w:t>，</w:t>
      </w:r>
      <w:r>
        <w:rPr>
          <w:rFonts w:ascii="Times New Roman" w:hAnsi="Times New Roman" w:cs="宋体"/>
          <w:sz w:val="24"/>
          <w:lang w:eastAsia="zh-CN"/>
        </w:rPr>
        <w:t>依次记为</w:t>
      </w:r>
      <w:r>
        <w:rPr>
          <w:rFonts w:ascii="Times New Roman" w:hAnsi="Times New Roman" w:eastAsia="Times New Roman"/>
          <w:sz w:val="24"/>
          <w:lang w:eastAsia="zh-CN"/>
        </w:rPr>
        <w:t>G3、G4</w:t>
      </w:r>
      <w:r>
        <w:rPr>
          <w:rFonts w:ascii="Times New Roman" w:hAnsi="Times New Roman" w:cs="宋体"/>
          <w:sz w:val="24"/>
          <w:lang w:eastAsia="zh-CN"/>
        </w:rPr>
        <w:t>和</w:t>
      </w:r>
      <w:r>
        <w:rPr>
          <w:rFonts w:ascii="Times New Roman" w:hAnsi="Times New Roman" w:eastAsia="Times New Roman"/>
          <w:sz w:val="24"/>
          <w:lang w:eastAsia="zh-CN"/>
        </w:rPr>
        <w:t>G5。</w:t>
      </w:r>
    </w:p>
    <w:p w14:paraId="08FE17C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表4-6　洪水位下三级加密网格尺寸及有效单元数</w:t>
      </w:r>
    </w:p>
    <w:p w14:paraId="70D2A4A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4-6 Grid sizes and effective cell numbers of three refined grids at the flood water level</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8"/>
        <w:gridCol w:w="1568"/>
        <w:gridCol w:w="1568"/>
        <w:gridCol w:w="1568"/>
        <w:gridCol w:w="1568"/>
        <w:gridCol w:w="1568"/>
      </w:tblGrid>
      <w:tr w14:paraId="4DCC2B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68" w:type="dxa"/>
            <w:tcBorders>
              <w:bottom w:val="single" w:color="auto" w:sz="4" w:space="0"/>
            </w:tcBorders>
            <w:vAlign w:val="center"/>
          </w:tcPr>
          <w:p w14:paraId="16E3C993">
            <w:pPr>
              <w:keepNext/>
              <w:spacing w:before="40" w:after="40" w:line="360" w:lineRule="auto"/>
              <w:ind w:left="0" w:right="0" w:firstLine="0"/>
              <w:jc w:val="center"/>
            </w:pPr>
            <w:r>
              <w:rPr>
                <w:rFonts w:ascii="宋体" w:hAnsi="宋体" w:cs="宋体"/>
                <w:b/>
                <w:sz w:val="21"/>
              </w:rPr>
              <w:t>工况</w:t>
            </w:r>
          </w:p>
        </w:tc>
        <w:tc>
          <w:tcPr>
            <w:tcW w:w="1568" w:type="dxa"/>
            <w:tcBorders>
              <w:bottom w:val="single" w:color="auto" w:sz="4" w:space="0"/>
            </w:tcBorders>
            <w:vAlign w:val="center"/>
          </w:tcPr>
          <w:p w14:paraId="3BB8C56C">
            <w:pPr>
              <w:keepNext/>
              <w:spacing w:before="40" w:after="40" w:line="360" w:lineRule="auto"/>
              <w:ind w:left="0" w:right="0" w:firstLine="0"/>
              <w:jc w:val="center"/>
            </w:pPr>
            <w:r>
              <w:rPr>
                <w:rFonts w:ascii="Times New Roman" w:hAnsi="Times New Roman" w:eastAsia="Times New Roman"/>
                <w:b/>
                <w:sz w:val="21"/>
              </w:rPr>
              <w:t>nx×ny×nz</w:t>
            </w:r>
          </w:p>
        </w:tc>
        <w:tc>
          <w:tcPr>
            <w:tcW w:w="1568" w:type="dxa"/>
            <w:tcBorders>
              <w:bottom w:val="single" w:color="auto" w:sz="4" w:space="0"/>
            </w:tcBorders>
            <w:vAlign w:val="center"/>
          </w:tcPr>
          <w:p w14:paraId="3A7AA2D7">
            <w:pPr>
              <w:keepNext/>
              <w:spacing w:before="40" w:after="40" w:line="360" w:lineRule="auto"/>
              <w:ind w:left="0" w:right="0" w:firstLine="0"/>
              <w:jc w:val="center"/>
            </w:pPr>
            <w:r>
              <w:rPr>
                <w:rFonts w:ascii="宋体" w:hAnsi="宋体" w:cs="宋体"/>
                <w:b/>
                <w:sz w:val="21"/>
              </w:rPr>
              <w:t>有效单元</w:t>
            </w:r>
          </w:p>
        </w:tc>
        <w:tc>
          <w:tcPr>
            <w:tcW w:w="1568" w:type="dxa"/>
            <w:tcBorders>
              <w:bottom w:val="single" w:color="auto" w:sz="4" w:space="0"/>
            </w:tcBorders>
            <w:vAlign w:val="center"/>
          </w:tcPr>
          <w:p w14:paraId="0DC5ED72">
            <w:pPr>
              <w:keepNext/>
              <w:spacing w:before="40" w:after="40" w:line="360" w:lineRule="auto"/>
              <w:ind w:left="0" w:right="0" w:firstLine="0"/>
              <w:jc w:val="center"/>
            </w:pPr>
            <w:r>
              <w:rPr>
                <w:rFonts w:ascii="Times New Roman" w:hAnsi="Times New Roman" w:eastAsia="Times New Roman"/>
                <w:b/>
                <w:sz w:val="21"/>
              </w:rPr>
              <w:t>Δx/m</w:t>
            </w:r>
          </w:p>
        </w:tc>
        <w:tc>
          <w:tcPr>
            <w:tcW w:w="1568" w:type="dxa"/>
            <w:tcBorders>
              <w:bottom w:val="single" w:color="auto" w:sz="4" w:space="0"/>
            </w:tcBorders>
            <w:vAlign w:val="center"/>
          </w:tcPr>
          <w:p w14:paraId="7D32F1FF">
            <w:pPr>
              <w:keepNext/>
              <w:spacing w:before="40" w:after="40" w:line="360" w:lineRule="auto"/>
              <w:ind w:left="0" w:right="0" w:firstLine="0"/>
              <w:jc w:val="center"/>
            </w:pPr>
            <w:r>
              <w:rPr>
                <w:rFonts w:ascii="Times New Roman" w:hAnsi="Times New Roman" w:eastAsia="Times New Roman"/>
                <w:b/>
                <w:sz w:val="21"/>
              </w:rPr>
              <w:t>Δy/m</w:t>
            </w:r>
          </w:p>
        </w:tc>
        <w:tc>
          <w:tcPr>
            <w:tcW w:w="1568" w:type="dxa"/>
            <w:tcBorders>
              <w:bottom w:val="single" w:color="auto" w:sz="4" w:space="0"/>
            </w:tcBorders>
            <w:vAlign w:val="center"/>
          </w:tcPr>
          <w:p w14:paraId="267ABDB2">
            <w:pPr>
              <w:keepNext/>
              <w:spacing w:before="40" w:after="40" w:line="360" w:lineRule="auto"/>
              <w:ind w:left="0" w:right="0" w:firstLine="0"/>
              <w:jc w:val="center"/>
            </w:pPr>
            <w:r>
              <w:rPr>
                <w:rFonts w:ascii="Times New Roman" w:hAnsi="Times New Roman" w:eastAsia="Times New Roman"/>
                <w:b/>
                <w:sz w:val="21"/>
              </w:rPr>
              <w:t>Δz/m</w:t>
            </w:r>
          </w:p>
        </w:tc>
      </w:tr>
      <w:tr w14:paraId="528A6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CAC0085">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Ⅰ G3</w:t>
            </w:r>
          </w:p>
        </w:tc>
        <w:tc>
          <w:tcPr>
            <w:tcW w:w="1568" w:type="dxa"/>
            <w:vAlign w:val="center"/>
          </w:tcPr>
          <w:p w14:paraId="5D9CC010">
            <w:pPr>
              <w:keepNext/>
              <w:spacing w:before="40" w:after="40" w:line="360" w:lineRule="auto"/>
              <w:ind w:left="0" w:right="0" w:firstLine="0"/>
              <w:jc w:val="center"/>
            </w:pPr>
            <w:r>
              <w:rPr>
                <w:rFonts w:ascii="Times New Roman" w:hAnsi="Times New Roman" w:eastAsia="Times New Roman"/>
                <w:sz w:val="21"/>
              </w:rPr>
              <w:t>1000×1×256</w:t>
            </w:r>
          </w:p>
        </w:tc>
        <w:tc>
          <w:tcPr>
            <w:tcW w:w="1568" w:type="dxa"/>
            <w:vAlign w:val="center"/>
          </w:tcPr>
          <w:p w14:paraId="6181062B">
            <w:pPr>
              <w:keepNext/>
              <w:spacing w:before="40" w:after="40" w:line="360" w:lineRule="auto"/>
              <w:ind w:left="0" w:right="0" w:firstLine="0"/>
              <w:jc w:val="center"/>
            </w:pPr>
            <w:r>
              <w:rPr>
                <w:rFonts w:ascii="Times New Roman" w:hAnsi="Times New Roman" w:eastAsia="Times New Roman"/>
                <w:sz w:val="21"/>
              </w:rPr>
              <w:t>143549</w:t>
            </w:r>
          </w:p>
        </w:tc>
        <w:tc>
          <w:tcPr>
            <w:tcW w:w="1568" w:type="dxa"/>
            <w:vAlign w:val="center"/>
          </w:tcPr>
          <w:p w14:paraId="2DD69017">
            <w:pPr>
              <w:keepNext/>
              <w:spacing w:before="40" w:after="40" w:line="360" w:lineRule="auto"/>
              <w:ind w:left="0" w:right="0" w:firstLine="0"/>
              <w:jc w:val="center"/>
            </w:pPr>
            <w:r>
              <w:rPr>
                <w:rFonts w:ascii="Times New Roman" w:hAnsi="Times New Roman" w:eastAsia="Times New Roman"/>
                <w:sz w:val="21"/>
              </w:rPr>
              <w:t>0.5</w:t>
            </w:r>
          </w:p>
        </w:tc>
        <w:tc>
          <w:tcPr>
            <w:tcW w:w="1568" w:type="dxa"/>
            <w:vAlign w:val="center"/>
          </w:tcPr>
          <w:p w14:paraId="1B628E7C">
            <w:pPr>
              <w:keepNext/>
              <w:spacing w:before="40" w:after="40" w:line="360" w:lineRule="auto"/>
              <w:ind w:left="0" w:right="0" w:firstLine="0"/>
              <w:jc w:val="center"/>
            </w:pPr>
            <w:r>
              <w:rPr>
                <w:rFonts w:ascii="宋体" w:hAnsi="宋体" w:cs="宋体"/>
                <w:sz w:val="21"/>
              </w:rPr>
              <w:t>单位宽</w:t>
            </w:r>
          </w:p>
        </w:tc>
        <w:tc>
          <w:tcPr>
            <w:tcW w:w="1568" w:type="dxa"/>
            <w:vAlign w:val="center"/>
          </w:tcPr>
          <w:p w14:paraId="2F00F381">
            <w:pPr>
              <w:keepNext/>
              <w:spacing w:before="40" w:after="40" w:line="360" w:lineRule="auto"/>
              <w:ind w:left="0" w:right="0" w:firstLine="0"/>
              <w:jc w:val="center"/>
            </w:pPr>
            <w:r>
              <w:rPr>
                <w:rFonts w:ascii="Times New Roman" w:hAnsi="Times New Roman" w:eastAsia="Times New Roman"/>
                <w:sz w:val="21"/>
              </w:rPr>
              <w:t>0.125</w:t>
            </w:r>
          </w:p>
        </w:tc>
      </w:tr>
      <w:tr w14:paraId="758BFE0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2CA0379">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Ⅰ G4</w:t>
            </w:r>
          </w:p>
        </w:tc>
        <w:tc>
          <w:tcPr>
            <w:tcW w:w="1568" w:type="dxa"/>
            <w:vAlign w:val="center"/>
          </w:tcPr>
          <w:p w14:paraId="3AF3FCFE">
            <w:pPr>
              <w:keepNext/>
              <w:spacing w:before="40" w:after="40" w:line="360" w:lineRule="auto"/>
              <w:ind w:left="0" w:right="0" w:firstLine="0"/>
              <w:jc w:val="center"/>
            </w:pPr>
            <w:r>
              <w:rPr>
                <w:rFonts w:ascii="Times New Roman" w:hAnsi="Times New Roman" w:eastAsia="Times New Roman"/>
                <w:sz w:val="21"/>
              </w:rPr>
              <w:t>1500×1×384</w:t>
            </w:r>
          </w:p>
        </w:tc>
        <w:tc>
          <w:tcPr>
            <w:tcW w:w="1568" w:type="dxa"/>
            <w:vAlign w:val="center"/>
          </w:tcPr>
          <w:p w14:paraId="3D3D736A">
            <w:pPr>
              <w:keepNext/>
              <w:spacing w:before="40" w:after="40" w:line="360" w:lineRule="auto"/>
              <w:ind w:left="0" w:right="0" w:firstLine="0"/>
              <w:jc w:val="center"/>
            </w:pPr>
            <w:r>
              <w:rPr>
                <w:rFonts w:ascii="Times New Roman" w:hAnsi="Times New Roman" w:eastAsia="Times New Roman"/>
                <w:sz w:val="21"/>
              </w:rPr>
              <w:t>323141</w:t>
            </w:r>
          </w:p>
        </w:tc>
        <w:tc>
          <w:tcPr>
            <w:tcW w:w="1568" w:type="dxa"/>
            <w:vAlign w:val="center"/>
          </w:tcPr>
          <w:p w14:paraId="79818CDC">
            <w:pPr>
              <w:keepNext/>
              <w:spacing w:before="40" w:after="40" w:line="360" w:lineRule="auto"/>
              <w:ind w:left="0" w:right="0" w:firstLine="0"/>
              <w:jc w:val="center"/>
            </w:pPr>
            <w:r>
              <w:rPr>
                <w:rFonts w:ascii="Times New Roman" w:hAnsi="Times New Roman" w:eastAsia="Times New Roman"/>
                <w:sz w:val="21"/>
              </w:rPr>
              <w:t>0.3333</w:t>
            </w:r>
          </w:p>
        </w:tc>
        <w:tc>
          <w:tcPr>
            <w:tcW w:w="1568" w:type="dxa"/>
            <w:vAlign w:val="center"/>
          </w:tcPr>
          <w:p w14:paraId="7A05CE94">
            <w:pPr>
              <w:keepNext/>
              <w:spacing w:before="40" w:after="40" w:line="360" w:lineRule="auto"/>
              <w:ind w:left="0" w:right="0" w:firstLine="0"/>
              <w:jc w:val="center"/>
            </w:pPr>
            <w:r>
              <w:rPr>
                <w:rFonts w:ascii="宋体" w:hAnsi="宋体" w:cs="宋体"/>
                <w:sz w:val="21"/>
              </w:rPr>
              <w:t>单位宽</w:t>
            </w:r>
          </w:p>
        </w:tc>
        <w:tc>
          <w:tcPr>
            <w:tcW w:w="1568" w:type="dxa"/>
            <w:vAlign w:val="center"/>
          </w:tcPr>
          <w:p w14:paraId="4BD2EAF1">
            <w:pPr>
              <w:keepNext/>
              <w:spacing w:before="40" w:after="40" w:line="360" w:lineRule="auto"/>
              <w:ind w:left="0" w:right="0" w:firstLine="0"/>
              <w:jc w:val="center"/>
            </w:pPr>
            <w:r>
              <w:rPr>
                <w:rFonts w:ascii="Times New Roman" w:hAnsi="Times New Roman" w:eastAsia="Times New Roman"/>
                <w:sz w:val="21"/>
              </w:rPr>
              <w:t>0.08333</w:t>
            </w:r>
          </w:p>
        </w:tc>
      </w:tr>
      <w:tr w14:paraId="142D5F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169D7AFC">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Ⅰ G5</w:t>
            </w:r>
          </w:p>
        </w:tc>
        <w:tc>
          <w:tcPr>
            <w:tcW w:w="1568" w:type="dxa"/>
            <w:vAlign w:val="center"/>
          </w:tcPr>
          <w:p w14:paraId="3283D59D">
            <w:pPr>
              <w:keepNext/>
              <w:spacing w:before="40" w:after="40" w:line="360" w:lineRule="auto"/>
              <w:ind w:left="0" w:right="0" w:firstLine="0"/>
              <w:jc w:val="center"/>
            </w:pPr>
            <w:r>
              <w:rPr>
                <w:rFonts w:ascii="Times New Roman" w:hAnsi="Times New Roman" w:eastAsia="Times New Roman"/>
                <w:sz w:val="21"/>
              </w:rPr>
              <w:t>2000×1×512</w:t>
            </w:r>
          </w:p>
        </w:tc>
        <w:tc>
          <w:tcPr>
            <w:tcW w:w="1568" w:type="dxa"/>
            <w:vAlign w:val="center"/>
          </w:tcPr>
          <w:p w14:paraId="06A6A721">
            <w:pPr>
              <w:keepNext/>
              <w:spacing w:before="40" w:after="40" w:line="360" w:lineRule="auto"/>
              <w:ind w:left="0" w:right="0" w:firstLine="0"/>
              <w:jc w:val="center"/>
            </w:pPr>
            <w:r>
              <w:rPr>
                <w:rFonts w:ascii="Times New Roman" w:hAnsi="Times New Roman" w:eastAsia="Times New Roman"/>
                <w:sz w:val="21"/>
              </w:rPr>
              <w:t>574317</w:t>
            </w:r>
          </w:p>
        </w:tc>
        <w:tc>
          <w:tcPr>
            <w:tcW w:w="1568" w:type="dxa"/>
            <w:vAlign w:val="center"/>
          </w:tcPr>
          <w:p w14:paraId="42664E37">
            <w:pPr>
              <w:keepNext/>
              <w:spacing w:before="40" w:after="40" w:line="360" w:lineRule="auto"/>
              <w:ind w:left="0" w:right="0" w:firstLine="0"/>
              <w:jc w:val="center"/>
            </w:pPr>
            <w:r>
              <w:rPr>
                <w:rFonts w:ascii="Times New Roman" w:hAnsi="Times New Roman" w:eastAsia="Times New Roman"/>
                <w:sz w:val="21"/>
              </w:rPr>
              <w:t>0.25</w:t>
            </w:r>
          </w:p>
        </w:tc>
        <w:tc>
          <w:tcPr>
            <w:tcW w:w="1568" w:type="dxa"/>
            <w:vAlign w:val="center"/>
          </w:tcPr>
          <w:p w14:paraId="69D37AC8">
            <w:pPr>
              <w:keepNext/>
              <w:spacing w:before="40" w:after="40" w:line="360" w:lineRule="auto"/>
              <w:ind w:left="0" w:right="0" w:firstLine="0"/>
              <w:jc w:val="center"/>
            </w:pPr>
            <w:r>
              <w:rPr>
                <w:rFonts w:ascii="宋体" w:hAnsi="宋体" w:cs="宋体"/>
                <w:sz w:val="21"/>
              </w:rPr>
              <w:t>单位宽</w:t>
            </w:r>
          </w:p>
        </w:tc>
        <w:tc>
          <w:tcPr>
            <w:tcW w:w="1568" w:type="dxa"/>
            <w:vAlign w:val="center"/>
          </w:tcPr>
          <w:p w14:paraId="711A2C96">
            <w:pPr>
              <w:keepNext/>
              <w:spacing w:before="40" w:after="40" w:line="360" w:lineRule="auto"/>
              <w:ind w:left="0" w:right="0" w:firstLine="0"/>
              <w:jc w:val="center"/>
            </w:pPr>
            <w:r>
              <w:rPr>
                <w:rFonts w:ascii="Times New Roman" w:hAnsi="Times New Roman" w:eastAsia="Times New Roman"/>
                <w:sz w:val="21"/>
              </w:rPr>
              <w:t>0.0625</w:t>
            </w:r>
          </w:p>
        </w:tc>
      </w:tr>
      <w:tr w14:paraId="6CC852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BC2A3EF">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Ⅱ G3</w:t>
            </w:r>
          </w:p>
        </w:tc>
        <w:tc>
          <w:tcPr>
            <w:tcW w:w="1568" w:type="dxa"/>
            <w:vAlign w:val="center"/>
          </w:tcPr>
          <w:p w14:paraId="6517BFB8">
            <w:pPr>
              <w:keepNext/>
              <w:spacing w:before="40" w:after="40" w:line="360" w:lineRule="auto"/>
              <w:ind w:left="0" w:right="0" w:firstLine="0"/>
              <w:jc w:val="center"/>
            </w:pPr>
            <w:r>
              <w:rPr>
                <w:rFonts w:ascii="Times New Roman" w:hAnsi="Times New Roman" w:eastAsia="Times New Roman"/>
                <w:sz w:val="21"/>
              </w:rPr>
              <w:t>1000×1×256</w:t>
            </w:r>
          </w:p>
        </w:tc>
        <w:tc>
          <w:tcPr>
            <w:tcW w:w="1568" w:type="dxa"/>
            <w:vAlign w:val="center"/>
          </w:tcPr>
          <w:p w14:paraId="5B22E303">
            <w:pPr>
              <w:keepNext/>
              <w:spacing w:before="40" w:after="40" w:line="360" w:lineRule="auto"/>
              <w:ind w:left="0" w:right="0" w:firstLine="0"/>
              <w:jc w:val="center"/>
            </w:pPr>
            <w:r>
              <w:rPr>
                <w:rFonts w:ascii="Times New Roman" w:hAnsi="Times New Roman" w:eastAsia="Times New Roman"/>
                <w:sz w:val="21"/>
              </w:rPr>
              <w:t>138062</w:t>
            </w:r>
          </w:p>
        </w:tc>
        <w:tc>
          <w:tcPr>
            <w:tcW w:w="1568" w:type="dxa"/>
            <w:vAlign w:val="center"/>
          </w:tcPr>
          <w:p w14:paraId="646BDCE1">
            <w:pPr>
              <w:keepNext/>
              <w:spacing w:before="40" w:after="40" w:line="360" w:lineRule="auto"/>
              <w:ind w:left="0" w:right="0" w:firstLine="0"/>
              <w:jc w:val="center"/>
            </w:pPr>
            <w:r>
              <w:rPr>
                <w:rFonts w:ascii="Times New Roman" w:hAnsi="Times New Roman" w:eastAsia="Times New Roman"/>
                <w:sz w:val="21"/>
              </w:rPr>
              <w:t>0.5</w:t>
            </w:r>
          </w:p>
        </w:tc>
        <w:tc>
          <w:tcPr>
            <w:tcW w:w="1568" w:type="dxa"/>
            <w:vAlign w:val="center"/>
          </w:tcPr>
          <w:p w14:paraId="19058812">
            <w:pPr>
              <w:keepNext/>
              <w:spacing w:before="40" w:after="40" w:line="360" w:lineRule="auto"/>
              <w:ind w:left="0" w:right="0" w:firstLine="0"/>
              <w:jc w:val="center"/>
            </w:pPr>
            <w:r>
              <w:rPr>
                <w:rFonts w:ascii="宋体" w:hAnsi="宋体" w:cs="宋体"/>
                <w:sz w:val="21"/>
              </w:rPr>
              <w:t>单位宽</w:t>
            </w:r>
          </w:p>
        </w:tc>
        <w:tc>
          <w:tcPr>
            <w:tcW w:w="1568" w:type="dxa"/>
            <w:vAlign w:val="center"/>
          </w:tcPr>
          <w:p w14:paraId="0441D656">
            <w:pPr>
              <w:keepNext/>
              <w:spacing w:before="40" w:after="40" w:line="360" w:lineRule="auto"/>
              <w:ind w:left="0" w:right="0" w:firstLine="0"/>
              <w:jc w:val="center"/>
            </w:pPr>
            <w:r>
              <w:rPr>
                <w:rFonts w:ascii="Times New Roman" w:hAnsi="Times New Roman" w:eastAsia="Times New Roman"/>
                <w:sz w:val="21"/>
              </w:rPr>
              <w:t>0.125</w:t>
            </w:r>
          </w:p>
        </w:tc>
      </w:tr>
      <w:tr w14:paraId="4CEC58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5C1C2BE0">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Ⅱ G4</w:t>
            </w:r>
          </w:p>
        </w:tc>
        <w:tc>
          <w:tcPr>
            <w:tcW w:w="1568" w:type="dxa"/>
            <w:vAlign w:val="center"/>
          </w:tcPr>
          <w:p w14:paraId="3FCC2830">
            <w:pPr>
              <w:keepNext/>
              <w:spacing w:before="40" w:after="40" w:line="360" w:lineRule="auto"/>
              <w:ind w:left="0" w:right="0" w:firstLine="0"/>
              <w:jc w:val="center"/>
            </w:pPr>
            <w:r>
              <w:rPr>
                <w:rFonts w:ascii="Times New Roman" w:hAnsi="Times New Roman" w:eastAsia="Times New Roman"/>
                <w:sz w:val="21"/>
              </w:rPr>
              <w:t>1500×1×384</w:t>
            </w:r>
          </w:p>
        </w:tc>
        <w:tc>
          <w:tcPr>
            <w:tcW w:w="1568" w:type="dxa"/>
            <w:vAlign w:val="center"/>
          </w:tcPr>
          <w:p w14:paraId="162E7DED">
            <w:pPr>
              <w:keepNext/>
              <w:spacing w:before="40" w:after="40" w:line="360" w:lineRule="auto"/>
              <w:ind w:left="0" w:right="0" w:firstLine="0"/>
              <w:jc w:val="center"/>
            </w:pPr>
            <w:r>
              <w:rPr>
                <w:rFonts w:ascii="Times New Roman" w:hAnsi="Times New Roman" w:eastAsia="Times New Roman"/>
                <w:sz w:val="21"/>
              </w:rPr>
              <w:t>310660</w:t>
            </w:r>
          </w:p>
        </w:tc>
        <w:tc>
          <w:tcPr>
            <w:tcW w:w="1568" w:type="dxa"/>
            <w:vAlign w:val="center"/>
          </w:tcPr>
          <w:p w14:paraId="10A1A153">
            <w:pPr>
              <w:keepNext/>
              <w:spacing w:before="40" w:after="40" w:line="360" w:lineRule="auto"/>
              <w:ind w:left="0" w:right="0" w:firstLine="0"/>
              <w:jc w:val="center"/>
            </w:pPr>
            <w:r>
              <w:rPr>
                <w:rFonts w:ascii="Times New Roman" w:hAnsi="Times New Roman" w:eastAsia="Times New Roman"/>
                <w:sz w:val="21"/>
              </w:rPr>
              <w:t>0.3333</w:t>
            </w:r>
          </w:p>
        </w:tc>
        <w:tc>
          <w:tcPr>
            <w:tcW w:w="1568" w:type="dxa"/>
            <w:vAlign w:val="center"/>
          </w:tcPr>
          <w:p w14:paraId="23B6B7C8">
            <w:pPr>
              <w:keepNext/>
              <w:spacing w:before="40" w:after="40" w:line="360" w:lineRule="auto"/>
              <w:ind w:left="0" w:right="0" w:firstLine="0"/>
              <w:jc w:val="center"/>
            </w:pPr>
            <w:r>
              <w:rPr>
                <w:rFonts w:ascii="宋体" w:hAnsi="宋体" w:cs="宋体"/>
                <w:sz w:val="21"/>
              </w:rPr>
              <w:t>单位宽</w:t>
            </w:r>
          </w:p>
        </w:tc>
        <w:tc>
          <w:tcPr>
            <w:tcW w:w="1568" w:type="dxa"/>
            <w:vAlign w:val="center"/>
          </w:tcPr>
          <w:p w14:paraId="33B54A33">
            <w:pPr>
              <w:keepNext/>
              <w:spacing w:before="40" w:after="40" w:line="360" w:lineRule="auto"/>
              <w:ind w:left="0" w:right="0" w:firstLine="0"/>
              <w:jc w:val="center"/>
            </w:pPr>
            <w:r>
              <w:rPr>
                <w:rFonts w:ascii="Times New Roman" w:hAnsi="Times New Roman" w:eastAsia="Times New Roman"/>
                <w:sz w:val="21"/>
              </w:rPr>
              <w:t>0.08333</w:t>
            </w:r>
          </w:p>
        </w:tc>
      </w:tr>
      <w:tr w14:paraId="6B2FFD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20BF567">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Ⅱ G5</w:t>
            </w:r>
          </w:p>
        </w:tc>
        <w:tc>
          <w:tcPr>
            <w:tcW w:w="1568" w:type="dxa"/>
            <w:vAlign w:val="center"/>
          </w:tcPr>
          <w:p w14:paraId="3FD22E29">
            <w:pPr>
              <w:keepNext/>
              <w:spacing w:before="40" w:after="40" w:line="360" w:lineRule="auto"/>
              <w:ind w:left="0" w:right="0" w:firstLine="0"/>
              <w:jc w:val="center"/>
            </w:pPr>
            <w:r>
              <w:rPr>
                <w:rFonts w:ascii="Times New Roman" w:hAnsi="Times New Roman" w:eastAsia="Times New Roman"/>
                <w:sz w:val="21"/>
              </w:rPr>
              <w:t>2000×1×512</w:t>
            </w:r>
          </w:p>
        </w:tc>
        <w:tc>
          <w:tcPr>
            <w:tcW w:w="1568" w:type="dxa"/>
            <w:vAlign w:val="center"/>
          </w:tcPr>
          <w:p w14:paraId="7D41A824">
            <w:pPr>
              <w:keepNext/>
              <w:spacing w:before="40" w:after="40" w:line="360" w:lineRule="auto"/>
              <w:ind w:left="0" w:right="0" w:firstLine="0"/>
              <w:jc w:val="center"/>
            </w:pPr>
            <w:r>
              <w:rPr>
                <w:rFonts w:ascii="Times New Roman" w:hAnsi="Times New Roman" w:eastAsia="Times New Roman"/>
                <w:sz w:val="21"/>
              </w:rPr>
              <w:t>552714</w:t>
            </w:r>
          </w:p>
        </w:tc>
        <w:tc>
          <w:tcPr>
            <w:tcW w:w="1568" w:type="dxa"/>
            <w:vAlign w:val="center"/>
          </w:tcPr>
          <w:p w14:paraId="5ADC77B2">
            <w:pPr>
              <w:keepNext/>
              <w:spacing w:before="40" w:after="40" w:line="360" w:lineRule="auto"/>
              <w:ind w:left="0" w:right="0" w:firstLine="0"/>
              <w:jc w:val="center"/>
            </w:pPr>
            <w:r>
              <w:rPr>
                <w:rFonts w:ascii="Times New Roman" w:hAnsi="Times New Roman" w:eastAsia="Times New Roman"/>
                <w:sz w:val="21"/>
              </w:rPr>
              <w:t>0.25</w:t>
            </w:r>
          </w:p>
        </w:tc>
        <w:tc>
          <w:tcPr>
            <w:tcW w:w="1568" w:type="dxa"/>
            <w:vAlign w:val="center"/>
          </w:tcPr>
          <w:p w14:paraId="56E8C300">
            <w:pPr>
              <w:keepNext/>
              <w:spacing w:before="40" w:after="40" w:line="360" w:lineRule="auto"/>
              <w:ind w:left="0" w:right="0" w:firstLine="0"/>
              <w:jc w:val="center"/>
            </w:pPr>
            <w:r>
              <w:rPr>
                <w:rFonts w:ascii="宋体" w:hAnsi="宋体" w:cs="宋体"/>
                <w:sz w:val="21"/>
              </w:rPr>
              <w:t>单位宽</w:t>
            </w:r>
          </w:p>
        </w:tc>
        <w:tc>
          <w:tcPr>
            <w:tcW w:w="1568" w:type="dxa"/>
            <w:vAlign w:val="center"/>
          </w:tcPr>
          <w:p w14:paraId="3A8DC0F3">
            <w:pPr>
              <w:keepNext/>
              <w:spacing w:before="40" w:after="40" w:line="360" w:lineRule="auto"/>
              <w:ind w:left="0" w:right="0" w:firstLine="0"/>
              <w:jc w:val="center"/>
            </w:pPr>
            <w:r>
              <w:rPr>
                <w:rFonts w:ascii="Times New Roman" w:hAnsi="Times New Roman" w:eastAsia="Times New Roman"/>
                <w:sz w:val="21"/>
              </w:rPr>
              <w:t>0.0625</w:t>
            </w:r>
          </w:p>
        </w:tc>
      </w:tr>
      <w:tr w14:paraId="482062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B2F0F2D">
            <w:pPr>
              <w:keepNext/>
              <w:spacing w:before="40" w:after="40" w:line="360" w:lineRule="auto"/>
              <w:ind w:left="0" w:right="0" w:firstLine="0"/>
              <w:jc w:val="center"/>
            </w:pPr>
            <w:r>
              <w:rPr>
                <w:rFonts w:ascii="宋体" w:hAnsi="宋体" w:cs="宋体"/>
                <w:sz w:val="21"/>
              </w:rPr>
              <w:t>三维域</w:t>
            </w:r>
            <w:r>
              <w:rPr>
                <w:rFonts w:ascii="Times New Roman" w:hAnsi="Times New Roman" w:eastAsia="Times New Roman"/>
                <w:sz w:val="21"/>
              </w:rPr>
              <w:t xml:space="preserve"> G3</w:t>
            </w:r>
          </w:p>
        </w:tc>
        <w:tc>
          <w:tcPr>
            <w:tcW w:w="1568" w:type="dxa"/>
            <w:vAlign w:val="center"/>
          </w:tcPr>
          <w:p w14:paraId="47660365">
            <w:pPr>
              <w:keepNext/>
              <w:spacing w:before="40" w:after="40" w:line="360" w:lineRule="auto"/>
              <w:ind w:left="0" w:right="0" w:firstLine="0"/>
              <w:jc w:val="center"/>
            </w:pPr>
            <w:r>
              <w:rPr>
                <w:rFonts w:ascii="Times New Roman" w:hAnsi="Times New Roman" w:eastAsia="Times New Roman"/>
                <w:sz w:val="21"/>
              </w:rPr>
              <w:t>75×75×75</w:t>
            </w:r>
          </w:p>
        </w:tc>
        <w:tc>
          <w:tcPr>
            <w:tcW w:w="1568" w:type="dxa"/>
            <w:vAlign w:val="center"/>
          </w:tcPr>
          <w:p w14:paraId="2F9D0F90">
            <w:pPr>
              <w:keepNext/>
              <w:spacing w:before="40" w:after="40" w:line="360" w:lineRule="auto"/>
              <w:ind w:left="0" w:right="0" w:firstLine="0"/>
              <w:jc w:val="center"/>
            </w:pPr>
            <w:r>
              <w:rPr>
                <w:rFonts w:ascii="Times New Roman" w:hAnsi="Times New Roman" w:eastAsia="Times New Roman"/>
                <w:sz w:val="21"/>
              </w:rPr>
              <w:t>230643</w:t>
            </w:r>
          </w:p>
        </w:tc>
        <w:tc>
          <w:tcPr>
            <w:tcW w:w="1568" w:type="dxa"/>
            <w:vAlign w:val="center"/>
          </w:tcPr>
          <w:p w14:paraId="376AC0EF">
            <w:pPr>
              <w:keepNext/>
              <w:spacing w:before="40" w:after="40" w:line="360" w:lineRule="auto"/>
              <w:ind w:left="0" w:right="0" w:firstLine="0"/>
              <w:jc w:val="center"/>
            </w:pPr>
            <w:r>
              <w:rPr>
                <w:rFonts w:ascii="Times New Roman" w:hAnsi="Times New Roman" w:eastAsia="Times New Roman"/>
                <w:sz w:val="21"/>
              </w:rPr>
              <w:t>6.667</w:t>
            </w:r>
          </w:p>
        </w:tc>
        <w:tc>
          <w:tcPr>
            <w:tcW w:w="1568" w:type="dxa"/>
            <w:vAlign w:val="center"/>
          </w:tcPr>
          <w:p w14:paraId="15785E74">
            <w:pPr>
              <w:keepNext/>
              <w:spacing w:before="40" w:after="40" w:line="360" w:lineRule="auto"/>
              <w:ind w:left="0" w:right="0" w:firstLine="0"/>
              <w:jc w:val="center"/>
            </w:pPr>
            <w:r>
              <w:rPr>
                <w:rFonts w:ascii="Times New Roman" w:hAnsi="Times New Roman" w:eastAsia="Times New Roman"/>
                <w:sz w:val="21"/>
              </w:rPr>
              <w:t>10.67</w:t>
            </w:r>
          </w:p>
        </w:tc>
        <w:tc>
          <w:tcPr>
            <w:tcW w:w="1568" w:type="dxa"/>
            <w:vAlign w:val="center"/>
          </w:tcPr>
          <w:p w14:paraId="45CC4282">
            <w:pPr>
              <w:keepNext/>
              <w:spacing w:before="40" w:after="40" w:line="360" w:lineRule="auto"/>
              <w:ind w:left="0" w:right="0" w:firstLine="0"/>
              <w:jc w:val="center"/>
            </w:pPr>
            <w:r>
              <w:rPr>
                <w:rFonts w:ascii="Times New Roman" w:hAnsi="Times New Roman" w:eastAsia="Times New Roman"/>
                <w:sz w:val="21"/>
              </w:rPr>
              <w:t>0.4267</w:t>
            </w:r>
          </w:p>
        </w:tc>
      </w:tr>
      <w:tr w14:paraId="466678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1D630FDF">
            <w:pPr>
              <w:keepNext/>
              <w:spacing w:before="40" w:after="40" w:line="360" w:lineRule="auto"/>
              <w:ind w:left="0" w:right="0" w:firstLine="0"/>
              <w:jc w:val="center"/>
            </w:pPr>
            <w:r>
              <w:rPr>
                <w:rFonts w:ascii="宋体" w:hAnsi="宋体" w:cs="宋体"/>
                <w:sz w:val="21"/>
              </w:rPr>
              <w:t>三维域</w:t>
            </w:r>
            <w:r>
              <w:rPr>
                <w:rFonts w:ascii="Times New Roman" w:hAnsi="Times New Roman" w:eastAsia="Times New Roman"/>
                <w:sz w:val="21"/>
              </w:rPr>
              <w:t xml:space="preserve"> G4</w:t>
            </w:r>
          </w:p>
        </w:tc>
        <w:tc>
          <w:tcPr>
            <w:tcW w:w="1568" w:type="dxa"/>
            <w:vAlign w:val="center"/>
          </w:tcPr>
          <w:p w14:paraId="7C64A856">
            <w:pPr>
              <w:keepNext/>
              <w:spacing w:before="40" w:after="40" w:line="360" w:lineRule="auto"/>
              <w:ind w:left="0" w:right="0" w:firstLine="0"/>
              <w:jc w:val="center"/>
            </w:pPr>
            <w:r>
              <w:rPr>
                <w:rFonts w:ascii="Times New Roman" w:hAnsi="Times New Roman" w:eastAsia="Times New Roman"/>
                <w:sz w:val="21"/>
              </w:rPr>
              <w:t>100×100×100</w:t>
            </w:r>
          </w:p>
        </w:tc>
        <w:tc>
          <w:tcPr>
            <w:tcW w:w="1568" w:type="dxa"/>
            <w:vAlign w:val="center"/>
          </w:tcPr>
          <w:p w14:paraId="3C9AF2A3">
            <w:pPr>
              <w:keepNext/>
              <w:spacing w:before="40" w:after="40" w:line="360" w:lineRule="auto"/>
              <w:ind w:left="0" w:right="0" w:firstLine="0"/>
              <w:jc w:val="center"/>
            </w:pPr>
            <w:r>
              <w:rPr>
                <w:rFonts w:ascii="Times New Roman" w:hAnsi="Times New Roman" w:eastAsia="Times New Roman"/>
                <w:sz w:val="21"/>
              </w:rPr>
              <w:t>547558</w:t>
            </w:r>
          </w:p>
        </w:tc>
        <w:tc>
          <w:tcPr>
            <w:tcW w:w="1568" w:type="dxa"/>
            <w:vAlign w:val="center"/>
          </w:tcPr>
          <w:p w14:paraId="1F5B39BF">
            <w:pPr>
              <w:keepNext/>
              <w:spacing w:before="40" w:after="40" w:line="360" w:lineRule="auto"/>
              <w:ind w:left="0" w:right="0" w:firstLine="0"/>
              <w:jc w:val="center"/>
            </w:pPr>
            <w:r>
              <w:rPr>
                <w:rFonts w:ascii="Times New Roman" w:hAnsi="Times New Roman" w:eastAsia="Times New Roman"/>
                <w:sz w:val="21"/>
              </w:rPr>
              <w:t>5</w:t>
            </w:r>
          </w:p>
        </w:tc>
        <w:tc>
          <w:tcPr>
            <w:tcW w:w="1568" w:type="dxa"/>
            <w:vAlign w:val="center"/>
          </w:tcPr>
          <w:p w14:paraId="09C328C2">
            <w:pPr>
              <w:keepNext/>
              <w:spacing w:before="40" w:after="40" w:line="360" w:lineRule="auto"/>
              <w:ind w:left="0" w:right="0" w:firstLine="0"/>
              <w:jc w:val="center"/>
            </w:pPr>
            <w:r>
              <w:rPr>
                <w:rFonts w:ascii="Times New Roman" w:hAnsi="Times New Roman" w:eastAsia="Times New Roman"/>
                <w:sz w:val="21"/>
              </w:rPr>
              <w:t>8</w:t>
            </w:r>
          </w:p>
        </w:tc>
        <w:tc>
          <w:tcPr>
            <w:tcW w:w="1568" w:type="dxa"/>
            <w:vAlign w:val="center"/>
          </w:tcPr>
          <w:p w14:paraId="1EFF622F">
            <w:pPr>
              <w:keepNext/>
              <w:spacing w:before="40" w:after="40" w:line="360" w:lineRule="auto"/>
              <w:ind w:left="0" w:right="0" w:firstLine="0"/>
              <w:jc w:val="center"/>
            </w:pPr>
            <w:r>
              <w:rPr>
                <w:rFonts w:ascii="Times New Roman" w:hAnsi="Times New Roman" w:eastAsia="Times New Roman"/>
                <w:sz w:val="21"/>
              </w:rPr>
              <w:t>0.32</w:t>
            </w:r>
          </w:p>
        </w:tc>
      </w:tr>
      <w:tr w14:paraId="2E2F08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642593EE">
            <w:pPr>
              <w:keepNext/>
              <w:spacing w:before="40" w:after="40" w:line="360" w:lineRule="auto"/>
              <w:ind w:left="0" w:right="0" w:firstLine="0"/>
              <w:jc w:val="center"/>
            </w:pPr>
            <w:r>
              <w:rPr>
                <w:rFonts w:ascii="宋体" w:hAnsi="宋体" w:cs="宋体"/>
                <w:sz w:val="21"/>
              </w:rPr>
              <w:t>三维域</w:t>
            </w:r>
            <w:r>
              <w:rPr>
                <w:rFonts w:ascii="Times New Roman" w:hAnsi="Times New Roman" w:eastAsia="Times New Roman"/>
                <w:sz w:val="21"/>
              </w:rPr>
              <w:t xml:space="preserve"> G5</w:t>
            </w:r>
          </w:p>
        </w:tc>
        <w:tc>
          <w:tcPr>
            <w:tcW w:w="1568" w:type="dxa"/>
            <w:vAlign w:val="center"/>
          </w:tcPr>
          <w:p w14:paraId="10A8F81E">
            <w:pPr>
              <w:keepNext/>
              <w:spacing w:before="40" w:after="40" w:line="360" w:lineRule="auto"/>
              <w:ind w:left="0" w:right="0" w:firstLine="0"/>
              <w:jc w:val="center"/>
            </w:pPr>
            <w:r>
              <w:rPr>
                <w:rFonts w:ascii="Times New Roman" w:hAnsi="Times New Roman" w:eastAsia="Times New Roman"/>
                <w:sz w:val="21"/>
              </w:rPr>
              <w:t>125×125×125</w:t>
            </w:r>
          </w:p>
        </w:tc>
        <w:tc>
          <w:tcPr>
            <w:tcW w:w="1568" w:type="dxa"/>
            <w:vAlign w:val="center"/>
          </w:tcPr>
          <w:p w14:paraId="3D434488">
            <w:pPr>
              <w:keepNext/>
              <w:spacing w:before="40" w:after="40" w:line="360" w:lineRule="auto"/>
              <w:ind w:left="0" w:right="0" w:firstLine="0"/>
              <w:jc w:val="center"/>
            </w:pPr>
            <w:r>
              <w:rPr>
                <w:rFonts w:ascii="Times New Roman" w:hAnsi="Times New Roman" w:eastAsia="Times New Roman"/>
                <w:sz w:val="21"/>
              </w:rPr>
              <w:t>1068507</w:t>
            </w:r>
          </w:p>
        </w:tc>
        <w:tc>
          <w:tcPr>
            <w:tcW w:w="1568" w:type="dxa"/>
            <w:vAlign w:val="center"/>
          </w:tcPr>
          <w:p w14:paraId="58A8E0A2">
            <w:pPr>
              <w:keepNext/>
              <w:spacing w:before="40" w:after="40" w:line="360" w:lineRule="auto"/>
              <w:ind w:left="0" w:right="0" w:firstLine="0"/>
              <w:jc w:val="center"/>
            </w:pPr>
            <w:r>
              <w:rPr>
                <w:rFonts w:ascii="Times New Roman" w:hAnsi="Times New Roman" w:eastAsia="Times New Roman"/>
                <w:sz w:val="21"/>
              </w:rPr>
              <w:t>4</w:t>
            </w:r>
          </w:p>
        </w:tc>
        <w:tc>
          <w:tcPr>
            <w:tcW w:w="1568" w:type="dxa"/>
            <w:vAlign w:val="center"/>
          </w:tcPr>
          <w:p w14:paraId="61BE8EC6">
            <w:pPr>
              <w:keepNext/>
              <w:spacing w:before="40" w:after="40" w:line="360" w:lineRule="auto"/>
              <w:ind w:left="0" w:right="0" w:firstLine="0"/>
              <w:jc w:val="center"/>
            </w:pPr>
            <w:r>
              <w:rPr>
                <w:rFonts w:ascii="Times New Roman" w:hAnsi="Times New Roman" w:eastAsia="Times New Roman"/>
                <w:sz w:val="21"/>
              </w:rPr>
              <w:t>6.4</w:t>
            </w:r>
          </w:p>
        </w:tc>
        <w:tc>
          <w:tcPr>
            <w:tcW w:w="1568" w:type="dxa"/>
            <w:vAlign w:val="center"/>
          </w:tcPr>
          <w:p w14:paraId="66783FA8">
            <w:pPr>
              <w:keepNext/>
              <w:spacing w:before="40" w:after="40" w:line="360" w:lineRule="auto"/>
              <w:ind w:left="0" w:right="0" w:firstLine="0"/>
              <w:jc w:val="center"/>
            </w:pPr>
            <w:r>
              <w:rPr>
                <w:rFonts w:ascii="Times New Roman" w:hAnsi="Times New Roman" w:eastAsia="Times New Roman"/>
                <w:sz w:val="21"/>
              </w:rPr>
              <w:t>0.256</w:t>
            </w:r>
          </w:p>
        </w:tc>
      </w:tr>
    </w:tbl>
    <w:p w14:paraId="74A4CE0C">
      <w:pPr>
        <w:pStyle w:val="6"/>
      </w:pPr>
      <w:r>
        <w:rPr>
          <w:rFonts w:ascii="Times New Roman" w:hAnsi="Times New Roman"/>
        </w:rPr>
        <w:t>4.4.2.2 长春垸</w:t>
      </w:r>
    </w:p>
    <w:p w14:paraId="28E7DFFC">
      <w:pPr>
        <w:spacing w:after="0" w:line="360" w:lineRule="auto"/>
        <w:rPr>
          <w:lang w:eastAsia="zh-CN"/>
        </w:rPr>
      </w:pPr>
      <w:r>
        <w:rPr>
          <w:rFonts w:ascii="Times New Roman" w:hAnsi="Times New Roman" w:eastAsia="宋体" w:cs="Times New Roman"/>
          <w:sz w:val="24"/>
          <w:lang w:eastAsia="zh-CN"/>
        </w:rPr>
        <w:t>长春垸以东侧为临湖侧，临湖淹没边界施加对应水位，背水侧设置渗出边界，水上表面、底部截断面和沿堤两端外边界取无流条件。五种恒定水位、均匀总水头初始场、储水参数及非饱和参数均采用本节给定值，渗透系数按长春垸地层赋值。</w:t>
      </w:r>
    </w:p>
    <w:p w14:paraId="730FF18B">
      <w:pPr>
        <w:spacing w:after="0" w:line="360" w:lineRule="auto"/>
        <w:rPr>
          <w:lang w:eastAsia="zh-CN"/>
        </w:rPr>
      </w:pPr>
      <w:r>
        <w:rPr>
          <w:rFonts w:ascii="Times New Roman" w:hAnsi="Times New Roman" w:eastAsia="宋体" w:cs="Times New Roman"/>
          <w:sz w:val="24"/>
          <w:lang w:eastAsia="zh-CN"/>
        </w:rPr>
        <w:t>原始数据南端Y=3182581.289 m剖面的最高地表高程为33.075 m，低于洪水位；两典型断面堤顶高程分别约为37.202和37.413 m，均高于洪水位。三维洪水工况保持上述临湖给定水头与背水渗出边界，未计入低高程端部漫顶后的淹没边界变化及地表水流，出流量表示该情景下的地下排流。</w:t>
      </w:r>
    </w:p>
    <w:p w14:paraId="7F1D037D">
      <w:pPr>
        <w:spacing w:after="0" w:line="360" w:lineRule="auto"/>
        <w:rPr>
          <w:lang w:eastAsia="zh-CN"/>
        </w:rPr>
      </w:pPr>
      <w:r>
        <w:rPr>
          <w:rFonts w:ascii="Times New Roman" w:hAnsi="Times New Roman" w:eastAsia="宋体" w:cs="Times New Roman"/>
          <w:sz w:val="24"/>
          <w:lang w:eastAsia="zh-CN"/>
        </w:rPr>
        <w:t>长春垸多水位基本计算采用二维1000×256与三维75×75×75网格。洪水位下增设二维1500×384、2000×512及三维100×100×100、125×125×125网格，三级网格依次记为G3、G4和G5。各级网格求取相同边界条件下的稳态极限，在共同有效位置比较水头，并比较边界出流。</w:t>
      </w:r>
    </w:p>
    <w:p w14:paraId="5D5DED2D">
      <w:pPr>
        <w:spacing w:after="0" w:line="360" w:lineRule="auto"/>
        <w:rPr>
          <w:lang w:eastAsia="zh-CN"/>
        </w:rPr>
      </w:pPr>
      <w:r>
        <w:rPr>
          <w:rFonts w:ascii="Times New Roman" w:hAnsi="Times New Roman" w:eastAsia="Times New Roman" w:cs="Times New Roman"/>
          <w:sz w:val="24"/>
        </w:rPr>
        <w:t xml:space="preserve">4.4.3  </w:t>
      </w:r>
      <w:r>
        <w:rPr>
          <w:rFonts w:ascii="Times New Roman" w:hAnsi="Times New Roman" w:cs="宋体"/>
          <w:sz w:val="24"/>
        </w:rPr>
        <w:t>二维稳态与瞬态结果</w:t>
      </w:r>
    </w:p>
    <w:p w14:paraId="64861789">
      <w:pPr>
        <w:pStyle w:val="6"/>
      </w:pPr>
      <w:r>
        <w:rPr>
          <w:rFonts w:ascii="Times New Roman" w:hAnsi="Times New Roman"/>
        </w:rPr>
        <w:t>4.4.3.1 洞庭湖某垸</w:t>
      </w:r>
    </w:p>
    <w:p w14:paraId="7760BF92">
      <w:pPr>
        <w:spacing w:after="0" w:line="360" w:lineRule="auto"/>
        <w:rPr>
          <w:lang w:eastAsia="zh-CN"/>
        </w:rPr>
      </w:pPr>
      <w:r>
        <w:rPr>
          <w:rFonts w:ascii="Times New Roman" w:hAnsi="Times New Roman" w:eastAsia="宋体" w:cs="Times New Roman"/>
          <w:sz w:val="24"/>
          <w:lang w:eastAsia="zh-CN"/>
        </w:rPr>
        <w:t>水量变化见表4-7。图4-20a为断面Ⅰ的初始堤体外形，b～f依次显示10 min、30 min、1 h、6 h及30 d的渗流场。33.89 m洪水位下，稳态与第30天单宽出流分别为0.0060274和0.0060274 m²/s，最大水头差为1.371×10</w:t>
      </w:r>
      <w:r>
        <w:rPr>
          <w:rFonts w:ascii="Times New Roman" w:hAnsi="Times New Roman" w:eastAsia="宋体" w:cs="Times New Roman"/>
          <w:sz w:val="24"/>
          <w:vertAlign w:val="superscript"/>
          <w:lang w:eastAsia="zh-CN"/>
        </w:rPr>
        <w:t>−9</w:t>
      </w:r>
      <w:r>
        <w:rPr>
          <w:rFonts w:ascii="Times New Roman" w:hAnsi="Times New Roman" w:eastAsia="宋体" w:cs="Times New Roman"/>
          <w:sz w:val="24"/>
          <w:lang w:eastAsia="zh-CN"/>
        </w:rPr>
        <w:t xml:space="preserve"> m。10 min、1 h及6 h的单宽出流分别为0.00616941、0.00608704和0.00603571 m²/s；相对于第30天，10 min和6 h的出流差分别为2.356%和0.138%。对应两时刻的全域水头均方根差分别为0.946和0.02802 m。</w:t>
      </w:r>
    </w:p>
    <w:p w14:paraId="55A23747">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rPr>
        <w:t>表4-7　二维基本网格（G3）水量变化</w:t>
      </w:r>
    </w:p>
    <w:p w14:paraId="5856B27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4-7 Water quantity variation of the two-dimensional basic grid (G3)</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1"/>
        <w:gridCol w:w="1881"/>
        <w:gridCol w:w="1881"/>
        <w:gridCol w:w="1881"/>
        <w:gridCol w:w="1881"/>
      </w:tblGrid>
      <w:tr w14:paraId="0E6127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81" w:type="dxa"/>
            <w:tcBorders>
              <w:bottom w:val="single" w:color="auto" w:sz="4" w:space="0"/>
            </w:tcBorders>
            <w:vAlign w:val="center"/>
          </w:tcPr>
          <w:p w14:paraId="4B2F86B8">
            <w:pPr>
              <w:keepNext/>
              <w:spacing w:before="80" w:after="80" w:line="360" w:lineRule="auto"/>
              <w:ind w:left="0" w:right="0" w:firstLine="0"/>
              <w:jc w:val="center"/>
            </w:pPr>
            <w:r>
              <w:rPr>
                <w:rFonts w:ascii="宋体" w:hAnsi="宋体" w:cs="宋体"/>
                <w:b/>
                <w:sz w:val="20"/>
              </w:rPr>
              <w:t>断面与时刻</w:t>
            </w:r>
          </w:p>
        </w:tc>
        <w:tc>
          <w:tcPr>
            <w:tcW w:w="1881" w:type="dxa"/>
            <w:tcBorders>
              <w:bottom w:val="single" w:color="auto" w:sz="4" w:space="0"/>
            </w:tcBorders>
            <w:vAlign w:val="center"/>
          </w:tcPr>
          <w:p w14:paraId="79501835">
            <w:pPr>
              <w:keepNext/>
              <w:spacing w:before="80" w:after="80" w:line="360" w:lineRule="auto"/>
              <w:ind w:left="0" w:right="0" w:firstLine="0"/>
              <w:jc w:val="center"/>
            </w:pPr>
            <w:r>
              <w:rPr>
                <w:rFonts w:ascii="宋体" w:hAnsi="宋体" w:cs="宋体"/>
                <w:b/>
                <w:sz w:val="20"/>
              </w:rPr>
              <w:t>入流</w:t>
            </w:r>
            <w:r>
              <w:rPr>
                <w:rFonts w:ascii="Times New Roman" w:hAnsi="Times New Roman" w:eastAsia="Times New Roman"/>
                <w:b/>
                <w:sz w:val="20"/>
              </w:rPr>
              <w:t>/(m²/s)</w:t>
            </w:r>
          </w:p>
        </w:tc>
        <w:tc>
          <w:tcPr>
            <w:tcW w:w="1881" w:type="dxa"/>
            <w:tcBorders>
              <w:bottom w:val="single" w:color="auto" w:sz="4" w:space="0"/>
            </w:tcBorders>
            <w:vAlign w:val="center"/>
          </w:tcPr>
          <w:p w14:paraId="10BDA184">
            <w:pPr>
              <w:keepNext/>
              <w:spacing w:before="80" w:after="80" w:line="360" w:lineRule="auto"/>
              <w:ind w:left="0" w:right="0" w:firstLine="0"/>
              <w:jc w:val="center"/>
            </w:pPr>
            <w:r>
              <w:rPr>
                <w:rFonts w:ascii="宋体" w:hAnsi="宋体" w:cs="宋体"/>
                <w:b/>
                <w:sz w:val="20"/>
              </w:rPr>
              <w:t>出流</w:t>
            </w:r>
            <w:r>
              <w:rPr>
                <w:rFonts w:ascii="Times New Roman" w:hAnsi="Times New Roman" w:eastAsia="Times New Roman"/>
                <w:b/>
                <w:sz w:val="20"/>
              </w:rPr>
              <w:t>/(m²/s)</w:t>
            </w:r>
          </w:p>
        </w:tc>
        <w:tc>
          <w:tcPr>
            <w:tcW w:w="1881" w:type="dxa"/>
            <w:tcBorders>
              <w:bottom w:val="single" w:color="auto" w:sz="4" w:space="0"/>
            </w:tcBorders>
            <w:vAlign w:val="center"/>
          </w:tcPr>
          <w:p w14:paraId="55EA0CF5">
            <w:pPr>
              <w:keepNext/>
              <w:spacing w:before="80" w:after="80" w:line="360" w:lineRule="auto"/>
              <w:ind w:left="0" w:right="0" w:firstLine="0"/>
              <w:jc w:val="center"/>
            </w:pPr>
            <w:r>
              <w:rPr>
                <w:rFonts w:ascii="宋体" w:hAnsi="宋体" w:cs="宋体"/>
                <w:b/>
                <w:sz w:val="20"/>
              </w:rPr>
              <w:t>储水率</w:t>
            </w:r>
            <w:r>
              <w:rPr>
                <w:rFonts w:ascii="Times New Roman" w:hAnsi="Times New Roman" w:eastAsia="Times New Roman"/>
                <w:b/>
                <w:sz w:val="20"/>
              </w:rPr>
              <w:t>/(m²/s)</w:t>
            </w:r>
          </w:p>
        </w:tc>
        <w:tc>
          <w:tcPr>
            <w:tcW w:w="1881" w:type="dxa"/>
            <w:tcBorders>
              <w:bottom w:val="single" w:color="auto" w:sz="4" w:space="0"/>
            </w:tcBorders>
            <w:vAlign w:val="center"/>
          </w:tcPr>
          <w:p w14:paraId="0F000233">
            <w:pPr>
              <w:keepNext/>
              <w:spacing w:before="80" w:after="80" w:line="360" w:lineRule="auto"/>
              <w:ind w:left="0" w:right="0" w:firstLine="0"/>
              <w:jc w:val="center"/>
            </w:pPr>
            <w:r>
              <w:rPr>
                <w:rFonts w:ascii="宋体" w:hAnsi="宋体" w:cs="宋体"/>
                <w:b/>
                <w:sz w:val="20"/>
              </w:rPr>
              <w:t>相对不平衡</w:t>
            </w:r>
          </w:p>
        </w:tc>
      </w:tr>
      <w:tr w14:paraId="237BA6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402CDD4F">
            <w:pPr>
              <w:keepNext/>
              <w:spacing w:before="80" w:after="80" w:line="360" w:lineRule="auto"/>
              <w:ind w:left="0" w:right="0" w:firstLine="0"/>
              <w:jc w:val="center"/>
            </w:pPr>
            <w:r>
              <w:rPr>
                <w:rFonts w:ascii="Times New Roman" w:hAnsi="Times New Roman" w:eastAsia="宋体" w:cs="Times New Roman"/>
                <w:sz w:val="20"/>
              </w:rPr>
              <w:t>Ⅰ稳态</w:t>
            </w:r>
          </w:p>
        </w:tc>
        <w:tc>
          <w:tcPr>
            <w:tcW w:w="1881" w:type="dxa"/>
            <w:vAlign w:val="center"/>
          </w:tcPr>
          <w:p w14:paraId="1432E59C">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7F9F5734">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1EE15550">
            <w:pPr>
              <w:keepNext/>
              <w:spacing w:before="80" w:after="80" w:line="360" w:lineRule="auto"/>
              <w:ind w:left="0" w:right="0" w:firstLine="0"/>
              <w:jc w:val="center"/>
            </w:pPr>
            <w:r>
              <w:rPr>
                <w:rFonts w:ascii="Times New Roman" w:hAnsi="Times New Roman" w:eastAsia="宋体" w:cs="Times New Roman"/>
                <w:sz w:val="20"/>
              </w:rPr>
              <w:t>0</w:t>
            </w:r>
          </w:p>
        </w:tc>
        <w:tc>
          <w:tcPr>
            <w:tcW w:w="1881" w:type="dxa"/>
            <w:vAlign w:val="center"/>
          </w:tcPr>
          <w:p w14:paraId="4592956F">
            <w:pPr>
              <w:keepNext/>
              <w:spacing w:before="80" w:after="80" w:line="360" w:lineRule="auto"/>
              <w:ind w:left="0" w:right="0" w:firstLine="0"/>
              <w:jc w:val="center"/>
            </w:pPr>
            <w:r>
              <w:rPr>
                <w:rFonts w:ascii="Times New Roman" w:hAnsi="Times New Roman" w:eastAsia="宋体" w:cs="Times New Roman"/>
                <w:sz w:val="20"/>
              </w:rPr>
              <w:t>8.71×10</w:t>
            </w:r>
            <w:r>
              <w:rPr>
                <w:rFonts w:ascii="Times New Roman" w:hAnsi="Times New Roman" w:eastAsia="宋体" w:cs="Times New Roman"/>
                <w:sz w:val="20"/>
                <w:vertAlign w:val="superscript"/>
              </w:rPr>
              <w:t>−10</w:t>
            </w:r>
          </w:p>
        </w:tc>
      </w:tr>
      <w:tr w14:paraId="680ED3B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599F368A">
            <w:pPr>
              <w:keepNext/>
              <w:spacing w:before="80" w:after="80" w:line="360" w:lineRule="auto"/>
              <w:ind w:left="0" w:right="0" w:firstLine="0"/>
              <w:jc w:val="center"/>
            </w:pPr>
            <w:r>
              <w:rPr>
                <w:rFonts w:ascii="Times New Roman" w:hAnsi="Times New Roman" w:eastAsia="宋体" w:cs="Times New Roman"/>
                <w:sz w:val="20"/>
              </w:rPr>
              <w:t>Ⅰ第30天</w:t>
            </w:r>
          </w:p>
        </w:tc>
        <w:tc>
          <w:tcPr>
            <w:tcW w:w="1881" w:type="dxa"/>
            <w:vAlign w:val="center"/>
          </w:tcPr>
          <w:p w14:paraId="4BFC2DD7">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2477658D">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137FA0E7">
            <w:pPr>
              <w:keepNext/>
              <w:spacing w:before="80" w:after="80" w:line="360" w:lineRule="auto"/>
              <w:ind w:left="0" w:right="0" w:firstLine="0"/>
              <w:jc w:val="center"/>
            </w:pPr>
            <w:r>
              <w:rPr>
                <w:rFonts w:ascii="Times New Roman" w:hAnsi="Times New Roman" w:eastAsia="宋体" w:cs="Times New Roman"/>
                <w:sz w:val="20"/>
              </w:rPr>
              <w:t>7.113×10</w:t>
            </w:r>
            <w:r>
              <w:rPr>
                <w:rFonts w:ascii="Times New Roman" w:hAnsi="Times New Roman" w:eastAsia="宋体" w:cs="Times New Roman"/>
                <w:sz w:val="20"/>
                <w:vertAlign w:val="superscript"/>
              </w:rPr>
              <w:t>−17</w:t>
            </w:r>
          </w:p>
        </w:tc>
        <w:tc>
          <w:tcPr>
            <w:tcW w:w="1881" w:type="dxa"/>
            <w:vAlign w:val="center"/>
          </w:tcPr>
          <w:p w14:paraId="224C66C2">
            <w:pPr>
              <w:keepNext/>
              <w:spacing w:before="80" w:after="80" w:line="360" w:lineRule="auto"/>
              <w:ind w:left="0" w:right="0" w:firstLine="0"/>
              <w:jc w:val="center"/>
            </w:pPr>
            <w:r>
              <w:rPr>
                <w:rFonts w:ascii="Times New Roman" w:hAnsi="Times New Roman" w:eastAsia="宋体" w:cs="Times New Roman"/>
                <w:sz w:val="20"/>
              </w:rPr>
              <w:t>4.821×10</w:t>
            </w:r>
            <w:r>
              <w:rPr>
                <w:rFonts w:ascii="Times New Roman" w:hAnsi="Times New Roman" w:eastAsia="宋体" w:cs="Times New Roman"/>
                <w:sz w:val="20"/>
                <w:vertAlign w:val="superscript"/>
              </w:rPr>
              <w:t>−9</w:t>
            </w:r>
          </w:p>
        </w:tc>
      </w:tr>
      <w:tr w14:paraId="7E01BA9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1BDD69B4">
            <w:pPr>
              <w:keepNext/>
              <w:spacing w:before="80" w:after="80" w:line="360" w:lineRule="auto"/>
              <w:ind w:left="0" w:right="0" w:firstLine="0"/>
              <w:jc w:val="center"/>
            </w:pPr>
            <w:r>
              <w:rPr>
                <w:rFonts w:ascii="Times New Roman" w:hAnsi="Times New Roman" w:eastAsia="宋体" w:cs="Times New Roman"/>
                <w:sz w:val="20"/>
              </w:rPr>
              <w:t>Ⅱ稳态</w:t>
            </w:r>
          </w:p>
        </w:tc>
        <w:tc>
          <w:tcPr>
            <w:tcW w:w="1881" w:type="dxa"/>
            <w:vAlign w:val="center"/>
          </w:tcPr>
          <w:p w14:paraId="182CDDC8">
            <w:pPr>
              <w:keepNext/>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0C450EC3">
            <w:pPr>
              <w:keepNext/>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5053FECB">
            <w:pPr>
              <w:keepNext/>
              <w:spacing w:before="80" w:after="80" w:line="360" w:lineRule="auto"/>
              <w:ind w:left="0" w:right="0" w:firstLine="0"/>
              <w:jc w:val="center"/>
            </w:pPr>
            <w:r>
              <w:rPr>
                <w:rFonts w:ascii="Times New Roman" w:hAnsi="Times New Roman" w:eastAsia="宋体" w:cs="Times New Roman"/>
                <w:sz w:val="20"/>
              </w:rPr>
              <w:t>0</w:t>
            </w:r>
          </w:p>
        </w:tc>
        <w:tc>
          <w:tcPr>
            <w:tcW w:w="1881" w:type="dxa"/>
            <w:vAlign w:val="center"/>
          </w:tcPr>
          <w:p w14:paraId="4162952D">
            <w:pPr>
              <w:keepNext/>
              <w:spacing w:before="80" w:after="80" w:line="360" w:lineRule="auto"/>
              <w:ind w:left="0" w:right="0" w:firstLine="0"/>
              <w:jc w:val="center"/>
            </w:pPr>
            <w:r>
              <w:rPr>
                <w:rFonts w:ascii="Times New Roman" w:hAnsi="Times New Roman" w:eastAsia="宋体" w:cs="Times New Roman"/>
                <w:sz w:val="20"/>
              </w:rPr>
              <w:t>2.281×10</w:t>
            </w:r>
            <w:r>
              <w:rPr>
                <w:rFonts w:ascii="Times New Roman" w:hAnsi="Times New Roman" w:eastAsia="宋体" w:cs="Times New Roman"/>
                <w:sz w:val="20"/>
                <w:vertAlign w:val="superscript"/>
              </w:rPr>
              <w:t>−9</w:t>
            </w:r>
          </w:p>
        </w:tc>
      </w:tr>
      <w:tr w14:paraId="7F9038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2360D5A7">
            <w:pPr>
              <w:spacing w:before="80" w:after="80" w:line="360" w:lineRule="auto"/>
              <w:ind w:left="0" w:right="0" w:firstLine="0"/>
              <w:jc w:val="center"/>
            </w:pPr>
            <w:r>
              <w:rPr>
                <w:rFonts w:ascii="Times New Roman" w:hAnsi="Times New Roman" w:eastAsia="宋体" w:cs="Times New Roman"/>
                <w:sz w:val="20"/>
              </w:rPr>
              <w:t>Ⅱ第30天</w:t>
            </w:r>
          </w:p>
        </w:tc>
        <w:tc>
          <w:tcPr>
            <w:tcW w:w="1881" w:type="dxa"/>
            <w:vAlign w:val="center"/>
          </w:tcPr>
          <w:p w14:paraId="54F13F8F">
            <w:pPr>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46202D43">
            <w:pPr>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5B7534C9">
            <w:pPr>
              <w:spacing w:before="80" w:after="80" w:line="360" w:lineRule="auto"/>
              <w:ind w:left="0" w:right="0" w:firstLine="0"/>
              <w:jc w:val="center"/>
            </w:pPr>
            <w:r>
              <w:rPr>
                <w:rFonts w:ascii="Times New Roman" w:hAnsi="Times New Roman" w:eastAsia="宋体" w:cs="Times New Roman"/>
                <w:sz w:val="20"/>
              </w:rPr>
              <w:t>2.784×10</w:t>
            </w:r>
            <w:r>
              <w:rPr>
                <w:rFonts w:ascii="Times New Roman" w:hAnsi="Times New Roman" w:eastAsia="宋体" w:cs="Times New Roman"/>
                <w:sz w:val="20"/>
                <w:vertAlign w:val="superscript"/>
              </w:rPr>
              <w:t>−16</w:t>
            </w:r>
          </w:p>
        </w:tc>
        <w:tc>
          <w:tcPr>
            <w:tcW w:w="1881" w:type="dxa"/>
            <w:vAlign w:val="center"/>
          </w:tcPr>
          <w:p w14:paraId="3A76EDDE">
            <w:pPr>
              <w:spacing w:before="80" w:after="80" w:line="360" w:lineRule="auto"/>
              <w:ind w:left="0" w:right="0" w:firstLine="0"/>
              <w:jc w:val="center"/>
            </w:pPr>
            <w:r>
              <w:rPr>
                <w:rFonts w:ascii="Times New Roman" w:hAnsi="Times New Roman" w:eastAsia="宋体" w:cs="Times New Roman"/>
                <w:sz w:val="20"/>
              </w:rPr>
              <w:t>4.968×10</w:t>
            </w:r>
            <w:r>
              <w:rPr>
                <w:rFonts w:ascii="Times New Roman" w:hAnsi="Times New Roman" w:eastAsia="宋体" w:cs="Times New Roman"/>
                <w:sz w:val="20"/>
                <w:vertAlign w:val="superscript"/>
              </w:rPr>
              <w:t>−9</w:t>
            </w:r>
          </w:p>
        </w:tc>
      </w:tr>
    </w:tbl>
    <w:p w14:paraId="5ACA46CA">
      <w:pPr>
        <w:spacing w:before="120" w:after="0" w:line="240" w:lineRule="auto"/>
        <w:ind w:firstLine="0"/>
        <w:jc w:val="center"/>
        <w:rPr>
          <w:rFonts w:ascii="Times New Roman" w:hAnsi="Times New Roman" w:cs="Times New Roman"/>
        </w:rPr>
      </w:pPr>
      <w:r>
        <w:drawing>
          <wp:inline distT="0" distB="0" distL="0" distR="0">
            <wp:extent cx="5438775" cy="4610100"/>
            <wp:effectExtent l="0" t="0" r="0" b="0"/>
            <wp:docPr id="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pic:cNvPicPr>
                      <a:picLocks noChangeAspect="1"/>
                    </pic:cNvPicPr>
                  </pic:nvPicPr>
                  <pic:blipFill>
                    <a:blip r:embed="rId135"/>
                    <a:stretch>
                      <a:fillRect/>
                    </a:stretch>
                  </pic:blipFill>
                  <pic:spPr>
                    <a:xfrm>
                      <a:off x="0" y="0"/>
                      <a:ext cx="5438929" cy="4610381"/>
                    </a:xfrm>
                    <a:prstGeom prst="rect">
                      <a:avLst/>
                    </a:prstGeom>
                  </pic:spPr>
                </pic:pic>
              </a:graphicData>
            </a:graphic>
          </wp:inline>
        </w:drawing>
      </w:r>
    </w:p>
    <w:p w14:paraId="1D0A89E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图4-20　断面Ⅰ二维瞬态渗流场演变</w:t>
      </w:r>
    </w:p>
    <w:p w14:paraId="0240CE9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4-20 Evolution of the two-dimensional transient seepage field at Section I</w:t>
      </w:r>
    </w:p>
    <w:p w14:paraId="73CD5070">
      <w:pPr>
        <w:spacing w:after="0" w:line="360" w:lineRule="auto"/>
        <w:rPr>
          <w:lang w:eastAsia="zh-CN"/>
        </w:rPr>
      </w:pPr>
      <w:r>
        <w:rPr>
          <w:rFonts w:ascii="Times New Roman" w:hAnsi="Times New Roman" w:eastAsia="宋体" w:cs="Times New Roman"/>
          <w:sz w:val="24"/>
          <w:lang w:eastAsia="zh-CN"/>
        </w:rPr>
        <w:t>图4-21a为断面Ⅱ的初始堤体外形，b～f依次显示10 min、30 min、1 h、6 h及30 d的渗流场。33.89 m洪水位下，稳态与第30天单宽出流分别为0.00579195和0.00579195 m²/s，最大水头差为1.567×10</w:t>
      </w:r>
      <w:r>
        <w:rPr>
          <w:rFonts w:ascii="Times New Roman" w:hAnsi="Times New Roman" w:eastAsia="宋体" w:cs="Times New Roman"/>
          <w:sz w:val="24"/>
          <w:vertAlign w:val="superscript"/>
          <w:lang w:eastAsia="zh-CN"/>
        </w:rPr>
        <w:t>−9</w:t>
      </w:r>
      <w:r>
        <w:rPr>
          <w:rFonts w:ascii="Times New Roman" w:hAnsi="Times New Roman" w:eastAsia="宋体" w:cs="Times New Roman"/>
          <w:sz w:val="24"/>
          <w:lang w:eastAsia="zh-CN"/>
        </w:rPr>
        <w:t xml:space="preserve"> m。10 min、1 h及6 h的单宽出流分别为0.00594603、0.00584598和0.0057989 m²/s；相对于第30天，10 min和6 h的出流差分别为2.660%和0.120%。对应两时刻的全域水头均方根差分别为0.8271和0.01977 m。两断面的出流与水头调整均随时间逐步减弱。表4-7中末期入、出流接近，储水率趋近于零，与渗流场趋于稳定的过程一致。</w:t>
      </w:r>
    </w:p>
    <w:p w14:paraId="2693BCCB">
      <w:pPr>
        <w:spacing w:before="120" w:after="0" w:line="240" w:lineRule="auto"/>
        <w:ind w:firstLine="0"/>
        <w:jc w:val="center"/>
        <w:rPr>
          <w:rFonts w:ascii="Times New Roman" w:hAnsi="Times New Roman" w:cs="Times New Roman"/>
        </w:rPr>
      </w:pPr>
      <w:r>
        <w:drawing>
          <wp:inline distT="0" distB="0" distL="0" distR="0">
            <wp:extent cx="5438775" cy="4610100"/>
            <wp:effectExtent l="0" t="0" r="0" b="0"/>
            <wp:docPr id="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0"/>
                    <pic:cNvPicPr>
                      <a:picLocks noChangeAspect="1"/>
                    </pic:cNvPicPr>
                  </pic:nvPicPr>
                  <pic:blipFill>
                    <a:blip r:embed="rId136"/>
                    <a:stretch>
                      <a:fillRect/>
                    </a:stretch>
                  </pic:blipFill>
                  <pic:spPr>
                    <a:xfrm>
                      <a:off x="0" y="0"/>
                      <a:ext cx="5438929" cy="4610381"/>
                    </a:xfrm>
                    <a:prstGeom prst="rect">
                      <a:avLst/>
                    </a:prstGeom>
                  </pic:spPr>
                </pic:pic>
              </a:graphicData>
            </a:graphic>
          </wp:inline>
        </w:drawing>
      </w:r>
    </w:p>
    <w:p w14:paraId="0CBE850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图4-21　断面Ⅱ初始堤体外形与二维瞬态渗流场</w:t>
      </w:r>
    </w:p>
    <w:p w14:paraId="5A6AA9B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4-21 Initial levee geometry and two-dimensional transient seepage field at Section II</w:t>
      </w:r>
    </w:p>
    <w:p w14:paraId="37A51C04">
      <w:pPr>
        <w:spacing w:after="0" w:line="360" w:lineRule="auto"/>
        <w:rPr>
          <w:lang w:eastAsia="zh-CN"/>
        </w:rPr>
      </w:pPr>
      <w:r>
        <w:rPr>
          <w:rFonts w:ascii="Times New Roman" w:hAnsi="Times New Roman" w:eastAsia="宋体" w:cs="Times New Roman"/>
          <w:sz w:val="24"/>
          <w:lang w:eastAsia="zh-CN"/>
        </w:rPr>
        <w:t>表4-8比较洪水位下的相邻网格。G4至G5加密时，断面Ⅰ、Ⅱ的最大水头差分别为0.1367和0.1057 m，均方根差分别为0.01401和0.01824 m，出流变化分别为0.4675%和0.7679%。网格比较反映了总体出流和局部水头对离散尺度的不同响应，结合两类指标评价计算结果的网格敏感性。</w:t>
      </w:r>
    </w:p>
    <w:p w14:paraId="5430A177">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表4-8　洪水位下相邻加密网格的共同点水头与出流比较</w:t>
      </w:r>
    </w:p>
    <w:p w14:paraId="08C593A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4-8 Comparison of head and outflow at common points between adjacent refined grids at the flood water level</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7"/>
        <w:gridCol w:w="1693"/>
        <w:gridCol w:w="1975"/>
        <w:gridCol w:w="1975"/>
        <w:gridCol w:w="1975"/>
      </w:tblGrid>
      <w:tr w14:paraId="5D504B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87" w:type="dxa"/>
            <w:tcBorders>
              <w:bottom w:val="single" w:color="auto" w:sz="4" w:space="0"/>
            </w:tcBorders>
            <w:vAlign w:val="center"/>
          </w:tcPr>
          <w:p w14:paraId="68AF2E2A">
            <w:pPr>
              <w:keepNext/>
              <w:spacing w:before="40" w:after="40" w:line="360" w:lineRule="auto"/>
              <w:ind w:left="0" w:right="0" w:firstLine="0"/>
              <w:jc w:val="center"/>
            </w:pPr>
            <w:r>
              <w:rPr>
                <w:rFonts w:ascii="宋体" w:hAnsi="宋体" w:cs="宋体"/>
                <w:b/>
                <w:sz w:val="21"/>
              </w:rPr>
              <w:t>模型</w:t>
            </w:r>
          </w:p>
        </w:tc>
        <w:tc>
          <w:tcPr>
            <w:tcW w:w="1693" w:type="dxa"/>
            <w:tcBorders>
              <w:bottom w:val="single" w:color="auto" w:sz="4" w:space="0"/>
            </w:tcBorders>
            <w:vAlign w:val="center"/>
          </w:tcPr>
          <w:p w14:paraId="238AFC98">
            <w:pPr>
              <w:keepNext/>
              <w:spacing w:before="40" w:after="40" w:line="360" w:lineRule="auto"/>
              <w:ind w:left="0" w:right="0" w:firstLine="0"/>
              <w:jc w:val="center"/>
            </w:pPr>
            <w:r>
              <w:rPr>
                <w:rFonts w:ascii="宋体" w:hAnsi="宋体" w:cs="宋体"/>
                <w:b/>
                <w:sz w:val="21"/>
              </w:rPr>
              <w:t>网格</w:t>
            </w:r>
          </w:p>
        </w:tc>
        <w:tc>
          <w:tcPr>
            <w:tcW w:w="1975" w:type="dxa"/>
            <w:tcBorders>
              <w:bottom w:val="single" w:color="auto" w:sz="4" w:space="0"/>
            </w:tcBorders>
            <w:vAlign w:val="center"/>
          </w:tcPr>
          <w:p w14:paraId="260905F2">
            <w:pPr>
              <w:keepNext/>
              <w:spacing w:before="40" w:after="40" w:line="360" w:lineRule="auto"/>
              <w:ind w:left="0" w:right="0" w:firstLine="0"/>
              <w:jc w:val="center"/>
            </w:pPr>
            <w:r>
              <w:rPr>
                <w:rFonts w:ascii="宋体" w:hAnsi="宋体" w:cs="宋体"/>
                <w:b/>
                <w:sz w:val="21"/>
              </w:rPr>
              <w:t>最大水头差</w:t>
            </w:r>
            <w:r>
              <w:rPr>
                <w:rFonts w:ascii="Times New Roman" w:hAnsi="Times New Roman" w:eastAsia="Times New Roman"/>
                <w:b/>
                <w:sz w:val="21"/>
              </w:rPr>
              <w:t>/m</w:t>
            </w:r>
          </w:p>
        </w:tc>
        <w:tc>
          <w:tcPr>
            <w:tcW w:w="1975" w:type="dxa"/>
            <w:tcBorders>
              <w:bottom w:val="single" w:color="auto" w:sz="4" w:space="0"/>
            </w:tcBorders>
            <w:vAlign w:val="center"/>
          </w:tcPr>
          <w:p w14:paraId="4335EDA1">
            <w:pPr>
              <w:keepNext/>
              <w:spacing w:before="40" w:after="40" w:line="360" w:lineRule="auto"/>
              <w:ind w:left="0" w:right="0" w:firstLine="0"/>
              <w:jc w:val="center"/>
            </w:pPr>
            <w:r>
              <w:rPr>
                <w:rFonts w:ascii="宋体" w:hAnsi="宋体" w:cs="宋体"/>
                <w:b/>
                <w:sz w:val="21"/>
              </w:rPr>
              <w:t>均方根差</w:t>
            </w:r>
            <w:r>
              <w:rPr>
                <w:rFonts w:ascii="Times New Roman" w:hAnsi="Times New Roman" w:eastAsia="Times New Roman"/>
                <w:b/>
                <w:sz w:val="21"/>
              </w:rPr>
              <w:t>/m</w:t>
            </w:r>
          </w:p>
        </w:tc>
        <w:tc>
          <w:tcPr>
            <w:tcW w:w="1975" w:type="dxa"/>
            <w:tcBorders>
              <w:bottom w:val="single" w:color="auto" w:sz="4" w:space="0"/>
            </w:tcBorders>
            <w:vAlign w:val="center"/>
          </w:tcPr>
          <w:p w14:paraId="06EA15BB">
            <w:pPr>
              <w:keepNext/>
              <w:spacing w:before="40" w:after="40" w:line="360" w:lineRule="auto"/>
              <w:ind w:left="0" w:right="0" w:firstLine="0"/>
              <w:jc w:val="center"/>
            </w:pPr>
            <w:r>
              <w:rPr>
                <w:rFonts w:ascii="宋体" w:hAnsi="宋体" w:cs="宋体"/>
                <w:b/>
                <w:sz w:val="21"/>
              </w:rPr>
              <w:t>出流变化</w:t>
            </w:r>
            <w:r>
              <w:rPr>
                <w:rFonts w:eastAsia="Times New Roman"/>
                <w:b/>
                <w:sz w:val="21"/>
              </w:rPr>
              <w:t>/%</w:t>
            </w:r>
          </w:p>
        </w:tc>
      </w:tr>
      <w:tr w14:paraId="27104C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6C5BFA53">
            <w:pPr>
              <w:spacing w:before="40" w:after="40" w:line="360" w:lineRule="auto"/>
              <w:ind w:left="0" w:right="0" w:firstLine="0"/>
              <w:jc w:val="center"/>
            </w:pPr>
            <w:r>
              <w:rPr>
                <w:rFonts w:ascii="Times New Roman" w:hAnsi="Times New Roman" w:eastAsia="宋体" w:cs="Times New Roman"/>
                <w:sz w:val="21"/>
              </w:rPr>
              <w:t>Ⅰ稳态</w:t>
            </w:r>
          </w:p>
        </w:tc>
        <w:tc>
          <w:tcPr>
            <w:tcW w:w="1693" w:type="dxa"/>
            <w:vAlign w:val="center"/>
          </w:tcPr>
          <w:p w14:paraId="1F9F42BB">
            <w:pPr>
              <w:spacing w:before="40" w:after="40" w:line="360" w:lineRule="auto"/>
              <w:ind w:left="0" w:right="0" w:firstLine="0"/>
              <w:jc w:val="center"/>
            </w:pPr>
            <w:r>
              <w:rPr>
                <w:rFonts w:ascii="Times New Roman" w:hAnsi="Times New Roman" w:eastAsia="宋体" w:cs="Times New Roman"/>
                <w:sz w:val="21"/>
              </w:rPr>
              <w:t>G3→G4</w:t>
            </w:r>
          </w:p>
        </w:tc>
        <w:tc>
          <w:tcPr>
            <w:tcW w:w="1975" w:type="dxa"/>
            <w:vAlign w:val="center"/>
          </w:tcPr>
          <w:p w14:paraId="3BCFCE16">
            <w:pPr>
              <w:spacing w:before="40" w:after="40" w:line="360" w:lineRule="auto"/>
              <w:ind w:left="0" w:right="0" w:firstLine="0"/>
              <w:jc w:val="center"/>
            </w:pPr>
            <w:r>
              <w:rPr>
                <w:rFonts w:ascii="Times New Roman" w:hAnsi="Times New Roman" w:eastAsia="宋体" w:cs="Times New Roman"/>
                <w:sz w:val="21"/>
              </w:rPr>
              <w:t>0.1754</w:t>
            </w:r>
          </w:p>
        </w:tc>
        <w:tc>
          <w:tcPr>
            <w:tcW w:w="1975" w:type="dxa"/>
            <w:vAlign w:val="center"/>
          </w:tcPr>
          <w:p w14:paraId="2E21E6C7">
            <w:pPr>
              <w:spacing w:before="40" w:after="40" w:line="360" w:lineRule="auto"/>
              <w:ind w:left="0" w:right="0" w:firstLine="0"/>
              <w:jc w:val="center"/>
            </w:pPr>
            <w:r>
              <w:rPr>
                <w:rFonts w:ascii="Times New Roman" w:hAnsi="Times New Roman" w:eastAsia="宋体" w:cs="Times New Roman"/>
                <w:sz w:val="21"/>
              </w:rPr>
              <w:t>0.01189</w:t>
            </w:r>
          </w:p>
        </w:tc>
        <w:tc>
          <w:tcPr>
            <w:tcW w:w="1975" w:type="dxa"/>
            <w:vAlign w:val="center"/>
          </w:tcPr>
          <w:p w14:paraId="659F3064">
            <w:pPr>
              <w:spacing w:before="40" w:after="40" w:line="360" w:lineRule="auto"/>
              <w:ind w:left="0" w:right="0" w:firstLine="0"/>
              <w:jc w:val="center"/>
            </w:pPr>
            <w:r>
              <w:rPr>
                <w:rFonts w:ascii="Times New Roman" w:hAnsi="Times New Roman" w:eastAsia="宋体" w:cs="Times New Roman"/>
                <w:sz w:val="21"/>
              </w:rPr>
              <w:t>1.642</w:t>
            </w:r>
          </w:p>
        </w:tc>
      </w:tr>
      <w:tr w14:paraId="37FAA0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376085C9">
            <w:pPr>
              <w:spacing w:before="40" w:after="40" w:line="360" w:lineRule="auto"/>
              <w:ind w:left="0" w:right="0" w:firstLine="0"/>
              <w:jc w:val="center"/>
            </w:pPr>
            <w:r>
              <w:rPr>
                <w:rFonts w:ascii="Times New Roman" w:hAnsi="Times New Roman" w:eastAsia="宋体" w:cs="Times New Roman"/>
                <w:sz w:val="21"/>
              </w:rPr>
              <w:t>Ⅰ稳态</w:t>
            </w:r>
          </w:p>
        </w:tc>
        <w:tc>
          <w:tcPr>
            <w:tcW w:w="1693" w:type="dxa"/>
            <w:vAlign w:val="center"/>
          </w:tcPr>
          <w:p w14:paraId="0CF933E8">
            <w:pPr>
              <w:spacing w:before="40" w:after="40" w:line="360" w:lineRule="auto"/>
              <w:ind w:left="0" w:right="0" w:firstLine="0"/>
              <w:jc w:val="center"/>
            </w:pPr>
            <w:r>
              <w:rPr>
                <w:rFonts w:ascii="Times New Roman" w:hAnsi="Times New Roman" w:eastAsia="宋体" w:cs="Times New Roman"/>
                <w:sz w:val="21"/>
              </w:rPr>
              <w:t>G4→G5</w:t>
            </w:r>
          </w:p>
        </w:tc>
        <w:tc>
          <w:tcPr>
            <w:tcW w:w="1975" w:type="dxa"/>
            <w:vAlign w:val="center"/>
          </w:tcPr>
          <w:p w14:paraId="4F49147C">
            <w:pPr>
              <w:spacing w:before="40" w:after="40" w:line="360" w:lineRule="auto"/>
              <w:ind w:left="0" w:right="0" w:firstLine="0"/>
              <w:jc w:val="center"/>
            </w:pPr>
            <w:r>
              <w:rPr>
                <w:rFonts w:ascii="Times New Roman" w:hAnsi="Times New Roman" w:eastAsia="宋体" w:cs="Times New Roman"/>
                <w:sz w:val="21"/>
              </w:rPr>
              <w:t>0.1367</w:t>
            </w:r>
          </w:p>
        </w:tc>
        <w:tc>
          <w:tcPr>
            <w:tcW w:w="1975" w:type="dxa"/>
            <w:vAlign w:val="center"/>
          </w:tcPr>
          <w:p w14:paraId="41A3C4A5">
            <w:pPr>
              <w:spacing w:before="40" w:after="40" w:line="360" w:lineRule="auto"/>
              <w:ind w:left="0" w:right="0" w:firstLine="0"/>
              <w:jc w:val="center"/>
            </w:pPr>
            <w:r>
              <w:rPr>
                <w:rFonts w:ascii="Times New Roman" w:hAnsi="Times New Roman" w:eastAsia="宋体" w:cs="Times New Roman"/>
                <w:sz w:val="21"/>
              </w:rPr>
              <w:t>0.01401</w:t>
            </w:r>
          </w:p>
        </w:tc>
        <w:tc>
          <w:tcPr>
            <w:tcW w:w="1975" w:type="dxa"/>
            <w:vAlign w:val="center"/>
          </w:tcPr>
          <w:p w14:paraId="42BBC17D">
            <w:pPr>
              <w:spacing w:before="40" w:after="40" w:line="360" w:lineRule="auto"/>
              <w:ind w:left="0" w:right="0" w:firstLine="0"/>
              <w:jc w:val="center"/>
            </w:pPr>
            <w:r>
              <w:rPr>
                <w:rFonts w:ascii="Times New Roman" w:hAnsi="Times New Roman" w:eastAsia="宋体" w:cs="Times New Roman"/>
                <w:sz w:val="21"/>
              </w:rPr>
              <w:t>0.4675</w:t>
            </w:r>
          </w:p>
        </w:tc>
      </w:tr>
      <w:tr w14:paraId="10D98B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24E05217">
            <w:pPr>
              <w:spacing w:before="40" w:after="40" w:line="360" w:lineRule="auto"/>
              <w:ind w:left="0" w:right="0" w:firstLine="0"/>
              <w:jc w:val="center"/>
            </w:pPr>
            <w:r>
              <w:rPr>
                <w:rFonts w:ascii="Times New Roman" w:hAnsi="Times New Roman" w:eastAsia="宋体" w:cs="Times New Roman"/>
                <w:sz w:val="21"/>
              </w:rPr>
              <w:t>Ⅱ稳态</w:t>
            </w:r>
          </w:p>
        </w:tc>
        <w:tc>
          <w:tcPr>
            <w:tcW w:w="1693" w:type="dxa"/>
            <w:vAlign w:val="center"/>
          </w:tcPr>
          <w:p w14:paraId="4CBA1179">
            <w:pPr>
              <w:spacing w:before="40" w:after="40" w:line="360" w:lineRule="auto"/>
              <w:ind w:left="0" w:right="0" w:firstLine="0"/>
              <w:jc w:val="center"/>
            </w:pPr>
            <w:r>
              <w:rPr>
                <w:rFonts w:ascii="Times New Roman" w:hAnsi="Times New Roman" w:eastAsia="宋体" w:cs="Times New Roman"/>
                <w:sz w:val="21"/>
              </w:rPr>
              <w:t>G3→G4</w:t>
            </w:r>
          </w:p>
        </w:tc>
        <w:tc>
          <w:tcPr>
            <w:tcW w:w="1975" w:type="dxa"/>
            <w:vAlign w:val="center"/>
          </w:tcPr>
          <w:p w14:paraId="193D35FC">
            <w:pPr>
              <w:spacing w:before="40" w:after="40" w:line="360" w:lineRule="auto"/>
              <w:ind w:left="0" w:right="0" w:firstLine="0"/>
              <w:jc w:val="center"/>
            </w:pPr>
            <w:r>
              <w:rPr>
                <w:rFonts w:ascii="Times New Roman" w:hAnsi="Times New Roman" w:eastAsia="宋体" w:cs="Times New Roman"/>
                <w:sz w:val="21"/>
              </w:rPr>
              <w:t>0.1352</w:t>
            </w:r>
          </w:p>
        </w:tc>
        <w:tc>
          <w:tcPr>
            <w:tcW w:w="1975" w:type="dxa"/>
            <w:vAlign w:val="center"/>
          </w:tcPr>
          <w:p w14:paraId="5C4CD505">
            <w:pPr>
              <w:spacing w:before="40" w:after="40" w:line="360" w:lineRule="auto"/>
              <w:ind w:left="0" w:right="0" w:firstLine="0"/>
              <w:jc w:val="center"/>
            </w:pPr>
            <w:r>
              <w:rPr>
                <w:rFonts w:ascii="Times New Roman" w:hAnsi="Times New Roman" w:eastAsia="宋体" w:cs="Times New Roman"/>
                <w:sz w:val="21"/>
              </w:rPr>
              <w:t>0.00874</w:t>
            </w:r>
          </w:p>
        </w:tc>
        <w:tc>
          <w:tcPr>
            <w:tcW w:w="1975" w:type="dxa"/>
            <w:vAlign w:val="center"/>
          </w:tcPr>
          <w:p w14:paraId="0A94FDCE">
            <w:pPr>
              <w:spacing w:before="40" w:after="40" w:line="360" w:lineRule="auto"/>
              <w:ind w:left="0" w:right="0" w:firstLine="0"/>
              <w:jc w:val="center"/>
            </w:pPr>
            <w:r>
              <w:rPr>
                <w:rFonts w:ascii="Times New Roman" w:hAnsi="Times New Roman" w:eastAsia="宋体" w:cs="Times New Roman"/>
                <w:sz w:val="21"/>
              </w:rPr>
              <w:t>0.1178</w:t>
            </w:r>
          </w:p>
        </w:tc>
      </w:tr>
      <w:tr w14:paraId="2C5B5D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04C0C231">
            <w:pPr>
              <w:spacing w:before="40" w:after="40" w:line="360" w:lineRule="auto"/>
              <w:ind w:left="0" w:right="0" w:firstLine="0"/>
              <w:jc w:val="center"/>
            </w:pPr>
            <w:r>
              <w:rPr>
                <w:rFonts w:ascii="Times New Roman" w:hAnsi="Times New Roman" w:eastAsia="宋体" w:cs="Times New Roman"/>
                <w:sz w:val="21"/>
              </w:rPr>
              <w:t>Ⅱ稳态</w:t>
            </w:r>
          </w:p>
        </w:tc>
        <w:tc>
          <w:tcPr>
            <w:tcW w:w="1693" w:type="dxa"/>
            <w:vAlign w:val="center"/>
          </w:tcPr>
          <w:p w14:paraId="71E68965">
            <w:pPr>
              <w:spacing w:before="40" w:after="40" w:line="360" w:lineRule="auto"/>
              <w:ind w:left="0" w:right="0" w:firstLine="0"/>
              <w:jc w:val="center"/>
            </w:pPr>
            <w:r>
              <w:rPr>
                <w:rFonts w:ascii="Times New Roman" w:hAnsi="Times New Roman" w:eastAsia="宋体" w:cs="Times New Roman"/>
                <w:sz w:val="21"/>
              </w:rPr>
              <w:t>G4→G5</w:t>
            </w:r>
          </w:p>
        </w:tc>
        <w:tc>
          <w:tcPr>
            <w:tcW w:w="1975" w:type="dxa"/>
            <w:vAlign w:val="center"/>
          </w:tcPr>
          <w:p w14:paraId="3431DF5A">
            <w:pPr>
              <w:spacing w:before="40" w:after="40" w:line="360" w:lineRule="auto"/>
              <w:ind w:left="0" w:right="0" w:firstLine="0"/>
              <w:jc w:val="center"/>
            </w:pPr>
            <w:r>
              <w:rPr>
                <w:rFonts w:ascii="Times New Roman" w:hAnsi="Times New Roman" w:eastAsia="宋体" w:cs="Times New Roman"/>
                <w:sz w:val="21"/>
              </w:rPr>
              <w:t>0.1057</w:t>
            </w:r>
          </w:p>
        </w:tc>
        <w:tc>
          <w:tcPr>
            <w:tcW w:w="1975" w:type="dxa"/>
            <w:vAlign w:val="center"/>
          </w:tcPr>
          <w:p w14:paraId="78525CAE">
            <w:pPr>
              <w:spacing w:before="40" w:after="40" w:line="360" w:lineRule="auto"/>
              <w:ind w:left="0" w:right="0" w:firstLine="0"/>
              <w:jc w:val="center"/>
            </w:pPr>
            <w:r>
              <w:rPr>
                <w:rFonts w:ascii="Times New Roman" w:hAnsi="Times New Roman" w:eastAsia="宋体" w:cs="Times New Roman"/>
                <w:sz w:val="21"/>
              </w:rPr>
              <w:t>0.01824</w:t>
            </w:r>
          </w:p>
        </w:tc>
        <w:tc>
          <w:tcPr>
            <w:tcW w:w="1975" w:type="dxa"/>
            <w:vAlign w:val="center"/>
          </w:tcPr>
          <w:p w14:paraId="0ABA6903">
            <w:pPr>
              <w:spacing w:before="40" w:after="40" w:line="360" w:lineRule="auto"/>
              <w:ind w:left="0" w:right="0" w:firstLine="0"/>
              <w:jc w:val="center"/>
            </w:pPr>
            <w:r>
              <w:rPr>
                <w:rFonts w:ascii="Times New Roman" w:hAnsi="Times New Roman" w:eastAsia="宋体" w:cs="Times New Roman"/>
                <w:sz w:val="21"/>
              </w:rPr>
              <w:t>0.7679</w:t>
            </w:r>
          </w:p>
        </w:tc>
      </w:tr>
      <w:tr w14:paraId="4C3F5F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482C2BCB">
            <w:pPr>
              <w:spacing w:before="40" w:after="40" w:line="360" w:lineRule="auto"/>
              <w:ind w:left="0" w:right="0" w:firstLine="0"/>
              <w:jc w:val="center"/>
            </w:pPr>
            <w:r>
              <w:rPr>
                <w:rFonts w:ascii="Times New Roman" w:hAnsi="Times New Roman" w:eastAsia="宋体" w:cs="Times New Roman"/>
                <w:sz w:val="21"/>
              </w:rPr>
              <w:t>三维稳定场</w:t>
            </w:r>
          </w:p>
        </w:tc>
        <w:tc>
          <w:tcPr>
            <w:tcW w:w="1693" w:type="dxa"/>
            <w:vAlign w:val="center"/>
          </w:tcPr>
          <w:p w14:paraId="6198DC0B">
            <w:pPr>
              <w:spacing w:before="40" w:after="40" w:line="360" w:lineRule="auto"/>
              <w:ind w:left="0" w:right="0" w:firstLine="0"/>
              <w:jc w:val="center"/>
            </w:pPr>
            <w:r>
              <w:rPr>
                <w:rFonts w:ascii="Times New Roman" w:hAnsi="Times New Roman" w:eastAsia="宋体" w:cs="Times New Roman"/>
                <w:sz w:val="21"/>
              </w:rPr>
              <w:t>G3→G4</w:t>
            </w:r>
          </w:p>
        </w:tc>
        <w:tc>
          <w:tcPr>
            <w:tcW w:w="1975" w:type="dxa"/>
            <w:vAlign w:val="center"/>
          </w:tcPr>
          <w:p w14:paraId="403E6EE8">
            <w:pPr>
              <w:spacing w:before="40" w:after="40" w:line="360" w:lineRule="auto"/>
              <w:ind w:left="0" w:right="0" w:firstLine="0"/>
              <w:jc w:val="center"/>
            </w:pPr>
            <w:r>
              <w:rPr>
                <w:rFonts w:ascii="Times New Roman" w:hAnsi="Times New Roman" w:eastAsia="宋体" w:cs="Times New Roman"/>
                <w:sz w:val="21"/>
              </w:rPr>
              <w:t>0.61</w:t>
            </w:r>
          </w:p>
        </w:tc>
        <w:tc>
          <w:tcPr>
            <w:tcW w:w="1975" w:type="dxa"/>
            <w:vAlign w:val="center"/>
          </w:tcPr>
          <w:p w14:paraId="36319D1D">
            <w:pPr>
              <w:spacing w:before="40" w:after="40" w:line="360" w:lineRule="auto"/>
              <w:ind w:left="0" w:right="0" w:firstLine="0"/>
              <w:jc w:val="center"/>
            </w:pPr>
            <w:r>
              <w:rPr>
                <w:rFonts w:ascii="Times New Roman" w:hAnsi="Times New Roman" w:eastAsia="宋体" w:cs="Times New Roman"/>
                <w:sz w:val="21"/>
              </w:rPr>
              <w:t>0.07668</w:t>
            </w:r>
          </w:p>
        </w:tc>
        <w:tc>
          <w:tcPr>
            <w:tcW w:w="1975" w:type="dxa"/>
            <w:vAlign w:val="center"/>
          </w:tcPr>
          <w:p w14:paraId="28652B6B">
            <w:pPr>
              <w:spacing w:before="40" w:after="40" w:line="360" w:lineRule="auto"/>
              <w:ind w:left="0" w:right="0" w:firstLine="0"/>
              <w:jc w:val="center"/>
            </w:pPr>
            <w:r>
              <w:rPr>
                <w:rFonts w:ascii="Times New Roman" w:hAnsi="Times New Roman" w:eastAsia="宋体" w:cs="Times New Roman"/>
                <w:sz w:val="21"/>
              </w:rPr>
              <w:t>2.062</w:t>
            </w:r>
          </w:p>
        </w:tc>
      </w:tr>
      <w:tr w14:paraId="0388AB8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362FF08A">
            <w:pPr>
              <w:spacing w:before="40" w:after="40" w:line="360" w:lineRule="auto"/>
              <w:ind w:left="0" w:right="0" w:firstLine="0"/>
              <w:jc w:val="center"/>
            </w:pPr>
            <w:r>
              <w:rPr>
                <w:rFonts w:ascii="Times New Roman" w:hAnsi="Times New Roman" w:eastAsia="宋体" w:cs="Times New Roman"/>
                <w:sz w:val="21"/>
              </w:rPr>
              <w:t>三维稳定场</w:t>
            </w:r>
          </w:p>
        </w:tc>
        <w:tc>
          <w:tcPr>
            <w:tcW w:w="1693" w:type="dxa"/>
            <w:vAlign w:val="center"/>
          </w:tcPr>
          <w:p w14:paraId="682BA949">
            <w:pPr>
              <w:spacing w:before="40" w:after="40" w:line="360" w:lineRule="auto"/>
              <w:ind w:left="0" w:right="0" w:firstLine="0"/>
              <w:jc w:val="center"/>
            </w:pPr>
            <w:r>
              <w:rPr>
                <w:rFonts w:ascii="Times New Roman" w:hAnsi="Times New Roman" w:eastAsia="宋体" w:cs="Times New Roman"/>
                <w:sz w:val="21"/>
              </w:rPr>
              <w:t>G4→G5</w:t>
            </w:r>
          </w:p>
        </w:tc>
        <w:tc>
          <w:tcPr>
            <w:tcW w:w="1975" w:type="dxa"/>
            <w:vAlign w:val="center"/>
          </w:tcPr>
          <w:p w14:paraId="6E0A3679">
            <w:pPr>
              <w:spacing w:before="40" w:after="40" w:line="360" w:lineRule="auto"/>
              <w:ind w:left="0" w:right="0" w:firstLine="0"/>
              <w:jc w:val="center"/>
            </w:pPr>
            <w:r>
              <w:rPr>
                <w:rFonts w:ascii="Times New Roman" w:hAnsi="Times New Roman" w:eastAsia="宋体" w:cs="Times New Roman"/>
                <w:sz w:val="21"/>
              </w:rPr>
              <w:t>1.026</w:t>
            </w:r>
          </w:p>
        </w:tc>
        <w:tc>
          <w:tcPr>
            <w:tcW w:w="1975" w:type="dxa"/>
            <w:vAlign w:val="center"/>
          </w:tcPr>
          <w:p w14:paraId="18D8C1CF">
            <w:pPr>
              <w:spacing w:before="40" w:after="40" w:line="360" w:lineRule="auto"/>
              <w:ind w:left="0" w:right="0" w:firstLine="0"/>
              <w:jc w:val="center"/>
            </w:pPr>
            <w:r>
              <w:rPr>
                <w:rFonts w:ascii="Times New Roman" w:hAnsi="Times New Roman" w:eastAsia="宋体" w:cs="Times New Roman"/>
                <w:sz w:val="21"/>
              </w:rPr>
              <w:t>0.04327</w:t>
            </w:r>
          </w:p>
        </w:tc>
        <w:tc>
          <w:tcPr>
            <w:tcW w:w="1975" w:type="dxa"/>
            <w:vAlign w:val="center"/>
          </w:tcPr>
          <w:p w14:paraId="4E8FF3CC">
            <w:pPr>
              <w:spacing w:before="40" w:after="40" w:line="360" w:lineRule="auto"/>
              <w:ind w:left="0" w:right="0" w:firstLine="0"/>
              <w:jc w:val="center"/>
            </w:pPr>
            <w:r>
              <w:rPr>
                <w:rFonts w:ascii="Times New Roman" w:hAnsi="Times New Roman" w:eastAsia="宋体" w:cs="Times New Roman"/>
                <w:sz w:val="21"/>
              </w:rPr>
              <w:t>0.6322</w:t>
            </w:r>
          </w:p>
        </w:tc>
      </w:tr>
    </w:tbl>
    <w:p w14:paraId="35D0367B">
      <w:pPr>
        <w:pStyle w:val="6"/>
      </w:pPr>
      <w:r>
        <w:rPr>
          <w:rFonts w:ascii="Times New Roman" w:hAnsi="Times New Roman"/>
        </w:rPr>
        <w:t>4.4.3.2 长春垸</w:t>
      </w:r>
    </w:p>
    <w:p w14:paraId="3F08CFB9">
      <w:pPr>
        <w:spacing w:after="0" w:line="360" w:lineRule="auto"/>
        <w:rPr>
          <w:lang w:eastAsia="zh-CN"/>
        </w:rPr>
      </w:pPr>
      <w:r>
        <w:rPr>
          <w:rFonts w:ascii="Times New Roman" w:hAnsi="Times New Roman" w:eastAsia="宋体" w:cs="Times New Roman"/>
          <w:sz w:val="24"/>
          <w:lang w:eastAsia="zh-CN"/>
        </w:rPr>
        <w:t>33.89 m洪水位下，长春垸断面Ⅰ、Ⅱ的二维稳态单宽出流分别为0.014472和0.0059676 m²/s，断面Ⅰ为断面Ⅱ的2.43倍。两断面在相同水位条件下呈现不同的总体渗流响应。</w:t>
      </w:r>
    </w:p>
    <w:p w14:paraId="6552925A">
      <w:pPr>
        <w:spacing w:after="0" w:line="360" w:lineRule="auto"/>
        <w:rPr>
          <w:lang w:eastAsia="zh-CN"/>
        </w:rPr>
      </w:pPr>
      <w:r>
        <w:rPr>
          <w:rFonts w:ascii="Times New Roman" w:hAnsi="Times New Roman" w:eastAsia="宋体" w:cs="Times New Roman"/>
          <w:sz w:val="24"/>
          <w:lang w:eastAsia="zh-CN"/>
        </w:rPr>
        <w:t>图4-22展示两断面的初始堤体外形及10 min、1 h和30 d的渗流场，浸润线对应压力水头为零的位置。6 h时，断面Ⅰ、Ⅱ的单宽出流相对第30天的差异分别为0.254%和0.145%，水头均方根差分别为0.1463和0.06239 m。第30天结果与稳态场的最大水头差分别为2.366×10</w:t>
      </w:r>
      <w:r>
        <w:rPr>
          <w:rFonts w:ascii="Times New Roman" w:hAnsi="Times New Roman" w:eastAsia="宋体" w:cs="Times New Roman"/>
          <w:sz w:val="24"/>
          <w:vertAlign w:val="superscript"/>
          <w:lang w:eastAsia="zh-CN"/>
        </w:rPr>
        <w:t>−7</w:t>
      </w:r>
      <w:r>
        <w:rPr>
          <w:rFonts w:ascii="Times New Roman" w:hAnsi="Times New Roman" w:eastAsia="宋体" w:cs="Times New Roman"/>
          <w:sz w:val="24"/>
          <w:lang w:eastAsia="zh-CN"/>
        </w:rPr>
        <w:t>和1.008×10</w:t>
      </w:r>
      <w:r>
        <w:rPr>
          <w:rFonts w:ascii="Times New Roman" w:hAnsi="Times New Roman" w:eastAsia="宋体" w:cs="Times New Roman"/>
          <w:sz w:val="24"/>
          <w:vertAlign w:val="superscript"/>
          <w:lang w:eastAsia="zh-CN"/>
        </w:rPr>
        <w:t>−9</w:t>
      </w:r>
      <w:r>
        <w:rPr>
          <w:rFonts w:ascii="Times New Roman" w:hAnsi="Times New Roman" w:eastAsia="宋体" w:cs="Times New Roman"/>
          <w:sz w:val="24"/>
          <w:lang w:eastAsia="zh-CN"/>
        </w:rPr>
        <w:t xml:space="preserve"> m。两断面的出流与水头调整随时间逐步减弱，瞬态终态接近相应稳态。</w:t>
      </w:r>
    </w:p>
    <w:p w14:paraId="46942F1B">
      <w:pPr>
        <w:spacing w:before="120" w:after="0" w:line="240" w:lineRule="auto"/>
        <w:ind w:firstLine="0"/>
        <w:jc w:val="center"/>
        <w:rPr>
          <w:rFonts w:ascii="Times New Roman" w:hAnsi="Times New Roman" w:cs="Times New Roman"/>
        </w:rPr>
      </w:pPr>
      <w:r>
        <w:drawing>
          <wp:inline distT="0" distB="0" distL="0" distR="0">
            <wp:extent cx="5398770" cy="7086600"/>
            <wp:effectExtent l="0" t="0" r="0" b="3810"/>
            <wp:docPr id="64" name="cc_2d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cc_2d_time"/>
                    <pic:cNvPicPr>
                      <a:picLocks noChangeAspect="1"/>
                    </pic:cNvPicPr>
                  </pic:nvPicPr>
                  <pic:blipFill>
                    <a:blip r:embed="rId137"/>
                    <a:stretch>
                      <a:fillRect/>
                    </a:stretch>
                  </pic:blipFill>
                  <pic:spPr>
                    <a:xfrm>
                      <a:off x="0" y="0"/>
                      <a:ext cx="5398778" cy="7086600"/>
                    </a:xfrm>
                    <a:prstGeom prst="rect">
                      <a:avLst/>
                    </a:prstGeom>
                  </pic:spPr>
                </pic:pic>
              </a:graphicData>
            </a:graphic>
          </wp:inline>
        </w:drawing>
      </w:r>
    </w:p>
    <w:p w14:paraId="3426391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图4-22　33.89 m水位下长春垸两断面瞬态渗流场演变</w:t>
      </w:r>
    </w:p>
    <w:p w14:paraId="248916B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4-22 Evolution of the transient seepage fields at two sections of the Changchunyuan case under a water level of 33.89 m</w:t>
      </w:r>
    </w:p>
    <w:p w14:paraId="5489AD4A">
      <w:pPr>
        <w:spacing w:after="0" w:line="360" w:lineRule="auto"/>
        <w:rPr>
          <w:lang w:eastAsia="zh-CN"/>
        </w:rPr>
      </w:pPr>
      <w:r>
        <w:rPr>
          <w:rFonts w:ascii="Times New Roman" w:hAnsi="Times New Roman" w:eastAsia="宋体" w:cs="Times New Roman"/>
          <w:sz w:val="24"/>
          <w:lang w:eastAsia="zh-CN"/>
        </w:rPr>
        <w:t>表4-9比较长春垸洪水位下相邻网格的水头与出流。G4至G5加密时，断面Ⅰ、Ⅱ的水头均方根差分别为0.009701和0.0213 m，出流变化分别为0.2444%和1.263%。两断面的总体流量与局部水头对离散尺度表现出不同响应。</w:t>
      </w:r>
    </w:p>
    <w:p w14:paraId="734CED63">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表4-9　长春垸洪水位下相邻网格的水头与出流比较</w:t>
      </w:r>
    </w:p>
    <w:p w14:paraId="096944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4-9 Comparison of head and outflow between adjacent grids of the Changchunyuan case at the flood water level</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0"/>
        <w:gridCol w:w="1400"/>
        <w:gridCol w:w="1900"/>
        <w:gridCol w:w="1900"/>
        <w:gridCol w:w="1904"/>
      </w:tblGrid>
      <w:tr w14:paraId="2B3269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00" w:type="dxa"/>
            <w:tcBorders>
              <w:bottom w:val="single" w:color="auto" w:sz="4" w:space="0"/>
            </w:tcBorders>
            <w:vAlign w:val="center"/>
          </w:tcPr>
          <w:p w14:paraId="631790B6">
            <w:pPr>
              <w:keepNext/>
              <w:spacing w:line="360" w:lineRule="auto"/>
              <w:ind w:left="0" w:right="0" w:firstLine="0"/>
              <w:jc w:val="center"/>
            </w:pPr>
            <w:r>
              <w:rPr>
                <w:rFonts w:ascii="Times New Roman" w:hAnsi="Times New Roman" w:eastAsia="宋体" w:cs="Times New Roman"/>
                <w:sz w:val="19"/>
              </w:rPr>
              <w:t>模型</w:t>
            </w:r>
          </w:p>
        </w:tc>
        <w:tc>
          <w:tcPr>
            <w:tcW w:w="1400" w:type="dxa"/>
            <w:tcBorders>
              <w:bottom w:val="single" w:color="auto" w:sz="4" w:space="0"/>
            </w:tcBorders>
            <w:vAlign w:val="center"/>
          </w:tcPr>
          <w:p w14:paraId="7E1A204E">
            <w:pPr>
              <w:keepNext/>
              <w:spacing w:line="360" w:lineRule="auto"/>
              <w:ind w:left="0" w:right="0" w:firstLine="0"/>
              <w:jc w:val="center"/>
            </w:pPr>
            <w:r>
              <w:rPr>
                <w:rFonts w:ascii="Times New Roman" w:hAnsi="Times New Roman" w:eastAsia="宋体" w:cs="Times New Roman"/>
                <w:sz w:val="19"/>
              </w:rPr>
              <w:t>网格</w:t>
            </w:r>
          </w:p>
        </w:tc>
        <w:tc>
          <w:tcPr>
            <w:tcW w:w="1900" w:type="dxa"/>
            <w:tcBorders>
              <w:bottom w:val="single" w:color="auto" w:sz="4" w:space="0"/>
            </w:tcBorders>
            <w:vAlign w:val="center"/>
          </w:tcPr>
          <w:p w14:paraId="4C15028E">
            <w:pPr>
              <w:keepNext/>
              <w:spacing w:line="360" w:lineRule="auto"/>
              <w:ind w:left="0" w:right="0" w:firstLine="0"/>
              <w:jc w:val="center"/>
            </w:pPr>
            <w:r>
              <w:rPr>
                <w:rFonts w:ascii="Times New Roman" w:hAnsi="Times New Roman" w:eastAsia="宋体" w:cs="Times New Roman"/>
                <w:sz w:val="19"/>
              </w:rPr>
              <w:t>最大水头差/m</w:t>
            </w:r>
          </w:p>
        </w:tc>
        <w:tc>
          <w:tcPr>
            <w:tcW w:w="1900" w:type="dxa"/>
            <w:tcBorders>
              <w:bottom w:val="single" w:color="auto" w:sz="4" w:space="0"/>
            </w:tcBorders>
            <w:vAlign w:val="center"/>
          </w:tcPr>
          <w:p w14:paraId="2496F08F">
            <w:pPr>
              <w:keepNext/>
              <w:spacing w:line="360" w:lineRule="auto"/>
              <w:ind w:left="0" w:right="0" w:firstLine="0"/>
              <w:jc w:val="center"/>
            </w:pPr>
            <w:r>
              <w:rPr>
                <w:rFonts w:ascii="Times New Roman" w:hAnsi="Times New Roman" w:eastAsia="宋体" w:cs="Times New Roman"/>
                <w:sz w:val="19"/>
              </w:rPr>
              <w:t>均方根差/m</w:t>
            </w:r>
          </w:p>
        </w:tc>
        <w:tc>
          <w:tcPr>
            <w:tcW w:w="1904" w:type="dxa"/>
            <w:tcBorders>
              <w:bottom w:val="single" w:color="auto" w:sz="4" w:space="0"/>
            </w:tcBorders>
            <w:vAlign w:val="center"/>
          </w:tcPr>
          <w:p w14:paraId="7792CE0B">
            <w:pPr>
              <w:keepNext/>
              <w:spacing w:line="360" w:lineRule="auto"/>
              <w:ind w:left="0" w:right="0" w:firstLine="0"/>
              <w:jc w:val="center"/>
            </w:pPr>
            <w:r>
              <w:rPr>
                <w:rFonts w:ascii="Times New Roman" w:hAnsi="Times New Roman" w:eastAsia="宋体" w:cs="Times New Roman"/>
                <w:sz w:val="19"/>
              </w:rPr>
              <w:t>出流变化/%</w:t>
            </w:r>
          </w:p>
        </w:tc>
      </w:tr>
      <w:tr w14:paraId="2A2D877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5720998D">
            <w:pPr>
              <w:keepNext/>
              <w:spacing w:line="360" w:lineRule="auto"/>
              <w:ind w:left="0" w:right="0" w:firstLine="0"/>
              <w:jc w:val="center"/>
            </w:pPr>
            <w:r>
              <w:rPr>
                <w:rFonts w:ascii="Times New Roman" w:hAnsi="Times New Roman" w:eastAsia="宋体" w:cs="Times New Roman"/>
                <w:sz w:val="19"/>
              </w:rPr>
              <w:t>断面Ⅰ稳态</w:t>
            </w:r>
          </w:p>
        </w:tc>
        <w:tc>
          <w:tcPr>
            <w:tcW w:w="1400" w:type="dxa"/>
            <w:vAlign w:val="center"/>
          </w:tcPr>
          <w:p w14:paraId="4F0F0DA7">
            <w:pPr>
              <w:keepNext/>
              <w:spacing w:line="360" w:lineRule="auto"/>
              <w:ind w:left="0" w:right="0" w:firstLine="0"/>
              <w:jc w:val="center"/>
            </w:pPr>
            <w:r>
              <w:rPr>
                <w:rFonts w:ascii="Times New Roman" w:hAnsi="Times New Roman" w:eastAsia="宋体" w:cs="Times New Roman"/>
                <w:sz w:val="19"/>
              </w:rPr>
              <w:t>G3→G4</w:t>
            </w:r>
          </w:p>
        </w:tc>
        <w:tc>
          <w:tcPr>
            <w:tcW w:w="1900" w:type="dxa"/>
            <w:vAlign w:val="center"/>
          </w:tcPr>
          <w:p w14:paraId="040701D2">
            <w:pPr>
              <w:keepNext/>
              <w:spacing w:line="360" w:lineRule="auto"/>
              <w:ind w:left="0" w:right="0" w:firstLine="0"/>
              <w:jc w:val="center"/>
            </w:pPr>
            <w:r>
              <w:rPr>
                <w:rFonts w:ascii="Times New Roman" w:hAnsi="Times New Roman" w:eastAsia="宋体" w:cs="Times New Roman"/>
                <w:sz w:val="19"/>
              </w:rPr>
              <w:t>0.1021</w:t>
            </w:r>
          </w:p>
        </w:tc>
        <w:tc>
          <w:tcPr>
            <w:tcW w:w="1900" w:type="dxa"/>
            <w:vAlign w:val="center"/>
          </w:tcPr>
          <w:p w14:paraId="47562405">
            <w:pPr>
              <w:keepNext/>
              <w:spacing w:line="360" w:lineRule="auto"/>
              <w:ind w:left="0" w:right="0" w:firstLine="0"/>
              <w:jc w:val="center"/>
            </w:pPr>
            <w:r>
              <w:rPr>
                <w:rFonts w:ascii="Times New Roman" w:hAnsi="Times New Roman" w:eastAsia="宋体" w:cs="Times New Roman"/>
                <w:sz w:val="19"/>
              </w:rPr>
              <w:t>0.03939</w:t>
            </w:r>
          </w:p>
        </w:tc>
        <w:tc>
          <w:tcPr>
            <w:tcW w:w="1904" w:type="dxa"/>
            <w:vAlign w:val="center"/>
          </w:tcPr>
          <w:p w14:paraId="45A9BCC2">
            <w:pPr>
              <w:keepNext/>
              <w:spacing w:line="360" w:lineRule="auto"/>
              <w:ind w:left="0" w:right="0" w:firstLine="0"/>
              <w:jc w:val="center"/>
            </w:pPr>
            <w:r>
              <w:rPr>
                <w:rFonts w:ascii="Times New Roman" w:hAnsi="Times New Roman" w:eastAsia="宋体" w:cs="Times New Roman"/>
                <w:sz w:val="19"/>
              </w:rPr>
              <w:t>0.7192</w:t>
            </w:r>
          </w:p>
        </w:tc>
      </w:tr>
      <w:tr w14:paraId="5D14E5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5CB7C8CE">
            <w:pPr>
              <w:keepNext/>
              <w:spacing w:line="360" w:lineRule="auto"/>
              <w:ind w:left="0" w:right="0" w:firstLine="0"/>
              <w:jc w:val="center"/>
            </w:pPr>
            <w:r>
              <w:rPr>
                <w:rFonts w:ascii="Times New Roman" w:hAnsi="Times New Roman" w:eastAsia="宋体" w:cs="Times New Roman"/>
                <w:sz w:val="19"/>
              </w:rPr>
              <w:t>断面Ⅰ稳态</w:t>
            </w:r>
          </w:p>
        </w:tc>
        <w:tc>
          <w:tcPr>
            <w:tcW w:w="1400" w:type="dxa"/>
            <w:vAlign w:val="center"/>
          </w:tcPr>
          <w:p w14:paraId="1BA129A9">
            <w:pPr>
              <w:keepNext/>
              <w:spacing w:line="360" w:lineRule="auto"/>
              <w:ind w:left="0" w:right="0" w:firstLine="0"/>
              <w:jc w:val="center"/>
            </w:pPr>
            <w:r>
              <w:rPr>
                <w:rFonts w:ascii="Times New Roman" w:hAnsi="Times New Roman" w:eastAsia="宋体" w:cs="Times New Roman"/>
                <w:sz w:val="19"/>
              </w:rPr>
              <w:t>G4→G5</w:t>
            </w:r>
          </w:p>
        </w:tc>
        <w:tc>
          <w:tcPr>
            <w:tcW w:w="1900" w:type="dxa"/>
            <w:vAlign w:val="center"/>
          </w:tcPr>
          <w:p w14:paraId="39197941">
            <w:pPr>
              <w:keepNext/>
              <w:spacing w:line="360" w:lineRule="auto"/>
              <w:ind w:left="0" w:right="0" w:firstLine="0"/>
              <w:jc w:val="center"/>
            </w:pPr>
            <w:r>
              <w:rPr>
                <w:rFonts w:ascii="Times New Roman" w:hAnsi="Times New Roman" w:eastAsia="宋体" w:cs="Times New Roman"/>
                <w:sz w:val="19"/>
              </w:rPr>
              <w:t>0.07505</w:t>
            </w:r>
          </w:p>
        </w:tc>
        <w:tc>
          <w:tcPr>
            <w:tcW w:w="1900" w:type="dxa"/>
            <w:vAlign w:val="center"/>
          </w:tcPr>
          <w:p w14:paraId="02CC61E1">
            <w:pPr>
              <w:keepNext/>
              <w:spacing w:line="360" w:lineRule="auto"/>
              <w:ind w:left="0" w:right="0" w:firstLine="0"/>
              <w:jc w:val="center"/>
            </w:pPr>
            <w:r>
              <w:rPr>
                <w:rFonts w:ascii="Times New Roman" w:hAnsi="Times New Roman" w:eastAsia="宋体" w:cs="Times New Roman"/>
                <w:sz w:val="19"/>
              </w:rPr>
              <w:t>0.009701</w:t>
            </w:r>
          </w:p>
        </w:tc>
        <w:tc>
          <w:tcPr>
            <w:tcW w:w="1904" w:type="dxa"/>
            <w:vAlign w:val="center"/>
          </w:tcPr>
          <w:p w14:paraId="35AAE6B4">
            <w:pPr>
              <w:keepNext/>
              <w:spacing w:line="360" w:lineRule="auto"/>
              <w:ind w:left="0" w:right="0" w:firstLine="0"/>
              <w:jc w:val="center"/>
            </w:pPr>
            <w:r>
              <w:rPr>
                <w:rFonts w:ascii="Times New Roman" w:hAnsi="Times New Roman" w:eastAsia="宋体" w:cs="Times New Roman"/>
                <w:sz w:val="19"/>
              </w:rPr>
              <w:t>0.2444</w:t>
            </w:r>
          </w:p>
        </w:tc>
      </w:tr>
      <w:tr w14:paraId="394863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7A6A268B">
            <w:pPr>
              <w:keepNext/>
              <w:spacing w:line="360" w:lineRule="auto"/>
              <w:ind w:left="0" w:right="0" w:firstLine="0"/>
              <w:jc w:val="center"/>
            </w:pPr>
            <w:r>
              <w:rPr>
                <w:rFonts w:ascii="Times New Roman" w:hAnsi="Times New Roman" w:eastAsia="宋体" w:cs="Times New Roman"/>
                <w:sz w:val="19"/>
              </w:rPr>
              <w:t>断面Ⅱ稳态</w:t>
            </w:r>
          </w:p>
        </w:tc>
        <w:tc>
          <w:tcPr>
            <w:tcW w:w="1400" w:type="dxa"/>
            <w:vAlign w:val="center"/>
          </w:tcPr>
          <w:p w14:paraId="2EEBF51E">
            <w:pPr>
              <w:keepNext/>
              <w:spacing w:line="360" w:lineRule="auto"/>
              <w:ind w:left="0" w:right="0" w:firstLine="0"/>
              <w:jc w:val="center"/>
            </w:pPr>
            <w:r>
              <w:rPr>
                <w:rFonts w:ascii="Times New Roman" w:hAnsi="Times New Roman" w:eastAsia="宋体" w:cs="Times New Roman"/>
                <w:sz w:val="19"/>
              </w:rPr>
              <w:t>G3→G4</w:t>
            </w:r>
          </w:p>
        </w:tc>
        <w:tc>
          <w:tcPr>
            <w:tcW w:w="1900" w:type="dxa"/>
            <w:vAlign w:val="center"/>
          </w:tcPr>
          <w:p w14:paraId="09FEEB9B">
            <w:pPr>
              <w:keepNext/>
              <w:spacing w:line="360" w:lineRule="auto"/>
              <w:ind w:left="0" w:right="0" w:firstLine="0"/>
              <w:jc w:val="center"/>
            </w:pPr>
            <w:r>
              <w:rPr>
                <w:rFonts w:ascii="Times New Roman" w:hAnsi="Times New Roman" w:eastAsia="宋体" w:cs="Times New Roman"/>
                <w:sz w:val="19"/>
              </w:rPr>
              <w:t>0.2453</w:t>
            </w:r>
          </w:p>
        </w:tc>
        <w:tc>
          <w:tcPr>
            <w:tcW w:w="1900" w:type="dxa"/>
            <w:vAlign w:val="center"/>
          </w:tcPr>
          <w:p w14:paraId="5CAAF244">
            <w:pPr>
              <w:keepNext/>
              <w:spacing w:line="360" w:lineRule="auto"/>
              <w:ind w:left="0" w:right="0" w:firstLine="0"/>
              <w:jc w:val="center"/>
            </w:pPr>
            <w:r>
              <w:rPr>
                <w:rFonts w:ascii="Times New Roman" w:hAnsi="Times New Roman" w:eastAsia="宋体" w:cs="Times New Roman"/>
                <w:sz w:val="19"/>
              </w:rPr>
              <w:t>0.02703</w:t>
            </w:r>
          </w:p>
        </w:tc>
        <w:tc>
          <w:tcPr>
            <w:tcW w:w="1904" w:type="dxa"/>
            <w:vAlign w:val="center"/>
          </w:tcPr>
          <w:p w14:paraId="43BEB552">
            <w:pPr>
              <w:keepNext/>
              <w:spacing w:line="360" w:lineRule="auto"/>
              <w:ind w:left="0" w:right="0" w:firstLine="0"/>
              <w:jc w:val="center"/>
            </w:pPr>
            <w:r>
              <w:rPr>
                <w:rFonts w:ascii="Times New Roman" w:hAnsi="Times New Roman" w:eastAsia="宋体" w:cs="Times New Roman"/>
                <w:sz w:val="19"/>
              </w:rPr>
              <w:t>1.789</w:t>
            </w:r>
          </w:p>
        </w:tc>
      </w:tr>
      <w:tr w14:paraId="368E8D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67AE2E49">
            <w:pPr>
              <w:keepNext/>
              <w:spacing w:line="360" w:lineRule="auto"/>
              <w:ind w:left="0" w:right="0" w:firstLine="0"/>
              <w:jc w:val="center"/>
            </w:pPr>
            <w:r>
              <w:rPr>
                <w:rFonts w:ascii="Times New Roman" w:hAnsi="Times New Roman" w:eastAsia="宋体" w:cs="Times New Roman"/>
                <w:sz w:val="19"/>
              </w:rPr>
              <w:t>断面Ⅱ稳态</w:t>
            </w:r>
          </w:p>
        </w:tc>
        <w:tc>
          <w:tcPr>
            <w:tcW w:w="1400" w:type="dxa"/>
            <w:vAlign w:val="center"/>
          </w:tcPr>
          <w:p w14:paraId="47E6E6C9">
            <w:pPr>
              <w:keepNext/>
              <w:spacing w:line="360" w:lineRule="auto"/>
              <w:ind w:left="0" w:right="0" w:firstLine="0"/>
              <w:jc w:val="center"/>
            </w:pPr>
            <w:r>
              <w:rPr>
                <w:rFonts w:ascii="Times New Roman" w:hAnsi="Times New Roman" w:eastAsia="宋体" w:cs="Times New Roman"/>
                <w:sz w:val="19"/>
              </w:rPr>
              <w:t>G4→G5</w:t>
            </w:r>
          </w:p>
        </w:tc>
        <w:tc>
          <w:tcPr>
            <w:tcW w:w="1900" w:type="dxa"/>
            <w:vAlign w:val="center"/>
          </w:tcPr>
          <w:p w14:paraId="0C5727F0">
            <w:pPr>
              <w:keepNext/>
              <w:spacing w:line="360" w:lineRule="auto"/>
              <w:ind w:left="0" w:right="0" w:firstLine="0"/>
              <w:jc w:val="center"/>
            </w:pPr>
            <w:r>
              <w:rPr>
                <w:rFonts w:ascii="Times New Roman" w:hAnsi="Times New Roman" w:eastAsia="宋体" w:cs="Times New Roman"/>
                <w:sz w:val="19"/>
              </w:rPr>
              <w:t>0.1579</w:t>
            </w:r>
          </w:p>
        </w:tc>
        <w:tc>
          <w:tcPr>
            <w:tcW w:w="1900" w:type="dxa"/>
            <w:vAlign w:val="center"/>
          </w:tcPr>
          <w:p w14:paraId="225F053F">
            <w:pPr>
              <w:keepNext/>
              <w:spacing w:line="360" w:lineRule="auto"/>
              <w:ind w:left="0" w:right="0" w:firstLine="0"/>
              <w:jc w:val="center"/>
            </w:pPr>
            <w:r>
              <w:rPr>
                <w:rFonts w:ascii="Times New Roman" w:hAnsi="Times New Roman" w:eastAsia="宋体" w:cs="Times New Roman"/>
                <w:sz w:val="19"/>
              </w:rPr>
              <w:t>0.0213</w:t>
            </w:r>
          </w:p>
        </w:tc>
        <w:tc>
          <w:tcPr>
            <w:tcW w:w="1904" w:type="dxa"/>
            <w:vAlign w:val="center"/>
          </w:tcPr>
          <w:p w14:paraId="60A88B08">
            <w:pPr>
              <w:keepNext/>
              <w:spacing w:line="360" w:lineRule="auto"/>
              <w:ind w:left="0" w:right="0" w:firstLine="0"/>
              <w:jc w:val="center"/>
            </w:pPr>
            <w:r>
              <w:rPr>
                <w:rFonts w:ascii="Times New Roman" w:hAnsi="Times New Roman" w:eastAsia="宋体" w:cs="Times New Roman"/>
                <w:sz w:val="19"/>
              </w:rPr>
              <w:t>1.263</w:t>
            </w:r>
          </w:p>
        </w:tc>
      </w:tr>
      <w:tr w14:paraId="1D8A08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0E02C7F7">
            <w:pPr>
              <w:keepNext/>
              <w:spacing w:line="360" w:lineRule="auto"/>
              <w:ind w:left="0" w:right="0" w:firstLine="0"/>
              <w:jc w:val="center"/>
            </w:pPr>
            <w:r>
              <w:rPr>
                <w:rFonts w:ascii="Times New Roman" w:hAnsi="Times New Roman" w:eastAsia="宋体" w:cs="Times New Roman"/>
                <w:sz w:val="19"/>
              </w:rPr>
              <w:t>三维稳定场</w:t>
            </w:r>
          </w:p>
        </w:tc>
        <w:tc>
          <w:tcPr>
            <w:tcW w:w="1400" w:type="dxa"/>
            <w:vAlign w:val="center"/>
          </w:tcPr>
          <w:p w14:paraId="383D1BDC">
            <w:pPr>
              <w:keepNext/>
              <w:spacing w:line="360" w:lineRule="auto"/>
              <w:ind w:left="0" w:right="0" w:firstLine="0"/>
              <w:jc w:val="center"/>
            </w:pPr>
            <w:r>
              <w:rPr>
                <w:rFonts w:ascii="Times New Roman" w:hAnsi="Times New Roman" w:eastAsia="宋体" w:cs="Times New Roman"/>
                <w:sz w:val="19"/>
              </w:rPr>
              <w:t>G3→G4</w:t>
            </w:r>
          </w:p>
        </w:tc>
        <w:tc>
          <w:tcPr>
            <w:tcW w:w="1900" w:type="dxa"/>
            <w:vAlign w:val="center"/>
          </w:tcPr>
          <w:p w14:paraId="1195C685">
            <w:pPr>
              <w:keepNext/>
              <w:spacing w:line="360" w:lineRule="auto"/>
              <w:ind w:left="0" w:right="0" w:firstLine="0"/>
              <w:jc w:val="center"/>
            </w:pPr>
            <w:r>
              <w:rPr>
                <w:rFonts w:ascii="Times New Roman" w:hAnsi="Times New Roman" w:eastAsia="宋体" w:cs="Times New Roman"/>
                <w:sz w:val="19"/>
              </w:rPr>
              <w:t>1.692</w:t>
            </w:r>
          </w:p>
        </w:tc>
        <w:tc>
          <w:tcPr>
            <w:tcW w:w="1900" w:type="dxa"/>
            <w:vAlign w:val="center"/>
          </w:tcPr>
          <w:p w14:paraId="5EBF43C5">
            <w:pPr>
              <w:keepNext/>
              <w:spacing w:line="360" w:lineRule="auto"/>
              <w:ind w:left="0" w:right="0" w:firstLine="0"/>
              <w:jc w:val="center"/>
            </w:pPr>
            <w:r>
              <w:rPr>
                <w:rFonts w:ascii="Times New Roman" w:hAnsi="Times New Roman" w:eastAsia="宋体" w:cs="Times New Roman"/>
                <w:sz w:val="19"/>
              </w:rPr>
              <w:t>0.1211</w:t>
            </w:r>
          </w:p>
        </w:tc>
        <w:tc>
          <w:tcPr>
            <w:tcW w:w="1904" w:type="dxa"/>
            <w:vAlign w:val="center"/>
          </w:tcPr>
          <w:p w14:paraId="23CBB49E">
            <w:pPr>
              <w:keepNext/>
              <w:spacing w:line="360" w:lineRule="auto"/>
              <w:ind w:left="0" w:right="0" w:firstLine="0"/>
              <w:jc w:val="center"/>
            </w:pPr>
            <w:r>
              <w:rPr>
                <w:rFonts w:ascii="Times New Roman" w:hAnsi="Times New Roman" w:eastAsia="宋体" w:cs="Times New Roman"/>
                <w:sz w:val="19"/>
              </w:rPr>
              <w:t>4.507</w:t>
            </w:r>
          </w:p>
        </w:tc>
      </w:tr>
      <w:tr w14:paraId="773B53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tcBorders>
              <w:bottom w:val="single" w:color="000000" w:sz="8" w:space="0"/>
            </w:tcBorders>
            <w:vAlign w:val="center"/>
          </w:tcPr>
          <w:p w14:paraId="6B20D2E9">
            <w:pPr>
              <w:keepNext w:val="0"/>
              <w:spacing w:line="360" w:lineRule="auto"/>
              <w:ind w:left="0" w:right="0" w:firstLine="0"/>
              <w:jc w:val="center"/>
            </w:pPr>
            <w:r>
              <w:rPr>
                <w:rFonts w:ascii="Times New Roman" w:hAnsi="Times New Roman" w:eastAsia="宋体" w:cs="Times New Roman"/>
                <w:sz w:val="19"/>
              </w:rPr>
              <w:t>三维稳定场</w:t>
            </w:r>
          </w:p>
        </w:tc>
        <w:tc>
          <w:tcPr>
            <w:tcW w:w="1400" w:type="dxa"/>
            <w:tcBorders>
              <w:bottom w:val="single" w:color="000000" w:sz="8" w:space="0"/>
            </w:tcBorders>
            <w:vAlign w:val="center"/>
          </w:tcPr>
          <w:p w14:paraId="7756D447">
            <w:pPr>
              <w:keepNext w:val="0"/>
              <w:spacing w:line="360" w:lineRule="auto"/>
              <w:ind w:left="0" w:right="0" w:firstLine="0"/>
              <w:jc w:val="center"/>
            </w:pPr>
            <w:r>
              <w:rPr>
                <w:rFonts w:ascii="Times New Roman" w:hAnsi="Times New Roman" w:eastAsia="宋体" w:cs="Times New Roman"/>
                <w:sz w:val="19"/>
              </w:rPr>
              <w:t>G4→G5</w:t>
            </w:r>
          </w:p>
        </w:tc>
        <w:tc>
          <w:tcPr>
            <w:tcW w:w="1900" w:type="dxa"/>
            <w:tcBorders>
              <w:bottom w:val="single" w:color="000000" w:sz="8" w:space="0"/>
            </w:tcBorders>
            <w:vAlign w:val="center"/>
          </w:tcPr>
          <w:p w14:paraId="40D1190A">
            <w:pPr>
              <w:keepNext w:val="0"/>
              <w:spacing w:line="360" w:lineRule="auto"/>
              <w:ind w:left="0" w:right="0" w:firstLine="0"/>
              <w:jc w:val="center"/>
            </w:pPr>
            <w:r>
              <w:rPr>
                <w:rFonts w:ascii="Times New Roman" w:hAnsi="Times New Roman" w:eastAsia="宋体" w:cs="Times New Roman"/>
                <w:sz w:val="19"/>
              </w:rPr>
              <w:t>1.651</w:t>
            </w:r>
          </w:p>
        </w:tc>
        <w:tc>
          <w:tcPr>
            <w:tcW w:w="1900" w:type="dxa"/>
            <w:tcBorders>
              <w:bottom w:val="single" w:color="000000" w:sz="8" w:space="0"/>
            </w:tcBorders>
            <w:vAlign w:val="center"/>
          </w:tcPr>
          <w:p w14:paraId="32DF817C">
            <w:pPr>
              <w:keepNext w:val="0"/>
              <w:spacing w:line="360" w:lineRule="auto"/>
              <w:ind w:left="0" w:right="0" w:firstLine="0"/>
              <w:jc w:val="center"/>
            </w:pPr>
            <w:r>
              <w:rPr>
                <w:rFonts w:ascii="Times New Roman" w:hAnsi="Times New Roman" w:eastAsia="宋体" w:cs="Times New Roman"/>
                <w:sz w:val="19"/>
              </w:rPr>
              <w:t>0.133</w:t>
            </w:r>
          </w:p>
        </w:tc>
        <w:tc>
          <w:tcPr>
            <w:tcW w:w="1904" w:type="dxa"/>
            <w:tcBorders>
              <w:bottom w:val="single" w:color="000000" w:sz="8" w:space="0"/>
            </w:tcBorders>
            <w:vAlign w:val="center"/>
          </w:tcPr>
          <w:p w14:paraId="430332F8">
            <w:pPr>
              <w:keepNext w:val="0"/>
              <w:spacing w:line="360" w:lineRule="auto"/>
              <w:ind w:left="0" w:right="0" w:firstLine="0"/>
              <w:jc w:val="center"/>
            </w:pPr>
            <w:r>
              <w:rPr>
                <w:rFonts w:ascii="Times New Roman" w:hAnsi="Times New Roman" w:eastAsia="宋体" w:cs="Times New Roman"/>
                <w:sz w:val="19"/>
              </w:rPr>
              <w:t>5.277</w:t>
            </w:r>
          </w:p>
        </w:tc>
      </w:tr>
    </w:tbl>
    <w:p w14:paraId="2D2952C1">
      <w:pPr>
        <w:spacing w:after="0" w:line="360" w:lineRule="auto"/>
        <w:rPr>
          <w:lang w:eastAsia="zh-CN"/>
        </w:rPr>
      </w:pPr>
      <w:r>
        <w:rPr>
          <w:rFonts w:ascii="Times New Roman" w:hAnsi="Times New Roman" w:eastAsia="Times New Roman" w:cs="Times New Roman"/>
          <w:sz w:val="24"/>
          <w:lang w:eastAsia="zh-CN"/>
        </w:rPr>
        <w:t xml:space="preserve">4.4.4  </w:t>
      </w:r>
      <w:r>
        <w:rPr>
          <w:rFonts w:ascii="Times New Roman" w:hAnsi="Times New Roman" w:cs="宋体"/>
          <w:sz w:val="24"/>
          <w:lang w:eastAsia="zh-CN"/>
        </w:rPr>
        <w:t>三维空间水头分布与过程演化</w:t>
      </w:r>
    </w:p>
    <w:p w14:paraId="59ED10FB">
      <w:pPr>
        <w:pStyle w:val="6"/>
      </w:pPr>
      <w:r>
        <w:rPr>
          <w:rFonts w:ascii="Times New Roman" w:hAnsi="Times New Roman"/>
        </w:rPr>
        <w:t>4.4.4.1 洞庭湖某垸</w:t>
      </w:r>
    </w:p>
    <w:p w14:paraId="2558817E">
      <w:pPr>
        <w:spacing w:after="0" w:line="360" w:lineRule="auto"/>
        <w:rPr>
          <w:lang w:eastAsia="zh-CN"/>
        </w:rPr>
      </w:pPr>
      <w:r>
        <w:rPr>
          <w:rFonts w:ascii="Times New Roman" w:hAnsi="Times New Roman" w:eastAsia="宋体" w:cs="Times New Roman"/>
          <w:sz w:val="24"/>
          <w:lang w:eastAsia="zh-CN"/>
        </w:rPr>
        <w:t>图4-23a为初始堤体外形，b～f分别为10 min、30 min、1 h、6 h和30 d的三维渗流场。沿堤选取局部y为101.33、272.00、453.33、602.67和752.00 m的五个网格剖切面。总出流由10 min时的5.61845 m³/s变化至30 min时的5.55406 m³/s，6 h时为5.48195 m³/s，第30天为5.47273 m³/s。</w:t>
      </w:r>
    </w:p>
    <w:p w14:paraId="129AE28F">
      <w:pPr>
        <w:spacing w:after="0" w:line="360" w:lineRule="auto"/>
        <w:rPr>
          <w:lang w:eastAsia="zh-CN"/>
        </w:rPr>
      </w:pPr>
      <w:r>
        <w:rPr>
          <w:rFonts w:ascii="Times New Roman" w:hAnsi="Times New Roman" w:eastAsia="宋体" w:cs="Times New Roman"/>
          <w:sz w:val="24"/>
          <w:lang w:eastAsia="zh-CN"/>
        </w:rPr>
        <w:t>以第30天为参照，10 min和6 h时三维出流相对差分别为2.663%和0.168%，全域水头均方根差分别为0.9204和0.04473 m。图4-23中的五个剖面呈现不同位置的水头分布，可在同一水位条件下比较沿堤与竖向的空间差异。出流量与内部水头的调整幅度逐渐减小，表明恒定水位约束下渗流场逐步接近平衡状态。</w:t>
      </w:r>
    </w:p>
    <w:p w14:paraId="5AF2343B">
      <w:pPr>
        <w:spacing w:before="120" w:after="0" w:line="240" w:lineRule="auto"/>
        <w:ind w:firstLine="0"/>
        <w:jc w:val="center"/>
        <w:rPr>
          <w:rFonts w:ascii="Times New Roman" w:hAnsi="Times New Roman" w:cs="Times New Roman"/>
        </w:rPr>
      </w:pPr>
      <w:r>
        <w:drawing>
          <wp:inline distT="0" distB="0" distL="0" distR="0">
            <wp:extent cx="5399405" cy="5401310"/>
            <wp:effectExtent l="0" t="0" r="0" b="0"/>
            <wp:docPr id="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1"/>
                    <pic:cNvPicPr>
                      <a:picLocks noChangeAspect="1"/>
                    </pic:cNvPicPr>
                  </pic:nvPicPr>
                  <pic:blipFill>
                    <a:blip r:embed="rId138"/>
                    <a:stretch>
                      <a:fillRect/>
                    </a:stretch>
                  </pic:blipFill>
                  <pic:spPr>
                    <a:xfrm>
                      <a:off x="0" y="0"/>
                      <a:ext cx="5400000" cy="5401895"/>
                    </a:xfrm>
                    <a:prstGeom prst="rect">
                      <a:avLst/>
                    </a:prstGeom>
                  </pic:spPr>
                </pic:pic>
              </a:graphicData>
            </a:graphic>
          </wp:inline>
        </w:drawing>
      </w:r>
    </w:p>
    <w:p w14:paraId="18CAA2B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图4-23　恒定33.89 m水位下的初始堤体外形与三维水头五剖面分布</w:t>
      </w:r>
    </w:p>
    <w:p w14:paraId="4A4B598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4-23 Initial levee geometry and five-section distribution of the three-dimensional head under a constant water level of 33.89 m</w:t>
      </w:r>
    </w:p>
    <w:p w14:paraId="5DFDEDE5">
      <w:pPr>
        <w:spacing w:after="0" w:line="360" w:lineRule="auto"/>
        <w:rPr>
          <w:lang w:eastAsia="zh-CN"/>
        </w:rPr>
      </w:pPr>
      <w:r>
        <w:rPr>
          <w:rFonts w:ascii="Times New Roman" w:hAnsi="Times New Roman" w:cs="宋体"/>
          <w:sz w:val="24"/>
          <w:lang w:eastAsia="zh-CN"/>
        </w:rPr>
        <w:t>将三维水头插值到二维断面的共同有效位置</w:t>
      </w:r>
      <w:r>
        <w:rPr>
          <w:rFonts w:ascii="Times New Roman" w:hAnsi="Times New Roman" w:eastAsia="Times New Roman"/>
          <w:sz w:val="24"/>
          <w:lang w:eastAsia="zh-CN"/>
        </w:rPr>
        <w:t>，</w:t>
      </w:r>
      <w:r>
        <w:rPr>
          <w:rFonts w:ascii="Times New Roman" w:hAnsi="Times New Roman" w:cs="宋体"/>
          <w:sz w:val="24"/>
          <w:lang w:eastAsia="zh-CN"/>
        </w:rPr>
        <w:t>定义同一时刻两种模型的水头差为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8BB1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7EC8F08">
            <w:pPr>
              <w:spacing w:before="60" w:after="60" w:line="240" w:lineRule="auto"/>
              <w:ind w:left="0" w:right="0" w:firstLine="0"/>
              <w:jc w:val="center"/>
              <w:rPr>
                <w:rFonts w:ascii="Times New Roman" w:hAnsi="Times New Roman" w:cs="Times New Roman"/>
              </w:rPr>
            </w:pPr>
            <m:oMathPara>
              <m:oMath>
                <m:r>
                  <m:rPr/>
                  <m:t>Δ</m:t>
                </m:r>
                <m:sSub>
                  <m:sSubPr/>
                  <m:e>
                    <m:r>
                      <m:rPr/>
                      <m:t>H</m:t>
                    </m:r>
                  </m:e>
                  <m:sub>
                    <m:r>
                      <m:rPr/>
                      <m:t>3−2</m:t>
                    </m:r>
                  </m:sub>
                </m:sSub>
                <m:sSub>
                  <m:sSubPr/>
                  <m:e>
                    <m:r>
                      <m:rPr/>
                      <m:t>(x,z)=H</m:t>
                    </m:r>
                  </m:e>
                  <m:sub>
                    <m:r>
                      <m:rPr/>
                      <m:t>3D</m:t>
                    </m:r>
                  </m:sub>
                </m:sSub>
                <m:sSub>
                  <m:sSubPr/>
                  <m:e>
                    <m:r>
                      <m:rPr/>
                      <m:t>(x,y</m:t>
                    </m:r>
                  </m:e>
                  <m:sub>
                    <m:r>
                      <m:rPr/>
                      <m:t>s</m:t>
                    </m:r>
                  </m:sub>
                </m:sSub>
                <m:sSub>
                  <m:sSubPr/>
                  <m:e>
                    <m:r>
                      <m:rPr/>
                      <m:t>,z)−H</m:t>
                    </m:r>
                  </m:e>
                  <m:sub>
                    <m:r>
                      <m:rPr/>
                      <m:t>2D</m:t>
                    </m:r>
                  </m:sub>
                </m:sSub>
                <m:r>
                  <m:rPr/>
                  <m:t>(x,z)</m:t>
                </m:r>
              </m:oMath>
            </m:oMathPara>
          </w:p>
        </w:tc>
        <w:tc>
          <w:tcPr>
            <w:tcW w:w="848" w:type="dxa"/>
            <w:tcBorders>
              <w:top w:val="nil"/>
              <w:left w:val="nil"/>
              <w:bottom w:val="nil"/>
              <w:right w:val="nil"/>
            </w:tcBorders>
            <w:vAlign w:val="center"/>
          </w:tcPr>
          <w:p w14:paraId="55ACBAC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（4-41）</w:t>
            </w:r>
          </w:p>
        </w:tc>
      </w:tr>
    </w:tbl>
    <w:p w14:paraId="15C4D7B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Δ</m:t>
        </m:r>
        <m:sSub>
          <m:sSubPr/>
          <m:e>
            <m:r>
              <m:rPr/>
              <m:t>H</m:t>
            </m:r>
          </m:e>
          <m:sub>
            <m:r>
              <m:rPr/>
              <m:t>3−2</m:t>
            </m:r>
          </m:sub>
        </m:sSub>
      </m:oMath>
      <w:r>
        <w:rPr>
          <w:rFonts w:ascii="Times New Roman" w:hAnsi="Times New Roman" w:cs="宋体"/>
          <w:sz w:val="24"/>
          <w:lang w:eastAsia="zh-CN"/>
        </w:rPr>
        <w:t>为同一时刻三维与二维水头差</w:t>
      </w:r>
      <w:r>
        <w:rPr>
          <w:rFonts w:ascii="Times New Roman" w:hAnsi="Times New Roman" w:eastAsia="Times New Roman"/>
          <w:sz w:val="24"/>
          <w:lang w:eastAsia="zh-CN"/>
        </w:rPr>
        <w:t>，m；</w:t>
      </w:r>
      <m:oMath>
        <m:sSub>
          <m:sSubPr/>
          <m:e>
            <m:r>
              <m:rPr/>
              <m:t>H</m:t>
            </m:r>
          </m:e>
          <m:sub>
            <m:r>
              <m:rPr/>
              <m:t>3D</m:t>
            </m:r>
          </m:sub>
        </m:sSub>
      </m:oMath>
      <w:r>
        <w:rPr>
          <w:rFonts w:ascii="Times New Roman" w:hAnsi="Times New Roman" w:eastAsia="Times New Roman"/>
          <w:sz w:val="24"/>
          <w:lang w:eastAsia="zh-CN"/>
        </w:rPr>
        <w:t>、</w:t>
      </w:r>
      <m:oMath>
        <m:sSub>
          <m:sSubPr/>
          <m:e>
            <m:r>
              <m:rPr/>
              <m:t>H</m:t>
            </m:r>
          </m:e>
          <m:sub>
            <m:r>
              <m:rPr/>
              <m:t>2D</m:t>
            </m:r>
          </m:sub>
        </m:sSub>
      </m:oMath>
      <w:r>
        <w:rPr>
          <w:rFonts w:ascii="Times New Roman" w:hAnsi="Times New Roman" w:cs="宋体"/>
          <w:sz w:val="24"/>
          <w:lang w:eastAsia="zh-CN"/>
        </w:rPr>
        <w:t>分别为两类模型的水头</w:t>
      </w:r>
      <w:r>
        <w:rPr>
          <w:rFonts w:ascii="Times New Roman" w:hAnsi="Times New Roman" w:eastAsia="Times New Roman"/>
          <w:sz w:val="24"/>
          <w:lang w:eastAsia="zh-CN"/>
        </w:rPr>
        <w:t>，m；</w:t>
      </w:r>
      <m:oMath>
        <m:sSub>
          <m:sSubPr/>
          <m:e>
            <m:r>
              <m:rPr/>
              <m:t>y</m:t>
            </m:r>
          </m:e>
          <m:sub>
            <m:r>
              <m:rPr/>
              <m:t>s</m:t>
            </m:r>
          </m:sub>
        </m:sSub>
      </m:oMath>
      <w:r>
        <w:rPr>
          <w:rFonts w:ascii="Times New Roman" w:hAnsi="Times New Roman" w:cs="宋体"/>
          <w:sz w:val="24"/>
          <w:lang w:eastAsia="zh-CN"/>
        </w:rPr>
        <w:t>为所取断面的局部沿堤坐标</w:t>
      </w:r>
      <w:r>
        <w:rPr>
          <w:rFonts w:ascii="Times New Roman" w:hAnsi="Times New Roman" w:eastAsia="Times New Roman"/>
          <w:sz w:val="24"/>
          <w:lang w:eastAsia="zh-CN"/>
        </w:rPr>
        <w:t>，m。</w:t>
      </w:r>
    </w:p>
    <w:p w14:paraId="5BB06342">
      <w:pPr>
        <w:spacing w:after="0" w:line="360" w:lineRule="auto"/>
        <w:rPr>
          <w:lang w:eastAsia="zh-CN"/>
        </w:rPr>
      </w:pPr>
      <w:r>
        <w:rPr>
          <w:rFonts w:ascii="Times New Roman" w:hAnsi="Times New Roman" w:eastAsia="宋体" w:cs="Times New Roman"/>
          <w:sz w:val="24"/>
          <w:lang w:eastAsia="zh-CN"/>
        </w:rPr>
        <w:t>图4-24a、b比较G3网格上第30天二维与三维结果：断面Ⅰ的135516个共同点最大水头差为0.5265 m，均方根差为0.317 m；断面Ⅱ的130432个共同点相应为0.3794和0.2333 m。图4-24c、d及表4-8将三维网格比较延伸至G5，G4与G5稳定场的最大水头差为1.026 m，均方根差为0.04327 m，出流变化为0.6322%。二维模型便于分析断面内部的渗流响应，三维模型则保留沿堤方向的几何与材料变化。上述比较表明，两类模型在共同位置的水头预测存在差异。</w:t>
      </w:r>
    </w:p>
    <w:p w14:paraId="18DCC0F5">
      <w:pPr>
        <w:spacing w:before="120" w:after="0" w:line="240" w:lineRule="auto"/>
        <w:ind w:firstLine="0"/>
        <w:jc w:val="center"/>
        <w:rPr>
          <w:rFonts w:ascii="Times New Roman" w:hAnsi="Times New Roman" w:cs="Times New Roman"/>
        </w:rPr>
      </w:pPr>
      <w:r>
        <w:drawing>
          <wp:inline distT="0" distB="0" distL="0" distR="0">
            <wp:extent cx="5399405" cy="3548380"/>
            <wp:effectExtent l="0" t="0" r="0" b="8890"/>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3"/>
                    <pic:cNvPicPr>
                      <a:picLocks noChangeAspect="1"/>
                    </pic:cNvPicPr>
                  </pic:nvPicPr>
                  <pic:blipFill>
                    <a:blip r:embed="rId139"/>
                    <a:stretch>
                      <a:fillRect/>
                    </a:stretch>
                  </pic:blipFill>
                  <pic:spPr>
                    <a:xfrm>
                      <a:off x="0" y="0"/>
                      <a:ext cx="5400000" cy="3548720"/>
                    </a:xfrm>
                    <a:prstGeom prst="rect">
                      <a:avLst/>
                    </a:prstGeom>
                  </pic:spPr>
                </pic:pic>
              </a:graphicData>
            </a:graphic>
          </wp:inline>
        </w:drawing>
      </w:r>
    </w:p>
    <w:p w14:paraId="67E332A5">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图4-24　三维与二维场差异及三维网格响应</w:t>
      </w:r>
    </w:p>
    <w:p w14:paraId="0C6573A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4-24 Difference between the three-dimensional and two-dimensional fields and the three-dimensional grid response</w:t>
      </w:r>
    </w:p>
    <w:p w14:paraId="577C0614">
      <w:pPr>
        <w:pStyle w:val="6"/>
      </w:pPr>
      <w:r>
        <w:rPr>
          <w:rFonts w:ascii="Times New Roman" w:hAnsi="Times New Roman"/>
        </w:rPr>
        <w:t>4.4.4.2 长春垸</w:t>
      </w:r>
    </w:p>
    <w:p w14:paraId="59FDB2F1">
      <w:pPr>
        <w:spacing w:after="0" w:line="360" w:lineRule="auto"/>
        <w:rPr>
          <w:lang w:eastAsia="zh-CN"/>
        </w:rPr>
      </w:pPr>
      <w:r>
        <w:rPr>
          <w:rFonts w:ascii="Times New Roman" w:hAnsi="Times New Roman" w:eastAsia="宋体" w:cs="Times New Roman"/>
          <w:sz w:val="24"/>
          <w:lang w:eastAsia="zh-CN"/>
        </w:rPr>
        <w:t>图4-25采用沿堤多个剖切面展示长春垸洪水位下的三维场态，分别取初始时刻、10 min、30 min、1 h、6 h和30 d。10 min与6 h的总出流分别为3.57035和3.519 m³/s，相对第30天的水头均方根差分别为0.2684和0.1342 m。第30～60天最大水头变化为1.27×10</w:t>
      </w:r>
      <w:r>
        <w:rPr>
          <w:rFonts w:ascii="Times New Roman" w:hAnsi="Times New Roman" w:eastAsia="宋体" w:cs="Times New Roman"/>
          <w:sz w:val="24"/>
          <w:vertAlign w:val="superscript"/>
          <w:lang w:eastAsia="zh-CN"/>
        </w:rPr>
        <w:t>−5</w:t>
      </w:r>
      <w:r>
        <w:rPr>
          <w:rFonts w:ascii="Times New Roman" w:hAnsi="Times New Roman" w:eastAsia="宋体" w:cs="Times New Roman"/>
          <w:sz w:val="24"/>
          <w:lang w:eastAsia="zh-CN"/>
        </w:rPr>
        <w:t xml:space="preserve"> m，出流变化为1.037×10</w:t>
      </w:r>
      <w:r>
        <w:rPr>
          <w:rFonts w:ascii="Times New Roman" w:hAnsi="Times New Roman" w:eastAsia="宋体" w:cs="Times New Roman"/>
          <w:sz w:val="24"/>
          <w:vertAlign w:val="superscript"/>
          <w:lang w:eastAsia="zh-CN"/>
        </w:rPr>
        <w:t>−8</w:t>
      </w:r>
      <w:r>
        <w:rPr>
          <w:rFonts w:ascii="Times New Roman" w:hAnsi="Times New Roman" w:eastAsia="宋体" w:cs="Times New Roman"/>
          <w:sz w:val="24"/>
          <w:lang w:eastAsia="zh-CN"/>
        </w:rPr>
        <w:t>%。最大水头变化小于0.001 m，洪水工况的末期渗流场已趋于稳定。</w:t>
      </w:r>
    </w:p>
    <w:p w14:paraId="1A0A7C6E">
      <w:pPr>
        <w:spacing w:before="120" w:after="0" w:line="240" w:lineRule="auto"/>
        <w:ind w:firstLine="0"/>
        <w:jc w:val="center"/>
        <w:rPr>
          <w:rFonts w:ascii="Times New Roman" w:hAnsi="Times New Roman" w:cs="Times New Roman"/>
        </w:rPr>
      </w:pPr>
      <w:r>
        <w:drawing>
          <wp:inline distT="0" distB="0" distL="0" distR="0">
            <wp:extent cx="5216525" cy="7086600"/>
            <wp:effectExtent l="0" t="0" r="0" b="3810"/>
            <wp:docPr id="67" name="cc_3d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c_3d_time"/>
                    <pic:cNvPicPr>
                      <a:picLocks noChangeAspect="1"/>
                    </pic:cNvPicPr>
                  </pic:nvPicPr>
                  <pic:blipFill>
                    <a:blip r:embed="rId140"/>
                    <a:stretch>
                      <a:fillRect/>
                    </a:stretch>
                  </pic:blipFill>
                  <pic:spPr>
                    <a:xfrm>
                      <a:off x="0" y="0"/>
                      <a:ext cx="5216812" cy="7086600"/>
                    </a:xfrm>
                    <a:prstGeom prst="rect">
                      <a:avLst/>
                    </a:prstGeom>
                  </pic:spPr>
                </pic:pic>
              </a:graphicData>
            </a:graphic>
          </wp:inline>
        </w:drawing>
      </w:r>
    </w:p>
    <w:p w14:paraId="697579B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图4-25　33.89 m水位下长春垸初始堤体外形与三维渗流场演变</w:t>
      </w:r>
    </w:p>
    <w:p w14:paraId="4E8FE4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4-25 Initial levee geometry and evolution of the three-dimensional seepage field of the Changchunyuan case under a water level of 33.89 m</w:t>
      </w:r>
    </w:p>
    <w:p w14:paraId="29954D50">
      <w:pPr>
        <w:spacing w:after="0" w:line="360" w:lineRule="auto"/>
        <w:rPr>
          <w:lang w:eastAsia="zh-CN"/>
        </w:rPr>
      </w:pPr>
      <w:r>
        <w:rPr>
          <w:rFonts w:ascii="Times New Roman" w:hAnsi="Times New Roman" w:eastAsia="宋体" w:cs="Times New Roman"/>
          <w:sz w:val="24"/>
          <w:lang w:eastAsia="zh-CN"/>
        </w:rPr>
        <w:t>表4-9给出长春垸三维模型的三级网格比较结果。G4至G5加密时，水头均方根差为0.133 m，出流变化为5.277%。</w:t>
      </w:r>
    </w:p>
    <w:p w14:paraId="2F704B46">
      <w:pPr>
        <w:spacing w:after="0" w:line="360" w:lineRule="auto"/>
        <w:rPr>
          <w:lang w:eastAsia="zh-CN"/>
        </w:rPr>
      </w:pPr>
      <w:r>
        <w:rPr>
          <w:rFonts w:ascii="Times New Roman" w:hAnsi="Times New Roman" w:eastAsia="Times New Roman" w:cs="Times New Roman"/>
          <w:sz w:val="24"/>
          <w:lang w:eastAsia="zh-CN"/>
        </w:rPr>
        <w:t xml:space="preserve">4.4.5  </w:t>
      </w:r>
      <w:r>
        <w:rPr>
          <w:rFonts w:ascii="Times New Roman" w:hAnsi="Times New Roman" w:cs="宋体"/>
          <w:sz w:val="24"/>
          <w:lang w:eastAsia="zh-CN"/>
        </w:rPr>
        <w:t>多水位工况下的渗流响应与模型比较</w:t>
      </w:r>
    </w:p>
    <w:p w14:paraId="62CD9824">
      <w:pPr>
        <w:pStyle w:val="6"/>
      </w:pPr>
      <w:r>
        <w:rPr>
          <w:rFonts w:ascii="Times New Roman" w:hAnsi="Times New Roman"/>
        </w:rPr>
        <w:t>4.4.5.1 洞庭湖某垸</w:t>
      </w:r>
    </w:p>
    <w:p w14:paraId="02047D52">
      <w:pPr>
        <w:spacing w:after="0" w:line="360" w:lineRule="auto"/>
        <w:rPr>
          <w:lang w:eastAsia="zh-CN"/>
        </w:rPr>
      </w:pPr>
      <w:r>
        <w:rPr>
          <w:rFonts w:ascii="Times New Roman" w:hAnsi="Times New Roman" w:eastAsia="宋体" w:cs="Times New Roman"/>
          <w:sz w:val="24"/>
          <w:lang w:eastAsia="zh-CN"/>
        </w:rPr>
        <w:t>五种水位工况采用相同地层映射、材料参数与基本网格，仅改变恒定边界水位及相应均匀总水头初始场。设置26.23、28.00、30.00、32.00和33.89 m五种水位，其中26.23 m为枯水位，33.89 m为洪水位。二维稳态描述各水位下的平衡场，二维与三维瞬态计算描述向该边界约束下稳定场的调整。三维计算延续至60 d，以末期15 d最大水头变化不超过0.001 m、出流相对变化不超过0.1%判定计算稳定；无出流工况按水头变化及绝对水量平衡评价。</w:t>
      </w:r>
    </w:p>
    <w:p w14:paraId="014871CF">
      <w:pPr>
        <w:spacing w:after="0" w:line="360" w:lineRule="auto"/>
        <w:rPr>
          <w:lang w:eastAsia="zh-CN"/>
        </w:rPr>
      </w:pPr>
      <w:r>
        <w:rPr>
          <w:rFonts w:ascii="Times New Roman" w:hAnsi="Times New Roman" w:eastAsia="宋体" w:cs="Times New Roman"/>
          <w:sz w:val="24"/>
          <w:lang w:eastAsia="zh-CN"/>
        </w:rPr>
        <w:t>图4-26和图4-27分别为两个断面的稳态渗流场。26.23和28.00 m工况下，两断面未形成向外排流，内部水头接近边界给定值。水位进一步升高后，背水侧出现渗出，临湖侧高水头区与背水侧低水头区之间的差异增大。在局部X&lt;200 m的背水侧范围内，水位由26.23 m升至33.89 m时，断面Ⅰ有效单元平均水头由26.230 m增至29.771 m，断面Ⅱ增至29.353 m，增量均小于边界水位的7.66 m增量。</w:t>
      </w:r>
    </w:p>
    <w:p w14:paraId="5342BC76">
      <w:pPr>
        <w:spacing w:before="120" w:after="0" w:line="240" w:lineRule="auto"/>
        <w:ind w:firstLine="0"/>
        <w:jc w:val="center"/>
        <w:rPr>
          <w:rFonts w:ascii="Times New Roman" w:hAnsi="Times New Roman" w:cs="Times New Roman"/>
        </w:rPr>
      </w:pPr>
      <w:r>
        <w:drawing>
          <wp:inline distT="0" distB="0" distL="0" distR="0">
            <wp:extent cx="5399405" cy="4575175"/>
            <wp:effectExtent l="0" t="0" r="0" b="8890"/>
            <wp:docPr id="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0"/>
                    <pic:cNvPicPr>
                      <a:picLocks noChangeAspect="1"/>
                    </pic:cNvPicPr>
                  </pic:nvPicPr>
                  <pic:blipFill>
                    <a:blip r:embed="rId141"/>
                    <a:stretch>
                      <a:fillRect/>
                    </a:stretch>
                  </pic:blipFill>
                  <pic:spPr>
                    <a:xfrm>
                      <a:off x="0" y="0"/>
                      <a:ext cx="5400000" cy="4575488"/>
                    </a:xfrm>
                    <a:prstGeom prst="rect">
                      <a:avLst/>
                    </a:prstGeom>
                  </pic:spPr>
                </pic:pic>
              </a:graphicData>
            </a:graphic>
          </wp:inline>
        </w:drawing>
      </w:r>
    </w:p>
    <w:p w14:paraId="4244D66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图4-26　五种水位下断面Ⅰ二维稳态渗流场</w:t>
      </w:r>
    </w:p>
    <w:p w14:paraId="3B6B2F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4-26 Two-dimensional steady-state seepage fields at Section I under five water levels</w:t>
      </w:r>
    </w:p>
    <w:p w14:paraId="65E2D8FB">
      <w:pPr>
        <w:spacing w:before="120" w:after="0" w:line="240" w:lineRule="auto"/>
        <w:ind w:firstLine="0"/>
        <w:jc w:val="center"/>
        <w:rPr>
          <w:rFonts w:ascii="Times New Roman" w:hAnsi="Times New Roman" w:cs="Times New Roman"/>
        </w:rPr>
      </w:pPr>
      <w:r>
        <w:drawing>
          <wp:inline distT="0" distB="0" distL="0" distR="0">
            <wp:extent cx="5399405" cy="4575175"/>
            <wp:effectExtent l="0" t="0" r="0" b="8890"/>
            <wp:docPr id="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1"/>
                    <pic:cNvPicPr>
                      <a:picLocks noChangeAspect="1"/>
                    </pic:cNvPicPr>
                  </pic:nvPicPr>
                  <pic:blipFill>
                    <a:blip r:embed="rId142"/>
                    <a:stretch>
                      <a:fillRect/>
                    </a:stretch>
                  </pic:blipFill>
                  <pic:spPr>
                    <a:xfrm>
                      <a:off x="0" y="0"/>
                      <a:ext cx="5400000" cy="4575488"/>
                    </a:xfrm>
                    <a:prstGeom prst="rect">
                      <a:avLst/>
                    </a:prstGeom>
                  </pic:spPr>
                </pic:pic>
              </a:graphicData>
            </a:graphic>
          </wp:inline>
        </w:drawing>
      </w:r>
    </w:p>
    <w:p w14:paraId="4AAAF6A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图4-27　五种水位下断面Ⅱ二维稳态渗流场</w:t>
      </w:r>
    </w:p>
    <w:p w14:paraId="213B0F2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4-27 Two-dimensional steady-state seepage fields at Section II under five water levels</w:t>
      </w:r>
    </w:p>
    <w:p w14:paraId="1BC5BDAA">
      <w:pPr>
        <w:spacing w:after="0" w:line="360" w:lineRule="auto"/>
        <w:rPr>
          <w:lang w:eastAsia="zh-CN"/>
        </w:rPr>
      </w:pPr>
      <w:r>
        <w:rPr>
          <w:rFonts w:ascii="Times New Roman" w:hAnsi="Times New Roman" w:eastAsia="宋体" w:cs="Times New Roman"/>
          <w:sz w:val="24"/>
          <w:lang w:eastAsia="zh-CN"/>
        </w:rPr>
        <w:t>各工况二维第30天结果接近对应稳态，全部断面的最大水头差为5.199×10</w:t>
      </w:r>
      <w:r>
        <w:rPr>
          <w:rFonts w:ascii="Times New Roman" w:hAnsi="Times New Roman" w:eastAsia="宋体" w:cs="Times New Roman"/>
          <w:sz w:val="24"/>
          <w:vertAlign w:val="superscript"/>
          <w:lang w:eastAsia="zh-CN"/>
        </w:rPr>
        <w:t>−6</w:t>
      </w:r>
      <w:r>
        <w:rPr>
          <w:rFonts w:ascii="Times New Roman" w:hAnsi="Times New Roman" w:eastAsia="宋体" w:cs="Times New Roman"/>
          <w:sz w:val="24"/>
          <w:lang w:eastAsia="zh-CN"/>
        </w:rPr>
        <w:t xml:space="preserve"> m。三维45～60 d的最大水头变化为7.262×10</w:t>
      </w:r>
      <w:r>
        <w:rPr>
          <w:rFonts w:ascii="Times New Roman" w:hAnsi="Times New Roman" w:eastAsia="宋体" w:cs="Times New Roman"/>
          <w:sz w:val="24"/>
          <w:vertAlign w:val="superscript"/>
          <w:lang w:eastAsia="zh-CN"/>
        </w:rPr>
        <w:t>−5</w:t>
      </w:r>
      <w:r>
        <w:rPr>
          <w:rFonts w:ascii="Times New Roman" w:hAnsi="Times New Roman" w:eastAsia="宋体" w:cs="Times New Roman"/>
          <w:sz w:val="24"/>
          <w:lang w:eastAsia="zh-CN"/>
        </w:rPr>
        <w:t xml:space="preserve"> m，满足0.001 m的水头稳定标准。图4-28展示五种水位下第60天三维渗流场。26.23 m工况的水头近似均匀；33.89 m工况的全域最低与最高水头分别为27.983和33.890 m，水头极差扩大至5.907 m。随着水位升高，临湖高水头区逐步增强，内部渗流场呈现空间非均匀变化。</w:t>
      </w:r>
    </w:p>
    <w:p w14:paraId="0C09D770">
      <w:pPr>
        <w:spacing w:after="0" w:line="360" w:lineRule="auto"/>
        <w:rPr>
          <w:lang w:eastAsia="zh-CN"/>
        </w:rPr>
      </w:pPr>
    </w:p>
    <w:p w14:paraId="709A8B66">
      <w:pPr>
        <w:spacing w:before="120" w:after="0" w:line="240" w:lineRule="auto"/>
        <w:ind w:firstLine="0"/>
        <w:jc w:val="center"/>
        <w:rPr>
          <w:rFonts w:ascii="Times New Roman" w:hAnsi="Times New Roman" w:cs="Times New Roman"/>
        </w:rPr>
      </w:pPr>
      <w:r>
        <w:drawing>
          <wp:inline distT="0" distB="0" distL="0" distR="0">
            <wp:extent cx="5399405" cy="6029325"/>
            <wp:effectExtent l="0" t="0" r="0" b="0"/>
            <wp:docPr id="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2"/>
                    <pic:cNvPicPr>
                      <a:picLocks noChangeAspect="1"/>
                    </pic:cNvPicPr>
                  </pic:nvPicPr>
                  <pic:blipFill>
                    <a:blip r:embed="rId143"/>
                    <a:stretch>
                      <a:fillRect/>
                    </a:stretch>
                  </pic:blipFill>
                  <pic:spPr>
                    <a:xfrm>
                      <a:off x="0" y="0"/>
                      <a:ext cx="5400000" cy="6029400"/>
                    </a:xfrm>
                    <a:prstGeom prst="rect">
                      <a:avLst/>
                    </a:prstGeom>
                  </pic:spPr>
                </pic:pic>
              </a:graphicData>
            </a:graphic>
          </wp:inline>
        </w:drawing>
      </w:r>
    </w:p>
    <w:p w14:paraId="73E2AC3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图4-28　五种水位下第60天三维渗流场</w:t>
      </w:r>
    </w:p>
    <w:p w14:paraId="495F46B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4-28 Three-dimensional seepage fields on day 60 under five water levels</w:t>
      </w:r>
    </w:p>
    <w:p w14:paraId="59F64E17">
      <w:pPr>
        <w:spacing w:after="0" w:line="360" w:lineRule="auto"/>
        <w:rPr>
          <w:lang w:eastAsia="zh-CN"/>
        </w:rPr>
      </w:pPr>
      <w:r>
        <w:rPr>
          <w:rFonts w:ascii="Times New Roman" w:hAnsi="Times New Roman" w:eastAsia="宋体" w:cs="Times New Roman"/>
          <w:sz w:val="24"/>
          <w:lang w:eastAsia="zh-CN"/>
        </w:rPr>
        <w:t>表4-10与图4-29给出五种水位的出流响应。26.23 m时三类模型均无向外排流；28.00 m时两断面无出流，三维域出现0.00894392 m³/s出流，表明沿堤其他位置已形成局部排流。水位由30.00 m升至33.89 m时，断面Ⅰ、Ⅱ的单宽出流分别由0.00114698、0.00134603 m²/s增至0.0060274、0.00579195 m²/s；三维总出流由1.33849增至5.47273 m³/s。洪水位下断面Ⅰ单宽出流比断面Ⅱ高4.07%。二维稳态适于比较不同水位的平衡响应，二维瞬态可进一步描述断面调整过程，三维瞬态则可识别两典型断面以外的空间出流差异。</w:t>
      </w:r>
    </w:p>
    <w:p w14:paraId="591EAF8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表4-10　五种水位下基本网格（G3）出流与三维末期变化</w:t>
      </w:r>
    </w:p>
    <w:p w14:paraId="2714927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4-10 Outflow of the basic grid (G3) and three-dimensional late-stage variation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1"/>
        <w:gridCol w:w="1881"/>
        <w:gridCol w:w="1881"/>
        <w:gridCol w:w="1881"/>
        <w:gridCol w:w="1881"/>
      </w:tblGrid>
      <w:tr w14:paraId="74011A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81" w:type="dxa"/>
            <w:tcBorders>
              <w:bottom w:val="single" w:color="auto" w:sz="4" w:space="0"/>
            </w:tcBorders>
            <w:vAlign w:val="center"/>
          </w:tcPr>
          <w:p w14:paraId="0940D2D2">
            <w:pPr>
              <w:keepNext/>
              <w:spacing w:line="360" w:lineRule="auto"/>
              <w:ind w:left="0" w:right="0" w:firstLine="0"/>
              <w:jc w:val="center"/>
            </w:pPr>
            <w:r>
              <w:rPr>
                <w:rFonts w:ascii="宋体" w:hAnsi="宋体" w:cs="宋体"/>
                <w:sz w:val="19"/>
              </w:rPr>
              <w:t>水位</w:t>
            </w:r>
            <w:r>
              <w:rPr>
                <w:rFonts w:ascii="Times New Roman" w:hAnsi="Times New Roman" w:eastAsia="Times New Roman"/>
                <w:sz w:val="19"/>
              </w:rPr>
              <w:t xml:space="preserve"> / m</w:t>
            </w:r>
          </w:p>
        </w:tc>
        <w:tc>
          <w:tcPr>
            <w:tcW w:w="1881" w:type="dxa"/>
            <w:tcBorders>
              <w:bottom w:val="single" w:color="auto" w:sz="4" w:space="0"/>
            </w:tcBorders>
            <w:vAlign w:val="center"/>
          </w:tcPr>
          <w:p w14:paraId="16E470AC">
            <w:pPr>
              <w:keepNext/>
              <w:spacing w:line="360" w:lineRule="auto"/>
              <w:ind w:left="0" w:right="0" w:firstLine="0"/>
              <w:jc w:val="center"/>
            </w:pPr>
            <w:r>
              <w:rPr>
                <w:rFonts w:ascii="宋体" w:hAnsi="宋体" w:cs="宋体"/>
                <w:sz w:val="19"/>
              </w:rPr>
              <w:t>断面</w:t>
            </w:r>
            <w:r>
              <w:rPr>
                <w:rFonts w:eastAsia="Times New Roman"/>
                <w:sz w:val="19"/>
              </w:rPr>
              <w:t>Ⅰ</w:t>
            </w:r>
            <w:r>
              <w:rPr>
                <w:rFonts w:ascii="宋体" w:hAnsi="宋体" w:cs="宋体"/>
                <w:sz w:val="19"/>
              </w:rPr>
              <w:t>单宽出流</w:t>
            </w:r>
            <w:r>
              <w:rPr>
                <w:rFonts w:ascii="Times New Roman" w:hAnsi="Times New Roman" w:eastAsia="Times New Roman"/>
                <w:sz w:val="19"/>
              </w:rPr>
              <w:t xml:space="preserve"> 10</w:t>
            </w:r>
            <w:r>
              <w:rPr>
                <w:rFonts w:ascii="Times New Roman" w:hAnsi="Times New Roman" w:eastAsia="Times New Roman"/>
                <w:sz w:val="19"/>
                <w:vertAlign w:val="superscript"/>
              </w:rPr>
              <w:t>−3</w:t>
            </w:r>
            <w:r>
              <w:rPr>
                <w:rFonts w:ascii="Times New Roman" w:hAnsi="Times New Roman" w:eastAsia="Times New Roman"/>
                <w:sz w:val="19"/>
              </w:rPr>
              <w:t xml:space="preserve"> m²/s</w:t>
            </w:r>
          </w:p>
        </w:tc>
        <w:tc>
          <w:tcPr>
            <w:tcW w:w="1881" w:type="dxa"/>
            <w:tcBorders>
              <w:bottom w:val="single" w:color="auto" w:sz="4" w:space="0"/>
            </w:tcBorders>
            <w:vAlign w:val="center"/>
          </w:tcPr>
          <w:p w14:paraId="54C33AAB">
            <w:pPr>
              <w:keepNext/>
              <w:spacing w:line="360" w:lineRule="auto"/>
              <w:ind w:left="0" w:right="0" w:firstLine="0"/>
              <w:jc w:val="center"/>
            </w:pPr>
            <w:r>
              <w:rPr>
                <w:rFonts w:ascii="宋体" w:hAnsi="宋体" w:cs="宋体"/>
                <w:sz w:val="19"/>
              </w:rPr>
              <w:t>断面</w:t>
            </w:r>
            <w:r>
              <w:rPr>
                <w:rFonts w:eastAsia="Times New Roman"/>
                <w:sz w:val="19"/>
              </w:rPr>
              <w:t>Ⅱ</w:t>
            </w:r>
            <w:r>
              <w:rPr>
                <w:rFonts w:ascii="宋体" w:hAnsi="宋体" w:cs="宋体"/>
                <w:sz w:val="19"/>
              </w:rPr>
              <w:t>单宽出流</w:t>
            </w:r>
            <w:r>
              <w:rPr>
                <w:rFonts w:ascii="Times New Roman" w:hAnsi="Times New Roman" w:eastAsia="Times New Roman"/>
                <w:sz w:val="19"/>
              </w:rPr>
              <w:t xml:space="preserve"> 10</w:t>
            </w:r>
            <w:r>
              <w:rPr>
                <w:rFonts w:ascii="Times New Roman" w:hAnsi="Times New Roman" w:eastAsia="Times New Roman"/>
                <w:sz w:val="19"/>
                <w:vertAlign w:val="superscript"/>
              </w:rPr>
              <w:t>−3</w:t>
            </w:r>
            <w:r>
              <w:rPr>
                <w:rFonts w:ascii="Times New Roman" w:hAnsi="Times New Roman" w:eastAsia="Times New Roman"/>
                <w:sz w:val="19"/>
              </w:rPr>
              <w:t xml:space="preserve"> m²/s</w:t>
            </w:r>
          </w:p>
        </w:tc>
        <w:tc>
          <w:tcPr>
            <w:tcW w:w="1881" w:type="dxa"/>
            <w:tcBorders>
              <w:bottom w:val="single" w:color="auto" w:sz="4" w:space="0"/>
            </w:tcBorders>
            <w:vAlign w:val="center"/>
          </w:tcPr>
          <w:p w14:paraId="60AE9733">
            <w:pPr>
              <w:keepNext/>
              <w:spacing w:line="360" w:lineRule="auto"/>
              <w:ind w:left="0" w:right="0" w:firstLine="0"/>
              <w:jc w:val="center"/>
            </w:pPr>
            <w:r>
              <w:rPr>
                <w:rFonts w:ascii="宋体" w:hAnsi="宋体" w:cs="宋体"/>
                <w:sz w:val="19"/>
              </w:rPr>
              <w:t>三维全域出流</w:t>
            </w:r>
            <w:r>
              <w:rPr>
                <w:rFonts w:ascii="Times New Roman" w:hAnsi="Times New Roman" w:eastAsia="Times New Roman"/>
                <w:sz w:val="19"/>
              </w:rPr>
              <w:t xml:space="preserve"> m³/s</w:t>
            </w:r>
          </w:p>
        </w:tc>
        <w:tc>
          <w:tcPr>
            <w:tcW w:w="1881" w:type="dxa"/>
            <w:tcBorders>
              <w:bottom w:val="single" w:color="auto" w:sz="4" w:space="0"/>
            </w:tcBorders>
            <w:vAlign w:val="center"/>
          </w:tcPr>
          <w:p w14:paraId="24EB5AA4">
            <w:pPr>
              <w:keepNext/>
              <w:spacing w:line="360" w:lineRule="auto"/>
              <w:ind w:left="0" w:right="0" w:firstLine="0"/>
              <w:jc w:val="center"/>
              <w:rPr>
                <w:lang w:eastAsia="zh-CN"/>
              </w:rPr>
            </w:pPr>
            <w:r>
              <w:rPr>
                <w:rFonts w:ascii="宋体" w:hAnsi="宋体" w:cs="宋体"/>
                <w:sz w:val="19"/>
                <w:lang w:eastAsia="zh-CN"/>
              </w:rPr>
              <w:t>三维</w:t>
            </w:r>
            <w:r>
              <w:rPr>
                <w:rFonts w:ascii="Times New Roman" w:hAnsi="Times New Roman" w:eastAsia="Times New Roman"/>
                <w:sz w:val="19"/>
                <w:lang w:eastAsia="zh-CN"/>
              </w:rPr>
              <w:t xml:space="preserve">45～60 d </w:t>
            </w:r>
            <w:r>
              <w:rPr>
                <w:rFonts w:ascii="宋体" w:hAnsi="宋体" w:cs="宋体"/>
                <w:sz w:val="19"/>
                <w:lang w:eastAsia="zh-CN"/>
              </w:rPr>
              <w:t>最大水头变化</w:t>
            </w:r>
            <w:r>
              <w:rPr>
                <w:rFonts w:ascii="Times New Roman" w:hAnsi="Times New Roman" w:eastAsia="Times New Roman"/>
                <w:sz w:val="19"/>
                <w:lang w:eastAsia="zh-CN"/>
              </w:rPr>
              <w:t xml:space="preserve"> / m</w:t>
            </w:r>
          </w:p>
        </w:tc>
      </w:tr>
      <w:tr w14:paraId="481EAE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696725D1">
            <w:pPr>
              <w:keepNext/>
              <w:spacing w:line="360" w:lineRule="auto"/>
              <w:ind w:left="0" w:right="0" w:firstLine="0"/>
              <w:jc w:val="center"/>
            </w:pPr>
            <w:r>
              <w:rPr>
                <w:rFonts w:ascii="Times New Roman" w:hAnsi="Times New Roman" w:eastAsia="宋体" w:cs="Times New Roman"/>
                <w:sz w:val="19"/>
              </w:rPr>
              <w:t>26.23</w:t>
            </w:r>
          </w:p>
        </w:tc>
        <w:tc>
          <w:tcPr>
            <w:tcW w:w="1881" w:type="dxa"/>
            <w:vAlign w:val="center"/>
          </w:tcPr>
          <w:p w14:paraId="3522BE09">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10E12375">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2819FE38">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083A8576">
            <w:pPr>
              <w:keepNext/>
              <w:spacing w:line="360" w:lineRule="auto"/>
              <w:ind w:left="0" w:right="0" w:firstLine="0"/>
              <w:jc w:val="center"/>
            </w:pPr>
            <w:r>
              <w:rPr>
                <w:rFonts w:ascii="Times New Roman" w:hAnsi="Times New Roman" w:eastAsia="宋体" w:cs="Times New Roman"/>
                <w:sz w:val="19"/>
              </w:rPr>
              <w:t>3.602×10</w:t>
            </w:r>
            <w:r>
              <w:rPr>
                <w:rFonts w:ascii="Times New Roman" w:hAnsi="Times New Roman" w:eastAsia="宋体" w:cs="Times New Roman"/>
                <w:sz w:val="19"/>
                <w:vertAlign w:val="superscript"/>
              </w:rPr>
              <w:t>−11</w:t>
            </w:r>
          </w:p>
        </w:tc>
      </w:tr>
      <w:tr w14:paraId="301201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5C1B10EB">
            <w:pPr>
              <w:keepNext/>
              <w:spacing w:line="360" w:lineRule="auto"/>
              <w:ind w:left="0" w:right="0" w:firstLine="0"/>
              <w:jc w:val="center"/>
            </w:pPr>
            <w:r>
              <w:rPr>
                <w:rFonts w:ascii="Times New Roman" w:hAnsi="Times New Roman" w:eastAsia="宋体" w:cs="Times New Roman"/>
                <w:sz w:val="19"/>
              </w:rPr>
              <w:t>28.00</w:t>
            </w:r>
          </w:p>
        </w:tc>
        <w:tc>
          <w:tcPr>
            <w:tcW w:w="1881" w:type="dxa"/>
            <w:vAlign w:val="center"/>
          </w:tcPr>
          <w:p w14:paraId="1564DBF8">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59576F57">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0A5749EE">
            <w:pPr>
              <w:keepNext/>
              <w:spacing w:line="360" w:lineRule="auto"/>
              <w:ind w:left="0" w:right="0" w:firstLine="0"/>
              <w:jc w:val="center"/>
            </w:pPr>
            <w:r>
              <w:rPr>
                <w:rFonts w:ascii="Times New Roman" w:hAnsi="Times New Roman" w:eastAsia="宋体" w:cs="Times New Roman"/>
                <w:sz w:val="19"/>
              </w:rPr>
              <w:t>0.00894392</w:t>
            </w:r>
          </w:p>
        </w:tc>
        <w:tc>
          <w:tcPr>
            <w:tcW w:w="1881" w:type="dxa"/>
            <w:vAlign w:val="center"/>
          </w:tcPr>
          <w:p w14:paraId="51BBE376">
            <w:pPr>
              <w:keepNext/>
              <w:spacing w:line="360" w:lineRule="auto"/>
              <w:ind w:left="0" w:right="0" w:firstLine="0"/>
              <w:jc w:val="center"/>
            </w:pPr>
            <w:r>
              <w:rPr>
                <w:rFonts w:ascii="Times New Roman" w:hAnsi="Times New Roman" w:eastAsia="宋体" w:cs="Times New Roman"/>
                <w:sz w:val="19"/>
              </w:rPr>
              <w:t>4.716×10</w:t>
            </w:r>
            <w:r>
              <w:rPr>
                <w:rFonts w:ascii="Times New Roman" w:hAnsi="Times New Roman" w:eastAsia="宋体" w:cs="Times New Roman"/>
                <w:sz w:val="19"/>
                <w:vertAlign w:val="superscript"/>
              </w:rPr>
              <w:t>−5</w:t>
            </w:r>
          </w:p>
        </w:tc>
      </w:tr>
      <w:tr w14:paraId="7ED2756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3DE1D08C">
            <w:pPr>
              <w:keepNext/>
              <w:spacing w:line="360" w:lineRule="auto"/>
              <w:ind w:left="0" w:right="0" w:firstLine="0"/>
              <w:jc w:val="center"/>
            </w:pPr>
            <w:r>
              <w:rPr>
                <w:rFonts w:ascii="Times New Roman" w:hAnsi="Times New Roman" w:eastAsia="宋体" w:cs="Times New Roman"/>
                <w:sz w:val="19"/>
              </w:rPr>
              <w:t>30.00</w:t>
            </w:r>
          </w:p>
        </w:tc>
        <w:tc>
          <w:tcPr>
            <w:tcW w:w="1881" w:type="dxa"/>
            <w:vAlign w:val="center"/>
          </w:tcPr>
          <w:p w14:paraId="1B0A5BB6">
            <w:pPr>
              <w:keepNext/>
              <w:spacing w:line="360" w:lineRule="auto"/>
              <w:ind w:left="0" w:right="0" w:firstLine="0"/>
              <w:jc w:val="center"/>
            </w:pPr>
            <w:r>
              <w:rPr>
                <w:rFonts w:ascii="Times New Roman" w:hAnsi="Times New Roman" w:eastAsia="宋体" w:cs="Times New Roman"/>
                <w:sz w:val="19"/>
              </w:rPr>
              <w:t>1.14698</w:t>
            </w:r>
          </w:p>
        </w:tc>
        <w:tc>
          <w:tcPr>
            <w:tcW w:w="1881" w:type="dxa"/>
            <w:vAlign w:val="center"/>
          </w:tcPr>
          <w:p w14:paraId="776D0837">
            <w:pPr>
              <w:keepNext/>
              <w:spacing w:line="360" w:lineRule="auto"/>
              <w:ind w:left="0" w:right="0" w:firstLine="0"/>
              <w:jc w:val="center"/>
            </w:pPr>
            <w:r>
              <w:rPr>
                <w:rFonts w:ascii="Times New Roman" w:hAnsi="Times New Roman" w:eastAsia="宋体" w:cs="Times New Roman"/>
                <w:sz w:val="19"/>
              </w:rPr>
              <w:t>1.34603</w:t>
            </w:r>
          </w:p>
        </w:tc>
        <w:tc>
          <w:tcPr>
            <w:tcW w:w="1881" w:type="dxa"/>
            <w:vAlign w:val="center"/>
          </w:tcPr>
          <w:p w14:paraId="2CE1218A">
            <w:pPr>
              <w:keepNext/>
              <w:spacing w:line="360" w:lineRule="auto"/>
              <w:ind w:left="0" w:right="0" w:firstLine="0"/>
              <w:jc w:val="center"/>
            </w:pPr>
            <w:r>
              <w:rPr>
                <w:rFonts w:ascii="Times New Roman" w:hAnsi="Times New Roman" w:eastAsia="宋体" w:cs="Times New Roman"/>
                <w:sz w:val="19"/>
              </w:rPr>
              <w:t>1.33849</w:t>
            </w:r>
          </w:p>
        </w:tc>
        <w:tc>
          <w:tcPr>
            <w:tcW w:w="1881" w:type="dxa"/>
            <w:vAlign w:val="center"/>
          </w:tcPr>
          <w:p w14:paraId="53D072D7">
            <w:pPr>
              <w:keepNext/>
              <w:spacing w:line="360" w:lineRule="auto"/>
              <w:ind w:left="0" w:right="0" w:firstLine="0"/>
              <w:jc w:val="center"/>
            </w:pPr>
            <w:r>
              <w:rPr>
                <w:rFonts w:ascii="Times New Roman" w:hAnsi="Times New Roman" w:eastAsia="宋体" w:cs="Times New Roman"/>
                <w:sz w:val="19"/>
              </w:rPr>
              <w:t>7.262×10</w:t>
            </w:r>
            <w:r>
              <w:rPr>
                <w:rFonts w:ascii="Times New Roman" w:hAnsi="Times New Roman" w:eastAsia="宋体" w:cs="Times New Roman"/>
                <w:sz w:val="19"/>
                <w:vertAlign w:val="superscript"/>
              </w:rPr>
              <w:t>−5</w:t>
            </w:r>
          </w:p>
        </w:tc>
      </w:tr>
      <w:tr w14:paraId="05AF9D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6AEFAFD6">
            <w:pPr>
              <w:keepNext/>
              <w:spacing w:line="360" w:lineRule="auto"/>
              <w:ind w:left="0" w:right="0" w:firstLine="0"/>
              <w:jc w:val="center"/>
            </w:pPr>
            <w:r>
              <w:rPr>
                <w:rFonts w:ascii="Times New Roman" w:hAnsi="Times New Roman" w:eastAsia="宋体" w:cs="Times New Roman"/>
                <w:sz w:val="19"/>
              </w:rPr>
              <w:t>32.00</w:t>
            </w:r>
          </w:p>
        </w:tc>
        <w:tc>
          <w:tcPr>
            <w:tcW w:w="1881" w:type="dxa"/>
            <w:vAlign w:val="center"/>
          </w:tcPr>
          <w:p w14:paraId="08398B79">
            <w:pPr>
              <w:keepNext/>
              <w:spacing w:line="360" w:lineRule="auto"/>
              <w:ind w:left="0" w:right="0" w:firstLine="0"/>
              <w:jc w:val="center"/>
            </w:pPr>
            <w:r>
              <w:rPr>
                <w:rFonts w:ascii="Times New Roman" w:hAnsi="Times New Roman" w:eastAsia="宋体" w:cs="Times New Roman"/>
                <w:sz w:val="19"/>
              </w:rPr>
              <w:t>3.58803</w:t>
            </w:r>
          </w:p>
        </w:tc>
        <w:tc>
          <w:tcPr>
            <w:tcW w:w="1881" w:type="dxa"/>
            <w:vAlign w:val="center"/>
          </w:tcPr>
          <w:p w14:paraId="22A855A2">
            <w:pPr>
              <w:keepNext/>
              <w:spacing w:line="360" w:lineRule="auto"/>
              <w:ind w:left="0" w:right="0" w:firstLine="0"/>
              <w:jc w:val="center"/>
            </w:pPr>
            <w:r>
              <w:rPr>
                <w:rFonts w:ascii="Times New Roman" w:hAnsi="Times New Roman" w:eastAsia="宋体" w:cs="Times New Roman"/>
                <w:sz w:val="19"/>
              </w:rPr>
              <w:t>3.57222</w:t>
            </w:r>
          </w:p>
        </w:tc>
        <w:tc>
          <w:tcPr>
            <w:tcW w:w="1881" w:type="dxa"/>
            <w:vAlign w:val="center"/>
          </w:tcPr>
          <w:p w14:paraId="2EE9F5EE">
            <w:pPr>
              <w:keepNext/>
              <w:spacing w:line="360" w:lineRule="auto"/>
              <w:ind w:left="0" w:right="0" w:firstLine="0"/>
              <w:jc w:val="center"/>
            </w:pPr>
            <w:r>
              <w:rPr>
                <w:rFonts w:ascii="Times New Roman" w:hAnsi="Times New Roman" w:eastAsia="宋体" w:cs="Times New Roman"/>
                <w:sz w:val="19"/>
              </w:rPr>
              <w:t>3.38475</w:t>
            </w:r>
          </w:p>
        </w:tc>
        <w:tc>
          <w:tcPr>
            <w:tcW w:w="1881" w:type="dxa"/>
            <w:vAlign w:val="center"/>
          </w:tcPr>
          <w:p w14:paraId="608C6946">
            <w:pPr>
              <w:keepNext/>
              <w:spacing w:line="360" w:lineRule="auto"/>
              <w:ind w:left="0" w:right="0" w:firstLine="0"/>
              <w:jc w:val="center"/>
            </w:pPr>
            <w:r>
              <w:rPr>
                <w:rFonts w:ascii="Times New Roman" w:hAnsi="Times New Roman" w:eastAsia="宋体" w:cs="Times New Roman"/>
                <w:sz w:val="19"/>
              </w:rPr>
              <w:t>4.216×10</w:t>
            </w:r>
            <w:r>
              <w:rPr>
                <w:rFonts w:ascii="Times New Roman" w:hAnsi="Times New Roman" w:eastAsia="宋体" w:cs="Times New Roman"/>
                <w:sz w:val="19"/>
                <w:vertAlign w:val="superscript"/>
              </w:rPr>
              <w:t>−8</w:t>
            </w:r>
          </w:p>
        </w:tc>
      </w:tr>
      <w:tr w14:paraId="75333E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3D275C39">
            <w:pPr>
              <w:spacing w:line="360" w:lineRule="auto"/>
              <w:ind w:left="0" w:right="0" w:firstLine="0"/>
              <w:jc w:val="center"/>
            </w:pPr>
            <w:r>
              <w:rPr>
                <w:rFonts w:ascii="Times New Roman" w:hAnsi="Times New Roman" w:eastAsia="宋体" w:cs="Times New Roman"/>
                <w:sz w:val="19"/>
              </w:rPr>
              <w:t>33.89</w:t>
            </w:r>
          </w:p>
        </w:tc>
        <w:tc>
          <w:tcPr>
            <w:tcW w:w="1881" w:type="dxa"/>
            <w:vAlign w:val="center"/>
          </w:tcPr>
          <w:p w14:paraId="2A09D245">
            <w:pPr>
              <w:spacing w:line="360" w:lineRule="auto"/>
              <w:ind w:left="0" w:right="0" w:firstLine="0"/>
              <w:jc w:val="center"/>
            </w:pPr>
            <w:r>
              <w:rPr>
                <w:rFonts w:ascii="Times New Roman" w:hAnsi="Times New Roman" w:eastAsia="宋体" w:cs="Times New Roman"/>
                <w:sz w:val="19"/>
              </w:rPr>
              <w:t>6.0274</w:t>
            </w:r>
          </w:p>
        </w:tc>
        <w:tc>
          <w:tcPr>
            <w:tcW w:w="1881" w:type="dxa"/>
            <w:vAlign w:val="center"/>
          </w:tcPr>
          <w:p w14:paraId="55D4798E">
            <w:pPr>
              <w:spacing w:line="360" w:lineRule="auto"/>
              <w:ind w:left="0" w:right="0" w:firstLine="0"/>
              <w:jc w:val="center"/>
            </w:pPr>
            <w:r>
              <w:rPr>
                <w:rFonts w:ascii="Times New Roman" w:hAnsi="Times New Roman" w:eastAsia="宋体" w:cs="Times New Roman"/>
                <w:sz w:val="19"/>
              </w:rPr>
              <w:t>5.79195</w:t>
            </w:r>
          </w:p>
        </w:tc>
        <w:tc>
          <w:tcPr>
            <w:tcW w:w="1881" w:type="dxa"/>
            <w:vAlign w:val="center"/>
          </w:tcPr>
          <w:p w14:paraId="53482A48">
            <w:pPr>
              <w:spacing w:line="360" w:lineRule="auto"/>
              <w:ind w:left="0" w:right="0" w:firstLine="0"/>
              <w:jc w:val="center"/>
            </w:pPr>
            <w:r>
              <w:rPr>
                <w:rFonts w:ascii="Times New Roman" w:hAnsi="Times New Roman" w:eastAsia="宋体" w:cs="Times New Roman"/>
                <w:sz w:val="19"/>
              </w:rPr>
              <w:t>5.47273</w:t>
            </w:r>
          </w:p>
        </w:tc>
        <w:tc>
          <w:tcPr>
            <w:tcW w:w="1881" w:type="dxa"/>
            <w:vAlign w:val="center"/>
          </w:tcPr>
          <w:p w14:paraId="128AE300">
            <w:pPr>
              <w:spacing w:line="360" w:lineRule="auto"/>
              <w:ind w:left="0" w:right="0" w:firstLine="0"/>
              <w:jc w:val="center"/>
            </w:pPr>
            <w:r>
              <w:rPr>
                <w:rFonts w:ascii="Times New Roman" w:hAnsi="Times New Roman" w:eastAsia="宋体" w:cs="Times New Roman"/>
                <w:sz w:val="19"/>
              </w:rPr>
              <w:t>4.825×10</w:t>
            </w:r>
            <w:r>
              <w:rPr>
                <w:rFonts w:ascii="Times New Roman" w:hAnsi="Times New Roman" w:eastAsia="宋体" w:cs="Times New Roman"/>
                <w:sz w:val="19"/>
                <w:vertAlign w:val="superscript"/>
              </w:rPr>
              <w:t>−12</w:t>
            </w:r>
          </w:p>
        </w:tc>
      </w:tr>
    </w:tbl>
    <w:p w14:paraId="49F0D976">
      <w:pPr>
        <w:spacing w:before="120" w:after="0" w:line="240" w:lineRule="auto"/>
        <w:ind w:firstLine="0"/>
        <w:jc w:val="center"/>
        <w:rPr>
          <w:rFonts w:ascii="Times New Roman" w:hAnsi="Times New Roman" w:cs="Times New Roman"/>
        </w:rPr>
      </w:pPr>
      <w:r>
        <w:drawing>
          <wp:inline distT="0" distB="0" distL="0" distR="0">
            <wp:extent cx="5399405" cy="2023745"/>
            <wp:effectExtent l="0" t="0" r="0" b="0"/>
            <wp:docPr id="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3"/>
                    <pic:cNvPicPr>
                      <a:picLocks noChangeAspect="1"/>
                    </pic:cNvPicPr>
                  </pic:nvPicPr>
                  <pic:blipFill>
                    <a:blip r:embed="rId144"/>
                    <a:stretch>
                      <a:fillRect/>
                    </a:stretch>
                  </pic:blipFill>
                  <pic:spPr>
                    <a:xfrm>
                      <a:off x="0" y="0"/>
                      <a:ext cx="5400000" cy="2024334"/>
                    </a:xfrm>
                    <a:prstGeom prst="rect">
                      <a:avLst/>
                    </a:prstGeom>
                  </pic:spPr>
                </pic:pic>
              </a:graphicData>
            </a:graphic>
          </wp:inline>
        </w:drawing>
      </w:r>
    </w:p>
    <w:p w14:paraId="37D3698C">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图4-29　多水位下的二维与三维出流响应</w:t>
      </w:r>
    </w:p>
    <w:p w14:paraId="46FA71A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4-29 Two-dimensional and three-dimensional outflow responses under multiple water levels</w:t>
      </w:r>
    </w:p>
    <w:p w14:paraId="448FA377">
      <w:pPr>
        <w:pStyle w:val="6"/>
      </w:pPr>
      <w:r>
        <w:rPr>
          <w:rFonts w:ascii="Times New Roman" w:hAnsi="Times New Roman"/>
        </w:rPr>
        <w:t>4.4.5.2 长春垸</w:t>
      </w:r>
    </w:p>
    <w:p w14:paraId="497A09CA">
      <w:pPr>
        <w:spacing w:after="0" w:line="360" w:lineRule="auto"/>
        <w:rPr>
          <w:lang w:eastAsia="zh-CN"/>
        </w:rPr>
      </w:pPr>
      <w:r>
        <w:rPr>
          <w:rFonts w:ascii="Times New Roman" w:hAnsi="Times New Roman" w:eastAsia="宋体" w:cs="Times New Roman"/>
          <w:sz w:val="24"/>
          <w:lang w:eastAsia="zh-CN"/>
        </w:rPr>
        <w:t>图4-30给出五种水位下长春垸两个断面的二维稳态渗流场。26.23 m枯水位下，两断面水头接近边界水位，未形成向上出逸；随水位抬升，临湖侧高水头区与背水侧排流区之间的水头差增大。33.89 m洪水位下，断面Ⅰ、Ⅱ的单宽出流分别为0.014472和0.0059676 m²/s，断面Ⅰ为断面Ⅱ的2.43倍。两断面在相同水位条件下呈现不同的总体渗流响应。</w:t>
      </w:r>
    </w:p>
    <w:p w14:paraId="6A547C77">
      <w:pPr>
        <w:spacing w:before="120" w:after="0" w:line="240" w:lineRule="auto"/>
        <w:ind w:firstLine="0"/>
        <w:jc w:val="center"/>
        <w:rPr>
          <w:rFonts w:ascii="Times New Roman" w:hAnsi="Times New Roman" w:cs="Times New Roman"/>
        </w:rPr>
      </w:pPr>
      <w:r>
        <w:drawing>
          <wp:inline distT="0" distB="0" distL="0" distR="0">
            <wp:extent cx="4768215" cy="7086600"/>
            <wp:effectExtent l="0" t="0" r="0" b="3810"/>
            <wp:docPr id="72" name="cc_2d_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cc_2d_levels"/>
                    <pic:cNvPicPr>
                      <a:picLocks noChangeAspect="1"/>
                    </pic:cNvPicPr>
                  </pic:nvPicPr>
                  <pic:blipFill>
                    <a:blip r:embed="rId145"/>
                    <a:stretch>
                      <a:fillRect/>
                    </a:stretch>
                  </pic:blipFill>
                  <pic:spPr>
                    <a:xfrm>
                      <a:off x="0" y="0"/>
                      <a:ext cx="4768795" cy="7086600"/>
                    </a:xfrm>
                    <a:prstGeom prst="rect">
                      <a:avLst/>
                    </a:prstGeom>
                  </pic:spPr>
                </pic:pic>
              </a:graphicData>
            </a:graphic>
          </wp:inline>
        </w:drawing>
      </w:r>
    </w:p>
    <w:p w14:paraId="18238C34">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图4-30　五种水位下长春垸两断面二维稳态渗流场</w:t>
      </w:r>
    </w:p>
    <w:p w14:paraId="3E338FC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4-30 Two-dimensional steady-state seepage fields at two sections of the Changchunyuan case under five water levels</w:t>
      </w:r>
    </w:p>
    <w:p w14:paraId="2266E64B">
      <w:pPr>
        <w:spacing w:after="0" w:line="360" w:lineRule="auto"/>
        <w:rPr>
          <w:lang w:eastAsia="zh-CN"/>
        </w:rPr>
      </w:pPr>
      <w:r>
        <w:rPr>
          <w:rFonts w:ascii="Times New Roman" w:hAnsi="Times New Roman" w:eastAsia="宋体" w:cs="Times New Roman"/>
          <w:sz w:val="24"/>
          <w:lang w:eastAsia="zh-CN"/>
        </w:rPr>
        <w:t>图4-31给出五种水位下第60天的三维渗流场。26.23 m时水头近似均匀，洪水位下最低与最高水头分别为27.176和33.890 m，水头极差为6.714 m。水位升高使临湖侧与背水侧之间的水头差增大，同时沿堤方向的水头过渡范围存在差异，体现了长春垸地形与非均质地层共同约束下的空间响应。</w:t>
      </w:r>
    </w:p>
    <w:p w14:paraId="413BF88D">
      <w:pPr>
        <w:spacing w:before="120" w:after="0" w:line="240" w:lineRule="auto"/>
        <w:ind w:firstLine="0"/>
        <w:jc w:val="center"/>
        <w:rPr>
          <w:rFonts w:ascii="Times New Roman" w:hAnsi="Times New Roman" w:cs="Times New Roman"/>
        </w:rPr>
      </w:pPr>
      <w:r>
        <w:drawing>
          <wp:inline distT="0" distB="0" distL="0" distR="0">
            <wp:extent cx="5399405" cy="5053330"/>
            <wp:effectExtent l="0" t="0" r="0" b="3810"/>
            <wp:docPr id="73" name="cc_3d_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cc_3d_levels"/>
                    <pic:cNvPicPr>
                      <a:picLocks noChangeAspect="1"/>
                    </pic:cNvPicPr>
                  </pic:nvPicPr>
                  <pic:blipFill>
                    <a:blip r:embed="rId146"/>
                    <a:stretch>
                      <a:fillRect/>
                    </a:stretch>
                  </pic:blipFill>
                  <pic:spPr>
                    <a:xfrm>
                      <a:off x="0" y="0"/>
                      <a:ext cx="5400000" cy="5053699"/>
                    </a:xfrm>
                    <a:prstGeom prst="rect">
                      <a:avLst/>
                    </a:prstGeom>
                  </pic:spPr>
                </pic:pic>
              </a:graphicData>
            </a:graphic>
          </wp:inline>
        </w:drawing>
      </w:r>
    </w:p>
    <w:p w14:paraId="2619331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图4-31　五种水位下长春垸第60天三维渗流场</w:t>
      </w:r>
    </w:p>
    <w:p w14:paraId="776B1E4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4-31 Three-dimensional seepage fields of the Changchunyuan case on day 60 under five water levels</w:t>
      </w:r>
    </w:p>
    <w:p w14:paraId="4B698EF5">
      <w:pPr>
        <w:spacing w:after="0" w:line="360" w:lineRule="auto"/>
        <w:rPr>
          <w:lang w:eastAsia="zh-CN"/>
        </w:rPr>
      </w:pPr>
      <w:r>
        <w:rPr>
          <w:rFonts w:ascii="Times New Roman" w:hAnsi="Times New Roman" w:eastAsia="宋体" w:cs="Times New Roman"/>
          <w:sz w:val="24"/>
          <w:lang w:eastAsia="zh-CN"/>
        </w:rPr>
        <w:t>各水位以统一的第60天为比较时刻。28.00、30.00和32.00 m工况在第30～60天的最大水头变化分别为0.003757、0.01421、0.001191 m，水头均方根差分别为0.0001252、0.000319、1.857×10</w:t>
      </w:r>
      <w:r>
        <w:rPr>
          <w:rFonts w:ascii="Times New Roman" w:hAnsi="Times New Roman" w:eastAsia="宋体" w:cs="Times New Roman"/>
          <w:sz w:val="24"/>
          <w:vertAlign w:val="superscript"/>
          <w:lang w:eastAsia="zh-CN"/>
        </w:rPr>
        <w:t>−5</w:t>
      </w:r>
      <w:r>
        <w:rPr>
          <w:rFonts w:ascii="Times New Roman" w:hAnsi="Times New Roman" w:eastAsia="宋体" w:cs="Times New Roman"/>
          <w:sz w:val="24"/>
          <w:lang w:eastAsia="zh-CN"/>
        </w:rPr>
        <w:t xml:space="preserve"> m。末期总体出流变化很小，部分局部控制体的水头仍在调整，多水位比较采用规定持续时长下的场态。</w:t>
      </w:r>
    </w:p>
    <w:p w14:paraId="6C0AAFEF">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表4-11　长春垸五种水位下的二维与三维出流</w:t>
      </w:r>
    </w:p>
    <w:p w14:paraId="342DA5A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4-11 Two-dimensional and three-dimensional outflows of the Changchunyuan case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400"/>
        <w:gridCol w:w="2400"/>
        <w:gridCol w:w="2404"/>
      </w:tblGrid>
      <w:tr w14:paraId="6DBB74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auto" w:sz="4" w:space="0"/>
            </w:tcBorders>
            <w:vAlign w:val="center"/>
          </w:tcPr>
          <w:p w14:paraId="49D979D2">
            <w:pPr>
              <w:keepNext/>
              <w:spacing w:line="360" w:lineRule="auto"/>
              <w:ind w:left="0" w:right="0" w:firstLine="0"/>
              <w:jc w:val="center"/>
            </w:pPr>
            <w:r>
              <w:rPr>
                <w:rFonts w:ascii="Times New Roman" w:hAnsi="Times New Roman" w:eastAsia="宋体" w:cs="Times New Roman"/>
                <w:sz w:val="19"/>
              </w:rPr>
              <w:t>水位/m</w:t>
            </w:r>
          </w:p>
        </w:tc>
        <w:tc>
          <w:tcPr>
            <w:tcW w:w="2400" w:type="dxa"/>
            <w:tcBorders>
              <w:bottom w:val="single" w:color="auto" w:sz="4" w:space="0"/>
            </w:tcBorders>
            <w:vAlign w:val="center"/>
          </w:tcPr>
          <w:p w14:paraId="4F6DE4E7">
            <w:pPr>
              <w:keepNext/>
              <w:spacing w:line="360" w:lineRule="auto"/>
              <w:ind w:left="0" w:right="0" w:firstLine="0"/>
              <w:jc w:val="center"/>
            </w:pPr>
            <w:r>
              <w:rPr>
                <w:rFonts w:ascii="Times New Roman" w:hAnsi="Times New Roman" w:eastAsia="宋体" w:cs="Times New Roman"/>
                <w:sz w:val="19"/>
              </w:rPr>
              <w:t>断面Ⅰ单宽出流/(m²/s)</w:t>
            </w:r>
          </w:p>
        </w:tc>
        <w:tc>
          <w:tcPr>
            <w:tcW w:w="2400" w:type="dxa"/>
            <w:tcBorders>
              <w:bottom w:val="single" w:color="auto" w:sz="4" w:space="0"/>
            </w:tcBorders>
            <w:vAlign w:val="center"/>
          </w:tcPr>
          <w:p w14:paraId="4F452DB9">
            <w:pPr>
              <w:keepNext/>
              <w:spacing w:line="360" w:lineRule="auto"/>
              <w:ind w:left="0" w:right="0" w:firstLine="0"/>
              <w:jc w:val="center"/>
            </w:pPr>
            <w:r>
              <w:rPr>
                <w:rFonts w:ascii="Times New Roman" w:hAnsi="Times New Roman" w:eastAsia="宋体" w:cs="Times New Roman"/>
                <w:sz w:val="19"/>
              </w:rPr>
              <w:t>断面Ⅱ单宽出流/(m²/s)</w:t>
            </w:r>
          </w:p>
        </w:tc>
        <w:tc>
          <w:tcPr>
            <w:tcW w:w="2404" w:type="dxa"/>
            <w:tcBorders>
              <w:bottom w:val="single" w:color="auto" w:sz="4" w:space="0"/>
            </w:tcBorders>
            <w:vAlign w:val="center"/>
          </w:tcPr>
          <w:p w14:paraId="7BCC14C8">
            <w:pPr>
              <w:keepNext/>
              <w:spacing w:line="360" w:lineRule="auto"/>
              <w:ind w:left="0" w:right="0" w:firstLine="0"/>
              <w:jc w:val="center"/>
            </w:pPr>
            <w:r>
              <w:rPr>
                <w:rFonts w:ascii="Times New Roman" w:hAnsi="Times New Roman" w:eastAsia="宋体" w:cs="Times New Roman"/>
                <w:sz w:val="19"/>
              </w:rPr>
              <w:t>三维总出流/(m³/s)</w:t>
            </w:r>
          </w:p>
        </w:tc>
      </w:tr>
      <w:tr w14:paraId="0F79A8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7A514D6B">
            <w:pPr>
              <w:keepNext/>
              <w:spacing w:line="360" w:lineRule="auto"/>
              <w:ind w:left="0" w:right="0" w:firstLine="0"/>
              <w:jc w:val="center"/>
            </w:pPr>
            <w:r>
              <w:rPr>
                <w:rFonts w:ascii="Times New Roman" w:hAnsi="Times New Roman" w:eastAsia="宋体" w:cs="Times New Roman"/>
                <w:sz w:val="19"/>
              </w:rPr>
              <w:t>26.23</w:t>
            </w:r>
          </w:p>
        </w:tc>
        <w:tc>
          <w:tcPr>
            <w:tcW w:w="2400" w:type="dxa"/>
            <w:vAlign w:val="center"/>
          </w:tcPr>
          <w:p w14:paraId="52CF77B1">
            <w:pPr>
              <w:keepNext/>
              <w:spacing w:line="360" w:lineRule="auto"/>
              <w:ind w:left="0" w:right="0" w:firstLine="0"/>
              <w:jc w:val="center"/>
            </w:pPr>
            <w:r>
              <w:rPr>
                <w:rFonts w:ascii="Times New Roman" w:hAnsi="Times New Roman" w:eastAsia="宋体" w:cs="Times New Roman"/>
                <w:sz w:val="19"/>
              </w:rPr>
              <w:t>1.75588×10</w:t>
            </w:r>
            <w:r>
              <w:rPr>
                <w:rFonts w:ascii="Times New Roman" w:hAnsi="Times New Roman" w:eastAsia="宋体" w:cs="Times New Roman"/>
                <w:sz w:val="19"/>
                <w:vertAlign w:val="superscript"/>
              </w:rPr>
              <w:t>−13</w:t>
            </w:r>
          </w:p>
        </w:tc>
        <w:tc>
          <w:tcPr>
            <w:tcW w:w="2400" w:type="dxa"/>
            <w:vAlign w:val="center"/>
          </w:tcPr>
          <w:p w14:paraId="1E8234E3">
            <w:pPr>
              <w:keepNext/>
              <w:spacing w:line="360" w:lineRule="auto"/>
              <w:ind w:left="0" w:right="0" w:firstLine="0"/>
              <w:jc w:val="center"/>
            </w:pPr>
            <w:r>
              <w:rPr>
                <w:rFonts w:ascii="Times New Roman" w:hAnsi="Times New Roman" w:eastAsia="宋体" w:cs="Times New Roman"/>
                <w:sz w:val="19"/>
              </w:rPr>
              <w:t>2.0385×10</w:t>
            </w:r>
            <w:r>
              <w:rPr>
                <w:rFonts w:ascii="Times New Roman" w:hAnsi="Times New Roman" w:eastAsia="宋体" w:cs="Times New Roman"/>
                <w:sz w:val="19"/>
                <w:vertAlign w:val="superscript"/>
              </w:rPr>
              <w:t>−13</w:t>
            </w:r>
          </w:p>
        </w:tc>
        <w:tc>
          <w:tcPr>
            <w:tcW w:w="2404" w:type="dxa"/>
            <w:vAlign w:val="center"/>
          </w:tcPr>
          <w:p w14:paraId="36232112">
            <w:pPr>
              <w:keepNext/>
              <w:spacing w:line="360" w:lineRule="auto"/>
              <w:ind w:left="0" w:right="0" w:firstLine="0"/>
              <w:jc w:val="center"/>
            </w:pPr>
            <w:r>
              <w:rPr>
                <w:rFonts w:ascii="Times New Roman" w:hAnsi="Times New Roman" w:eastAsia="宋体" w:cs="Times New Roman"/>
                <w:sz w:val="19"/>
              </w:rPr>
              <w:t>2.23207×10</w:t>
            </w:r>
            <w:r>
              <w:rPr>
                <w:rFonts w:ascii="Times New Roman" w:hAnsi="Times New Roman" w:eastAsia="宋体" w:cs="Times New Roman"/>
                <w:sz w:val="19"/>
                <w:vertAlign w:val="superscript"/>
              </w:rPr>
              <w:t>−10</w:t>
            </w:r>
          </w:p>
        </w:tc>
      </w:tr>
      <w:tr w14:paraId="45BC70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6EC22B7D">
            <w:pPr>
              <w:keepNext/>
              <w:spacing w:line="360" w:lineRule="auto"/>
              <w:ind w:left="0" w:right="0" w:firstLine="0"/>
              <w:jc w:val="center"/>
            </w:pPr>
            <w:r>
              <w:rPr>
                <w:rFonts w:ascii="Times New Roman" w:hAnsi="Times New Roman" w:eastAsia="宋体" w:cs="Times New Roman"/>
                <w:sz w:val="19"/>
              </w:rPr>
              <w:t>28.00</w:t>
            </w:r>
          </w:p>
        </w:tc>
        <w:tc>
          <w:tcPr>
            <w:tcW w:w="2400" w:type="dxa"/>
            <w:vAlign w:val="center"/>
          </w:tcPr>
          <w:p w14:paraId="15C23497">
            <w:pPr>
              <w:keepNext/>
              <w:spacing w:line="360" w:lineRule="auto"/>
              <w:ind w:left="0" w:right="0" w:firstLine="0"/>
              <w:jc w:val="center"/>
            </w:pPr>
            <w:r>
              <w:rPr>
                <w:rFonts w:ascii="Times New Roman" w:hAnsi="Times New Roman" w:eastAsia="宋体" w:cs="Times New Roman"/>
                <w:sz w:val="19"/>
              </w:rPr>
              <w:t>0.000299243</w:t>
            </w:r>
          </w:p>
        </w:tc>
        <w:tc>
          <w:tcPr>
            <w:tcW w:w="2400" w:type="dxa"/>
            <w:vAlign w:val="center"/>
          </w:tcPr>
          <w:p w14:paraId="6EF824DF">
            <w:pPr>
              <w:keepNext/>
              <w:spacing w:line="360" w:lineRule="auto"/>
              <w:ind w:left="0" w:right="0" w:firstLine="0"/>
              <w:jc w:val="center"/>
            </w:pPr>
            <w:r>
              <w:rPr>
                <w:rFonts w:ascii="Times New Roman" w:hAnsi="Times New Roman" w:eastAsia="宋体" w:cs="Times New Roman"/>
                <w:sz w:val="19"/>
              </w:rPr>
              <w:t>3.49151×10</w:t>
            </w:r>
            <w:r>
              <w:rPr>
                <w:rFonts w:ascii="Times New Roman" w:hAnsi="Times New Roman" w:eastAsia="宋体" w:cs="Times New Roman"/>
                <w:sz w:val="19"/>
                <w:vertAlign w:val="superscript"/>
              </w:rPr>
              <w:t>−12</w:t>
            </w:r>
          </w:p>
        </w:tc>
        <w:tc>
          <w:tcPr>
            <w:tcW w:w="2404" w:type="dxa"/>
            <w:vAlign w:val="center"/>
          </w:tcPr>
          <w:p w14:paraId="1A84A6FD">
            <w:pPr>
              <w:keepNext/>
              <w:spacing w:line="360" w:lineRule="auto"/>
              <w:ind w:left="0" w:right="0" w:firstLine="0"/>
              <w:jc w:val="center"/>
            </w:pPr>
            <w:r>
              <w:rPr>
                <w:rFonts w:ascii="Times New Roman" w:hAnsi="Times New Roman" w:eastAsia="宋体" w:cs="Times New Roman"/>
                <w:sz w:val="19"/>
              </w:rPr>
              <w:t>0.0434385</w:t>
            </w:r>
          </w:p>
        </w:tc>
      </w:tr>
      <w:tr w14:paraId="27CFAD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78FEA193">
            <w:pPr>
              <w:keepNext/>
              <w:spacing w:line="360" w:lineRule="auto"/>
              <w:ind w:left="0" w:right="0" w:firstLine="0"/>
              <w:jc w:val="center"/>
            </w:pPr>
            <w:r>
              <w:rPr>
                <w:rFonts w:ascii="Times New Roman" w:hAnsi="Times New Roman" w:eastAsia="宋体" w:cs="Times New Roman"/>
                <w:sz w:val="19"/>
              </w:rPr>
              <w:t>30.00</w:t>
            </w:r>
          </w:p>
        </w:tc>
        <w:tc>
          <w:tcPr>
            <w:tcW w:w="2400" w:type="dxa"/>
            <w:vAlign w:val="center"/>
          </w:tcPr>
          <w:p w14:paraId="7145DD11">
            <w:pPr>
              <w:keepNext/>
              <w:spacing w:line="360" w:lineRule="auto"/>
              <w:ind w:left="0" w:right="0" w:firstLine="0"/>
              <w:jc w:val="center"/>
            </w:pPr>
            <w:r>
              <w:rPr>
                <w:rFonts w:ascii="Times New Roman" w:hAnsi="Times New Roman" w:eastAsia="宋体" w:cs="Times New Roman"/>
                <w:sz w:val="19"/>
              </w:rPr>
              <w:t>0.00506012</w:t>
            </w:r>
          </w:p>
        </w:tc>
        <w:tc>
          <w:tcPr>
            <w:tcW w:w="2400" w:type="dxa"/>
            <w:vAlign w:val="center"/>
          </w:tcPr>
          <w:p w14:paraId="6BD43E41">
            <w:pPr>
              <w:keepNext/>
              <w:spacing w:line="360" w:lineRule="auto"/>
              <w:ind w:left="0" w:right="0" w:firstLine="0"/>
              <w:jc w:val="center"/>
            </w:pPr>
            <w:r>
              <w:rPr>
                <w:rFonts w:ascii="Times New Roman" w:hAnsi="Times New Roman" w:eastAsia="宋体" w:cs="Times New Roman"/>
                <w:sz w:val="19"/>
              </w:rPr>
              <w:t>0.00152799</w:t>
            </w:r>
          </w:p>
        </w:tc>
        <w:tc>
          <w:tcPr>
            <w:tcW w:w="2404" w:type="dxa"/>
            <w:vAlign w:val="center"/>
          </w:tcPr>
          <w:p w14:paraId="45C23285">
            <w:pPr>
              <w:keepNext/>
              <w:spacing w:line="360" w:lineRule="auto"/>
              <w:ind w:left="0" w:right="0" w:firstLine="0"/>
              <w:jc w:val="center"/>
            </w:pPr>
            <w:r>
              <w:rPr>
                <w:rFonts w:ascii="Times New Roman" w:hAnsi="Times New Roman" w:eastAsia="宋体" w:cs="Times New Roman"/>
                <w:sz w:val="19"/>
              </w:rPr>
              <w:t>1.19374</w:t>
            </w:r>
          </w:p>
        </w:tc>
      </w:tr>
      <w:tr w14:paraId="2A6A3D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3917893C">
            <w:pPr>
              <w:keepNext/>
              <w:spacing w:line="360" w:lineRule="auto"/>
              <w:ind w:left="0" w:right="0" w:firstLine="0"/>
              <w:jc w:val="center"/>
            </w:pPr>
            <w:r>
              <w:rPr>
                <w:rFonts w:ascii="Times New Roman" w:hAnsi="Times New Roman" w:eastAsia="宋体" w:cs="Times New Roman"/>
                <w:sz w:val="19"/>
              </w:rPr>
              <w:t>32.00</w:t>
            </w:r>
          </w:p>
        </w:tc>
        <w:tc>
          <w:tcPr>
            <w:tcW w:w="2400" w:type="dxa"/>
            <w:vAlign w:val="center"/>
          </w:tcPr>
          <w:p w14:paraId="327BEF7D">
            <w:pPr>
              <w:keepNext/>
              <w:spacing w:line="360" w:lineRule="auto"/>
              <w:ind w:left="0" w:right="0" w:firstLine="0"/>
              <w:jc w:val="center"/>
            </w:pPr>
            <w:r>
              <w:rPr>
                <w:rFonts w:ascii="Times New Roman" w:hAnsi="Times New Roman" w:eastAsia="宋体" w:cs="Times New Roman"/>
                <w:sz w:val="19"/>
              </w:rPr>
              <w:t>0.00988577</w:t>
            </w:r>
          </w:p>
        </w:tc>
        <w:tc>
          <w:tcPr>
            <w:tcW w:w="2400" w:type="dxa"/>
            <w:vAlign w:val="center"/>
          </w:tcPr>
          <w:p w14:paraId="55765FC7">
            <w:pPr>
              <w:keepNext/>
              <w:spacing w:line="360" w:lineRule="auto"/>
              <w:ind w:left="0" w:right="0" w:firstLine="0"/>
              <w:jc w:val="center"/>
            </w:pPr>
            <w:r>
              <w:rPr>
                <w:rFonts w:ascii="Times New Roman" w:hAnsi="Times New Roman" w:eastAsia="宋体" w:cs="Times New Roman"/>
                <w:sz w:val="19"/>
              </w:rPr>
              <w:t>0.00372064</w:t>
            </w:r>
          </w:p>
        </w:tc>
        <w:tc>
          <w:tcPr>
            <w:tcW w:w="2404" w:type="dxa"/>
            <w:vAlign w:val="center"/>
          </w:tcPr>
          <w:p w14:paraId="68C40C6E">
            <w:pPr>
              <w:keepNext/>
              <w:spacing w:line="360" w:lineRule="auto"/>
              <w:ind w:left="0" w:right="0" w:firstLine="0"/>
              <w:jc w:val="center"/>
            </w:pPr>
            <w:r>
              <w:rPr>
                <w:rFonts w:ascii="Times New Roman" w:hAnsi="Times New Roman" w:eastAsia="宋体" w:cs="Times New Roman"/>
                <w:sz w:val="19"/>
              </w:rPr>
              <w:t>2.37598</w:t>
            </w:r>
          </w:p>
        </w:tc>
      </w:tr>
      <w:tr w14:paraId="504788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tcBorders>
              <w:bottom w:val="single" w:color="000000" w:sz="8" w:space="0"/>
            </w:tcBorders>
            <w:vAlign w:val="center"/>
          </w:tcPr>
          <w:p w14:paraId="42E54F69">
            <w:pPr>
              <w:keepNext w:val="0"/>
              <w:spacing w:line="360" w:lineRule="auto"/>
              <w:ind w:left="0" w:right="0" w:firstLine="0"/>
              <w:jc w:val="center"/>
            </w:pPr>
            <w:r>
              <w:rPr>
                <w:rFonts w:ascii="Times New Roman" w:hAnsi="Times New Roman" w:eastAsia="宋体" w:cs="Times New Roman"/>
                <w:sz w:val="19"/>
              </w:rPr>
              <w:t>33.89</w:t>
            </w:r>
          </w:p>
        </w:tc>
        <w:tc>
          <w:tcPr>
            <w:tcW w:w="2400" w:type="dxa"/>
            <w:tcBorders>
              <w:bottom w:val="single" w:color="000000" w:sz="8" w:space="0"/>
            </w:tcBorders>
            <w:vAlign w:val="center"/>
          </w:tcPr>
          <w:p w14:paraId="37ACA3AD">
            <w:pPr>
              <w:keepNext w:val="0"/>
              <w:spacing w:line="360" w:lineRule="auto"/>
              <w:ind w:left="0" w:right="0" w:firstLine="0"/>
              <w:jc w:val="center"/>
            </w:pPr>
            <w:r>
              <w:rPr>
                <w:rFonts w:ascii="Times New Roman" w:hAnsi="Times New Roman" w:eastAsia="宋体" w:cs="Times New Roman"/>
                <w:sz w:val="19"/>
              </w:rPr>
              <w:t>0.014472</w:t>
            </w:r>
          </w:p>
        </w:tc>
        <w:tc>
          <w:tcPr>
            <w:tcW w:w="2400" w:type="dxa"/>
            <w:tcBorders>
              <w:bottom w:val="single" w:color="000000" w:sz="8" w:space="0"/>
            </w:tcBorders>
            <w:vAlign w:val="center"/>
          </w:tcPr>
          <w:p w14:paraId="78FFA759">
            <w:pPr>
              <w:keepNext w:val="0"/>
              <w:spacing w:line="360" w:lineRule="auto"/>
              <w:ind w:left="0" w:right="0" w:firstLine="0"/>
              <w:jc w:val="center"/>
            </w:pPr>
            <w:r>
              <w:rPr>
                <w:rFonts w:ascii="Times New Roman" w:hAnsi="Times New Roman" w:eastAsia="宋体" w:cs="Times New Roman"/>
                <w:sz w:val="19"/>
              </w:rPr>
              <w:t>0.0059676</w:t>
            </w:r>
          </w:p>
        </w:tc>
        <w:tc>
          <w:tcPr>
            <w:tcW w:w="2404" w:type="dxa"/>
            <w:tcBorders>
              <w:bottom w:val="single" w:color="000000" w:sz="8" w:space="0"/>
            </w:tcBorders>
            <w:vAlign w:val="center"/>
          </w:tcPr>
          <w:p w14:paraId="43ADDCE3">
            <w:pPr>
              <w:keepNext w:val="0"/>
              <w:spacing w:line="360" w:lineRule="auto"/>
              <w:ind w:left="0" w:right="0" w:firstLine="0"/>
              <w:jc w:val="center"/>
            </w:pPr>
            <w:r>
              <w:rPr>
                <w:rFonts w:ascii="Times New Roman" w:hAnsi="Times New Roman" w:eastAsia="宋体" w:cs="Times New Roman"/>
                <w:sz w:val="19"/>
              </w:rPr>
              <w:t>3.51148</w:t>
            </w:r>
          </w:p>
        </w:tc>
      </w:tr>
    </w:tbl>
    <w:p w14:paraId="6A93DC05">
      <w:pPr>
        <w:spacing w:after="0" w:line="360" w:lineRule="auto"/>
        <w:rPr>
          <w:lang w:eastAsia="zh-CN"/>
        </w:rPr>
      </w:pPr>
      <w:r>
        <w:rPr>
          <w:rFonts w:ascii="Times New Roman" w:hAnsi="Times New Roman" w:eastAsia="宋体" w:cs="Times New Roman"/>
          <w:sz w:val="24"/>
          <w:lang w:eastAsia="zh-CN"/>
        </w:rPr>
        <w:t>表4-11与图4-32比较三类模型的出流响应。三维总出流由30.00 m时的1.19374 m³/s增至33.89 m时的3.51148 m³/s。两个断面稳态与第30天的出流曲线接近，二维稳态可有效表征恒水位下的终态出流，瞬态模型则补充了渗流场的时间演变。与前述堤段相比，长春垸洪水位下两个典型断面的出流差异更为明显，说明相同边界水位并不对应相同的断面渗流响应。三维结果进一步给出沿堤空间分布，为潜在通道识别提供全域水头和通量。</w:t>
      </w:r>
    </w:p>
    <w:p w14:paraId="542EB021">
      <w:pPr>
        <w:spacing w:before="120" w:after="0" w:line="240" w:lineRule="auto"/>
        <w:ind w:firstLine="0"/>
        <w:jc w:val="center"/>
        <w:rPr>
          <w:rFonts w:ascii="Times New Roman" w:hAnsi="Times New Roman" w:cs="Times New Roman"/>
        </w:rPr>
      </w:pPr>
      <w:r>
        <w:drawing>
          <wp:inline distT="0" distB="0" distL="0" distR="0">
            <wp:extent cx="5399405" cy="2326640"/>
            <wp:effectExtent l="0" t="0" r="0" b="3810"/>
            <wp:docPr id="74" name="cc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cc_response"/>
                    <pic:cNvPicPr>
                      <a:picLocks noChangeAspect="1"/>
                    </pic:cNvPicPr>
                  </pic:nvPicPr>
                  <pic:blipFill>
                    <a:blip r:embed="rId147"/>
                    <a:stretch>
                      <a:fillRect/>
                    </a:stretch>
                  </pic:blipFill>
                  <pic:spPr>
                    <a:xfrm>
                      <a:off x="0" y="0"/>
                      <a:ext cx="5400000" cy="2326722"/>
                    </a:xfrm>
                    <a:prstGeom prst="rect">
                      <a:avLst/>
                    </a:prstGeom>
                  </pic:spPr>
                </pic:pic>
              </a:graphicData>
            </a:graphic>
          </wp:inline>
        </w:drawing>
      </w:r>
    </w:p>
    <w:p w14:paraId="52738E14">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图4-32　长春垸多水位下二维与三维出流响应</w:t>
      </w:r>
    </w:p>
    <w:p w14:paraId="45A8464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4-32 Two-dimensional and three-dimensional outflow responses of the Changchunyuan case under multiple water levels</w:t>
      </w:r>
    </w:p>
    <w:p w14:paraId="4484E5FE">
      <w:pPr>
        <w:spacing w:after="0" w:line="360" w:lineRule="auto"/>
        <w:rPr>
          <w:lang w:eastAsia="zh-CN"/>
        </w:rPr>
      </w:pPr>
      <w:r>
        <w:rPr>
          <w:rFonts w:ascii="Times New Roman" w:hAnsi="Times New Roman" w:eastAsia="宋体" w:cs="Times New Roman"/>
          <w:sz w:val="24"/>
          <w:lang w:eastAsia="zh-CN"/>
        </w:rPr>
        <w:t>4.5  基于渗流场识别的潜在管涌通道分析——以洞庭湖垸堤防为例</w:t>
      </w:r>
    </w:p>
    <w:p w14:paraId="39781BB6">
      <w:pPr>
        <w:spacing w:after="0" w:line="360" w:lineRule="auto"/>
        <w:rPr>
          <w:lang w:eastAsia="zh-CN"/>
        </w:rPr>
      </w:pPr>
      <w:r>
        <w:rPr>
          <w:rFonts w:ascii="Times New Roman" w:hAnsi="Times New Roman" w:eastAsia="Times New Roman" w:cs="Times New Roman"/>
          <w:sz w:val="24"/>
          <w:lang w:eastAsia="zh-CN"/>
        </w:rPr>
        <w:t xml:space="preserve">4.5.1  </w:t>
      </w:r>
      <w:r>
        <w:rPr>
          <w:rFonts w:ascii="Times New Roman" w:hAnsi="Times New Roman" w:cs="宋体"/>
          <w:sz w:val="24"/>
          <w:lang w:eastAsia="zh-CN"/>
        </w:rPr>
        <w:t>水力指标与潜在的管涌风险等级</w:t>
      </w:r>
    </w:p>
    <w:p w14:paraId="4FCBF82C">
      <w:pPr>
        <w:spacing w:after="0" w:line="360" w:lineRule="auto"/>
        <w:rPr>
          <w:lang w:eastAsia="zh-CN"/>
        </w:rPr>
      </w:pPr>
      <w:r>
        <w:rPr>
          <w:rFonts w:ascii="Times New Roman" w:hAnsi="Times New Roman" w:cs="宋体"/>
          <w:sz w:val="24"/>
          <w:lang w:eastAsia="zh-CN"/>
        </w:rPr>
        <w:t>潜在管涌涉及水力驱动</w:t>
      </w:r>
      <w:r>
        <w:rPr>
          <w:rFonts w:ascii="Times New Roman" w:hAnsi="Times New Roman" w:eastAsia="Times New Roman"/>
          <w:sz w:val="24"/>
          <w:lang w:eastAsia="zh-CN"/>
        </w:rPr>
        <w:t>、</w:t>
      </w:r>
      <w:r>
        <w:rPr>
          <w:rFonts w:ascii="Times New Roman" w:hAnsi="Times New Roman" w:cs="宋体"/>
          <w:sz w:val="24"/>
          <w:lang w:eastAsia="zh-CN"/>
        </w:rPr>
        <w:t>颗粒迁移和出口约束</w:t>
      </w:r>
      <w:r>
        <w:rPr>
          <w:rFonts w:ascii="Times New Roman" w:hAnsi="Times New Roman" w:eastAsia="Times New Roman"/>
          <w:sz w:val="24"/>
          <w:vertAlign w:val="superscript"/>
          <w:lang w:eastAsia="zh-CN"/>
        </w:rPr>
        <w:t>[108,202-203]</w:t>
      </w:r>
      <w:r>
        <w:rPr>
          <w:rFonts w:ascii="Times New Roman" w:hAnsi="Times New Roman" w:eastAsia="Times New Roman"/>
          <w:sz w:val="24"/>
          <w:lang w:eastAsia="zh-CN"/>
        </w:rPr>
        <w:t>。</w:t>
      </w:r>
      <w:r>
        <w:rPr>
          <w:rFonts w:ascii="Times New Roman" w:hAnsi="Times New Roman" w:cs="宋体"/>
          <w:sz w:val="24"/>
          <w:lang w:eastAsia="zh-CN"/>
        </w:rPr>
        <w:t>临界梯度或水头用于描述水力极限状态</w:t>
      </w:r>
      <w:r>
        <w:rPr>
          <w:rFonts w:ascii="Times New Roman" w:hAnsi="Times New Roman" w:eastAsia="Times New Roman"/>
          <w:sz w:val="24"/>
          <w:lang w:eastAsia="zh-CN"/>
        </w:rPr>
        <w:t>。</w:t>
      </w:r>
      <w:r>
        <w:rPr>
          <w:rFonts w:ascii="Times New Roman" w:hAnsi="Times New Roman" w:cs="宋体"/>
          <w:sz w:val="24"/>
          <w:lang w:eastAsia="zh-CN"/>
        </w:rPr>
        <w:t>本文将基于守恒通量从代表性渗出位置回溯获得、并结合出口水力指标分级的候选渗流路径，定义为基于渗流场识别的潜在管涌通道（以下简称潜在管涌通道），用于管涌隐患的空间筛查。饱和土体内的水力坡降与单位体积渗透力为</w:t>
      </w:r>
      <w:r>
        <w:rPr>
          <w:rFonts w:ascii="Times New Roman" w:hAnsi="Times New Roman" w:eastAsia="Times New Roman"/>
          <w:sz w:val="24"/>
          <w:vertAlign w:val="superscript"/>
          <w:lang w:eastAsia="zh-CN"/>
        </w:rPr>
        <w:t>[190]</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8C0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6F31DAD">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sty m:val="b"/>
                            </m:rPr>
                            <m:t>i</m:t>
                          </m:r>
                          <m:r>
                            <m:rPr/>
                            <m:t>=−∇H</m:t>
                          </m:r>
                        </m:e>
                      </m:mr>
                      <m:mr>
                        <m:e>
                          <m:sSub>
                            <m:sSubPr/>
                            <m:e>
                              <m:r>
                                <m:rPr>
                                  <m:sty m:val="b"/>
                                </m:rPr>
                                <m:t>f</m:t>
                              </m:r>
                            </m:e>
                            <m:sub>
                              <m:r>
                                <m:rPr/>
                                <m:t>s</m:t>
                              </m:r>
                            </m:sub>
                          </m:sSub>
                          <m:r>
                            <m:rPr/>
                            <m:t>=</m:t>
                          </m:r>
                          <m:sSub>
                            <m:sSubPr/>
                            <m:e>
                              <m:r>
                                <m:rPr/>
                                <m:t>γ</m:t>
                              </m:r>
                            </m:e>
                            <m:sub>
                              <m:r>
                                <m:rPr/>
                                <m:t>w</m:t>
                              </m:r>
                            </m:sub>
                          </m:sSub>
                          <m:r>
                            <m:rPr>
                              <m:sty m:val="b"/>
                            </m:rPr>
                            <m:t>i</m:t>
                          </m:r>
                        </m:e>
                      </m:mr>
                    </m:m>
                  </m:e>
                </m:d>
              </m:oMath>
            </m:oMathPara>
          </w:p>
        </w:tc>
        <w:tc>
          <w:tcPr>
            <w:tcW w:w="848" w:type="dxa"/>
            <w:tcBorders>
              <w:top w:val="nil"/>
              <w:left w:val="nil"/>
              <w:bottom w:val="nil"/>
              <w:right w:val="nil"/>
            </w:tcBorders>
            <w:vAlign w:val="center"/>
          </w:tcPr>
          <w:p w14:paraId="47EEAEA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（4-42）</w:t>
            </w:r>
          </w:p>
        </w:tc>
      </w:tr>
    </w:tbl>
    <w:p w14:paraId="19FDECC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sty m:val="b"/>
          </m:rPr>
          <m:t>i</m:t>
        </m:r>
      </m:oMath>
      <w:r>
        <w:rPr>
          <w:rFonts w:ascii="Times New Roman" w:hAnsi="Times New Roman" w:cs="宋体"/>
          <w:sz w:val="24"/>
          <w:lang w:eastAsia="zh-CN"/>
        </w:rPr>
        <w:t>为水力坡降向量</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sSub>
          <m:sSubPr/>
          <m:e>
            <m:r>
              <m:rPr>
                <m:sty m:val="b"/>
              </m:rPr>
              <m:t>f</m:t>
            </m:r>
          </m:e>
          <m:sub>
            <m:r>
              <m:rPr/>
              <m:t>s</m:t>
            </m:r>
          </m:sub>
        </m:sSub>
      </m:oMath>
      <w:r>
        <w:rPr>
          <w:rFonts w:ascii="Times New Roman" w:hAnsi="Times New Roman" w:cs="宋体"/>
          <w:sz w:val="24"/>
          <w:lang w:eastAsia="zh-CN"/>
        </w:rPr>
        <w:t>为单位体积土体所受渗透力</w:t>
      </w:r>
      <w:r>
        <w:rPr>
          <w:rFonts w:ascii="Times New Roman" w:hAnsi="Times New Roman" w:eastAsia="Times New Roman"/>
          <w:sz w:val="24"/>
          <w:lang w:eastAsia="zh-CN"/>
        </w:rPr>
        <w:t>，N/m³。</w:t>
      </w:r>
    </w:p>
    <w:p w14:paraId="3D71D753">
      <w:pPr>
        <w:spacing w:after="0" w:line="360" w:lineRule="auto"/>
        <w:rPr>
          <w:lang w:eastAsia="zh-CN"/>
        </w:rPr>
      </w:pPr>
      <w:r>
        <w:rPr>
          <w:rFonts w:ascii="Times New Roman" w:hAnsi="Times New Roman" w:cs="宋体"/>
          <w:sz w:val="24"/>
          <w:lang w:eastAsia="zh-CN"/>
        </w:rPr>
        <w:t>出逸梯度是水流排出土体时</w:t>
      </w:r>
      <w:r>
        <w:rPr>
          <w:rFonts w:ascii="Times New Roman" w:hAnsi="Times New Roman" w:eastAsia="Times New Roman"/>
          <w:sz w:val="24"/>
          <w:lang w:eastAsia="zh-CN"/>
        </w:rPr>
        <w:t>，</w:t>
      </w:r>
      <w:r>
        <w:rPr>
          <w:rFonts w:ascii="Times New Roman" w:hAnsi="Times New Roman" w:cs="宋体"/>
          <w:sz w:val="24"/>
          <w:lang w:eastAsia="zh-CN"/>
        </w:rPr>
        <w:t>沿边界外法线方向单位长度上的总水头降落量</w:t>
      </w:r>
      <w:r>
        <w:rPr>
          <w:rFonts w:ascii="Times New Roman" w:hAnsi="Times New Roman" w:eastAsia="Times New Roman"/>
          <w:sz w:val="24"/>
          <w:lang w:eastAsia="zh-CN"/>
        </w:rPr>
        <w:t>，</w:t>
      </w:r>
      <w:r>
        <w:rPr>
          <w:rFonts w:ascii="Times New Roman" w:hAnsi="Times New Roman" w:cs="宋体"/>
          <w:sz w:val="24"/>
          <w:lang w:eastAsia="zh-CN"/>
        </w:rPr>
        <w:t>为无量纲量</w:t>
      </w:r>
      <w:r>
        <w:rPr>
          <w:rFonts w:ascii="Times New Roman" w:hAnsi="Times New Roman" w:eastAsia="Times New Roman"/>
          <w:sz w:val="24"/>
          <w:lang w:eastAsia="zh-CN"/>
        </w:rPr>
        <w:t>。</w:t>
      </w:r>
      <w:r>
        <w:rPr>
          <w:rFonts w:ascii="Times New Roman" w:hAnsi="Times New Roman" w:cs="宋体"/>
          <w:sz w:val="24"/>
          <w:lang w:eastAsia="zh-CN"/>
        </w:rPr>
        <w:t>它反映出口处的水力驱动强度</w:t>
      </w:r>
      <w:r>
        <w:rPr>
          <w:rFonts w:ascii="Times New Roman" w:hAnsi="Times New Roman" w:eastAsia="Times New Roman"/>
          <w:sz w:val="24"/>
          <w:lang w:eastAsia="zh-CN"/>
        </w:rPr>
        <w:t>，</w:t>
      </w:r>
      <w:r>
        <w:rPr>
          <w:rFonts w:ascii="Times New Roman" w:hAnsi="Times New Roman" w:cs="宋体"/>
          <w:sz w:val="24"/>
          <w:lang w:eastAsia="zh-CN"/>
        </w:rPr>
        <w:t>不等同于渗流速度或管涌概率</w:t>
      </w:r>
      <w:r>
        <w:rPr>
          <w:rFonts w:ascii="Times New Roman" w:hAnsi="Times New Roman" w:eastAsia="Times New Roman"/>
          <w:sz w:val="24"/>
          <w:lang w:eastAsia="zh-CN"/>
        </w:rPr>
        <w:t>。</w:t>
      </w:r>
      <w:r>
        <w:rPr>
          <w:rFonts w:ascii="Times New Roman" w:hAnsi="Times New Roman" w:cs="宋体"/>
          <w:sz w:val="24"/>
          <w:lang w:eastAsia="zh-CN"/>
        </w:rPr>
        <w:t>按守恒边界流量计算法向出逸梯度</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208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F2A49DE">
            <w:pPr>
              <w:spacing w:before="60" w:after="60" w:line="240" w:lineRule="auto"/>
              <w:ind w:left="0" w:right="0" w:firstLine="0"/>
              <w:jc w:val="center"/>
              <w:rPr>
                <w:rFonts w:ascii="Times New Roman" w:hAnsi="Times New Roman" w:cs="Times New Roman"/>
              </w:rPr>
            </w:pPr>
            <m:oMathPara>
              <m:oMath>
                <m:sSub>
                  <m:sSubPr/>
                  <m:e>
                    <m:r>
                      <m:rPr/>
                      <m:t>i</m:t>
                    </m:r>
                  </m:e>
                  <m:sub>
                    <m:r>
                      <m:rPr>
                        <m:sty m:val="p"/>
                      </m:rPr>
                      <m:t>out</m:t>
                    </m:r>
                    <m:r>
                      <m:rPr/>
                      <m:t>,f</m:t>
                    </m:r>
                  </m:sub>
                </m:sSub>
                <m:r>
                  <m:rPr/>
                  <m:t>=</m:t>
                </m:r>
                <m:f>
                  <m:fPr/>
                  <m:num>
                    <m:sSub>
                      <m:sSubPr/>
                      <m:e>
                        <m:r>
                          <m:rPr/>
                          <m:t>H</m:t>
                        </m:r>
                      </m:e>
                      <m:sub>
                        <m:r>
                          <m:rPr/>
                          <m:t>P</m:t>
                        </m:r>
                      </m:sub>
                    </m:sSub>
                    <m:sSub>
                      <m:sSubPr/>
                      <m:e>
                        <m:r>
                          <m:rPr/>
                          <m:t>−H</m:t>
                        </m:r>
                      </m:e>
                      <m:sub>
                        <m:r>
                          <m:rPr/>
                          <m:t>b</m:t>
                        </m:r>
                      </m:sub>
                    </m:sSub>
                  </m:num>
                  <m:den>
                    <m:sSub>
                      <m:sSubPr/>
                      <m:e>
                        <m:r>
                          <m:rPr/>
                          <m:t>d</m:t>
                        </m:r>
                      </m:e>
                      <m:sub>
                        <m:r>
                          <m:rPr/>
                          <m:t>Pb</m:t>
                        </m:r>
                      </m:sub>
                    </m:sSub>
                  </m:den>
                </m:f>
                <m:r>
                  <m:rPr/>
                  <m:t>=</m:t>
                </m:r>
                <m:f>
                  <m:fPr/>
                  <m:num>
                    <m:sSub>
                      <m:sSubPr/>
                      <m:e>
                        <m:r>
                          <m:rPr/>
                          <m:t>Q</m:t>
                        </m:r>
                      </m:e>
                      <m:sub>
                        <m:r>
                          <m:rPr/>
                          <m:t>f</m:t>
                        </m:r>
                      </m:sub>
                    </m:sSub>
                  </m:num>
                  <m:den>
                    <m:sSub>
                      <m:sSubPr/>
                      <m:e>
                        <m:r>
                          <m:rPr/>
                          <m:t>A</m:t>
                        </m:r>
                      </m:e>
                      <m:sub>
                        <m:r>
                          <m:rPr/>
                          <m:t>f</m:t>
                        </m:r>
                      </m:sub>
                    </m:sSub>
                    <m:sSub>
                      <m:sSubPr/>
                      <m:e>
                        <m:r>
                          <m:rPr/>
                          <m:t>K</m:t>
                        </m:r>
                      </m:e>
                      <m:sub>
                        <m:r>
                          <m:rPr/>
                          <m:t>⊥,f</m:t>
                        </m:r>
                      </m:sub>
                    </m:sSub>
                    <m:sSub>
                      <m:sSubPr/>
                      <m:e>
                        <m:r>
                          <m:rPr/>
                          <m:t>k</m:t>
                        </m:r>
                      </m:e>
                      <m:sub>
                        <m:r>
                          <m:rPr/>
                          <m:t>r,f</m:t>
                        </m:r>
                      </m:sub>
                    </m:sSub>
                  </m:den>
                </m:f>
              </m:oMath>
            </m:oMathPara>
          </w:p>
        </w:tc>
        <w:tc>
          <w:tcPr>
            <w:tcW w:w="848" w:type="dxa"/>
            <w:tcBorders>
              <w:top w:val="nil"/>
              <w:left w:val="nil"/>
              <w:bottom w:val="nil"/>
              <w:right w:val="nil"/>
            </w:tcBorders>
            <w:vAlign w:val="center"/>
          </w:tcPr>
          <w:p w14:paraId="6EDAF2F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（4-43）</w:t>
            </w:r>
          </w:p>
        </w:tc>
      </w:tr>
    </w:tbl>
    <w:p w14:paraId="2D25C12C">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i</m:t>
            </m:r>
          </m:e>
          <m:sub>
            <m:r>
              <m:rPr>
                <m:sty m:val="p"/>
              </m:rPr>
              <m:t>out</m:t>
            </m:r>
            <m:r>
              <m:rPr/>
              <m:t>,f</m:t>
            </m:r>
          </m:sub>
        </m:sSub>
      </m:oMath>
      <w:r>
        <w:rPr>
          <w:rFonts w:ascii="Times New Roman" w:hAnsi="Times New Roman" w:cs="宋体"/>
          <w:sz w:val="24"/>
          <w:lang w:eastAsia="zh-CN"/>
        </w:rPr>
        <w:t>为边界面法向出逸梯度</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w:r>
        <w:rPr>
          <w:rFonts w:ascii="Times New Roman" w:hAnsi="Times New Roman" w:cs="宋体"/>
          <w:sz w:val="24"/>
          <w:lang w:eastAsia="zh-CN"/>
        </w:rPr>
        <w:t>对应</w:t>
      </w:r>
      <m:oMath>
        <m:r>
          <m:rPr/>
          <m:t>−∇H⋅</m:t>
        </m:r>
        <m:r>
          <m:rPr>
            <m:sty m:val="b"/>
          </m:rPr>
          <m:t>n</m:t>
        </m:r>
      </m:oMath>
      <w:r>
        <w:rPr>
          <w:rFonts w:ascii="Times New Roman" w:hAnsi="Times New Roman" w:cs="宋体"/>
          <w:sz w:val="24"/>
          <w:lang w:eastAsia="zh-CN"/>
        </w:rPr>
        <w:t>的离散近似</w:t>
      </w:r>
      <w:r>
        <w:rPr>
          <w:rFonts w:ascii="Times New Roman" w:hAnsi="Times New Roman" w:eastAsia="Times New Roman"/>
          <w:sz w:val="24"/>
          <w:lang w:eastAsia="zh-CN"/>
        </w:rPr>
        <w:t>；</w:t>
      </w:r>
      <m:oMath>
        <m:sSub>
          <m:sSubPr/>
          <m:e>
            <m:r>
              <m:rPr/>
              <m:t>Q</m:t>
            </m:r>
          </m:e>
          <m:sub>
            <m:r>
              <m:rPr/>
              <m:t>f</m:t>
            </m:r>
          </m:sub>
        </m:sSub>
      </m:oMath>
      <w:r>
        <w:rPr>
          <w:rFonts w:ascii="Times New Roman" w:hAnsi="Times New Roman" w:cs="宋体"/>
          <w:sz w:val="24"/>
          <w:lang w:eastAsia="zh-CN"/>
        </w:rPr>
        <w:t>为向外排水流量</w:t>
      </w:r>
      <w:r>
        <w:rPr>
          <w:rFonts w:ascii="Times New Roman" w:hAnsi="Times New Roman" w:eastAsia="Times New Roman"/>
          <w:sz w:val="24"/>
          <w:lang w:eastAsia="zh-CN"/>
        </w:rPr>
        <w:t>，m³/s；</w:t>
      </w:r>
      <m:oMath>
        <m:sSub>
          <m:sSubPr/>
          <m:e>
            <m:r>
              <m:rPr/>
              <m:t>A</m:t>
            </m:r>
          </m:e>
          <m:sub>
            <m:r>
              <m:rPr/>
              <m:t>f</m:t>
            </m:r>
          </m:sub>
        </m:sSub>
      </m:oMath>
      <w:r>
        <w:rPr>
          <w:rFonts w:ascii="Times New Roman" w:hAnsi="Times New Roman" w:cs="宋体"/>
          <w:sz w:val="24"/>
          <w:lang w:eastAsia="zh-CN"/>
        </w:rPr>
        <w:t>为出口面面积</w:t>
      </w:r>
      <w:r>
        <w:rPr>
          <w:rFonts w:ascii="Times New Roman" w:hAnsi="Times New Roman" w:eastAsia="Times New Roman"/>
          <w:sz w:val="24"/>
          <w:lang w:eastAsia="zh-CN"/>
        </w:rPr>
        <w:t>，m²；</w:t>
      </w:r>
      <m:oMath>
        <m:sSub>
          <m:sSubPr/>
          <m:e>
            <m:r>
              <m:rPr/>
              <m:t>K</m:t>
            </m:r>
          </m:e>
          <m:sub>
            <m:r>
              <m:rPr/>
              <m:t>⊥,f</m:t>
            </m:r>
          </m:sub>
        </m:sSub>
      </m:oMath>
      <w:r>
        <w:rPr>
          <w:rFonts w:ascii="Times New Roman" w:hAnsi="Times New Roman" w:eastAsia="Times New Roman"/>
          <w:sz w:val="24"/>
          <w:lang w:eastAsia="zh-CN"/>
        </w:rPr>
        <w:t>、</w:t>
      </w:r>
      <m:oMath>
        <m:sSub>
          <m:sSubPr/>
          <m:e>
            <m:r>
              <m:rPr/>
              <m:t>k</m:t>
            </m:r>
          </m:e>
          <m:sub>
            <m:r>
              <m:rPr/>
              <m:t>r,f</m:t>
            </m:r>
          </m:sub>
        </m:sSub>
      </m:oMath>
      <w:r>
        <w:rPr>
          <w:rFonts w:ascii="Times New Roman" w:hAnsi="Times New Roman" w:cs="宋体"/>
          <w:sz w:val="24"/>
          <w:lang w:eastAsia="zh-CN"/>
        </w:rPr>
        <w:t>分别为出口内侧法向饱和渗透系数及相对渗透系数</w:t>
      </w:r>
      <w:r>
        <w:rPr>
          <w:rFonts w:ascii="Times New Roman" w:hAnsi="Times New Roman" w:eastAsia="Times New Roman"/>
          <w:sz w:val="24"/>
          <w:lang w:eastAsia="zh-CN"/>
        </w:rPr>
        <w:t>。</w:t>
      </w:r>
      <w:r>
        <w:rPr>
          <w:rFonts w:ascii="Times New Roman" w:hAnsi="Times New Roman" w:cs="宋体"/>
          <w:sz w:val="24"/>
          <w:lang w:eastAsia="zh-CN"/>
        </w:rPr>
        <w:t>对理想无黏聚</w:t>
      </w:r>
      <w:r>
        <w:rPr>
          <w:rFonts w:ascii="Times New Roman" w:hAnsi="Times New Roman" w:eastAsia="Times New Roman"/>
          <w:sz w:val="24"/>
          <w:lang w:eastAsia="zh-CN"/>
        </w:rPr>
        <w:t>、</w:t>
      </w:r>
      <w:r>
        <w:rPr>
          <w:rFonts w:ascii="Times New Roman" w:hAnsi="Times New Roman" w:cs="宋体"/>
          <w:sz w:val="24"/>
          <w:lang w:eastAsia="zh-CN"/>
        </w:rPr>
        <w:t>无附加覆盖约束的饱和土柱</w:t>
      </w:r>
      <w:r>
        <w:rPr>
          <w:rFonts w:ascii="Times New Roman" w:hAnsi="Times New Roman" w:eastAsia="Times New Roman"/>
          <w:sz w:val="24"/>
          <w:lang w:eastAsia="zh-CN"/>
        </w:rPr>
        <w:t>，</w:t>
      </w:r>
      <w:r>
        <w:rPr>
          <w:rFonts w:ascii="Times New Roman" w:hAnsi="Times New Roman" w:cs="宋体"/>
          <w:sz w:val="24"/>
          <w:lang w:eastAsia="zh-CN"/>
        </w:rPr>
        <w:t>临界向上梯度由渗透力与有效重度平衡得到</w:t>
      </w:r>
      <w:r>
        <w:rPr>
          <w:rFonts w:ascii="Times New Roman" w:hAnsi="Times New Roman" w:eastAsia="Times New Roman"/>
          <w:sz w:val="24"/>
          <w:vertAlign w:val="superscript"/>
          <w:lang w:eastAsia="zh-CN"/>
        </w:rPr>
        <w:t>[204]</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E74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8F96B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i</m:t>
                              </m:r>
                            </m:e>
                            <m:sub>
                              <m:r>
                                <m:rPr/>
                                <m:t>c</m:t>
                              </m:r>
                            </m:sub>
                          </m:sSub>
                          <m:r>
                            <m:rPr/>
                            <m:t>=</m:t>
                          </m:r>
                          <m:sSup>
                            <m:sSupPr/>
                            <m:e>
                              <m:r>
                                <m:rPr/>
                                <m:t>γ</m:t>
                              </m:r>
                            </m:e>
                            <m:sup>
                              <m:r>
                                <m:rPr/>
                                <m:t>′</m:t>
                              </m:r>
                            </m:sup>
                          </m:sSup>
                          <m:r>
                            <m:rPr/>
                            <m:t>/</m:t>
                          </m:r>
                          <m:sSub>
                            <m:sSubPr/>
                            <m:e>
                              <m:r>
                                <m:rPr/>
                                <m:t>γ</m:t>
                              </m:r>
                            </m:e>
                            <m:sub>
                              <m:r>
                                <m:rPr/>
                                <m:t>w</m:t>
                              </m:r>
                            </m:sub>
                          </m:sSub>
                          <m:sSub>
                            <m:sSubPr/>
                            <m:e>
                              <m:r>
                                <m:rPr/>
                                <m:t>=(G</m:t>
                              </m:r>
                            </m:e>
                            <m:sub>
                              <m:r>
                                <m:rPr/>
                                <m:t>s</m:t>
                              </m:r>
                            </m:sub>
                          </m:sSub>
                          <m:r>
                            <m:rPr/>
                            <m:t>−1)/(1+e)</m:t>
                          </m:r>
                        </m:e>
                      </m:mr>
                      <m:mr>
                        <m:e>
                          <m:sSub>
                            <m:sSubPr/>
                            <m:e>
                              <m:r>
                                <m:rPr/>
                                <m:t>F</m:t>
                              </m:r>
                            </m:e>
                            <m:sub>
                              <m:r>
                                <m:rPr/>
                                <m:t>h</m:t>
                              </m:r>
                            </m:sub>
                          </m:sSub>
                          <m:sSub>
                            <m:sSubPr/>
                            <m:e>
                              <m:r>
                                <m:rPr/>
                                <m:t>=i</m:t>
                              </m:r>
                            </m:e>
                            <m:sub>
                              <m:r>
                                <m:rPr/>
                                <m:t>c</m:t>
                              </m:r>
                            </m:sub>
                          </m:sSub>
                          <m:sSub>
                            <m:sSubPr/>
                            <m:e>
                              <m:r>
                                <m:rPr/>
                                <m:t>/i</m:t>
                              </m:r>
                            </m:e>
                            <m:sub>
                              <m:r>
                                <m:rPr>
                                  <m:sty m:val="p"/>
                                </m:rPr>
                                <m:t>up</m:t>
                              </m:r>
                            </m:sub>
                          </m:sSub>
                          <m:r>
                            <m:rPr/>
                            <m:t> </m:t>
                          </m:r>
                          <m:sSub>
                            <m:sSubPr/>
                            <m:e>
                              <m:r>
                                <m:rPr/>
                                <m:t>(i</m:t>
                              </m:r>
                            </m:e>
                            <m:sub>
                              <m:r>
                                <m:rPr>
                                  <m:sty m:val="p"/>
                                </m:rPr>
                                <m:t>up</m:t>
                              </m:r>
                            </m:sub>
                          </m:sSub>
                          <m:r>
                            <m:rPr/>
                            <m:t>&gt;0)</m:t>
                          </m:r>
                        </m:e>
                      </m:mr>
                    </m:m>
                  </m:e>
                </m:d>
              </m:oMath>
            </m:oMathPara>
          </w:p>
        </w:tc>
        <w:tc>
          <w:tcPr>
            <w:tcW w:w="848" w:type="dxa"/>
            <w:tcBorders>
              <w:top w:val="nil"/>
              <w:left w:val="nil"/>
              <w:bottom w:val="nil"/>
              <w:right w:val="nil"/>
            </w:tcBorders>
            <w:vAlign w:val="center"/>
          </w:tcPr>
          <w:p w14:paraId="2C09DD8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（4-44）</w:t>
            </w:r>
          </w:p>
        </w:tc>
      </w:tr>
    </w:tbl>
    <w:p w14:paraId="7E75B8C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i</m:t>
            </m:r>
          </m:e>
          <m:sub>
            <m:r>
              <m:rPr/>
              <m:t>c</m:t>
            </m:r>
          </m:sub>
        </m:sSub>
      </m:oMath>
      <w:r>
        <w:rPr>
          <w:rFonts w:ascii="Times New Roman" w:hAnsi="Times New Roman" w:cs="宋体"/>
          <w:sz w:val="24"/>
          <w:lang w:eastAsia="zh-CN"/>
        </w:rPr>
        <w:t>为临界向上梯度</w:t>
      </w:r>
      <w:r>
        <w:rPr>
          <w:rFonts w:ascii="Times New Roman" w:hAnsi="Times New Roman" w:eastAsia="Times New Roman"/>
          <w:sz w:val="24"/>
          <w:lang w:eastAsia="zh-CN"/>
        </w:rPr>
        <w:t>；</w:t>
      </w:r>
      <m:oMath>
        <m:sSup>
          <m:sSupPr/>
          <m:e>
            <m:r>
              <m:rPr/>
              <m:t>γ</m:t>
            </m:r>
          </m:e>
          <m:sup>
            <m:r>
              <m:rPr/>
              <m:t>′</m:t>
            </m:r>
          </m:sup>
        </m:sSup>
      </m:oMath>
      <w:r>
        <w:rPr>
          <w:rFonts w:ascii="Times New Roman" w:hAnsi="Times New Roman" w:cs="宋体"/>
          <w:sz w:val="24"/>
          <w:lang w:eastAsia="zh-CN"/>
        </w:rPr>
        <w:t>为土体有效重度</w:t>
      </w:r>
      <w:r>
        <w:rPr>
          <w:rFonts w:ascii="Times New Roman" w:hAnsi="Times New Roman" w:eastAsia="Times New Roman"/>
          <w:sz w:val="24"/>
          <w:lang w:eastAsia="zh-CN"/>
        </w:rPr>
        <w:t>，N/m³；</w:t>
      </w:r>
      <m:oMath>
        <m:sSub>
          <m:sSubPr/>
          <m:e>
            <m:r>
              <m:rPr/>
              <m:t>G</m:t>
            </m:r>
          </m:e>
          <m:sub>
            <m:r>
              <m:rPr/>
              <m:t>s</m:t>
            </m:r>
          </m:sub>
        </m:sSub>
      </m:oMath>
      <w:r>
        <w:rPr>
          <w:rFonts w:ascii="Times New Roman" w:hAnsi="Times New Roman" w:cs="宋体"/>
          <w:sz w:val="24"/>
          <w:lang w:eastAsia="zh-CN"/>
        </w:rPr>
        <w:t>为土粒比重</w:t>
      </w:r>
      <w:r>
        <w:rPr>
          <w:rFonts w:ascii="Times New Roman" w:hAnsi="Times New Roman" w:eastAsia="Times New Roman"/>
          <w:sz w:val="24"/>
          <w:lang w:eastAsia="zh-CN"/>
        </w:rPr>
        <w:t>；</w:t>
      </w:r>
      <m:oMath>
        <m:r>
          <m:rPr/>
          <m:t>e</m:t>
        </m:r>
      </m:oMath>
      <w:r>
        <w:rPr>
          <w:rFonts w:ascii="Times New Roman" w:hAnsi="Times New Roman" w:cs="宋体"/>
          <w:sz w:val="24"/>
          <w:lang w:eastAsia="zh-CN"/>
        </w:rPr>
        <w:t>为孔隙比</w:t>
      </w:r>
      <w:r>
        <w:rPr>
          <w:rFonts w:ascii="Times New Roman" w:hAnsi="Times New Roman" w:eastAsia="Times New Roman"/>
          <w:sz w:val="24"/>
          <w:lang w:eastAsia="zh-CN"/>
        </w:rPr>
        <w:t>；</w:t>
      </w:r>
      <m:oMath>
        <m:sSub>
          <m:sSubPr/>
          <m:e>
            <m:r>
              <m:rPr/>
              <m:t>i</m:t>
            </m:r>
          </m:e>
          <m:sub>
            <m:r>
              <m:rPr>
                <m:sty m:val="p"/>
              </m:rPr>
              <m:t>up</m:t>
            </m:r>
          </m:sub>
        </m:sSub>
      </m:oMath>
      <w:r>
        <w:rPr>
          <w:rFonts w:ascii="Times New Roman" w:hAnsi="Times New Roman" w:cs="宋体"/>
          <w:sz w:val="24"/>
          <w:lang w:eastAsia="zh-CN"/>
        </w:rPr>
        <w:t>为向上出逸梯度</w:t>
      </w:r>
      <w:r>
        <w:rPr>
          <w:rFonts w:ascii="Times New Roman" w:hAnsi="Times New Roman" w:eastAsia="Times New Roman"/>
          <w:sz w:val="24"/>
          <w:lang w:eastAsia="zh-CN"/>
        </w:rPr>
        <w:t>；</w:t>
      </w:r>
      <m:oMath>
        <m:sSub>
          <m:sSubPr/>
          <m:e>
            <m:r>
              <m:rPr/>
              <m:t>F</m:t>
            </m:r>
          </m:e>
          <m:sub>
            <m:r>
              <m:rPr/>
              <m:t>h</m:t>
            </m:r>
          </m:sub>
        </m:sSub>
      </m:oMath>
      <w:r>
        <w:rPr>
          <w:rFonts w:ascii="Times New Roman" w:hAnsi="Times New Roman" w:cs="宋体"/>
          <w:sz w:val="24"/>
          <w:lang w:eastAsia="zh-CN"/>
        </w:rPr>
        <w:t>为临界梯度与计算梯度之比</w:t>
      </w:r>
      <w:r>
        <w:rPr>
          <w:rFonts w:ascii="Times New Roman" w:hAnsi="Times New Roman" w:eastAsia="Times New Roman"/>
          <w:sz w:val="24"/>
          <w:lang w:eastAsia="zh-CN"/>
        </w:rPr>
        <w:t>。</w:t>
      </w:r>
      <w:r>
        <w:rPr>
          <w:rFonts w:ascii="Times New Roman" w:hAnsi="Times New Roman" w:cs="宋体"/>
          <w:sz w:val="24"/>
          <w:lang w:eastAsia="zh-CN"/>
        </w:rPr>
        <w:t>除有效重度外</w:t>
      </w:r>
      <w:r>
        <w:rPr>
          <w:rFonts w:ascii="Times New Roman" w:hAnsi="Times New Roman" w:eastAsia="Times New Roman"/>
          <w:sz w:val="24"/>
          <w:lang w:eastAsia="zh-CN"/>
        </w:rPr>
        <w:t>，</w:t>
      </w:r>
      <w:r>
        <w:rPr>
          <w:rFonts w:ascii="Times New Roman" w:hAnsi="Times New Roman" w:cs="宋体"/>
          <w:sz w:val="24"/>
          <w:lang w:eastAsia="zh-CN"/>
        </w:rPr>
        <w:t>上述量均无量纲</w:t>
      </w:r>
      <w:r>
        <w:rPr>
          <w:rFonts w:ascii="Times New Roman" w:hAnsi="Times New Roman" w:eastAsia="Times New Roman"/>
          <w:sz w:val="24"/>
          <w:lang w:eastAsia="zh-CN"/>
        </w:rPr>
        <w:t>。</w:t>
      </w:r>
      <w:r>
        <w:rPr>
          <w:rFonts w:ascii="Times New Roman" w:hAnsi="Times New Roman" w:cs="宋体"/>
          <w:sz w:val="24"/>
          <w:lang w:eastAsia="zh-CN"/>
        </w:rPr>
        <w:t>对于水平地表向上出流</w:t>
      </w:r>
      <w:r>
        <w:rPr>
          <w:rFonts w:ascii="Times New Roman" w:hAnsi="Times New Roman" w:eastAsia="Times New Roman"/>
          <w:sz w:val="24"/>
          <w:lang w:eastAsia="zh-CN"/>
        </w:rPr>
        <w:t>，</w:t>
      </w:r>
      <m:oMath>
        <m:sSub>
          <m:sSubPr/>
          <m:e>
            <m:r>
              <m:rPr/>
              <m:t>i</m:t>
            </m:r>
          </m:e>
          <m:sub>
            <m:r>
              <m:rPr>
                <m:sty m:val="p"/>
              </m:rPr>
              <m:t>up</m:t>
            </m:r>
          </m:sub>
        </m:sSub>
        <m:sSub>
          <m:sSubPr/>
          <m:e>
            <m:r>
              <m:rPr/>
              <m:t>=i</m:t>
            </m:r>
          </m:e>
          <m:sub>
            <m:r>
              <m:rPr>
                <m:sty m:val="p"/>
              </m:rPr>
              <m:t>out</m:t>
            </m:r>
            <m:r>
              <m:rPr/>
              <m:t>,f</m:t>
            </m:r>
          </m:sub>
        </m:sSub>
      </m:oMath>
      <w:r>
        <w:rPr>
          <w:rFonts w:ascii="Times New Roman" w:hAnsi="Times New Roman" w:eastAsia="Times New Roman"/>
          <w:sz w:val="24"/>
          <w:lang w:eastAsia="zh-CN"/>
        </w:rPr>
        <w:t>。</w:t>
      </w:r>
      <w:r>
        <w:rPr>
          <w:rFonts w:ascii="Times New Roman" w:hAnsi="Times New Roman" w:cs="宋体"/>
          <w:sz w:val="24"/>
          <w:lang w:eastAsia="zh-CN"/>
        </w:rPr>
        <w:t>当</w:t>
      </w:r>
      <m:oMath>
        <m:sSub>
          <m:sSubPr/>
          <m:e>
            <m:r>
              <m:rPr/>
              <m:t>i</m:t>
            </m:r>
          </m:e>
          <m:sub>
            <m:r>
              <m:rPr>
                <m:sty m:val="p"/>
              </m:rPr>
              <m:t>up</m:t>
            </m:r>
          </m:sub>
        </m:sSub>
        <m:sSub>
          <m:sSubPr/>
          <m:e>
            <m:r>
              <m:rPr/>
              <m:t>&lt;i</m:t>
            </m:r>
          </m:e>
          <m:sub>
            <m:r>
              <m:rPr/>
              <m:t>c</m:t>
            </m:r>
          </m:sub>
        </m:sSub>
      </m:oMath>
      <w:r>
        <w:rPr>
          <w:rFonts w:ascii="Times New Roman" w:hAnsi="Times New Roman" w:cs="宋体"/>
          <w:sz w:val="24"/>
          <w:lang w:eastAsia="zh-CN"/>
        </w:rPr>
        <w:t>时</w:t>
      </w:r>
      <w:r>
        <w:rPr>
          <w:rFonts w:ascii="Times New Roman" w:hAnsi="Times New Roman" w:eastAsia="Times New Roman"/>
          <w:sz w:val="24"/>
          <w:lang w:eastAsia="zh-CN"/>
        </w:rPr>
        <w:t>，</w:t>
      </w:r>
      <w:r>
        <w:rPr>
          <w:rFonts w:ascii="Times New Roman" w:hAnsi="Times New Roman" w:cs="宋体"/>
          <w:sz w:val="24"/>
          <w:lang w:eastAsia="zh-CN"/>
        </w:rPr>
        <w:t>向上渗透力小于土体有效重力</w:t>
      </w:r>
      <w:r>
        <w:rPr>
          <w:rFonts w:ascii="Times New Roman" w:hAnsi="Times New Roman" w:eastAsia="Times New Roman"/>
          <w:sz w:val="24"/>
          <w:lang w:eastAsia="zh-CN"/>
        </w:rPr>
        <w:t>；</w:t>
      </w:r>
      <w:r>
        <w:rPr>
          <w:rFonts w:ascii="Times New Roman" w:hAnsi="Times New Roman" w:cs="宋体"/>
          <w:sz w:val="24"/>
          <w:lang w:eastAsia="zh-CN"/>
        </w:rPr>
        <w:t>二者相等时达到理想土柱有效应力为零的临界状态</w:t>
      </w:r>
      <w:r>
        <w:rPr>
          <w:rFonts w:ascii="Times New Roman" w:hAnsi="Times New Roman" w:eastAsia="Times New Roman"/>
          <w:sz w:val="24"/>
          <w:lang w:eastAsia="zh-CN"/>
        </w:rPr>
        <w:t>；</w:t>
      </w:r>
      <m:oMath>
        <m:sSub>
          <m:sSubPr/>
          <m:e>
            <m:r>
              <m:rPr/>
              <m:t>i</m:t>
            </m:r>
          </m:e>
          <m:sub>
            <m:r>
              <m:rPr>
                <m:sty m:val="p"/>
              </m:rPr>
              <m:t>up</m:t>
            </m:r>
          </m:sub>
        </m:sSub>
        <m:sSub>
          <m:sSubPr/>
          <m:e>
            <m:r>
              <m:rPr/>
              <m:t>&gt;i</m:t>
            </m:r>
          </m:e>
          <m:sub>
            <m:r>
              <m:rPr/>
              <m:t>c</m:t>
            </m:r>
          </m:sub>
        </m:sSub>
      </m:oMath>
      <w:r>
        <w:rPr>
          <w:rFonts w:ascii="Times New Roman" w:hAnsi="Times New Roman" w:cs="宋体"/>
          <w:sz w:val="24"/>
          <w:lang w:eastAsia="zh-CN"/>
        </w:rPr>
        <w:t>时则超过该临界值</w:t>
      </w:r>
      <w:r>
        <w:rPr>
          <w:rFonts w:ascii="Times New Roman" w:hAnsi="Times New Roman" w:eastAsia="Times New Roman"/>
          <w:sz w:val="24"/>
          <w:lang w:eastAsia="zh-CN"/>
        </w:rPr>
        <w:t>。</w:t>
      </w:r>
      <w:r>
        <w:rPr>
          <w:rFonts w:ascii="Times New Roman" w:hAnsi="Times New Roman" w:cs="宋体"/>
          <w:sz w:val="24"/>
          <w:lang w:eastAsia="zh-CN"/>
        </w:rPr>
        <w:t>相应地</w:t>
      </w:r>
      <w:r>
        <w:rPr>
          <w:rFonts w:ascii="Times New Roman" w:hAnsi="Times New Roman" w:eastAsia="Times New Roman"/>
          <w:sz w:val="24"/>
          <w:lang w:eastAsia="zh-CN"/>
        </w:rPr>
        <w:t>，</w:t>
      </w:r>
      <m:oMath>
        <m:sSub>
          <m:sSubPr/>
          <m:e>
            <m:r>
              <m:rPr/>
              <m:t>F</m:t>
            </m:r>
          </m:e>
          <m:sub>
            <m:r>
              <m:rPr/>
              <m:t>h</m:t>
            </m:r>
          </m:sub>
        </m:sSub>
        <m:r>
          <m:rPr/>
          <m:t>&gt;1</m:t>
        </m:r>
      </m:oMath>
      <w:r>
        <w:rPr>
          <w:rFonts w:ascii="Times New Roman" w:hAnsi="Times New Roman" w:eastAsia="Times New Roman"/>
          <w:sz w:val="24"/>
          <w:lang w:eastAsia="zh-CN"/>
        </w:rPr>
        <w:t>、</w:t>
      </w:r>
      <m:oMath>
        <m:sSub>
          <m:sSubPr/>
          <m:e>
            <m:r>
              <m:rPr/>
              <m:t>F</m:t>
            </m:r>
          </m:e>
          <m:sub>
            <m:r>
              <m:rPr/>
              <m:t>h</m:t>
            </m:r>
          </m:sub>
        </m:sSub>
        <m:r>
          <m:rPr/>
          <m:t>=1</m:t>
        </m:r>
      </m:oMath>
      <w:r>
        <w:rPr>
          <w:rFonts w:ascii="Times New Roman" w:hAnsi="Times New Roman" w:cs="宋体"/>
          <w:sz w:val="24"/>
          <w:lang w:eastAsia="zh-CN"/>
        </w:rPr>
        <w:t>及</w:t>
      </w:r>
      <m:oMath>
        <m:sSub>
          <m:sSubPr/>
          <m:e>
            <m:r>
              <m:rPr/>
              <m:t>F</m:t>
            </m:r>
          </m:e>
          <m:sub>
            <m:r>
              <m:rPr/>
              <m:t>h</m:t>
            </m:r>
          </m:sub>
        </m:sSub>
        <m:r>
          <m:rPr/>
          <m:t>&lt;1</m:t>
        </m:r>
      </m:oMath>
      <w:r>
        <w:rPr>
          <w:rFonts w:ascii="Times New Roman" w:hAnsi="Times New Roman" w:cs="宋体"/>
          <w:sz w:val="24"/>
          <w:lang w:eastAsia="zh-CN"/>
        </w:rPr>
        <w:t>分别表示上述三种状态</w:t>
      </w:r>
      <w:r>
        <w:rPr>
          <w:rFonts w:ascii="Times New Roman" w:hAnsi="Times New Roman" w:eastAsia="Times New Roman"/>
          <w:sz w:val="24"/>
          <w:vertAlign w:val="superscript"/>
          <w:lang w:eastAsia="zh-CN"/>
        </w:rPr>
        <w:t>[204]</w:t>
      </w:r>
      <w:r>
        <w:rPr>
          <w:rFonts w:ascii="Times New Roman" w:hAnsi="Times New Roman" w:eastAsia="Times New Roman"/>
          <w:sz w:val="24"/>
          <w:lang w:eastAsia="zh-CN"/>
        </w:rPr>
        <w:t>。</w:t>
      </w:r>
      <w:r>
        <w:rPr>
          <w:rFonts w:ascii="Times New Roman" w:hAnsi="Times New Roman"/>
          <w:lang w:eastAsia="zh-CN"/>
        </w:rPr>
        <w:t>因此，</w:t>
      </w:r>
      <w:r>
        <w:rPr>
          <w:rFonts w:ascii="Times New Roman" w:hAnsi="Times New Roman" w:cs="宋体"/>
          <w:sz w:val="24"/>
          <w:lang w:eastAsia="zh-CN"/>
        </w:rPr>
        <w:t>在</w:t>
      </w:r>
      <m:oMath>
        <m:sSub>
          <m:sSubPr/>
          <m:e>
            <m:r>
              <m:rPr/>
              <m:t>G</m:t>
            </m:r>
          </m:e>
          <m:sub>
            <m:r>
              <m:rPr/>
              <m:t>s</m:t>
            </m:r>
          </m:sub>
        </m:sSub>
        <m:r>
          <m:rPr/>
          <m:t>=2.65</m:t>
        </m:r>
      </m:oMath>
      <w:r>
        <w:rPr>
          <w:rFonts w:ascii="Times New Roman" w:hAnsi="Times New Roman" w:eastAsia="Times New Roman"/>
          <w:sz w:val="24"/>
          <w:lang w:eastAsia="zh-CN"/>
        </w:rPr>
        <w:t>、</w:t>
      </w:r>
      <m:oMath>
        <m:r>
          <m:rPr/>
          <m:t>e=0.6</m:t>
        </m:r>
      </m:oMath>
      <w:r>
        <w:rPr>
          <w:rFonts w:ascii="Times New Roman" w:hAnsi="Times New Roman" w:eastAsia="Times New Roman"/>
          <w:sz w:val="24"/>
          <w:lang w:eastAsia="zh-CN"/>
        </w:rPr>
        <w:t>～</w:t>
      </w:r>
      <m:oMath>
        <m:r>
          <m:rPr/>
          <m:t>1.0</m:t>
        </m:r>
      </m:oMath>
      <w:r>
        <w:rPr>
          <w:rFonts w:ascii="Times New Roman" w:hAnsi="Times New Roman" w:cs="宋体"/>
          <w:sz w:val="24"/>
          <w:lang w:eastAsia="zh-CN"/>
        </w:rPr>
        <w:t>的参数情景下</w:t>
      </w:r>
      <w:r>
        <w:rPr>
          <w:rFonts w:ascii="Times New Roman" w:hAnsi="Times New Roman" w:eastAsia="Times New Roman"/>
          <w:sz w:val="24"/>
          <w:lang w:eastAsia="zh-CN"/>
        </w:rPr>
        <w:t>，</w:t>
      </w:r>
      <m:oMath>
        <m:sSub>
          <m:sSubPr/>
          <m:e>
            <m:r>
              <m:rPr/>
              <m:t>i</m:t>
            </m:r>
          </m:e>
          <m:sub>
            <m:r>
              <m:rPr/>
              <m:t>c</m:t>
            </m:r>
          </m:sub>
        </m:sSub>
      </m:oMath>
      <w:r>
        <w:rPr>
          <w:rFonts w:ascii="Times New Roman" w:hAnsi="Times New Roman" w:cs="宋体"/>
          <w:sz w:val="24"/>
          <w:lang w:eastAsia="zh-CN"/>
        </w:rPr>
        <w:t>为</w:t>
      </w:r>
      <w:r>
        <w:rPr>
          <w:rFonts w:ascii="Times New Roman" w:hAnsi="Times New Roman" w:eastAsia="Times New Roman"/>
          <w:sz w:val="24"/>
          <w:lang w:eastAsia="zh-CN"/>
        </w:rPr>
        <w:t>0.825～1.03125。</w:t>
      </w:r>
      <w:r>
        <w:rPr>
          <w:rFonts w:ascii="Times New Roman" w:hAnsi="Times New Roman" w:cs="宋体"/>
          <w:sz w:val="24"/>
          <w:lang w:eastAsia="zh-CN"/>
        </w:rPr>
        <w:t>渗流场保持</w:t>
      </w:r>
      <w:r>
        <w:rPr>
          <w:rFonts w:ascii="Times New Roman" w:hAnsi="Times New Roman" w:eastAsia="Times New Roman"/>
          <w:sz w:val="24"/>
          <w:lang w:eastAsia="zh-CN"/>
        </w:rPr>
        <w:t>4.4.2</w:t>
      </w:r>
      <w:r>
        <w:rPr>
          <w:rFonts w:ascii="Times New Roman" w:hAnsi="Times New Roman" w:cs="宋体"/>
          <w:sz w:val="24"/>
          <w:lang w:eastAsia="zh-CN"/>
        </w:rPr>
        <w:t>节基准参数</w:t>
      </w:r>
      <w:r>
        <w:rPr>
          <w:rFonts w:ascii="Times New Roman" w:hAnsi="Times New Roman" w:eastAsia="Times New Roman"/>
          <w:sz w:val="24"/>
          <w:lang w:eastAsia="zh-CN"/>
        </w:rPr>
        <w:t>，</w:t>
      </w:r>
      <w:r>
        <w:rPr>
          <w:rFonts w:ascii="Times New Roman" w:hAnsi="Times New Roman" w:cs="宋体"/>
          <w:sz w:val="24"/>
          <w:lang w:eastAsia="zh-CN"/>
        </w:rPr>
        <w:t>据此设置三级潜在的管涌风险等级</w:t>
      </w:r>
      <w:r>
        <w:rPr>
          <w:rFonts w:ascii="Times New Roman" w:hAnsi="Times New Roman" w:eastAsia="Times New Roman"/>
          <w:sz w:val="24"/>
          <w:lang w:eastAsia="zh-CN"/>
        </w:rPr>
        <w:t>：Ⅰ</w:t>
      </w:r>
      <w:r>
        <w:rPr>
          <w:rFonts w:ascii="Times New Roman" w:hAnsi="Times New Roman" w:cs="宋体"/>
          <w:sz w:val="24"/>
          <w:lang w:eastAsia="zh-CN"/>
        </w:rPr>
        <w:t>级为</w:t>
      </w:r>
      <m:oMath>
        <m:sSub>
          <m:sSubPr/>
          <m:e>
            <m:r>
              <m:rPr/>
              <m:t>i</m:t>
            </m:r>
          </m:e>
          <m:sub>
            <m:r>
              <m:rPr>
                <m:sty m:val="p"/>
              </m:rPr>
              <m:t>up</m:t>
            </m:r>
          </m:sub>
        </m:sSub>
        <m:r>
          <m:rPr/>
          <m:t>&lt;0.825</m:t>
        </m:r>
      </m:oMath>
      <w:r>
        <w:rPr>
          <w:rFonts w:ascii="Times New Roman" w:hAnsi="Times New Roman" w:eastAsia="Times New Roman"/>
          <w:sz w:val="24"/>
          <w:lang w:eastAsia="zh-CN"/>
        </w:rPr>
        <w:t>，</w:t>
      </w:r>
      <w:r>
        <w:rPr>
          <w:rFonts w:ascii="Times New Roman" w:hAnsi="Times New Roman" w:cs="宋体"/>
          <w:sz w:val="24"/>
          <w:lang w:eastAsia="zh-CN"/>
        </w:rPr>
        <w:t>低于参考临界区间</w:t>
      </w:r>
      <w:r>
        <w:rPr>
          <w:rFonts w:ascii="Times New Roman" w:hAnsi="Times New Roman" w:eastAsia="Times New Roman"/>
          <w:sz w:val="24"/>
          <w:lang w:eastAsia="zh-CN"/>
        </w:rPr>
        <w:t>；Ⅱ</w:t>
      </w:r>
      <w:r>
        <w:rPr>
          <w:rFonts w:ascii="Times New Roman" w:hAnsi="Times New Roman" w:cs="宋体"/>
          <w:sz w:val="24"/>
          <w:lang w:eastAsia="zh-CN"/>
        </w:rPr>
        <w:t>级为</w:t>
      </w:r>
      <m:oMath>
        <m:r>
          <m:rPr/>
          <m:t>0.825≤</m:t>
        </m:r>
        <m:sSub>
          <m:sSubPr/>
          <m:e>
            <m:r>
              <m:rPr/>
              <m:t>i</m:t>
            </m:r>
          </m:e>
          <m:sub>
            <m:r>
              <m:rPr>
                <m:sty m:val="p"/>
              </m:rPr>
              <m:t>up</m:t>
            </m:r>
          </m:sub>
        </m:sSub>
        <m:r>
          <m:rPr/>
          <m:t>&lt;1.03125</m:t>
        </m:r>
      </m:oMath>
      <w:r>
        <w:rPr>
          <w:rFonts w:ascii="Times New Roman" w:hAnsi="Times New Roman" w:eastAsia="Times New Roman"/>
          <w:sz w:val="24"/>
          <w:lang w:eastAsia="zh-CN"/>
        </w:rPr>
        <w:t>，</w:t>
      </w:r>
      <w:r>
        <w:rPr>
          <w:rFonts w:ascii="Times New Roman" w:hAnsi="Times New Roman" w:cs="宋体"/>
          <w:sz w:val="24"/>
          <w:lang w:eastAsia="zh-CN"/>
        </w:rPr>
        <w:t>位于该区间</w:t>
      </w:r>
      <w:r>
        <w:rPr>
          <w:rFonts w:ascii="Times New Roman" w:hAnsi="Times New Roman" w:eastAsia="Times New Roman"/>
          <w:sz w:val="24"/>
          <w:lang w:eastAsia="zh-CN"/>
        </w:rPr>
        <w:t>；Ⅲ</w:t>
      </w:r>
      <w:r>
        <w:rPr>
          <w:rFonts w:ascii="Times New Roman" w:hAnsi="Times New Roman" w:cs="宋体"/>
          <w:sz w:val="24"/>
          <w:lang w:eastAsia="zh-CN"/>
        </w:rPr>
        <w:t>级为</w:t>
      </w:r>
      <m:oMath>
        <m:sSub>
          <m:sSubPr/>
          <m:e>
            <m:r>
              <m:rPr/>
              <m:t>i</m:t>
            </m:r>
          </m:e>
          <m:sub>
            <m:r>
              <m:rPr>
                <m:sty m:val="p"/>
              </m:rPr>
              <m:t>up</m:t>
            </m:r>
          </m:sub>
        </m:sSub>
        <m:r>
          <m:rPr/>
          <m:t>≥1.03125</m:t>
        </m:r>
      </m:oMath>
      <w:r>
        <w:rPr>
          <w:rFonts w:ascii="Times New Roman" w:hAnsi="Times New Roman" w:eastAsia="Times New Roman"/>
          <w:sz w:val="24"/>
          <w:lang w:eastAsia="zh-CN"/>
        </w:rPr>
        <w:t>，</w:t>
      </w:r>
      <w:r>
        <w:rPr>
          <w:rFonts w:ascii="Times New Roman" w:hAnsi="Times New Roman" w:cs="宋体"/>
          <w:sz w:val="24"/>
          <w:lang w:eastAsia="zh-CN"/>
        </w:rPr>
        <w:t>达到或超过区间上界</w:t>
      </w:r>
      <w:r>
        <w:rPr>
          <w:rFonts w:ascii="Times New Roman" w:hAnsi="Times New Roman" w:eastAsia="Times New Roman"/>
          <w:sz w:val="24"/>
          <w:lang w:eastAsia="zh-CN"/>
        </w:rPr>
        <w:t>。</w:t>
      </w:r>
      <w:r>
        <w:rPr>
          <w:rFonts w:ascii="Times New Roman" w:hAnsi="Times New Roman" w:cs="宋体"/>
          <w:sz w:val="24"/>
          <w:lang w:eastAsia="zh-CN"/>
        </w:rPr>
        <w:t>分级适用于向上水平出逸面，用于表征出口的相对水力不利程度，但在实际现场监测时需结合不同土料的启动条件</w:t>
      </w:r>
      <w:r>
        <w:rPr>
          <w:rFonts w:ascii="Times New Roman" w:hAnsi="Times New Roman" w:eastAsia="Times New Roman"/>
          <w:sz w:val="24"/>
          <w:vertAlign w:val="superscript"/>
          <w:lang w:eastAsia="zh-CN"/>
        </w:rPr>
        <w:t>[202-203,209,230-231]</w:t>
      </w:r>
      <w:r>
        <w:rPr>
          <w:rFonts w:ascii="Times New Roman" w:hAnsi="Times New Roman" w:eastAsia="Times New Roman"/>
          <w:sz w:val="24"/>
          <w:lang w:eastAsia="zh-CN"/>
        </w:rPr>
        <w:t>。</w:t>
      </w:r>
    </w:p>
    <w:p w14:paraId="381FA1FD">
      <w:pPr>
        <w:spacing w:after="0" w:line="360" w:lineRule="auto"/>
        <w:rPr>
          <w:lang w:eastAsia="zh-CN"/>
        </w:rPr>
      </w:pPr>
      <w:r>
        <w:rPr>
          <w:rFonts w:ascii="Times New Roman" w:hAnsi="Times New Roman" w:eastAsia="宋体" w:cs="Times New Roman"/>
          <w:sz w:val="24"/>
          <w:lang w:eastAsia="zh-CN"/>
        </w:rPr>
        <w:t>两个案例采用相同的出口水力指标、临界梯度参考区间及分级阈值。二维以水平出逸长度表征出逸范围，三维以向上出逸面积表征出逸范围；全部向上出逸面参与统计，潜在管涌通道的等级由其连接出口的水力指标确定。</w:t>
      </w:r>
    </w:p>
    <w:p w14:paraId="053EA016">
      <w:pPr>
        <w:spacing w:after="0" w:line="360" w:lineRule="auto"/>
        <w:rPr>
          <w:lang w:eastAsia="zh-CN"/>
        </w:rPr>
      </w:pPr>
      <w:r>
        <w:rPr>
          <w:rFonts w:ascii="Times New Roman" w:hAnsi="Times New Roman" w:eastAsia="Times New Roman" w:cs="Times New Roman"/>
          <w:sz w:val="24"/>
          <w:lang w:eastAsia="zh-CN"/>
        </w:rPr>
        <w:t xml:space="preserve">4.5.2  </w:t>
      </w:r>
      <w:r>
        <w:rPr>
          <w:rFonts w:ascii="Times New Roman" w:hAnsi="Times New Roman" w:cs="宋体"/>
          <w:sz w:val="24"/>
          <w:lang w:eastAsia="zh-CN"/>
        </w:rPr>
        <w:t>基于守恒通量的潜在路径识别</w:t>
      </w:r>
    </w:p>
    <w:p w14:paraId="4E900DC9">
      <w:pPr>
        <w:spacing w:after="0" w:line="360" w:lineRule="auto"/>
        <w:rPr>
          <w:lang w:eastAsia="zh-CN"/>
        </w:rPr>
      </w:pPr>
      <w:r>
        <w:rPr>
          <w:rFonts w:ascii="Times New Roman" w:hAnsi="Times New Roman" w:cs="宋体"/>
          <w:sz w:val="24"/>
          <w:lang w:eastAsia="zh-CN"/>
        </w:rPr>
        <w:t>从背水坡代表性排水出口向上游回溯</w:t>
      </w:r>
      <w:r>
        <w:rPr>
          <w:rFonts w:ascii="Times New Roman" w:hAnsi="Times New Roman" w:eastAsia="Times New Roman"/>
          <w:sz w:val="24"/>
          <w:lang w:eastAsia="zh-CN"/>
        </w:rPr>
        <w:t>，</w:t>
      </w:r>
      <w:r>
        <w:rPr>
          <w:rFonts w:ascii="Times New Roman" w:hAnsi="Times New Roman" w:cs="宋体"/>
          <w:sz w:val="24"/>
          <w:lang w:eastAsia="zh-CN"/>
        </w:rPr>
        <w:t>对每个单元选择正向入流贡献最大的邻接单元</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AD5C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9D54A4D">
            <w:pPr>
              <w:spacing w:before="60" w:after="60" w:line="240" w:lineRule="auto"/>
              <w:ind w:left="0" w:right="0" w:firstLine="0"/>
              <w:jc w:val="center"/>
              <w:rPr>
                <w:rFonts w:ascii="Times New Roman" w:hAnsi="Times New Roman" w:cs="Times New Roman"/>
              </w:rPr>
            </w:pPr>
            <m:oMathPara>
              <m:oMath>
                <m:sSub>
                  <m:sSubPr/>
                  <m:e>
                    <m:r>
                      <m:rPr/>
                      <m:t>P</m:t>
                    </m:r>
                  </m:e>
                  <m:sub>
                    <m:r>
                      <m:rPr>
                        <m:sty m:val="p"/>
                      </m:rPr>
                      <m:t>parent</m:t>
                    </m:r>
                  </m:sub>
                </m:sSub>
                <m:r>
                  <m:rPr/>
                  <m:t>=</m:t>
                </m:r>
                <m:r>
                  <m:rPr>
                    <m:sty m:val="p"/>
                  </m:rPr>
                  <m:t>arg</m:t>
                </m:r>
                <m:r>
                  <m:rPr/>
                  <m:t> </m:t>
                </m:r>
                <m:sSub>
                  <m:sSubPr/>
                  <m:e>
                    <m:r>
                      <m:rPr>
                        <m:sty m:val="p"/>
                      </m:rPr>
                      <m:t>max</m:t>
                    </m:r>
                  </m:e>
                  <m:sub>
                    <m:r>
                      <m:rPr/>
                      <m:t>N∈</m:t>
                    </m:r>
                    <m:sSub>
                      <m:sSubPr/>
                      <m:e>
                        <m:r>
                          <m:rPr>
                            <m:sty m:val="p"/>
                          </m:rPr>
                          <m:t>N</m:t>
                        </m:r>
                      </m:e>
                      <m:sub>
                        <m:r>
                          <m:rPr/>
                          <m:t>P</m:t>
                        </m:r>
                      </m:sub>
                    </m:sSub>
                    <m:r>
                      <m:rPr/>
                      <m:t>, </m:t>
                    </m:r>
                    <m:sSub>
                      <m:sSubPr/>
                      <m:e>
                        <m:r>
                          <m:rPr/>
                          <m:t>Q</m:t>
                        </m:r>
                      </m:e>
                      <m:sub>
                        <m:r>
                          <m:rPr/>
                          <m:t>NP</m:t>
                        </m:r>
                      </m:sub>
                    </m:sSub>
                    <m:r>
                      <m:rPr/>
                      <m:t>&gt;0</m:t>
                    </m:r>
                  </m:sub>
                </m:sSub>
                <m:sSub>
                  <m:sSubPr/>
                  <m:e>
                    <m:r>
                      <m:rPr/>
                      <m:t>Q</m:t>
                    </m:r>
                  </m:e>
                  <m:sub>
                    <m:r>
                      <m:rPr/>
                      <m:t>NP</m:t>
                    </m:r>
                  </m:sub>
                </m:sSub>
              </m:oMath>
            </m:oMathPara>
          </w:p>
        </w:tc>
        <w:tc>
          <w:tcPr>
            <w:tcW w:w="848" w:type="dxa"/>
            <w:tcBorders>
              <w:top w:val="nil"/>
              <w:left w:val="nil"/>
              <w:bottom w:val="nil"/>
              <w:right w:val="nil"/>
            </w:tcBorders>
            <w:vAlign w:val="center"/>
          </w:tcPr>
          <w:p w14:paraId="74DA38F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（4-45）</w:t>
            </w:r>
          </w:p>
        </w:tc>
      </w:tr>
    </w:tbl>
    <w:p w14:paraId="0F60BC96">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P</m:t>
            </m:r>
          </m:e>
          <m:sub>
            <m:r>
              <m:rPr>
                <m:sty m:val="p"/>
              </m:rPr>
              <m:t>parent</m:t>
            </m:r>
          </m:sub>
        </m:sSub>
      </m:oMath>
      <w:r>
        <w:rPr>
          <w:rFonts w:ascii="Times New Roman" w:hAnsi="Times New Roman" w:cs="宋体"/>
          <w:sz w:val="24"/>
          <w:lang w:eastAsia="zh-CN"/>
        </w:rPr>
        <w:t>为当前控制体的上游节点</w:t>
      </w:r>
      <w:r>
        <w:rPr>
          <w:rFonts w:ascii="Times New Roman" w:hAnsi="Times New Roman" w:eastAsia="Times New Roman"/>
          <w:sz w:val="24"/>
          <w:lang w:eastAsia="zh-CN"/>
        </w:rPr>
        <w:t>；</w:t>
      </w:r>
      <m:oMath>
        <m:sSub>
          <m:sSubPr/>
          <m:e>
            <m:r>
              <m:rPr/>
              <m:t>Q</m:t>
            </m:r>
          </m:e>
          <m:sub>
            <m:r>
              <m:rPr/>
              <m:t>NP</m:t>
            </m:r>
          </m:sub>
        </m:sSub>
      </m:oMath>
      <w:r>
        <w:rPr>
          <w:rFonts w:ascii="Times New Roman" w:hAnsi="Times New Roman" w:cs="宋体"/>
          <w:sz w:val="24"/>
          <w:lang w:eastAsia="zh-CN"/>
        </w:rPr>
        <w:t>为邻接单元</w:t>
      </w:r>
      <m:oMath>
        <m:r>
          <m:rPr/>
          <m:t>N</m:t>
        </m:r>
      </m:oMath>
      <w:r>
        <w:rPr>
          <w:rFonts w:ascii="Times New Roman" w:hAnsi="Times New Roman" w:cs="宋体"/>
          <w:sz w:val="24"/>
          <w:lang w:eastAsia="zh-CN"/>
        </w:rPr>
        <w:t>向当前单元</w:t>
      </w:r>
      <m:oMath>
        <m:r>
          <m:rPr/>
          <m:t>P</m:t>
        </m:r>
      </m:oMath>
      <w:r>
        <w:rPr>
          <w:rFonts w:ascii="Times New Roman" w:hAnsi="Times New Roman" w:cs="宋体"/>
          <w:sz w:val="24"/>
          <w:lang w:eastAsia="zh-CN"/>
        </w:rPr>
        <w:t>的入流量</w:t>
      </w:r>
      <w:r>
        <w:rPr>
          <w:rFonts w:ascii="Times New Roman" w:hAnsi="Times New Roman" w:eastAsia="Times New Roman"/>
          <w:sz w:val="24"/>
          <w:lang w:eastAsia="zh-CN"/>
        </w:rPr>
        <w:t>，m³/s；</w:t>
      </w:r>
      <m:oMath>
        <m:r>
          <m:rPr>
            <m:sty m:val="p"/>
          </m:rPr>
          <m:t>arg</m:t>
        </m:r>
        <m:r>
          <m:rPr/>
          <m:t> </m:t>
        </m:r>
        <m:r>
          <m:rPr>
            <m:sty m:val="p"/>
          </m:rPr>
          <m:t>max</m:t>
        </m:r>
      </m:oMath>
      <w:r>
        <w:rPr>
          <w:rFonts w:ascii="Times New Roman" w:hAnsi="Times New Roman" w:cs="宋体"/>
          <w:sz w:val="24"/>
          <w:lang w:eastAsia="zh-CN"/>
        </w:rPr>
        <w:t>表示使入流量最大的邻接单元编号</w:t>
      </w:r>
      <w:r>
        <w:rPr>
          <w:rFonts w:ascii="Times New Roman" w:hAnsi="Times New Roman" w:eastAsia="Times New Roman"/>
          <w:sz w:val="24"/>
          <w:lang w:eastAsia="zh-CN"/>
        </w:rPr>
        <w:t>。</w:t>
      </w:r>
      <w:r>
        <w:rPr>
          <w:rFonts w:ascii="Times New Roman" w:hAnsi="Times New Roman" w:cs="宋体"/>
          <w:sz w:val="24"/>
          <w:lang w:eastAsia="zh-CN"/>
        </w:rPr>
        <w:t>沿水头增加方向回溯最大正向入流</w:t>
      </w:r>
      <w:r>
        <w:rPr>
          <w:rFonts w:ascii="Times New Roman" w:hAnsi="Times New Roman" w:eastAsia="Times New Roman"/>
          <w:sz w:val="24"/>
          <w:lang w:eastAsia="zh-CN"/>
        </w:rPr>
        <w:t>，</w:t>
      </w:r>
      <w:r>
        <w:rPr>
          <w:rFonts w:ascii="Times New Roman" w:hAnsi="Times New Roman" w:cs="宋体"/>
          <w:sz w:val="24"/>
          <w:lang w:eastAsia="zh-CN"/>
        </w:rPr>
        <w:t>终止于临湖补给单元或无上游节点处</w:t>
      </w:r>
      <w:r>
        <w:rPr>
          <w:rFonts w:ascii="Times New Roman" w:hAnsi="Times New Roman" w:eastAsia="Times New Roman"/>
          <w:sz w:val="24"/>
          <w:lang w:eastAsia="zh-CN"/>
        </w:rPr>
        <w:t>，</w:t>
      </w:r>
      <w:r>
        <w:rPr>
          <w:rFonts w:ascii="Times New Roman" w:hAnsi="Times New Roman" w:cs="宋体"/>
          <w:sz w:val="24"/>
          <w:lang w:eastAsia="zh-CN"/>
        </w:rPr>
        <w:t>得到所选出口的代表性潜在管涌通道</w:t>
      </w:r>
      <w:r>
        <w:rPr>
          <w:rFonts w:ascii="Times New Roman" w:hAnsi="Times New Roman" w:eastAsia="Times New Roman"/>
          <w:sz w:val="24"/>
          <w:lang w:eastAsia="zh-CN"/>
        </w:rPr>
        <w:t>。</w:t>
      </w:r>
    </w:p>
    <w:p w14:paraId="2E35092A">
      <w:pPr>
        <w:spacing w:after="0" w:line="360" w:lineRule="auto"/>
        <w:rPr>
          <w:lang w:eastAsia="zh-CN"/>
        </w:rPr>
      </w:pPr>
      <w:r>
        <w:rPr>
          <w:rFonts w:ascii="Times New Roman" w:hAnsi="Times New Roman" w:eastAsia="宋体" w:cs="Times New Roman"/>
          <w:sz w:val="24"/>
          <w:lang w:eastAsia="zh-CN"/>
        </w:rPr>
        <w:t>各工况按出口流量由大到小选取代表性位置，二维出口间水平距离不小于30 m，最多保留5条通道；三维出口间平面距离不小于95 m。在满足间距条件的候选通道中，对于超过8条潜在管涌通道的情况，选取8条代表性通道；不足8条时保留实际选取的条数。全部向上出逸面均参与梯度与出逸范围统计。</w:t>
      </w:r>
    </w:p>
    <w:p w14:paraId="47B55AD7">
      <w:pPr>
        <w:spacing w:after="0" w:line="360" w:lineRule="auto"/>
        <w:rPr>
          <w:lang w:eastAsia="zh-CN"/>
        </w:rPr>
      </w:pPr>
      <w:r>
        <w:rPr>
          <w:rFonts w:ascii="Times New Roman" w:hAnsi="Times New Roman" w:eastAsia="宋体" w:cs="Times New Roman"/>
          <w:sz w:val="24"/>
          <w:lang w:eastAsia="zh-CN"/>
        </w:rPr>
        <w:t>图4-33给出洞庭湖某垸33.89 m洪水位下两断面的潜在管涌通道及出逸梯度，两断面各选取5条代表性通道。断面Ⅰ的Ⅰ、Ⅱ、Ⅲ级通道分别为3、1、1条，断面Ⅱ相应为4、0、1条；最大向上出逸梯度分别为2.149和1.17。</w:t>
      </w:r>
    </w:p>
    <w:p w14:paraId="0D2F8942">
      <w:pPr>
        <w:spacing w:before="120" w:after="0" w:line="240" w:lineRule="auto"/>
        <w:ind w:firstLine="0"/>
        <w:jc w:val="center"/>
        <w:rPr>
          <w:rFonts w:ascii="Times New Roman" w:hAnsi="Times New Roman" w:cs="Times New Roman"/>
        </w:rPr>
      </w:pPr>
      <w:r>
        <w:drawing>
          <wp:inline distT="0" distB="0" distL="0" distR="0">
            <wp:extent cx="5399405" cy="3648710"/>
            <wp:effectExtent l="0" t="0" r="0" b="5080"/>
            <wp:docPr id="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5"/>
                    <pic:cNvPicPr>
                      <a:picLocks noChangeAspect="1"/>
                    </pic:cNvPicPr>
                  </pic:nvPicPr>
                  <pic:blipFill>
                    <a:blip r:embed="rId148"/>
                    <a:stretch>
                      <a:fillRect/>
                    </a:stretch>
                  </pic:blipFill>
                  <pic:spPr>
                    <a:xfrm>
                      <a:off x="0" y="0"/>
                      <a:ext cx="5400000" cy="3649293"/>
                    </a:xfrm>
                    <a:prstGeom prst="rect">
                      <a:avLst/>
                    </a:prstGeom>
                  </pic:spPr>
                </pic:pic>
              </a:graphicData>
            </a:graphic>
          </wp:inline>
        </w:drawing>
      </w:r>
    </w:p>
    <w:p w14:paraId="73B15661">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图4-33　两个断面基于渗流场识别的潜在管涌通道、出逸梯度及潜在的管涌风险等级</w:t>
      </w:r>
    </w:p>
    <w:p w14:paraId="6929D99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4-33 Potential piping channels identified from the seepage field, exit gradients and potential piping risk levels at two sections</w:t>
      </w:r>
    </w:p>
    <w:p w14:paraId="779C46E1">
      <w:pPr>
        <w:spacing w:after="0" w:line="360" w:lineRule="auto"/>
        <w:rPr>
          <w:lang w:eastAsia="zh-CN"/>
        </w:rPr>
      </w:pPr>
      <w:r>
        <w:rPr>
          <w:rFonts w:ascii="Times New Roman" w:hAnsi="Times New Roman" w:eastAsia="宋体" w:cs="Times New Roman"/>
          <w:sz w:val="24"/>
          <w:lang w:eastAsia="zh-CN"/>
        </w:rPr>
        <w:t>图4-34展示洞庭湖某垸33.89 m洪水位下的三维潜在管涌通道及背水侧风险分布。第30天包含3803个出流面，最大向上出逸梯度为3.279；8条潜在管涌通道中，Ⅰ、Ⅱ、Ⅲ级分别为1、3、4条。结合图4-33与图4-34可见，出口水力强度在空间上存在差异。洪水位下断面Ⅰ最大向上出逸梯度约为断面Ⅱ的1.84倍，而单宽出流仅高4.07%。总体排水量与局部水力集中程度具有不同的响应幅度，应结合出流和出口梯度分析渗流状态。</w:t>
      </w:r>
    </w:p>
    <w:p w14:paraId="41582963">
      <w:pPr>
        <w:spacing w:before="120" w:after="0" w:line="240" w:lineRule="auto"/>
        <w:ind w:firstLine="0"/>
        <w:jc w:val="center"/>
        <w:rPr>
          <w:rFonts w:ascii="Times New Roman" w:hAnsi="Times New Roman" w:cs="Times New Roman"/>
        </w:rPr>
      </w:pPr>
      <w:r>
        <w:drawing>
          <wp:inline distT="0" distB="0" distL="0" distR="0">
            <wp:extent cx="4635500" cy="4733290"/>
            <wp:effectExtent l="0" t="0" r="4445" b="6350"/>
            <wp:docPr id="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6"/>
                    <pic:cNvPicPr>
                      <a:picLocks noChangeAspect="1"/>
                    </pic:cNvPicPr>
                  </pic:nvPicPr>
                  <pic:blipFill>
                    <a:blip r:embed="rId149"/>
                    <a:srcRect t="8265"/>
                    <a:stretch>
                      <a:fillRect/>
                    </a:stretch>
                  </pic:blipFill>
                  <pic:spPr>
                    <a:xfrm>
                      <a:off x="0" y="0"/>
                      <a:ext cx="4636008" cy="4733544"/>
                    </a:xfrm>
                    <a:prstGeom prst="rect">
                      <a:avLst/>
                    </a:prstGeom>
                    <a:ln>
                      <a:noFill/>
                    </a:ln>
                  </pic:spPr>
                </pic:pic>
              </a:graphicData>
            </a:graphic>
          </wp:inline>
        </w:drawing>
      </w:r>
    </w:p>
    <w:p w14:paraId="6E389A59">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图4-34　基于渗流场识别的潜在管涌通道三维分布与风险等级</w:t>
      </w:r>
    </w:p>
    <w:p w14:paraId="370FA77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4-34 Three-dimensional distribution and risk levels of potential piping channels identified from the seepage field</w:t>
      </w:r>
    </w:p>
    <w:p w14:paraId="7EFB2602">
      <w:pPr>
        <w:spacing w:after="0" w:line="360" w:lineRule="auto"/>
        <w:rPr>
          <w:lang w:eastAsia="zh-CN"/>
        </w:rPr>
      </w:pPr>
      <w:r>
        <w:rPr>
          <w:rFonts w:ascii="Times New Roman" w:hAnsi="Times New Roman" w:eastAsia="宋体" w:cs="Times New Roman"/>
          <w:sz w:val="24"/>
          <w:lang w:eastAsia="zh-CN"/>
        </w:rPr>
        <w:t>图4-35给出长春垸33.89 m洪水位下两断面的潜在管涌通道及出逸梯度。断面Ⅰ、Ⅱ分别选取3条和2条代表性通道，Ⅰ、Ⅱ、Ⅲ级数量分别为2、1、0条和1、0、1条；相应最大向上出逸梯度分别为1.844和4.131，水平出逸长度分别为75.61和58.53 m。断面Ⅰ的总体出流较大，断面Ⅱ的最大向上出逸梯度更高，表明总体通流量与局部水力集中程度具有不同响应。</w:t>
      </w:r>
    </w:p>
    <w:p w14:paraId="7A7E19BD">
      <w:pPr>
        <w:spacing w:before="120" w:after="0" w:line="240" w:lineRule="auto"/>
        <w:ind w:firstLine="0"/>
        <w:jc w:val="center"/>
        <w:rPr>
          <w:rFonts w:ascii="Times New Roman" w:hAnsi="Times New Roman" w:cs="Times New Roman"/>
        </w:rPr>
      </w:pPr>
      <w:r>
        <w:drawing>
          <wp:inline distT="0" distB="0" distL="0" distR="0">
            <wp:extent cx="5399405" cy="4273550"/>
            <wp:effectExtent l="0" t="0" r="0" b="3810"/>
            <wp:docPr id="77" name="cc_design_paths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c_design_paths_2d"/>
                    <pic:cNvPicPr>
                      <a:picLocks noChangeAspect="1"/>
                    </pic:cNvPicPr>
                  </pic:nvPicPr>
                  <pic:blipFill>
                    <a:blip r:embed="rId150"/>
                    <a:stretch>
                      <a:fillRect/>
                    </a:stretch>
                  </pic:blipFill>
                  <pic:spPr>
                    <a:xfrm>
                      <a:off x="0" y="0"/>
                      <a:ext cx="5400000" cy="4274166"/>
                    </a:xfrm>
                    <a:prstGeom prst="rect">
                      <a:avLst/>
                    </a:prstGeom>
                  </pic:spPr>
                </pic:pic>
              </a:graphicData>
            </a:graphic>
          </wp:inline>
        </w:drawing>
      </w:r>
    </w:p>
    <w:p w14:paraId="234A632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图4-35　长春垸洪水位下潜在管涌通道、出逸梯度及潜在的管涌风险等级</w:t>
      </w:r>
    </w:p>
    <w:p w14:paraId="6EB6719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4-35 Potential piping channels, exit gradients and potential piping risk levels of the Changchunyuan case at the flood water level</w:t>
      </w:r>
    </w:p>
    <w:p w14:paraId="26EAFDF0">
      <w:pPr>
        <w:spacing w:after="0" w:line="360" w:lineRule="auto"/>
        <w:rPr>
          <w:lang w:eastAsia="zh-CN"/>
        </w:rPr>
      </w:pPr>
      <w:r>
        <w:rPr>
          <w:rFonts w:ascii="Times New Roman" w:hAnsi="Times New Roman" w:eastAsia="宋体" w:cs="Times New Roman"/>
          <w:sz w:val="24"/>
          <w:lang w:eastAsia="zh-CN"/>
        </w:rPr>
        <w:t>图4-36展示长春垸33.89 m洪水位下第60天的三维潜在管涌通道及背水侧风险分布。按相同的出口选择与回溯规则，选取3条Ⅰ级代表性通道。全部向上出逸面的最大出逸梯度为3.572，99%分位值为3.120，背水侧存在Ⅱ、Ⅲ级出口。代表性通道的出口等级与全部出逸面的等级分布共同反映三维域内水力不利区域的位置。</w:t>
      </w:r>
    </w:p>
    <w:p w14:paraId="4D4F941C">
      <w:pPr>
        <w:spacing w:before="120" w:after="0" w:line="240" w:lineRule="auto"/>
        <w:ind w:firstLine="0"/>
        <w:jc w:val="center"/>
        <w:rPr>
          <w:rFonts w:ascii="Times New Roman" w:hAnsi="Times New Roman" w:cs="Times New Roman"/>
        </w:rPr>
      </w:pPr>
      <w:r>
        <w:drawing>
          <wp:inline distT="0" distB="0" distL="0" distR="0">
            <wp:extent cx="5399405" cy="5629275"/>
            <wp:effectExtent l="0" t="0" r="0" b="3810"/>
            <wp:docPr id="78" name="cc_design_paths_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cc_design_paths_3d"/>
                    <pic:cNvPicPr>
                      <a:picLocks noChangeAspect="1"/>
                    </pic:cNvPicPr>
                  </pic:nvPicPr>
                  <pic:blipFill>
                    <a:blip r:embed="rId151"/>
                    <a:stretch>
                      <a:fillRect/>
                    </a:stretch>
                  </pic:blipFill>
                  <pic:spPr>
                    <a:xfrm>
                      <a:off x="0" y="0"/>
                      <a:ext cx="5400000" cy="5629543"/>
                    </a:xfrm>
                    <a:prstGeom prst="rect">
                      <a:avLst/>
                    </a:prstGeom>
                  </pic:spPr>
                </pic:pic>
              </a:graphicData>
            </a:graphic>
          </wp:inline>
        </w:drawing>
      </w:r>
    </w:p>
    <w:p w14:paraId="1D53F0F2">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图4-36　长春垸洪水位下潜在管涌通道三维分布与风险等级</w:t>
      </w:r>
    </w:p>
    <w:p w14:paraId="7B86CFF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4-36 Three-dimensional distribution and risk levels of potential piping channels of the Changchunyuan case at the flood water level</w:t>
      </w:r>
    </w:p>
    <w:p w14:paraId="0C862AF1">
      <w:pPr>
        <w:spacing w:after="0" w:line="360" w:lineRule="auto"/>
        <w:rPr>
          <w:lang w:eastAsia="zh-CN"/>
        </w:rPr>
      </w:pPr>
      <w:r>
        <w:rPr>
          <w:rFonts w:ascii="Times New Roman" w:hAnsi="Times New Roman" w:eastAsia="Times New Roman" w:cs="Times New Roman"/>
          <w:sz w:val="24"/>
          <w:lang w:eastAsia="zh-CN"/>
        </w:rPr>
        <w:t xml:space="preserve">4.5.3  </w:t>
      </w:r>
      <w:r>
        <w:rPr>
          <w:rFonts w:ascii="Times New Roman" w:hAnsi="Times New Roman" w:cs="宋体"/>
          <w:sz w:val="24"/>
          <w:lang w:eastAsia="zh-CN"/>
        </w:rPr>
        <w:t>多水位工况下的潜在通道变化</w:t>
      </w:r>
    </w:p>
    <w:p w14:paraId="30DD7564">
      <w:pPr>
        <w:pStyle w:val="6"/>
      </w:pPr>
      <w:r>
        <w:rPr>
          <w:rFonts w:ascii="Times New Roman" w:hAnsi="Times New Roman"/>
        </w:rPr>
        <w:t xml:space="preserve">4.5.3.1 </w:t>
      </w:r>
      <w:r>
        <w:rPr>
          <w:rFonts w:ascii="Times New Roman" w:hAnsi="Times New Roman"/>
          <w:highlight w:val="yellow"/>
        </w:rPr>
        <w:t>洞庭湖某垸</w:t>
      </w:r>
    </w:p>
    <w:p w14:paraId="122A1487">
      <w:pPr>
        <w:spacing w:after="0" w:line="360" w:lineRule="auto"/>
        <w:rPr>
          <w:lang w:eastAsia="zh-CN"/>
        </w:rPr>
      </w:pPr>
      <w:r>
        <w:rPr>
          <w:rFonts w:ascii="Times New Roman" w:hAnsi="Times New Roman" w:eastAsia="宋体" w:cs="Times New Roman"/>
          <w:sz w:val="24"/>
          <w:lang w:eastAsia="zh-CN"/>
        </w:rPr>
        <w:t>采用26.23、28.00、30.00、32.00和33.89 m五个恒定水位，对二维稳态场与三维第60天场按式（4-45）回溯潜在管涌通道。各工况采用4.5.2节的出口选择规则，无向上出逸时不提取通道。</w:t>
      </w:r>
    </w:p>
    <w:p w14:paraId="736242A0">
      <w:pPr>
        <w:spacing w:after="0" w:line="360" w:lineRule="auto"/>
        <w:rPr>
          <w:lang w:eastAsia="zh-CN"/>
        </w:rPr>
      </w:pPr>
      <w:r>
        <w:rPr>
          <w:rFonts w:ascii="Times New Roman" w:hAnsi="Times New Roman" w:eastAsia="宋体" w:cs="Times New Roman"/>
          <w:sz w:val="24"/>
          <w:lang w:eastAsia="zh-CN"/>
        </w:rPr>
        <w:t>图4-37给出断面Ⅰ的五种水位路径。26.23与28.00 m工况未识别到向上出逸通道；30.00 m时选取2条代表性路径，33.89 m时选取5条。水位由30.00 m升至33.89 m时，水平出逸面的累计长度由59.0 m增至234.0 m，最大向上出逸梯度由0.9247增至2.149。洪水位下Ⅰ、Ⅱ、Ⅲ级代表性路径分别为3、1、1条。水位升高既扩大出逸范围，也增强局部出口的水力驱动。</w:t>
      </w:r>
    </w:p>
    <w:p w14:paraId="1BA2EE30">
      <w:pPr>
        <w:spacing w:before="120" w:after="0" w:line="240" w:lineRule="auto"/>
        <w:ind w:firstLine="0"/>
        <w:jc w:val="center"/>
        <w:rPr>
          <w:rFonts w:ascii="Times New Roman" w:hAnsi="Times New Roman" w:cs="Times New Roman"/>
        </w:rPr>
      </w:pPr>
      <w:r>
        <w:drawing>
          <wp:inline distT="0" distB="0" distL="0" distR="0">
            <wp:extent cx="5399405" cy="4746625"/>
            <wp:effectExtent l="0" t="0" r="0" b="7620"/>
            <wp:docPr id="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4"/>
                    <pic:cNvPicPr>
                      <a:picLocks noChangeAspect="1"/>
                    </pic:cNvPicPr>
                  </pic:nvPicPr>
                  <pic:blipFill>
                    <a:blip r:embed="rId152"/>
                    <a:stretch>
                      <a:fillRect/>
                    </a:stretch>
                  </pic:blipFill>
                  <pic:spPr>
                    <a:xfrm>
                      <a:off x="0" y="0"/>
                      <a:ext cx="5400000" cy="4746986"/>
                    </a:xfrm>
                    <a:prstGeom prst="rect">
                      <a:avLst/>
                    </a:prstGeom>
                  </pic:spPr>
                </pic:pic>
              </a:graphicData>
            </a:graphic>
          </wp:inline>
        </w:drawing>
      </w:r>
    </w:p>
    <w:p w14:paraId="549856DE">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图4-37　五种水位下断面Ⅰ基于渗流场识别的潜在管涌通道及其潜在的管涌风险等级</w:t>
      </w:r>
    </w:p>
    <w:p w14:paraId="2F86D2A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4-37 Potential piping channels identified from the seepage field and their risk levels at Section I under five water levels</w:t>
      </w:r>
    </w:p>
    <w:p w14:paraId="604E5A81">
      <w:pPr>
        <w:spacing w:after="0" w:line="360" w:lineRule="auto"/>
        <w:rPr>
          <w:lang w:eastAsia="zh-CN"/>
        </w:rPr>
      </w:pPr>
      <w:r>
        <w:rPr>
          <w:rFonts w:ascii="Times New Roman" w:hAnsi="Times New Roman" w:eastAsia="宋体" w:cs="Times New Roman"/>
          <w:sz w:val="24"/>
          <w:lang w:eastAsia="zh-CN"/>
        </w:rPr>
        <w:t>图4-38给出断面Ⅱ的五种水位路径。26.23与28.00 m工况未识别到向上出逸通道；30.00 m时选取4条代表性路径，33.89 m时选取5条。水位由30.00 m升至33.89 m时，水平出逸面的累计长度由149.5 m增至263.5 m，最大向上出逸梯度由0.4216增至1.17。洪水位下Ⅰ、Ⅱ、Ⅲ级代表性路径分别为4、0、1条。水位升高既扩大出逸范围，也增强局部出口的水力驱动。</w:t>
      </w:r>
    </w:p>
    <w:p w14:paraId="38F2E74C">
      <w:pPr>
        <w:spacing w:before="120" w:after="0" w:line="240" w:lineRule="auto"/>
        <w:ind w:firstLine="0"/>
        <w:jc w:val="center"/>
        <w:rPr>
          <w:rFonts w:ascii="Times New Roman" w:hAnsi="Times New Roman" w:cs="Times New Roman"/>
        </w:rPr>
      </w:pPr>
      <w:r>
        <w:drawing>
          <wp:inline distT="0" distB="0" distL="0" distR="0">
            <wp:extent cx="5399405" cy="4746625"/>
            <wp:effectExtent l="0" t="0" r="0" b="7620"/>
            <wp:docPr id="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5"/>
                    <pic:cNvPicPr>
                      <a:picLocks noChangeAspect="1"/>
                    </pic:cNvPicPr>
                  </pic:nvPicPr>
                  <pic:blipFill>
                    <a:blip r:embed="rId153"/>
                    <a:stretch>
                      <a:fillRect/>
                    </a:stretch>
                  </pic:blipFill>
                  <pic:spPr>
                    <a:xfrm>
                      <a:off x="0" y="0"/>
                      <a:ext cx="5400000" cy="4746986"/>
                    </a:xfrm>
                    <a:prstGeom prst="rect">
                      <a:avLst/>
                    </a:prstGeom>
                  </pic:spPr>
                </pic:pic>
              </a:graphicData>
            </a:graphic>
          </wp:inline>
        </w:drawing>
      </w:r>
    </w:p>
    <w:p w14:paraId="59A01FAE">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图4-38　五种水位下断面Ⅱ基于渗流场识别的潜在管涌通道及其潜在的管涌风险等级</w:t>
      </w:r>
    </w:p>
    <w:p w14:paraId="0C9F1C4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4-38 Potential piping channels identified from the seepage field and their risk levels at Section II under five water levels</w:t>
      </w:r>
    </w:p>
    <w:p w14:paraId="09E32886">
      <w:pPr>
        <w:spacing w:after="0" w:line="360" w:lineRule="auto"/>
        <w:rPr>
          <w:lang w:eastAsia="zh-CN"/>
        </w:rPr>
      </w:pPr>
      <w:r>
        <w:rPr>
          <w:rFonts w:ascii="Times New Roman" w:hAnsi="Times New Roman" w:eastAsia="宋体" w:cs="Times New Roman"/>
          <w:sz w:val="24"/>
          <w:lang w:eastAsia="zh-CN"/>
        </w:rPr>
        <w:t>图4-39给出五种水位下的三维潜在管涌通道及背水侧风险分布。对于超过8条潜在管涌通道的情况，选取8条代表性通道。26.23 m时未识别到向上出逸；28.00 m时仅有2个向上出逸面，选取1条Ⅰ级路径。30.00 m起出现Ⅲ级代表性路径，33.89 m时Ⅰ、Ⅱ、Ⅲ级路径分别为1、3、4条，路径长度为59.6～334.1 m。表4-12以二维水平出逸长度和三维向上出逸面积表征出逸范围。三维出逸面积由28.00 m时的142.2 m²增至33.89 m时的177493.3 m²，向上梯度99%分位值相应由0.01305增至1.911。</w:t>
      </w:r>
    </w:p>
    <w:p w14:paraId="6EEC4494">
      <w:pPr>
        <w:spacing w:after="0" w:line="360" w:lineRule="auto"/>
        <w:rPr>
          <w:lang w:eastAsia="zh-CN"/>
        </w:rPr>
      </w:pPr>
    </w:p>
    <w:p w14:paraId="790FD0F5">
      <w:pPr>
        <w:spacing w:before="120" w:after="0" w:line="240" w:lineRule="auto"/>
        <w:ind w:firstLine="0"/>
        <w:jc w:val="center"/>
        <w:rPr>
          <w:rFonts w:ascii="Times New Roman" w:hAnsi="Times New Roman" w:cs="Times New Roman"/>
        </w:rPr>
      </w:pPr>
      <w:r>
        <w:drawing>
          <wp:inline distT="0" distB="0" distL="0" distR="0">
            <wp:extent cx="5399405" cy="6031230"/>
            <wp:effectExtent l="0" t="0" r="8255" b="3175"/>
            <wp:docPr id="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6"/>
                    <pic:cNvPicPr>
                      <a:picLocks noChangeAspect="1"/>
                    </pic:cNvPicPr>
                  </pic:nvPicPr>
                  <pic:blipFill>
                    <a:blip r:embed="rId154"/>
                    <a:stretch>
                      <a:fillRect/>
                    </a:stretch>
                  </pic:blipFill>
                  <pic:spPr>
                    <a:xfrm>
                      <a:off x="0" y="0"/>
                      <a:ext cx="5400000" cy="6031641"/>
                    </a:xfrm>
                    <a:prstGeom prst="rect">
                      <a:avLst/>
                    </a:prstGeom>
                  </pic:spPr>
                </pic:pic>
              </a:graphicData>
            </a:graphic>
          </wp:inline>
        </w:drawing>
      </w:r>
    </w:p>
    <w:p w14:paraId="6ED0361F">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图4-39　五种水位下基于渗流场识别的潜在管涌通道三维分布与风险等级</w:t>
      </w:r>
    </w:p>
    <w:p w14:paraId="0E96FB9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4-39 Three-dimensional distribution and risk levels of potential piping channels identified from the seepage field under five water levels</w:t>
      </w:r>
    </w:p>
    <w:p w14:paraId="0EC6275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表4-12　五种水位下的水平出逸范围与三维高梯度区域</w:t>
      </w:r>
    </w:p>
    <w:p w14:paraId="7670905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4-12 Horizontal exit ranges and three-dimensional high-gradient zones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0"/>
        <w:gridCol w:w="1520"/>
        <w:gridCol w:w="1520"/>
        <w:gridCol w:w="1680"/>
        <w:gridCol w:w="1440"/>
        <w:gridCol w:w="1440"/>
      </w:tblGrid>
      <w:tr w14:paraId="1AF107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00" w:type="dxa"/>
            <w:tcBorders>
              <w:bottom w:val="single" w:color="auto" w:sz="4" w:space="0"/>
            </w:tcBorders>
            <w:vAlign w:val="center"/>
          </w:tcPr>
          <w:p w14:paraId="62E0E32A">
            <w:pPr>
              <w:keepNext/>
              <w:spacing w:line="360" w:lineRule="auto"/>
              <w:ind w:left="0" w:right="0" w:firstLine="0"/>
              <w:jc w:val="center"/>
            </w:pPr>
            <w:r>
              <w:rPr>
                <w:rFonts w:ascii="Times New Roman" w:hAnsi="Times New Roman" w:eastAsia="宋体" w:cs="Times New Roman"/>
                <w:sz w:val="20"/>
              </w:rPr>
              <w:t>水位/m</w:t>
            </w:r>
          </w:p>
        </w:tc>
        <w:tc>
          <w:tcPr>
            <w:tcW w:w="1520" w:type="dxa"/>
            <w:tcBorders>
              <w:bottom w:val="single" w:color="auto" w:sz="4" w:space="0"/>
            </w:tcBorders>
            <w:vAlign w:val="center"/>
          </w:tcPr>
          <w:p w14:paraId="769FE3B3">
            <w:pPr>
              <w:keepNext/>
              <w:spacing w:line="360" w:lineRule="auto"/>
              <w:ind w:left="0" w:right="0" w:firstLine="0"/>
              <w:jc w:val="center"/>
            </w:pPr>
            <w:r>
              <w:rPr>
                <w:rFonts w:ascii="Times New Roman" w:hAnsi="Times New Roman" w:eastAsia="宋体" w:cs="Times New Roman"/>
                <w:sz w:val="20"/>
              </w:rPr>
              <w:t>断面Ⅰ水平出逸长度/m</w:t>
            </w:r>
          </w:p>
        </w:tc>
        <w:tc>
          <w:tcPr>
            <w:tcW w:w="1520" w:type="dxa"/>
            <w:tcBorders>
              <w:bottom w:val="single" w:color="auto" w:sz="4" w:space="0"/>
            </w:tcBorders>
            <w:vAlign w:val="center"/>
          </w:tcPr>
          <w:p w14:paraId="7A3393AA">
            <w:pPr>
              <w:keepNext/>
              <w:spacing w:line="360" w:lineRule="auto"/>
              <w:ind w:left="0" w:right="0" w:firstLine="0"/>
              <w:jc w:val="center"/>
            </w:pPr>
            <w:r>
              <w:rPr>
                <w:rFonts w:ascii="Times New Roman" w:hAnsi="Times New Roman" w:eastAsia="宋体" w:cs="Times New Roman"/>
                <w:sz w:val="20"/>
              </w:rPr>
              <w:t>断面Ⅱ水平出逸长度/m</w:t>
            </w:r>
          </w:p>
        </w:tc>
        <w:tc>
          <w:tcPr>
            <w:tcW w:w="1680" w:type="dxa"/>
            <w:tcBorders>
              <w:bottom w:val="single" w:color="auto" w:sz="4" w:space="0"/>
            </w:tcBorders>
            <w:vAlign w:val="center"/>
          </w:tcPr>
          <w:p w14:paraId="719FEDD5">
            <w:pPr>
              <w:keepNext/>
              <w:spacing w:line="360" w:lineRule="auto"/>
              <w:ind w:left="0" w:right="0" w:firstLine="0"/>
              <w:jc w:val="center"/>
            </w:pPr>
            <w:r>
              <w:rPr>
                <w:rFonts w:ascii="Times New Roman" w:hAnsi="Times New Roman" w:eastAsia="宋体" w:cs="Times New Roman"/>
                <w:sz w:val="20"/>
              </w:rPr>
              <w:t>三维向上出逸面积/m²</w:t>
            </w:r>
          </w:p>
        </w:tc>
        <w:tc>
          <w:tcPr>
            <w:tcW w:w="1440" w:type="dxa"/>
            <w:tcBorders>
              <w:bottom w:val="single" w:color="auto" w:sz="4" w:space="0"/>
            </w:tcBorders>
            <w:vAlign w:val="center"/>
          </w:tcPr>
          <w:p w14:paraId="77BC7F74">
            <w:pPr>
              <w:keepNext/>
              <w:spacing w:line="360" w:lineRule="auto"/>
              <w:ind w:left="0" w:right="0" w:firstLine="0"/>
              <w:jc w:val="center"/>
            </w:pPr>
            <w:r>
              <w:rPr>
                <w:rFonts w:ascii="Times New Roman" w:hAnsi="Times New Roman" w:eastAsia="宋体" w:cs="Times New Roman"/>
                <w:sz w:val="20"/>
              </w:rPr>
              <w:t>Ⅱ级面积/m²</w:t>
            </w:r>
          </w:p>
        </w:tc>
        <w:tc>
          <w:tcPr>
            <w:tcW w:w="1440" w:type="dxa"/>
            <w:tcBorders>
              <w:bottom w:val="single" w:color="auto" w:sz="4" w:space="0"/>
            </w:tcBorders>
            <w:vAlign w:val="center"/>
          </w:tcPr>
          <w:p w14:paraId="08A3A251">
            <w:pPr>
              <w:keepNext/>
              <w:spacing w:line="360" w:lineRule="auto"/>
              <w:ind w:left="0" w:right="0" w:firstLine="0"/>
              <w:jc w:val="center"/>
            </w:pPr>
            <w:r>
              <w:rPr>
                <w:rFonts w:ascii="Times New Roman" w:hAnsi="Times New Roman" w:eastAsia="宋体" w:cs="Times New Roman"/>
                <w:sz w:val="20"/>
              </w:rPr>
              <w:t>Ⅲ级面积/m²</w:t>
            </w:r>
          </w:p>
        </w:tc>
      </w:tr>
      <w:tr w14:paraId="402C07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2BCA07E2">
            <w:pPr>
              <w:keepNext/>
              <w:spacing w:line="360" w:lineRule="auto"/>
              <w:ind w:left="0" w:right="0" w:firstLine="0"/>
              <w:jc w:val="center"/>
            </w:pPr>
            <w:r>
              <w:rPr>
                <w:rFonts w:ascii="Times New Roman" w:hAnsi="Times New Roman" w:eastAsia="宋体" w:cs="Times New Roman"/>
                <w:sz w:val="20"/>
              </w:rPr>
              <w:t>26.23</w:t>
            </w:r>
          </w:p>
        </w:tc>
        <w:tc>
          <w:tcPr>
            <w:tcW w:w="1520" w:type="dxa"/>
            <w:vAlign w:val="center"/>
          </w:tcPr>
          <w:p w14:paraId="62D4D6EA">
            <w:pPr>
              <w:keepNext/>
              <w:spacing w:line="360" w:lineRule="auto"/>
              <w:ind w:left="0" w:right="0" w:firstLine="0"/>
              <w:jc w:val="center"/>
            </w:pPr>
            <w:r>
              <w:rPr>
                <w:rFonts w:ascii="Times New Roman" w:hAnsi="Times New Roman" w:eastAsia="宋体" w:cs="Times New Roman"/>
                <w:sz w:val="20"/>
              </w:rPr>
              <w:t>0.0</w:t>
            </w:r>
          </w:p>
        </w:tc>
        <w:tc>
          <w:tcPr>
            <w:tcW w:w="1520" w:type="dxa"/>
            <w:vAlign w:val="center"/>
          </w:tcPr>
          <w:p w14:paraId="029A17F3">
            <w:pPr>
              <w:keepNext/>
              <w:spacing w:line="360" w:lineRule="auto"/>
              <w:ind w:left="0" w:right="0" w:firstLine="0"/>
              <w:jc w:val="center"/>
            </w:pPr>
            <w:r>
              <w:rPr>
                <w:rFonts w:ascii="Times New Roman" w:hAnsi="Times New Roman" w:eastAsia="宋体" w:cs="Times New Roman"/>
                <w:sz w:val="20"/>
              </w:rPr>
              <w:t>0.0</w:t>
            </w:r>
          </w:p>
        </w:tc>
        <w:tc>
          <w:tcPr>
            <w:tcW w:w="1680" w:type="dxa"/>
            <w:vAlign w:val="center"/>
          </w:tcPr>
          <w:p w14:paraId="119D5119">
            <w:pPr>
              <w:keepNext/>
              <w:spacing w:line="360" w:lineRule="auto"/>
              <w:ind w:left="0" w:right="0" w:firstLine="0"/>
              <w:jc w:val="center"/>
            </w:pPr>
            <w:r>
              <w:rPr>
                <w:rFonts w:ascii="Times New Roman" w:hAnsi="Times New Roman" w:eastAsia="宋体" w:cs="Times New Roman"/>
                <w:sz w:val="20"/>
              </w:rPr>
              <w:t>0.0</w:t>
            </w:r>
          </w:p>
        </w:tc>
        <w:tc>
          <w:tcPr>
            <w:tcW w:w="1440" w:type="dxa"/>
            <w:vAlign w:val="center"/>
          </w:tcPr>
          <w:p w14:paraId="6A52704B">
            <w:pPr>
              <w:keepNext/>
              <w:spacing w:line="360" w:lineRule="auto"/>
              <w:ind w:left="0" w:right="0" w:firstLine="0"/>
              <w:jc w:val="center"/>
            </w:pPr>
            <w:r>
              <w:rPr>
                <w:rFonts w:ascii="Times New Roman" w:hAnsi="Times New Roman" w:eastAsia="宋体" w:cs="Times New Roman"/>
                <w:sz w:val="20"/>
              </w:rPr>
              <w:t>0.0</w:t>
            </w:r>
          </w:p>
        </w:tc>
        <w:tc>
          <w:tcPr>
            <w:tcW w:w="1440" w:type="dxa"/>
            <w:vAlign w:val="center"/>
          </w:tcPr>
          <w:p w14:paraId="0F057F11">
            <w:pPr>
              <w:keepNext/>
              <w:spacing w:line="360" w:lineRule="auto"/>
              <w:ind w:left="0" w:right="0" w:firstLine="0"/>
              <w:jc w:val="center"/>
            </w:pPr>
            <w:r>
              <w:rPr>
                <w:rFonts w:ascii="Times New Roman" w:hAnsi="Times New Roman" w:eastAsia="宋体" w:cs="Times New Roman"/>
                <w:sz w:val="20"/>
              </w:rPr>
              <w:t>0.0</w:t>
            </w:r>
          </w:p>
        </w:tc>
      </w:tr>
      <w:tr w14:paraId="1FCCCD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3DD956AB">
            <w:pPr>
              <w:keepNext/>
              <w:spacing w:line="360" w:lineRule="auto"/>
              <w:ind w:left="0" w:right="0" w:firstLine="0"/>
              <w:jc w:val="center"/>
            </w:pPr>
            <w:r>
              <w:rPr>
                <w:rFonts w:ascii="Times New Roman" w:hAnsi="Times New Roman" w:eastAsia="宋体" w:cs="Times New Roman"/>
                <w:sz w:val="20"/>
              </w:rPr>
              <w:t>28.00</w:t>
            </w:r>
          </w:p>
        </w:tc>
        <w:tc>
          <w:tcPr>
            <w:tcW w:w="1520" w:type="dxa"/>
            <w:vAlign w:val="center"/>
          </w:tcPr>
          <w:p w14:paraId="31653762">
            <w:pPr>
              <w:keepNext/>
              <w:spacing w:line="360" w:lineRule="auto"/>
              <w:ind w:left="0" w:right="0" w:firstLine="0"/>
              <w:jc w:val="center"/>
            </w:pPr>
            <w:r>
              <w:rPr>
                <w:rFonts w:ascii="Times New Roman" w:hAnsi="Times New Roman" w:eastAsia="宋体" w:cs="Times New Roman"/>
                <w:sz w:val="20"/>
              </w:rPr>
              <w:t>0.0</w:t>
            </w:r>
          </w:p>
        </w:tc>
        <w:tc>
          <w:tcPr>
            <w:tcW w:w="1520" w:type="dxa"/>
            <w:vAlign w:val="center"/>
          </w:tcPr>
          <w:p w14:paraId="482619F9">
            <w:pPr>
              <w:keepNext/>
              <w:spacing w:line="360" w:lineRule="auto"/>
              <w:ind w:left="0" w:right="0" w:firstLine="0"/>
              <w:jc w:val="center"/>
            </w:pPr>
            <w:r>
              <w:rPr>
                <w:rFonts w:ascii="Times New Roman" w:hAnsi="Times New Roman" w:eastAsia="宋体" w:cs="Times New Roman"/>
                <w:sz w:val="20"/>
              </w:rPr>
              <w:t>0.0</w:t>
            </w:r>
          </w:p>
        </w:tc>
        <w:tc>
          <w:tcPr>
            <w:tcW w:w="1680" w:type="dxa"/>
            <w:vAlign w:val="center"/>
          </w:tcPr>
          <w:p w14:paraId="3DB96C7D">
            <w:pPr>
              <w:keepNext/>
              <w:spacing w:line="360" w:lineRule="auto"/>
              <w:ind w:left="0" w:right="0" w:firstLine="0"/>
              <w:jc w:val="center"/>
            </w:pPr>
            <w:r>
              <w:rPr>
                <w:rFonts w:ascii="Times New Roman" w:hAnsi="Times New Roman" w:eastAsia="宋体" w:cs="Times New Roman"/>
                <w:sz w:val="20"/>
              </w:rPr>
              <w:t>142.2</w:t>
            </w:r>
          </w:p>
        </w:tc>
        <w:tc>
          <w:tcPr>
            <w:tcW w:w="1440" w:type="dxa"/>
            <w:vAlign w:val="center"/>
          </w:tcPr>
          <w:p w14:paraId="7F86404F">
            <w:pPr>
              <w:keepNext/>
              <w:spacing w:line="360" w:lineRule="auto"/>
              <w:ind w:left="0" w:right="0" w:firstLine="0"/>
              <w:jc w:val="center"/>
            </w:pPr>
            <w:r>
              <w:rPr>
                <w:rFonts w:ascii="Times New Roman" w:hAnsi="Times New Roman" w:eastAsia="宋体" w:cs="Times New Roman"/>
                <w:sz w:val="20"/>
              </w:rPr>
              <w:t>0.0</w:t>
            </w:r>
          </w:p>
        </w:tc>
        <w:tc>
          <w:tcPr>
            <w:tcW w:w="1440" w:type="dxa"/>
            <w:vAlign w:val="center"/>
          </w:tcPr>
          <w:p w14:paraId="6FCC222D">
            <w:pPr>
              <w:keepNext/>
              <w:spacing w:line="360" w:lineRule="auto"/>
              <w:ind w:left="0" w:right="0" w:firstLine="0"/>
              <w:jc w:val="center"/>
            </w:pPr>
            <w:r>
              <w:rPr>
                <w:rFonts w:ascii="Times New Roman" w:hAnsi="Times New Roman" w:eastAsia="宋体" w:cs="Times New Roman"/>
                <w:sz w:val="20"/>
              </w:rPr>
              <w:t>0.0</w:t>
            </w:r>
          </w:p>
        </w:tc>
      </w:tr>
      <w:tr w14:paraId="2A9957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2335ED15">
            <w:pPr>
              <w:keepNext/>
              <w:spacing w:line="360" w:lineRule="auto"/>
              <w:ind w:left="0" w:right="0" w:firstLine="0"/>
              <w:jc w:val="center"/>
            </w:pPr>
            <w:r>
              <w:rPr>
                <w:rFonts w:ascii="Times New Roman" w:hAnsi="Times New Roman" w:eastAsia="宋体" w:cs="Times New Roman"/>
                <w:sz w:val="20"/>
              </w:rPr>
              <w:t>30.00</w:t>
            </w:r>
          </w:p>
        </w:tc>
        <w:tc>
          <w:tcPr>
            <w:tcW w:w="1520" w:type="dxa"/>
            <w:vAlign w:val="center"/>
          </w:tcPr>
          <w:p w14:paraId="49278752">
            <w:pPr>
              <w:keepNext/>
              <w:spacing w:line="360" w:lineRule="auto"/>
              <w:ind w:left="0" w:right="0" w:firstLine="0"/>
              <w:jc w:val="center"/>
            </w:pPr>
            <w:r>
              <w:rPr>
                <w:rFonts w:ascii="Times New Roman" w:hAnsi="Times New Roman" w:eastAsia="宋体" w:cs="Times New Roman"/>
                <w:sz w:val="20"/>
              </w:rPr>
              <w:t>59.0</w:t>
            </w:r>
          </w:p>
        </w:tc>
        <w:tc>
          <w:tcPr>
            <w:tcW w:w="1520" w:type="dxa"/>
            <w:vAlign w:val="center"/>
          </w:tcPr>
          <w:p w14:paraId="6971A9FC">
            <w:pPr>
              <w:keepNext/>
              <w:spacing w:line="360" w:lineRule="auto"/>
              <w:ind w:left="0" w:right="0" w:firstLine="0"/>
              <w:jc w:val="center"/>
            </w:pPr>
            <w:r>
              <w:rPr>
                <w:rFonts w:ascii="Times New Roman" w:hAnsi="Times New Roman" w:eastAsia="宋体" w:cs="Times New Roman"/>
                <w:sz w:val="20"/>
              </w:rPr>
              <w:t>149.5</w:t>
            </w:r>
          </w:p>
        </w:tc>
        <w:tc>
          <w:tcPr>
            <w:tcW w:w="1680" w:type="dxa"/>
            <w:vAlign w:val="center"/>
          </w:tcPr>
          <w:p w14:paraId="502A03C6">
            <w:pPr>
              <w:keepNext/>
              <w:spacing w:line="360" w:lineRule="auto"/>
              <w:ind w:left="0" w:right="0" w:firstLine="0"/>
              <w:jc w:val="center"/>
            </w:pPr>
            <w:r>
              <w:rPr>
                <w:rFonts w:ascii="Times New Roman" w:hAnsi="Times New Roman" w:eastAsia="宋体" w:cs="Times New Roman"/>
                <w:sz w:val="20"/>
              </w:rPr>
              <w:t>103466.7</w:t>
            </w:r>
          </w:p>
        </w:tc>
        <w:tc>
          <w:tcPr>
            <w:tcW w:w="1440" w:type="dxa"/>
            <w:vAlign w:val="center"/>
          </w:tcPr>
          <w:p w14:paraId="236D4D96">
            <w:pPr>
              <w:keepNext/>
              <w:spacing w:line="360" w:lineRule="auto"/>
              <w:ind w:left="0" w:right="0" w:firstLine="0"/>
              <w:jc w:val="center"/>
            </w:pPr>
            <w:r>
              <w:rPr>
                <w:rFonts w:ascii="Times New Roman" w:hAnsi="Times New Roman" w:eastAsia="宋体" w:cs="Times New Roman"/>
                <w:sz w:val="20"/>
              </w:rPr>
              <w:t>782.2</w:t>
            </w:r>
          </w:p>
        </w:tc>
        <w:tc>
          <w:tcPr>
            <w:tcW w:w="1440" w:type="dxa"/>
            <w:vAlign w:val="center"/>
          </w:tcPr>
          <w:p w14:paraId="0E2151BC">
            <w:pPr>
              <w:keepNext/>
              <w:spacing w:line="360" w:lineRule="auto"/>
              <w:ind w:left="0" w:right="0" w:firstLine="0"/>
              <w:jc w:val="center"/>
            </w:pPr>
            <w:r>
              <w:rPr>
                <w:rFonts w:ascii="Times New Roman" w:hAnsi="Times New Roman" w:eastAsia="宋体" w:cs="Times New Roman"/>
                <w:sz w:val="20"/>
              </w:rPr>
              <w:t>284.4</w:t>
            </w:r>
          </w:p>
        </w:tc>
      </w:tr>
      <w:tr w14:paraId="0FFF9E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2AC1C619">
            <w:pPr>
              <w:keepNext/>
              <w:spacing w:line="360" w:lineRule="auto"/>
              <w:ind w:left="0" w:right="0" w:firstLine="0"/>
              <w:jc w:val="center"/>
            </w:pPr>
            <w:r>
              <w:rPr>
                <w:rFonts w:ascii="Times New Roman" w:hAnsi="Times New Roman" w:eastAsia="宋体" w:cs="Times New Roman"/>
                <w:sz w:val="20"/>
              </w:rPr>
              <w:t>32.00</w:t>
            </w:r>
          </w:p>
        </w:tc>
        <w:tc>
          <w:tcPr>
            <w:tcW w:w="1520" w:type="dxa"/>
            <w:vAlign w:val="center"/>
          </w:tcPr>
          <w:p w14:paraId="1F24F21A">
            <w:pPr>
              <w:keepNext/>
              <w:spacing w:line="360" w:lineRule="auto"/>
              <w:ind w:left="0" w:right="0" w:firstLine="0"/>
              <w:jc w:val="center"/>
            </w:pPr>
            <w:r>
              <w:rPr>
                <w:rFonts w:ascii="Times New Roman" w:hAnsi="Times New Roman" w:eastAsia="宋体" w:cs="Times New Roman"/>
                <w:sz w:val="20"/>
              </w:rPr>
              <w:t>169.0</w:t>
            </w:r>
          </w:p>
        </w:tc>
        <w:tc>
          <w:tcPr>
            <w:tcW w:w="1520" w:type="dxa"/>
            <w:vAlign w:val="center"/>
          </w:tcPr>
          <w:p w14:paraId="02BE5135">
            <w:pPr>
              <w:keepNext/>
              <w:spacing w:line="360" w:lineRule="auto"/>
              <w:ind w:left="0" w:right="0" w:firstLine="0"/>
              <w:jc w:val="center"/>
            </w:pPr>
            <w:r>
              <w:rPr>
                <w:rFonts w:ascii="Times New Roman" w:hAnsi="Times New Roman" w:eastAsia="宋体" w:cs="Times New Roman"/>
                <w:sz w:val="20"/>
              </w:rPr>
              <w:t>253.0</w:t>
            </w:r>
          </w:p>
        </w:tc>
        <w:tc>
          <w:tcPr>
            <w:tcW w:w="1680" w:type="dxa"/>
            <w:vAlign w:val="center"/>
          </w:tcPr>
          <w:p w14:paraId="0EA6881D">
            <w:pPr>
              <w:keepNext/>
              <w:spacing w:line="360" w:lineRule="auto"/>
              <w:ind w:left="0" w:right="0" w:firstLine="0"/>
              <w:jc w:val="center"/>
            </w:pPr>
            <w:r>
              <w:rPr>
                <w:rFonts w:ascii="Times New Roman" w:hAnsi="Times New Roman" w:eastAsia="宋体" w:cs="Times New Roman"/>
                <w:sz w:val="20"/>
              </w:rPr>
              <w:t>147697.8</w:t>
            </w:r>
          </w:p>
        </w:tc>
        <w:tc>
          <w:tcPr>
            <w:tcW w:w="1440" w:type="dxa"/>
            <w:vAlign w:val="center"/>
          </w:tcPr>
          <w:p w14:paraId="17DBFFCC">
            <w:pPr>
              <w:keepNext/>
              <w:spacing w:line="360" w:lineRule="auto"/>
              <w:ind w:left="0" w:right="0" w:firstLine="0"/>
              <w:jc w:val="center"/>
            </w:pPr>
            <w:r>
              <w:rPr>
                <w:rFonts w:ascii="Times New Roman" w:hAnsi="Times New Roman" w:eastAsia="宋体" w:cs="Times New Roman"/>
                <w:sz w:val="20"/>
              </w:rPr>
              <w:t>3128.9</w:t>
            </w:r>
          </w:p>
        </w:tc>
        <w:tc>
          <w:tcPr>
            <w:tcW w:w="1440" w:type="dxa"/>
            <w:vAlign w:val="center"/>
          </w:tcPr>
          <w:p w14:paraId="1CBFA3C0">
            <w:pPr>
              <w:keepNext/>
              <w:spacing w:line="360" w:lineRule="auto"/>
              <w:ind w:left="0" w:right="0" w:firstLine="0"/>
              <w:jc w:val="center"/>
            </w:pPr>
            <w:r>
              <w:rPr>
                <w:rFonts w:ascii="Times New Roman" w:hAnsi="Times New Roman" w:eastAsia="宋体" w:cs="Times New Roman"/>
                <w:sz w:val="20"/>
              </w:rPr>
              <w:t>3697.8</w:t>
            </w:r>
          </w:p>
        </w:tc>
      </w:tr>
      <w:tr w14:paraId="4E0DC7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tcBorders>
              <w:bottom w:val="single" w:color="000000" w:sz="8" w:space="0"/>
            </w:tcBorders>
            <w:vAlign w:val="center"/>
          </w:tcPr>
          <w:p w14:paraId="38763DDE">
            <w:pPr>
              <w:keepNext w:val="0"/>
              <w:spacing w:line="360" w:lineRule="auto"/>
              <w:ind w:left="0" w:right="0" w:firstLine="0"/>
              <w:jc w:val="center"/>
            </w:pPr>
            <w:r>
              <w:rPr>
                <w:rFonts w:ascii="Times New Roman" w:hAnsi="Times New Roman" w:eastAsia="宋体" w:cs="Times New Roman"/>
                <w:sz w:val="20"/>
              </w:rPr>
              <w:t>33.89</w:t>
            </w:r>
          </w:p>
        </w:tc>
        <w:tc>
          <w:tcPr>
            <w:tcW w:w="1520" w:type="dxa"/>
            <w:tcBorders>
              <w:bottom w:val="single" w:color="000000" w:sz="8" w:space="0"/>
            </w:tcBorders>
            <w:vAlign w:val="center"/>
          </w:tcPr>
          <w:p w14:paraId="464FAAA7">
            <w:pPr>
              <w:keepNext w:val="0"/>
              <w:spacing w:line="360" w:lineRule="auto"/>
              <w:ind w:left="0" w:right="0" w:firstLine="0"/>
              <w:jc w:val="center"/>
            </w:pPr>
            <w:r>
              <w:rPr>
                <w:rFonts w:ascii="Times New Roman" w:hAnsi="Times New Roman" w:eastAsia="宋体" w:cs="Times New Roman"/>
                <w:sz w:val="20"/>
              </w:rPr>
              <w:t>234.0</w:t>
            </w:r>
          </w:p>
        </w:tc>
        <w:tc>
          <w:tcPr>
            <w:tcW w:w="1520" w:type="dxa"/>
            <w:tcBorders>
              <w:bottom w:val="single" w:color="000000" w:sz="8" w:space="0"/>
            </w:tcBorders>
            <w:vAlign w:val="center"/>
          </w:tcPr>
          <w:p w14:paraId="0CEA5B0F">
            <w:pPr>
              <w:keepNext w:val="0"/>
              <w:spacing w:line="360" w:lineRule="auto"/>
              <w:ind w:left="0" w:right="0" w:firstLine="0"/>
              <w:jc w:val="center"/>
            </w:pPr>
            <w:r>
              <w:rPr>
                <w:rFonts w:ascii="Times New Roman" w:hAnsi="Times New Roman" w:eastAsia="宋体" w:cs="Times New Roman"/>
                <w:sz w:val="20"/>
              </w:rPr>
              <w:t>263.5</w:t>
            </w:r>
          </w:p>
        </w:tc>
        <w:tc>
          <w:tcPr>
            <w:tcW w:w="1680" w:type="dxa"/>
            <w:tcBorders>
              <w:bottom w:val="single" w:color="000000" w:sz="8" w:space="0"/>
            </w:tcBorders>
            <w:vAlign w:val="center"/>
          </w:tcPr>
          <w:p w14:paraId="37283752">
            <w:pPr>
              <w:keepNext w:val="0"/>
              <w:spacing w:line="360" w:lineRule="auto"/>
              <w:ind w:left="0" w:right="0" w:firstLine="0"/>
              <w:jc w:val="center"/>
            </w:pPr>
            <w:r>
              <w:rPr>
                <w:rFonts w:ascii="Times New Roman" w:hAnsi="Times New Roman" w:eastAsia="宋体" w:cs="Times New Roman"/>
                <w:sz w:val="20"/>
              </w:rPr>
              <w:t>177493.3</w:t>
            </w:r>
          </w:p>
        </w:tc>
        <w:tc>
          <w:tcPr>
            <w:tcW w:w="1440" w:type="dxa"/>
            <w:tcBorders>
              <w:bottom w:val="single" w:color="000000" w:sz="8" w:space="0"/>
            </w:tcBorders>
            <w:vAlign w:val="center"/>
          </w:tcPr>
          <w:p w14:paraId="0EAD15EB">
            <w:pPr>
              <w:keepNext w:val="0"/>
              <w:spacing w:line="360" w:lineRule="auto"/>
              <w:ind w:left="0" w:right="0" w:firstLine="0"/>
              <w:jc w:val="center"/>
            </w:pPr>
            <w:r>
              <w:rPr>
                <w:rFonts w:ascii="Times New Roman" w:hAnsi="Times New Roman" w:eastAsia="宋体" w:cs="Times New Roman"/>
                <w:sz w:val="20"/>
              </w:rPr>
              <w:t>10168.9</w:t>
            </w:r>
          </w:p>
        </w:tc>
        <w:tc>
          <w:tcPr>
            <w:tcW w:w="1440" w:type="dxa"/>
            <w:tcBorders>
              <w:bottom w:val="single" w:color="000000" w:sz="8" w:space="0"/>
            </w:tcBorders>
            <w:vAlign w:val="center"/>
          </w:tcPr>
          <w:p w14:paraId="620D7C46">
            <w:pPr>
              <w:keepNext w:val="0"/>
              <w:spacing w:line="360" w:lineRule="auto"/>
              <w:ind w:left="0" w:right="0" w:firstLine="0"/>
              <w:jc w:val="center"/>
            </w:pPr>
            <w:r>
              <w:rPr>
                <w:rFonts w:ascii="Times New Roman" w:hAnsi="Times New Roman" w:eastAsia="宋体" w:cs="Times New Roman"/>
                <w:sz w:val="20"/>
              </w:rPr>
              <w:t>13653.3</w:t>
            </w:r>
          </w:p>
        </w:tc>
      </w:tr>
    </w:tbl>
    <w:p w14:paraId="028793E4">
      <w:pPr>
        <w:spacing w:after="0" w:line="360" w:lineRule="auto"/>
        <w:rPr>
          <w:lang w:eastAsia="zh-CN"/>
        </w:rPr>
      </w:pPr>
      <w:r>
        <w:rPr>
          <w:rFonts w:ascii="Times New Roman" w:hAnsi="Times New Roman" w:eastAsia="宋体" w:cs="Times New Roman"/>
          <w:sz w:val="24"/>
          <w:lang w:eastAsia="zh-CN"/>
        </w:rPr>
        <w:t>图4-40a～e给出五种水位下背水侧潜在的管涌风险等级分布，图4-41比较各等级的出逸面积。28.00 m时的出逸面均为Ⅰ级；水位由30.00 m升至33.89 m时，Ⅱ、Ⅲ级合计面积由1066.7增至23822.2 m²，占总出逸面积的比例由1.03%增至13.42%。洪水位下Ⅱ、Ⅲ级面积分别为10168.9和13653.3 m²，分级统计见表4-12。</w:t>
      </w:r>
    </w:p>
    <w:p w14:paraId="246DAEE7">
      <w:pPr>
        <w:spacing w:after="0" w:line="360" w:lineRule="auto"/>
        <w:rPr>
          <w:lang w:eastAsia="zh-CN"/>
        </w:rPr>
      </w:pPr>
      <w:r>
        <w:rPr>
          <w:rFonts w:ascii="Times New Roman" w:hAnsi="Times New Roman" w:eastAsia="宋体" w:cs="Times New Roman"/>
          <w:sz w:val="24"/>
          <w:lang w:eastAsia="zh-CN"/>
        </w:rPr>
        <w:t>结合图4-29、图4-39、图4-40及表4-12，水位由32.00 m升至33.89 m时，三维总出流增加61.69%，全部向上出逸面积增加20.17%，Ⅱ、Ⅲ级合计面积增加248.96%。高梯度区域的扩张幅度大于总体出流和全部出逸范围的变化幅度，说明接近洪水位时局部出口状态对水位变化更为敏感。</w:t>
      </w:r>
    </w:p>
    <w:p w14:paraId="314BD02B">
      <w:pPr>
        <w:spacing w:before="120" w:after="0" w:line="240" w:lineRule="auto"/>
        <w:ind w:firstLine="0"/>
        <w:jc w:val="center"/>
        <w:rPr>
          <w:rFonts w:ascii="Times New Roman" w:hAnsi="Times New Roman" w:cs="Times New Roman"/>
        </w:rPr>
      </w:pPr>
      <w:r>
        <w:drawing>
          <wp:inline distT="0" distB="0" distL="0" distR="0">
            <wp:extent cx="5399405" cy="4719955"/>
            <wp:effectExtent l="0" t="0" r="0" b="0"/>
            <wp:docPr id="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7"/>
                    <pic:cNvPicPr>
                      <a:picLocks noChangeAspect="1"/>
                    </pic:cNvPicPr>
                  </pic:nvPicPr>
                  <pic:blipFill>
                    <a:blip r:embed="rId155"/>
                    <a:stretch>
                      <a:fillRect/>
                    </a:stretch>
                  </pic:blipFill>
                  <pic:spPr>
                    <a:xfrm>
                      <a:off x="0" y="0"/>
                      <a:ext cx="5400000" cy="4720220"/>
                    </a:xfrm>
                    <a:prstGeom prst="rect">
                      <a:avLst/>
                    </a:prstGeom>
                  </pic:spPr>
                </pic:pic>
              </a:graphicData>
            </a:graphic>
          </wp:inline>
        </w:drawing>
      </w:r>
    </w:p>
    <w:p w14:paraId="447DBDB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图4-40　五种水位下洞庭湖某垸背水侧潜在的管涌风险等级分布</w:t>
      </w:r>
    </w:p>
    <w:p w14:paraId="39ED3F5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4-40 Distribution of potential piping risk levels on the landward side of the Dongting Lake embankment under five water levels</w:t>
      </w:r>
    </w:p>
    <w:p w14:paraId="077FEFD4">
      <w:pPr>
        <w:spacing w:before="120" w:after="0" w:line="240" w:lineRule="auto"/>
        <w:ind w:firstLine="0"/>
        <w:jc w:val="center"/>
        <w:rPr>
          <w:rFonts w:ascii="Times New Roman" w:hAnsi="Times New Roman" w:cs="Times New Roman"/>
        </w:rPr>
      </w:pPr>
      <w:r>
        <w:drawing>
          <wp:inline distT="0" distB="0" distL="0" distR="0">
            <wp:extent cx="5399405" cy="2677795"/>
            <wp:effectExtent l="0" t="0" r="0" b="3810"/>
            <wp:docPr id="83" name="old_risk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old_risk_area"/>
                    <pic:cNvPicPr>
                      <a:picLocks noChangeAspect="1"/>
                    </pic:cNvPicPr>
                  </pic:nvPicPr>
                  <pic:blipFill>
                    <a:blip r:embed="rId156"/>
                    <a:stretch>
                      <a:fillRect/>
                    </a:stretch>
                  </pic:blipFill>
                  <pic:spPr>
                    <a:xfrm>
                      <a:off x="0" y="0"/>
                      <a:ext cx="5400000" cy="2678147"/>
                    </a:xfrm>
                    <a:prstGeom prst="rect">
                      <a:avLst/>
                    </a:prstGeom>
                  </pic:spPr>
                </pic:pic>
              </a:graphicData>
            </a:graphic>
          </wp:inline>
        </w:drawing>
      </w:r>
    </w:p>
    <w:p w14:paraId="2174E859">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图4-41　洞庭湖某垸不同水位下各潜在管涌风险等级的出逸面积</w:t>
      </w:r>
    </w:p>
    <w:p w14:paraId="5262E69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4-41 Exit areas of each potential piping risk level of the Dongting Lake embankment under different water levels</w:t>
      </w:r>
    </w:p>
    <w:p w14:paraId="56DE91B5">
      <w:pPr>
        <w:pStyle w:val="6"/>
      </w:pPr>
      <w:r>
        <w:rPr>
          <w:rFonts w:ascii="Times New Roman" w:hAnsi="Times New Roman"/>
        </w:rPr>
        <w:t xml:space="preserve">4.5.3.2 </w:t>
      </w:r>
      <w:r>
        <w:rPr>
          <w:rFonts w:ascii="Times New Roman" w:hAnsi="Times New Roman"/>
          <w:highlight w:val="yellow"/>
        </w:rPr>
        <w:t>长春垸</w:t>
      </w:r>
    </w:p>
    <w:p w14:paraId="08BA7A15">
      <w:pPr>
        <w:spacing w:after="0" w:line="360" w:lineRule="auto"/>
        <w:rPr>
          <w:lang w:eastAsia="zh-CN"/>
        </w:rPr>
      </w:pPr>
      <w:r>
        <w:rPr>
          <w:rFonts w:ascii="Times New Roman" w:hAnsi="Times New Roman" w:eastAsia="宋体" w:cs="Times New Roman"/>
          <w:sz w:val="24"/>
          <w:lang w:eastAsia="zh-CN"/>
        </w:rPr>
        <w:t>图4-42和图4-43分别给出长春垸五种水位下的二维及三维潜在管涌通道，三维结果取第60天。26.23 m时，两断面及三维域均未识别到向上出逸通道。28.00 m时，断面Ⅰ已出现出逸，水平出逸长度为70.59 m，断面Ⅱ尚未形成向上出逸；水位升至33.89 m时，两断面的出逸长度分别为75.61和58.53 m。两断面的出逸起始水位与范围变化不同，体现了断面渗流响应的差异。</w:t>
      </w:r>
    </w:p>
    <w:p w14:paraId="04BBA03C">
      <w:pPr>
        <w:spacing w:before="120" w:after="0" w:line="240" w:lineRule="auto"/>
        <w:ind w:firstLine="0"/>
        <w:jc w:val="center"/>
        <w:rPr>
          <w:rFonts w:ascii="Times New Roman" w:hAnsi="Times New Roman" w:cs="Times New Roman"/>
        </w:rPr>
      </w:pPr>
      <w:r>
        <w:drawing>
          <wp:inline distT="0" distB="0" distL="0" distR="0">
            <wp:extent cx="4766945" cy="7086600"/>
            <wp:effectExtent l="0" t="0" r="0" b="3810"/>
            <wp:docPr id="84" name="cc_paths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cc_paths_2d"/>
                    <pic:cNvPicPr>
                      <a:picLocks noChangeAspect="1"/>
                    </pic:cNvPicPr>
                  </pic:nvPicPr>
                  <pic:blipFill>
                    <a:blip r:embed="rId157"/>
                    <a:stretch>
                      <a:fillRect/>
                    </a:stretch>
                  </pic:blipFill>
                  <pic:spPr>
                    <a:xfrm>
                      <a:off x="0" y="0"/>
                      <a:ext cx="4767457" cy="7086600"/>
                    </a:xfrm>
                    <a:prstGeom prst="rect">
                      <a:avLst/>
                    </a:prstGeom>
                  </pic:spPr>
                </pic:pic>
              </a:graphicData>
            </a:graphic>
          </wp:inline>
        </w:drawing>
      </w:r>
    </w:p>
    <w:p w14:paraId="19BCF11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图4-42　五种水位下长春垸两断面基于渗流场识别的潜在管涌通道</w:t>
      </w:r>
    </w:p>
    <w:p w14:paraId="3802E49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4-42 Potential piping channels identified from the seepage field at two sections of the Changchunyuan case under five water levels</w:t>
      </w:r>
    </w:p>
    <w:p w14:paraId="02651C83">
      <w:pPr>
        <w:spacing w:before="120" w:after="0" w:line="240" w:lineRule="auto"/>
        <w:ind w:firstLine="0"/>
        <w:jc w:val="center"/>
        <w:rPr>
          <w:rFonts w:ascii="Times New Roman" w:hAnsi="Times New Roman" w:cs="Times New Roman"/>
        </w:rPr>
      </w:pPr>
      <w:r>
        <w:drawing>
          <wp:inline distT="0" distB="0" distL="0" distR="0">
            <wp:extent cx="5384165" cy="7086600"/>
            <wp:effectExtent l="0" t="0" r="0" b="3810"/>
            <wp:docPr id="85" name="cc_paths_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cc_paths_3d"/>
                    <pic:cNvPicPr>
                      <a:picLocks noChangeAspect="1"/>
                    </pic:cNvPicPr>
                  </pic:nvPicPr>
                  <pic:blipFill>
                    <a:blip r:embed="rId158"/>
                    <a:stretch>
                      <a:fillRect/>
                    </a:stretch>
                  </pic:blipFill>
                  <pic:spPr>
                    <a:xfrm>
                      <a:off x="0" y="0"/>
                      <a:ext cx="5384793" cy="7086600"/>
                    </a:xfrm>
                    <a:prstGeom prst="rect">
                      <a:avLst/>
                    </a:prstGeom>
                  </pic:spPr>
                </pic:pic>
              </a:graphicData>
            </a:graphic>
          </wp:inline>
        </w:drawing>
      </w:r>
    </w:p>
    <w:p w14:paraId="5FC6B5A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图4-43　五种水位下长春垸潜在管涌通道三维分布与风险等级</w:t>
      </w:r>
    </w:p>
    <w:p w14:paraId="1794D39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4-43 Three-dimensional distribution and risk levels of potential piping channels of the Changchunyuan case under five water levels</w:t>
      </w:r>
    </w:p>
    <w:p w14:paraId="2C931E3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表4-13　长春垸五种水位下出逸范围与高梯度区域</w:t>
      </w:r>
    </w:p>
    <w:p w14:paraId="139A2B0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4-13 Exit ranges and high-gradient zones of the Changchunyuan case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0"/>
        <w:gridCol w:w="1520"/>
        <w:gridCol w:w="1520"/>
        <w:gridCol w:w="1680"/>
        <w:gridCol w:w="1440"/>
        <w:gridCol w:w="1440"/>
      </w:tblGrid>
      <w:tr w14:paraId="232B48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00" w:type="dxa"/>
            <w:tcBorders>
              <w:bottom w:val="single" w:color="auto" w:sz="4" w:space="0"/>
            </w:tcBorders>
            <w:vAlign w:val="center"/>
          </w:tcPr>
          <w:p w14:paraId="24E01238">
            <w:pPr>
              <w:keepNext/>
              <w:spacing w:line="360" w:lineRule="auto"/>
              <w:ind w:left="0" w:right="0" w:firstLine="0"/>
              <w:jc w:val="center"/>
            </w:pPr>
            <w:r>
              <w:rPr>
                <w:rFonts w:ascii="Times New Roman" w:hAnsi="Times New Roman" w:eastAsia="宋体" w:cs="Times New Roman"/>
                <w:sz w:val="19"/>
              </w:rPr>
              <w:t>水位/m</w:t>
            </w:r>
          </w:p>
        </w:tc>
        <w:tc>
          <w:tcPr>
            <w:tcW w:w="1520" w:type="dxa"/>
            <w:tcBorders>
              <w:bottom w:val="single" w:color="auto" w:sz="4" w:space="0"/>
            </w:tcBorders>
            <w:vAlign w:val="center"/>
          </w:tcPr>
          <w:p w14:paraId="6060F8D3">
            <w:pPr>
              <w:keepNext/>
              <w:spacing w:line="360" w:lineRule="auto"/>
              <w:ind w:left="0" w:right="0" w:firstLine="0"/>
              <w:jc w:val="center"/>
            </w:pPr>
            <w:r>
              <w:rPr>
                <w:rFonts w:ascii="Times New Roman" w:hAnsi="Times New Roman" w:eastAsia="宋体" w:cs="Times New Roman"/>
                <w:sz w:val="19"/>
              </w:rPr>
              <w:t>断面Ⅰ水平出逸长度/m</w:t>
            </w:r>
          </w:p>
        </w:tc>
        <w:tc>
          <w:tcPr>
            <w:tcW w:w="1520" w:type="dxa"/>
            <w:tcBorders>
              <w:bottom w:val="single" w:color="auto" w:sz="4" w:space="0"/>
            </w:tcBorders>
            <w:vAlign w:val="center"/>
          </w:tcPr>
          <w:p w14:paraId="4617ED35">
            <w:pPr>
              <w:keepNext/>
              <w:spacing w:line="360" w:lineRule="auto"/>
              <w:ind w:left="0" w:right="0" w:firstLine="0"/>
              <w:jc w:val="center"/>
            </w:pPr>
            <w:r>
              <w:rPr>
                <w:rFonts w:ascii="Times New Roman" w:hAnsi="Times New Roman" w:eastAsia="宋体" w:cs="Times New Roman"/>
                <w:sz w:val="19"/>
              </w:rPr>
              <w:t>断面Ⅱ水平出逸长度/m</w:t>
            </w:r>
          </w:p>
        </w:tc>
        <w:tc>
          <w:tcPr>
            <w:tcW w:w="1680" w:type="dxa"/>
            <w:tcBorders>
              <w:bottom w:val="single" w:color="auto" w:sz="4" w:space="0"/>
            </w:tcBorders>
            <w:vAlign w:val="center"/>
          </w:tcPr>
          <w:p w14:paraId="5A7FE2D7">
            <w:pPr>
              <w:keepNext/>
              <w:spacing w:line="360" w:lineRule="auto"/>
              <w:ind w:left="0" w:right="0" w:firstLine="0"/>
              <w:jc w:val="center"/>
            </w:pPr>
            <w:r>
              <w:rPr>
                <w:rFonts w:ascii="Times New Roman" w:hAnsi="Times New Roman" w:eastAsia="宋体" w:cs="Times New Roman"/>
                <w:sz w:val="19"/>
              </w:rPr>
              <w:t>三维向上出逸面积/m²</w:t>
            </w:r>
          </w:p>
        </w:tc>
        <w:tc>
          <w:tcPr>
            <w:tcW w:w="1440" w:type="dxa"/>
            <w:tcBorders>
              <w:bottom w:val="single" w:color="auto" w:sz="4" w:space="0"/>
            </w:tcBorders>
            <w:vAlign w:val="center"/>
          </w:tcPr>
          <w:p w14:paraId="07E02EB6">
            <w:pPr>
              <w:keepNext/>
              <w:spacing w:line="360" w:lineRule="auto"/>
              <w:ind w:left="0" w:right="0" w:firstLine="0"/>
              <w:jc w:val="center"/>
            </w:pPr>
            <w:r>
              <w:rPr>
                <w:rFonts w:ascii="Times New Roman" w:hAnsi="Times New Roman" w:eastAsia="宋体" w:cs="Times New Roman"/>
                <w:sz w:val="19"/>
              </w:rPr>
              <w:t>Ⅱ级面积/m²</w:t>
            </w:r>
          </w:p>
        </w:tc>
        <w:tc>
          <w:tcPr>
            <w:tcW w:w="1440" w:type="dxa"/>
            <w:tcBorders>
              <w:bottom w:val="single" w:color="auto" w:sz="4" w:space="0"/>
            </w:tcBorders>
            <w:vAlign w:val="center"/>
          </w:tcPr>
          <w:p w14:paraId="63FB96D3">
            <w:pPr>
              <w:keepNext/>
              <w:spacing w:line="360" w:lineRule="auto"/>
              <w:ind w:left="0" w:right="0" w:firstLine="0"/>
              <w:jc w:val="center"/>
            </w:pPr>
            <w:r>
              <w:rPr>
                <w:rFonts w:ascii="Times New Roman" w:hAnsi="Times New Roman" w:eastAsia="宋体" w:cs="Times New Roman"/>
                <w:sz w:val="19"/>
              </w:rPr>
              <w:t>Ⅲ级面积/m²</w:t>
            </w:r>
          </w:p>
        </w:tc>
      </w:tr>
      <w:tr w14:paraId="7AF0F9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39CA5462">
            <w:pPr>
              <w:keepNext/>
              <w:spacing w:line="360" w:lineRule="auto"/>
              <w:ind w:left="0" w:right="0" w:firstLine="0"/>
              <w:jc w:val="center"/>
            </w:pPr>
            <w:r>
              <w:rPr>
                <w:rFonts w:ascii="Times New Roman" w:hAnsi="Times New Roman" w:eastAsia="宋体" w:cs="Times New Roman"/>
                <w:sz w:val="19"/>
              </w:rPr>
              <w:t>26.23</w:t>
            </w:r>
          </w:p>
        </w:tc>
        <w:tc>
          <w:tcPr>
            <w:tcW w:w="1520" w:type="dxa"/>
            <w:vAlign w:val="center"/>
          </w:tcPr>
          <w:p w14:paraId="32D2A1B8">
            <w:pPr>
              <w:keepNext/>
              <w:spacing w:line="360" w:lineRule="auto"/>
              <w:ind w:left="0" w:right="0" w:firstLine="0"/>
              <w:jc w:val="center"/>
            </w:pPr>
            <w:r>
              <w:rPr>
                <w:rFonts w:ascii="Times New Roman" w:hAnsi="Times New Roman" w:eastAsia="宋体" w:cs="Times New Roman"/>
                <w:sz w:val="19"/>
              </w:rPr>
              <w:t>0.00</w:t>
            </w:r>
          </w:p>
        </w:tc>
        <w:tc>
          <w:tcPr>
            <w:tcW w:w="1520" w:type="dxa"/>
            <w:vAlign w:val="center"/>
          </w:tcPr>
          <w:p w14:paraId="4525FB5A">
            <w:pPr>
              <w:keepNext/>
              <w:spacing w:line="360" w:lineRule="auto"/>
              <w:ind w:left="0" w:right="0" w:firstLine="0"/>
              <w:jc w:val="center"/>
            </w:pPr>
            <w:r>
              <w:rPr>
                <w:rFonts w:ascii="Times New Roman" w:hAnsi="Times New Roman" w:eastAsia="宋体" w:cs="Times New Roman"/>
                <w:sz w:val="19"/>
              </w:rPr>
              <w:t>0.00</w:t>
            </w:r>
          </w:p>
        </w:tc>
        <w:tc>
          <w:tcPr>
            <w:tcW w:w="1680" w:type="dxa"/>
            <w:vAlign w:val="center"/>
          </w:tcPr>
          <w:p w14:paraId="1B9F53A7">
            <w:pPr>
              <w:keepNext/>
              <w:spacing w:line="360" w:lineRule="auto"/>
              <w:ind w:left="0" w:right="0" w:firstLine="0"/>
              <w:jc w:val="center"/>
            </w:pPr>
            <w:r>
              <w:rPr>
                <w:rFonts w:ascii="Times New Roman" w:hAnsi="Times New Roman" w:eastAsia="宋体" w:cs="Times New Roman"/>
                <w:sz w:val="19"/>
              </w:rPr>
              <w:t>0.00</w:t>
            </w:r>
          </w:p>
        </w:tc>
        <w:tc>
          <w:tcPr>
            <w:tcW w:w="1440" w:type="dxa"/>
            <w:vAlign w:val="center"/>
          </w:tcPr>
          <w:p w14:paraId="1387A614">
            <w:pPr>
              <w:keepNext/>
              <w:spacing w:line="360" w:lineRule="auto"/>
              <w:ind w:left="0" w:right="0" w:firstLine="0"/>
              <w:jc w:val="center"/>
            </w:pPr>
            <w:r>
              <w:rPr>
                <w:rFonts w:ascii="Times New Roman" w:hAnsi="Times New Roman" w:eastAsia="宋体" w:cs="Times New Roman"/>
                <w:sz w:val="19"/>
              </w:rPr>
              <w:t>0.00</w:t>
            </w:r>
          </w:p>
        </w:tc>
        <w:tc>
          <w:tcPr>
            <w:tcW w:w="1440" w:type="dxa"/>
            <w:vAlign w:val="center"/>
          </w:tcPr>
          <w:p w14:paraId="4A622916">
            <w:pPr>
              <w:keepNext/>
              <w:spacing w:line="360" w:lineRule="auto"/>
              <w:ind w:left="0" w:right="0" w:firstLine="0"/>
              <w:jc w:val="center"/>
            </w:pPr>
            <w:r>
              <w:rPr>
                <w:rFonts w:ascii="Times New Roman" w:hAnsi="Times New Roman" w:eastAsia="宋体" w:cs="Times New Roman"/>
                <w:sz w:val="19"/>
              </w:rPr>
              <w:t>0.00</w:t>
            </w:r>
          </w:p>
        </w:tc>
      </w:tr>
      <w:tr w14:paraId="7E9A01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177D6247">
            <w:pPr>
              <w:keepNext/>
              <w:spacing w:line="360" w:lineRule="auto"/>
              <w:ind w:left="0" w:right="0" w:firstLine="0"/>
              <w:jc w:val="center"/>
            </w:pPr>
            <w:r>
              <w:rPr>
                <w:rFonts w:ascii="Times New Roman" w:hAnsi="Times New Roman" w:eastAsia="宋体" w:cs="Times New Roman"/>
                <w:sz w:val="19"/>
              </w:rPr>
              <w:t>28.00</w:t>
            </w:r>
          </w:p>
        </w:tc>
        <w:tc>
          <w:tcPr>
            <w:tcW w:w="1520" w:type="dxa"/>
            <w:vAlign w:val="center"/>
          </w:tcPr>
          <w:p w14:paraId="35980456">
            <w:pPr>
              <w:keepNext/>
              <w:spacing w:line="360" w:lineRule="auto"/>
              <w:ind w:left="0" w:right="0" w:firstLine="0"/>
              <w:jc w:val="center"/>
            </w:pPr>
            <w:r>
              <w:rPr>
                <w:rFonts w:ascii="Times New Roman" w:hAnsi="Times New Roman" w:eastAsia="宋体" w:cs="Times New Roman"/>
                <w:sz w:val="19"/>
              </w:rPr>
              <w:t>70.59</w:t>
            </w:r>
          </w:p>
        </w:tc>
        <w:tc>
          <w:tcPr>
            <w:tcW w:w="1520" w:type="dxa"/>
            <w:vAlign w:val="center"/>
          </w:tcPr>
          <w:p w14:paraId="7D11F9C3">
            <w:pPr>
              <w:keepNext/>
              <w:spacing w:line="360" w:lineRule="auto"/>
              <w:ind w:left="0" w:right="0" w:firstLine="0"/>
              <w:jc w:val="center"/>
            </w:pPr>
            <w:r>
              <w:rPr>
                <w:rFonts w:ascii="Times New Roman" w:hAnsi="Times New Roman" w:eastAsia="宋体" w:cs="Times New Roman"/>
                <w:sz w:val="19"/>
              </w:rPr>
              <w:t>0.00</w:t>
            </w:r>
          </w:p>
        </w:tc>
        <w:tc>
          <w:tcPr>
            <w:tcW w:w="1680" w:type="dxa"/>
            <w:vAlign w:val="center"/>
          </w:tcPr>
          <w:p w14:paraId="71562887">
            <w:pPr>
              <w:keepNext/>
              <w:spacing w:line="360" w:lineRule="auto"/>
              <w:ind w:left="0" w:right="0" w:firstLine="0"/>
              <w:jc w:val="center"/>
            </w:pPr>
            <w:r>
              <w:rPr>
                <w:rFonts w:ascii="Times New Roman" w:hAnsi="Times New Roman" w:eastAsia="宋体" w:cs="Times New Roman"/>
                <w:sz w:val="19"/>
              </w:rPr>
              <w:t>4731.43</w:t>
            </w:r>
          </w:p>
        </w:tc>
        <w:tc>
          <w:tcPr>
            <w:tcW w:w="1440" w:type="dxa"/>
            <w:vAlign w:val="center"/>
          </w:tcPr>
          <w:p w14:paraId="1D26D8F7">
            <w:pPr>
              <w:keepNext/>
              <w:spacing w:line="360" w:lineRule="auto"/>
              <w:ind w:left="0" w:right="0" w:firstLine="0"/>
              <w:jc w:val="center"/>
            </w:pPr>
            <w:r>
              <w:rPr>
                <w:rFonts w:ascii="Times New Roman" w:hAnsi="Times New Roman" w:eastAsia="宋体" w:cs="Times New Roman"/>
                <w:sz w:val="19"/>
              </w:rPr>
              <w:t>0.00</w:t>
            </w:r>
          </w:p>
        </w:tc>
        <w:tc>
          <w:tcPr>
            <w:tcW w:w="1440" w:type="dxa"/>
            <w:vAlign w:val="center"/>
          </w:tcPr>
          <w:p w14:paraId="3BC32425">
            <w:pPr>
              <w:keepNext/>
              <w:spacing w:line="360" w:lineRule="auto"/>
              <w:ind w:left="0" w:right="0" w:firstLine="0"/>
              <w:jc w:val="center"/>
            </w:pPr>
            <w:r>
              <w:rPr>
                <w:rFonts w:ascii="Times New Roman" w:hAnsi="Times New Roman" w:eastAsia="宋体" w:cs="Times New Roman"/>
                <w:sz w:val="19"/>
              </w:rPr>
              <w:t>60.82</w:t>
            </w:r>
          </w:p>
        </w:tc>
      </w:tr>
      <w:tr w14:paraId="4A421E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00E7CF1D">
            <w:pPr>
              <w:keepNext/>
              <w:spacing w:line="360" w:lineRule="auto"/>
              <w:ind w:left="0" w:right="0" w:firstLine="0"/>
              <w:jc w:val="center"/>
            </w:pPr>
            <w:r>
              <w:rPr>
                <w:rFonts w:ascii="Times New Roman" w:hAnsi="Times New Roman" w:eastAsia="宋体" w:cs="Times New Roman"/>
                <w:sz w:val="19"/>
              </w:rPr>
              <w:t>30.00</w:t>
            </w:r>
          </w:p>
        </w:tc>
        <w:tc>
          <w:tcPr>
            <w:tcW w:w="1520" w:type="dxa"/>
            <w:vAlign w:val="center"/>
          </w:tcPr>
          <w:p w14:paraId="6606ABA8">
            <w:pPr>
              <w:keepNext/>
              <w:spacing w:line="360" w:lineRule="auto"/>
              <w:ind w:left="0" w:right="0" w:firstLine="0"/>
              <w:jc w:val="center"/>
            </w:pPr>
            <w:r>
              <w:rPr>
                <w:rFonts w:ascii="Times New Roman" w:hAnsi="Times New Roman" w:eastAsia="宋体" w:cs="Times New Roman"/>
                <w:sz w:val="19"/>
              </w:rPr>
              <w:t>74.86</w:t>
            </w:r>
          </w:p>
        </w:tc>
        <w:tc>
          <w:tcPr>
            <w:tcW w:w="1520" w:type="dxa"/>
            <w:vAlign w:val="center"/>
          </w:tcPr>
          <w:p w14:paraId="6CA913FF">
            <w:pPr>
              <w:keepNext/>
              <w:spacing w:line="360" w:lineRule="auto"/>
              <w:ind w:left="0" w:right="0" w:firstLine="0"/>
              <w:jc w:val="center"/>
            </w:pPr>
            <w:r>
              <w:rPr>
                <w:rFonts w:ascii="Times New Roman" w:hAnsi="Times New Roman" w:eastAsia="宋体" w:cs="Times New Roman"/>
                <w:sz w:val="19"/>
              </w:rPr>
              <w:t>33.91</w:t>
            </w:r>
          </w:p>
        </w:tc>
        <w:tc>
          <w:tcPr>
            <w:tcW w:w="1680" w:type="dxa"/>
            <w:vAlign w:val="center"/>
          </w:tcPr>
          <w:p w14:paraId="4F62B7C9">
            <w:pPr>
              <w:keepNext/>
              <w:spacing w:line="360" w:lineRule="auto"/>
              <w:ind w:left="0" w:right="0" w:firstLine="0"/>
              <w:jc w:val="center"/>
            </w:pPr>
            <w:r>
              <w:rPr>
                <w:rFonts w:ascii="Times New Roman" w:hAnsi="Times New Roman" w:eastAsia="宋体" w:cs="Times New Roman"/>
                <w:sz w:val="19"/>
              </w:rPr>
              <w:t>12759.06</w:t>
            </w:r>
          </w:p>
        </w:tc>
        <w:tc>
          <w:tcPr>
            <w:tcW w:w="1440" w:type="dxa"/>
            <w:vAlign w:val="center"/>
          </w:tcPr>
          <w:p w14:paraId="26AB3D5D">
            <w:pPr>
              <w:keepNext/>
              <w:spacing w:line="360" w:lineRule="auto"/>
              <w:ind w:left="0" w:right="0" w:firstLine="0"/>
              <w:jc w:val="center"/>
            </w:pPr>
            <w:r>
              <w:rPr>
                <w:rFonts w:ascii="Times New Roman" w:hAnsi="Times New Roman" w:eastAsia="宋体" w:cs="Times New Roman"/>
                <w:sz w:val="19"/>
              </w:rPr>
              <w:t>267.59</w:t>
            </w:r>
          </w:p>
        </w:tc>
        <w:tc>
          <w:tcPr>
            <w:tcW w:w="1440" w:type="dxa"/>
            <w:vAlign w:val="center"/>
          </w:tcPr>
          <w:p w14:paraId="26CD498D">
            <w:pPr>
              <w:keepNext/>
              <w:spacing w:line="360" w:lineRule="auto"/>
              <w:ind w:left="0" w:right="0" w:firstLine="0"/>
              <w:jc w:val="center"/>
            </w:pPr>
            <w:r>
              <w:rPr>
                <w:rFonts w:ascii="Times New Roman" w:hAnsi="Times New Roman" w:eastAsia="宋体" w:cs="Times New Roman"/>
                <w:sz w:val="19"/>
              </w:rPr>
              <w:t>316.24</w:t>
            </w:r>
          </w:p>
        </w:tc>
      </w:tr>
      <w:tr w14:paraId="0DB816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121F06C4">
            <w:pPr>
              <w:keepNext/>
              <w:spacing w:line="360" w:lineRule="auto"/>
              <w:ind w:left="0" w:right="0" w:firstLine="0"/>
              <w:jc w:val="center"/>
            </w:pPr>
            <w:r>
              <w:rPr>
                <w:rFonts w:ascii="Times New Roman" w:hAnsi="Times New Roman" w:eastAsia="宋体" w:cs="Times New Roman"/>
                <w:sz w:val="19"/>
              </w:rPr>
              <w:t>32.00</w:t>
            </w:r>
          </w:p>
        </w:tc>
        <w:tc>
          <w:tcPr>
            <w:tcW w:w="1520" w:type="dxa"/>
            <w:vAlign w:val="center"/>
          </w:tcPr>
          <w:p w14:paraId="014DCE3C">
            <w:pPr>
              <w:keepNext/>
              <w:spacing w:line="360" w:lineRule="auto"/>
              <w:ind w:left="0" w:right="0" w:firstLine="0"/>
              <w:jc w:val="center"/>
            </w:pPr>
            <w:r>
              <w:rPr>
                <w:rFonts w:ascii="Times New Roman" w:hAnsi="Times New Roman" w:eastAsia="宋体" w:cs="Times New Roman"/>
                <w:sz w:val="19"/>
              </w:rPr>
              <w:t>75.36</w:t>
            </w:r>
          </w:p>
        </w:tc>
        <w:tc>
          <w:tcPr>
            <w:tcW w:w="1520" w:type="dxa"/>
            <w:vAlign w:val="center"/>
          </w:tcPr>
          <w:p w14:paraId="1B5C1FA4">
            <w:pPr>
              <w:keepNext/>
              <w:spacing w:line="360" w:lineRule="auto"/>
              <w:ind w:left="0" w:right="0" w:firstLine="0"/>
              <w:jc w:val="center"/>
            </w:pPr>
            <w:r>
              <w:rPr>
                <w:rFonts w:ascii="Times New Roman" w:hAnsi="Times New Roman" w:eastAsia="宋体" w:cs="Times New Roman"/>
                <w:sz w:val="19"/>
              </w:rPr>
              <w:t>53.50</w:t>
            </w:r>
          </w:p>
        </w:tc>
        <w:tc>
          <w:tcPr>
            <w:tcW w:w="1680" w:type="dxa"/>
            <w:vAlign w:val="center"/>
          </w:tcPr>
          <w:p w14:paraId="75221F32">
            <w:pPr>
              <w:keepNext/>
              <w:spacing w:line="360" w:lineRule="auto"/>
              <w:ind w:left="0" w:right="0" w:firstLine="0"/>
              <w:jc w:val="center"/>
            </w:pPr>
            <w:r>
              <w:rPr>
                <w:rFonts w:ascii="Times New Roman" w:hAnsi="Times New Roman" w:eastAsia="宋体" w:cs="Times New Roman"/>
                <w:sz w:val="19"/>
              </w:rPr>
              <w:t>14644.33</w:t>
            </w:r>
          </w:p>
        </w:tc>
        <w:tc>
          <w:tcPr>
            <w:tcW w:w="1440" w:type="dxa"/>
            <w:vAlign w:val="center"/>
          </w:tcPr>
          <w:p w14:paraId="74800E6E">
            <w:pPr>
              <w:keepNext/>
              <w:spacing w:line="360" w:lineRule="auto"/>
              <w:ind w:left="0" w:right="0" w:firstLine="0"/>
              <w:jc w:val="center"/>
            </w:pPr>
            <w:r>
              <w:rPr>
                <w:rFonts w:ascii="Times New Roman" w:hAnsi="Times New Roman" w:eastAsia="宋体" w:cs="Times New Roman"/>
                <w:sz w:val="19"/>
              </w:rPr>
              <w:t>1629.85</w:t>
            </w:r>
          </w:p>
        </w:tc>
        <w:tc>
          <w:tcPr>
            <w:tcW w:w="1440" w:type="dxa"/>
            <w:vAlign w:val="center"/>
          </w:tcPr>
          <w:p w14:paraId="61C0270D">
            <w:pPr>
              <w:keepNext/>
              <w:spacing w:line="360" w:lineRule="auto"/>
              <w:ind w:left="0" w:right="0" w:firstLine="0"/>
              <w:jc w:val="center"/>
            </w:pPr>
            <w:r>
              <w:rPr>
                <w:rFonts w:ascii="Times New Roman" w:hAnsi="Times New Roman" w:eastAsia="宋体" w:cs="Times New Roman"/>
                <w:sz w:val="19"/>
              </w:rPr>
              <w:t>2092.05</w:t>
            </w:r>
          </w:p>
        </w:tc>
      </w:tr>
      <w:tr w14:paraId="6EEF28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tcBorders>
              <w:bottom w:val="single" w:color="000000" w:sz="8" w:space="0"/>
            </w:tcBorders>
            <w:vAlign w:val="center"/>
          </w:tcPr>
          <w:p w14:paraId="5079F258">
            <w:pPr>
              <w:keepNext w:val="0"/>
              <w:spacing w:line="360" w:lineRule="auto"/>
              <w:ind w:left="0" w:right="0" w:firstLine="0"/>
              <w:jc w:val="center"/>
            </w:pPr>
            <w:r>
              <w:rPr>
                <w:rFonts w:ascii="Times New Roman" w:hAnsi="Times New Roman" w:eastAsia="宋体" w:cs="Times New Roman"/>
                <w:sz w:val="19"/>
              </w:rPr>
              <w:t>33.89</w:t>
            </w:r>
          </w:p>
        </w:tc>
        <w:tc>
          <w:tcPr>
            <w:tcW w:w="1520" w:type="dxa"/>
            <w:tcBorders>
              <w:bottom w:val="single" w:color="000000" w:sz="8" w:space="0"/>
            </w:tcBorders>
            <w:vAlign w:val="center"/>
          </w:tcPr>
          <w:p w14:paraId="3595C1D3">
            <w:pPr>
              <w:keepNext w:val="0"/>
              <w:spacing w:line="360" w:lineRule="auto"/>
              <w:ind w:left="0" w:right="0" w:firstLine="0"/>
              <w:jc w:val="center"/>
            </w:pPr>
            <w:r>
              <w:rPr>
                <w:rFonts w:ascii="Times New Roman" w:hAnsi="Times New Roman" w:eastAsia="宋体" w:cs="Times New Roman"/>
                <w:sz w:val="19"/>
              </w:rPr>
              <w:t>75.61</w:t>
            </w:r>
          </w:p>
        </w:tc>
        <w:tc>
          <w:tcPr>
            <w:tcW w:w="1520" w:type="dxa"/>
            <w:tcBorders>
              <w:bottom w:val="single" w:color="000000" w:sz="8" w:space="0"/>
            </w:tcBorders>
            <w:vAlign w:val="center"/>
          </w:tcPr>
          <w:p w14:paraId="5AD4D86C">
            <w:pPr>
              <w:keepNext w:val="0"/>
              <w:spacing w:line="360" w:lineRule="auto"/>
              <w:ind w:left="0" w:right="0" w:firstLine="0"/>
              <w:jc w:val="center"/>
            </w:pPr>
            <w:r>
              <w:rPr>
                <w:rFonts w:ascii="Times New Roman" w:hAnsi="Times New Roman" w:eastAsia="宋体" w:cs="Times New Roman"/>
                <w:sz w:val="19"/>
              </w:rPr>
              <w:t>58.53</w:t>
            </w:r>
          </w:p>
        </w:tc>
        <w:tc>
          <w:tcPr>
            <w:tcW w:w="1680" w:type="dxa"/>
            <w:tcBorders>
              <w:bottom w:val="single" w:color="000000" w:sz="8" w:space="0"/>
            </w:tcBorders>
            <w:vAlign w:val="center"/>
          </w:tcPr>
          <w:p w14:paraId="7F3E5937">
            <w:pPr>
              <w:keepNext w:val="0"/>
              <w:spacing w:line="360" w:lineRule="auto"/>
              <w:ind w:left="0" w:right="0" w:firstLine="0"/>
              <w:jc w:val="center"/>
            </w:pPr>
            <w:r>
              <w:rPr>
                <w:rFonts w:ascii="Times New Roman" w:hAnsi="Times New Roman" w:eastAsia="宋体" w:cs="Times New Roman"/>
                <w:sz w:val="19"/>
              </w:rPr>
              <w:t>16772.87</w:t>
            </w:r>
          </w:p>
        </w:tc>
        <w:tc>
          <w:tcPr>
            <w:tcW w:w="1440" w:type="dxa"/>
            <w:tcBorders>
              <w:bottom w:val="single" w:color="000000" w:sz="8" w:space="0"/>
            </w:tcBorders>
            <w:vAlign w:val="center"/>
          </w:tcPr>
          <w:p w14:paraId="6EA257C2">
            <w:pPr>
              <w:keepNext w:val="0"/>
              <w:spacing w:line="360" w:lineRule="auto"/>
              <w:ind w:left="0" w:right="0" w:firstLine="0"/>
              <w:jc w:val="center"/>
            </w:pPr>
            <w:r>
              <w:rPr>
                <w:rFonts w:ascii="Times New Roman" w:hAnsi="Times New Roman" w:eastAsia="宋体" w:cs="Times New Roman"/>
                <w:sz w:val="19"/>
              </w:rPr>
              <w:t>2104.21</w:t>
            </w:r>
          </w:p>
        </w:tc>
        <w:tc>
          <w:tcPr>
            <w:tcW w:w="1440" w:type="dxa"/>
            <w:tcBorders>
              <w:bottom w:val="single" w:color="000000" w:sz="8" w:space="0"/>
            </w:tcBorders>
            <w:vAlign w:val="center"/>
          </w:tcPr>
          <w:p w14:paraId="39222BB6">
            <w:pPr>
              <w:keepNext w:val="0"/>
              <w:spacing w:line="360" w:lineRule="auto"/>
              <w:ind w:left="0" w:right="0" w:firstLine="0"/>
              <w:jc w:val="center"/>
            </w:pPr>
            <w:r>
              <w:rPr>
                <w:rFonts w:ascii="Times New Roman" w:hAnsi="Times New Roman" w:eastAsia="宋体" w:cs="Times New Roman"/>
                <w:sz w:val="19"/>
              </w:rPr>
              <w:t>5144.98</w:t>
            </w:r>
          </w:p>
        </w:tc>
      </w:tr>
    </w:tbl>
    <w:p w14:paraId="2CBDE5D3">
      <w:pPr>
        <w:spacing w:after="0" w:line="360" w:lineRule="auto"/>
        <w:rPr>
          <w:lang w:eastAsia="zh-CN"/>
        </w:rPr>
      </w:pPr>
      <w:r>
        <w:rPr>
          <w:rFonts w:ascii="Times New Roman" w:hAnsi="Times New Roman" w:eastAsia="宋体" w:cs="Times New Roman"/>
          <w:sz w:val="24"/>
          <w:lang w:eastAsia="zh-CN"/>
        </w:rPr>
        <w:t>图4-44a～e给出长春垸五种水位下背水侧潜在的管涌风险等级分布，图4-45比较各等级的出逸面积，分级统计见表4-13。三维向上出逸面积由28.00 m时的4731.43 m²增至33.89 m时的16772.87 m²，Ⅱ、Ⅲ级合计面积由60.82 m²增至7249.19 m²。洪水位下Ⅱ、Ⅲ级面积分别为2104.21和5144.98 m²，合计占总出逸面积的43.22%。出逸范围与高梯度区域均随水位升高而扩大，分别表征排水区域的空间尺度和局部出口的水力不利程度。</w:t>
      </w:r>
    </w:p>
    <w:p w14:paraId="3DF46DA6">
      <w:pPr>
        <w:spacing w:before="120" w:after="0" w:line="240" w:lineRule="auto"/>
        <w:ind w:firstLine="0"/>
        <w:jc w:val="center"/>
        <w:rPr>
          <w:rFonts w:ascii="Times New Roman" w:hAnsi="Times New Roman" w:cs="Times New Roman"/>
        </w:rPr>
      </w:pPr>
      <w:r>
        <w:drawing>
          <wp:inline distT="0" distB="0" distL="0" distR="0">
            <wp:extent cx="5399405" cy="5741670"/>
            <wp:effectExtent l="0" t="0" r="0" b="3810"/>
            <wp:docPr id="86" name="cc_exit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cc_exit_response"/>
                    <pic:cNvPicPr>
                      <a:picLocks noChangeAspect="1"/>
                    </pic:cNvPicPr>
                  </pic:nvPicPr>
                  <pic:blipFill>
                    <a:blip r:embed="rId159"/>
                    <a:stretch>
                      <a:fillRect/>
                    </a:stretch>
                  </pic:blipFill>
                  <pic:spPr>
                    <a:xfrm>
                      <a:off x="0" y="0"/>
                      <a:ext cx="5400000" cy="5742295"/>
                    </a:xfrm>
                    <a:prstGeom prst="rect">
                      <a:avLst/>
                    </a:prstGeom>
                  </pic:spPr>
                </pic:pic>
              </a:graphicData>
            </a:graphic>
          </wp:inline>
        </w:drawing>
      </w:r>
    </w:p>
    <w:p w14:paraId="6B97F22F">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图4-44　五种水位下长春垸背水侧潜在的管涌风险等级分布</w:t>
      </w:r>
    </w:p>
    <w:p w14:paraId="4661B7C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4-44 Distribution of potential piping risk levels on the landward side of the Changchunyuan case under five water levels</w:t>
      </w:r>
    </w:p>
    <w:p w14:paraId="16704C7B">
      <w:pPr>
        <w:spacing w:before="120" w:after="0" w:line="240" w:lineRule="auto"/>
        <w:ind w:firstLine="0"/>
        <w:jc w:val="center"/>
        <w:rPr>
          <w:rFonts w:ascii="Times New Roman" w:hAnsi="Times New Roman" w:cs="Times New Roman"/>
        </w:rPr>
      </w:pPr>
      <w:r>
        <w:drawing>
          <wp:inline distT="0" distB="0" distL="0" distR="0">
            <wp:extent cx="5399405" cy="2690495"/>
            <wp:effectExtent l="0" t="0" r="0" b="3810"/>
            <wp:docPr id="87" name="cc_risk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c_risk_area"/>
                    <pic:cNvPicPr>
                      <a:picLocks noChangeAspect="1"/>
                    </pic:cNvPicPr>
                  </pic:nvPicPr>
                  <pic:blipFill>
                    <a:blip r:embed="rId160"/>
                    <a:stretch>
                      <a:fillRect/>
                    </a:stretch>
                  </pic:blipFill>
                  <pic:spPr>
                    <a:xfrm>
                      <a:off x="0" y="0"/>
                      <a:ext cx="5400000" cy="2690650"/>
                    </a:xfrm>
                    <a:prstGeom prst="rect">
                      <a:avLst/>
                    </a:prstGeom>
                  </pic:spPr>
                </pic:pic>
              </a:graphicData>
            </a:graphic>
          </wp:inline>
        </w:drawing>
      </w:r>
    </w:p>
    <w:p w14:paraId="63772E3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图4-45　长春垸不同水位下各潜在管涌风险等级的出逸面积</w:t>
      </w:r>
    </w:p>
    <w:p w14:paraId="53FDAFB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4-45 Exit areas of each potential piping risk level of the Changchunyuan case under different water levels</w:t>
      </w:r>
    </w:p>
    <w:p w14:paraId="654AC177">
      <w:pPr>
        <w:spacing w:after="0" w:line="360" w:lineRule="auto"/>
        <w:rPr>
          <w:highlight w:val="yellow"/>
          <w:lang w:eastAsia="zh-CN"/>
        </w:rPr>
      </w:pPr>
      <w:r>
        <w:rPr>
          <w:rFonts w:ascii="Times New Roman" w:hAnsi="Times New Roman" w:eastAsia="Times New Roman" w:cs="Times New Roman"/>
          <w:sz w:val="24"/>
          <w:highlight w:val="yellow"/>
          <w:lang w:eastAsia="zh-CN"/>
        </w:rPr>
        <w:t xml:space="preserve">4.6  </w:t>
      </w:r>
      <w:r>
        <w:rPr>
          <w:rFonts w:ascii="Times New Roman" w:hAnsi="Times New Roman" w:cs="宋体"/>
          <w:sz w:val="24"/>
          <w:highlight w:val="yellow"/>
          <w:lang w:eastAsia="zh-CN"/>
        </w:rPr>
        <w:t>渗流场透明可视化方法</w:t>
      </w:r>
      <w:r>
        <w:rPr>
          <w:rFonts w:hint="eastAsia" w:cs="宋体"/>
          <w:sz w:val="24"/>
          <w:highlight w:val="yellow"/>
          <w:lang w:eastAsia="zh-CN"/>
        </w:rPr>
        <w:t>（</w:t>
      </w:r>
      <w:r>
        <w:rPr>
          <w:rFonts w:hint="eastAsia" w:cs="宋体"/>
          <w:sz w:val="24"/>
          <w:highlight w:val="yellow"/>
          <w:lang w:val="en-US" w:eastAsia="zh-CN"/>
        </w:rPr>
        <w:t>放入第六章</w:t>
      </w:r>
      <w:r>
        <w:rPr>
          <w:rFonts w:hint="eastAsia" w:cs="宋体"/>
          <w:sz w:val="24"/>
          <w:highlight w:val="yellow"/>
          <w:lang w:eastAsia="zh-CN"/>
        </w:rPr>
        <w:t>）</w:t>
      </w:r>
    </w:p>
    <w:p w14:paraId="7FECE7A4">
      <w:pPr>
        <w:spacing w:after="0" w:line="360" w:lineRule="auto"/>
        <w:rPr>
          <w:highlight w:val="yellow"/>
          <w:lang w:eastAsia="zh-CN"/>
        </w:rPr>
      </w:pPr>
      <w:r>
        <w:rPr>
          <w:rFonts w:ascii="Times New Roman" w:hAnsi="Times New Roman" w:cs="宋体"/>
          <w:sz w:val="24"/>
          <w:highlight w:val="yellow"/>
          <w:lang w:eastAsia="zh-CN"/>
        </w:rPr>
        <w:t>渗流场透明可视化将水头</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通量</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出逸梯度和潜在管涌通道置于统一空间中</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通过剖切</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透明度调节及时刻切换呈现堤防内部水力响应</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地质模型提供几何范围和材料属性</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计算场及潜在管涌通道构成本节的主要显示对象</w:t>
      </w:r>
      <w:r>
        <w:rPr>
          <w:rFonts w:ascii="Times New Roman" w:hAnsi="Times New Roman" w:eastAsia="Times New Roman"/>
          <w:sz w:val="24"/>
          <w:highlight w:val="yellow"/>
          <w:lang w:eastAsia="zh-CN"/>
        </w:rPr>
        <w:t>。</w:t>
      </w:r>
    </w:p>
    <w:p w14:paraId="3E7F709F">
      <w:pPr>
        <w:spacing w:after="0" w:line="360" w:lineRule="auto"/>
        <w:rPr>
          <w:highlight w:val="yellow"/>
          <w:lang w:eastAsia="zh-CN"/>
        </w:rPr>
      </w:pPr>
      <w:r>
        <w:rPr>
          <w:rFonts w:ascii="Times New Roman" w:hAnsi="Times New Roman" w:eastAsia="Times New Roman" w:cs="Times New Roman"/>
          <w:sz w:val="24"/>
          <w:highlight w:val="yellow"/>
          <w:lang w:eastAsia="zh-CN"/>
        </w:rPr>
        <w:t xml:space="preserve">4.6.1  </w:t>
      </w:r>
      <w:r>
        <w:rPr>
          <w:rFonts w:ascii="Times New Roman" w:hAnsi="Times New Roman" w:cs="宋体"/>
          <w:sz w:val="24"/>
          <w:highlight w:val="yellow"/>
          <w:lang w:eastAsia="zh-CN"/>
        </w:rPr>
        <w:t>地质模型向计算控制体的转换</w:t>
      </w:r>
    </w:p>
    <w:p w14:paraId="3A1048EC">
      <w:pPr>
        <w:spacing w:after="0" w:line="360" w:lineRule="auto"/>
        <w:rPr>
          <w:highlight w:val="yellow"/>
          <w:lang w:eastAsia="zh-CN"/>
        </w:rPr>
      </w:pPr>
      <w:r>
        <w:rPr>
          <w:rFonts w:ascii="Times New Roman" w:hAnsi="Times New Roman" w:cs="宋体"/>
          <w:sz w:val="24"/>
          <w:highlight w:val="yellow"/>
          <w:lang w:eastAsia="zh-CN"/>
        </w:rPr>
        <w:t>地质模型以地层界面与产状约束空间结构</w:t>
      </w:r>
      <w:r>
        <w:rPr>
          <w:rFonts w:ascii="Times New Roman" w:hAnsi="Times New Roman" w:eastAsia="Times New Roman"/>
          <w:sz w:val="24"/>
          <w:highlight w:val="yellow"/>
          <w:vertAlign w:val="superscript"/>
          <w:lang w:eastAsia="zh-CN"/>
        </w:rPr>
        <w:t>[21,200,205]</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图4-46以洞庭湖断面</w:t>
      </w:r>
      <w:r>
        <w:rPr>
          <w:rFonts w:ascii="Times New Roman" w:hAnsi="Times New Roman" w:eastAsia="Times New Roman"/>
          <w:sz w:val="24"/>
          <w:highlight w:val="yellow"/>
          <w:lang w:eastAsia="zh-CN"/>
        </w:rPr>
        <w:t>Ⅰ</w:t>
      </w:r>
      <w:r>
        <w:rPr>
          <w:rFonts w:ascii="Times New Roman" w:hAnsi="Times New Roman" w:cs="宋体"/>
          <w:sz w:val="24"/>
          <w:highlight w:val="yellow"/>
          <w:lang w:eastAsia="zh-CN"/>
        </w:rPr>
        <w:t>说明属性断面</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局部控制体与守恒通量之间的转换</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地形确定有效域</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材料编号关联渗透系数</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边界面确定水力条件</w:t>
      </w:r>
      <w:r>
        <w:rPr>
          <w:rFonts w:ascii="Times New Roman" w:hAnsi="Times New Roman" w:eastAsia="Times New Roman"/>
          <w:sz w:val="24"/>
          <w:highlight w:val="yellow"/>
          <w:lang w:eastAsia="zh-CN"/>
        </w:rPr>
        <w:t>。</w:t>
      </w:r>
    </w:p>
    <w:p w14:paraId="1DCA5250">
      <w:pPr>
        <w:spacing w:before="120" w:after="0" w:line="240" w:lineRule="auto"/>
        <w:ind w:firstLine="0"/>
        <w:jc w:val="center"/>
        <w:rPr>
          <w:rFonts w:ascii="Times New Roman" w:hAnsi="Times New Roman" w:cs="Times New Roman"/>
          <w:highlight w:val="yellow"/>
        </w:rPr>
      </w:pPr>
      <w:r>
        <w:rPr>
          <w:highlight w:val="yellow"/>
        </w:rPr>
        <w:drawing>
          <wp:inline distT="0" distB="0" distL="0" distR="0">
            <wp:extent cx="5399405" cy="3044825"/>
            <wp:effectExtent l="0" t="0" r="0" b="0"/>
            <wp:docPr id="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7"/>
                    <pic:cNvPicPr>
                      <a:picLocks noChangeAspect="1"/>
                    </pic:cNvPicPr>
                  </pic:nvPicPr>
                  <pic:blipFill>
                    <a:blip r:embed="rId161"/>
                    <a:stretch>
                      <a:fillRect/>
                    </a:stretch>
                  </pic:blipFill>
                  <pic:spPr>
                    <a:xfrm>
                      <a:off x="0" y="0"/>
                      <a:ext cx="5400000" cy="3044956"/>
                    </a:xfrm>
                    <a:prstGeom prst="rect">
                      <a:avLst/>
                    </a:prstGeom>
                  </pic:spPr>
                </pic:pic>
              </a:graphicData>
            </a:graphic>
          </wp:inline>
        </w:drawing>
      </w:r>
    </w:p>
    <w:p w14:paraId="75C492F6">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宋体"/>
          <w:b w:val="0"/>
          <w:sz w:val="21"/>
          <w:highlight w:val="yellow"/>
          <w:lang w:eastAsia="zh-CN"/>
        </w:rPr>
        <w:t>图4-46　洞庭湖属性断面向计算控制体及守恒通量的转换</w:t>
      </w:r>
    </w:p>
    <w:p w14:paraId="028E2CA5">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Times New Roman"/>
          <w:sz w:val="21"/>
          <w:szCs w:val="21"/>
          <w:highlight w:val="yellow"/>
        </w:rPr>
        <w:t>Fig. 4-46 Conversion of the Dongting Lake attribute section into computational control volumes and conservative fluxes</w:t>
      </w:r>
    </w:p>
    <w:p w14:paraId="1146E7A6">
      <w:pPr>
        <w:spacing w:after="0" w:line="360" w:lineRule="auto"/>
        <w:rPr>
          <w:highlight w:val="yellow"/>
          <w:lang w:eastAsia="zh-CN"/>
        </w:rPr>
      </w:pPr>
      <w:r>
        <w:rPr>
          <w:rFonts w:ascii="Times New Roman" w:hAnsi="Times New Roman" w:cs="宋体"/>
          <w:sz w:val="24"/>
          <w:highlight w:val="yellow"/>
          <w:lang w:eastAsia="zh-CN"/>
        </w:rPr>
        <w:t>地质体元与计算控制体采用统一米制坐标</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并以最近邻关系保持材料类别</w:t>
      </w:r>
      <w:r>
        <w:rPr>
          <w:rFonts w:ascii="Times New Roman" w:hAnsi="Times New Roman" w:eastAsia="Times New Roman"/>
          <w:sz w:val="24"/>
          <w:highlight w:val="yellow"/>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003F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86C3ED9">
            <w:pPr>
              <w:spacing w:before="60" w:after="60" w:line="240" w:lineRule="auto"/>
              <w:ind w:left="0" w:right="0" w:firstLine="0"/>
              <w:jc w:val="center"/>
              <w:rPr>
                <w:rFonts w:ascii="Times New Roman" w:hAnsi="Times New Roman" w:cs="Times New Roman"/>
                <w:highlight w:val="yellow"/>
              </w:rPr>
            </w:pPr>
            <m:oMathPara>
              <m:oMath>
                <m:d>
                  <m:dPr>
                    <m:begChr m:val="{"/>
                    <m:ctrlPr>
                      <w:rPr>
                        <w:highlight w:val="yellow"/>
                      </w:rPr>
                    </m:ctrlPr>
                  </m:dPr>
                  <m:e>
                    <m:m>
                      <m:mPr>
                        <m:mcs>
                          <m:mc>
                            <m:mcPr>
                              <m:count m:val="1"/>
                              <m:mcJc m:val="left"/>
                            </m:mcPr>
                          </m:mc>
                        </m:mcs>
                        <m:ctrlPr>
                          <w:rPr>
                            <w:highlight w:val="yellow"/>
                          </w:rPr>
                        </m:ctrlPr>
                      </m:mPr>
                      <m:mr>
                        <m:e>
                          <m:r>
                            <m:rPr/>
                            <w:rPr>
                              <w:highlight w:val="yellow"/>
                            </w:rPr>
                            <m:t>g(P)=</m:t>
                          </m:r>
                          <m:r>
                            <m:rPr>
                              <m:sty m:val="p"/>
                            </m:rPr>
                            <w:rPr>
                              <w:highlight w:val="yellow"/>
                            </w:rPr>
                            <m:t>arg</m:t>
                          </m:r>
                          <m:r>
                            <m:rPr/>
                            <w:rPr>
                              <w:highlight w:val="yellow"/>
                            </w:rPr>
                            <m:t> </m:t>
                          </m:r>
                          <m:sSub>
                            <m:sSubPr>
                              <m:ctrlPr>
                                <w:rPr>
                                  <w:highlight w:val="yellow"/>
                                </w:rPr>
                              </m:ctrlPr>
                            </m:sSubPr>
                            <m:e>
                              <m:r>
                                <m:rPr>
                                  <m:sty m:val="p"/>
                                </m:rPr>
                                <w:rPr>
                                  <w:highlight w:val="yellow"/>
                                </w:rPr>
                                <m:t>min</m:t>
                              </m:r>
                              <m:ctrlPr>
                                <w:rPr>
                                  <w:highlight w:val="yellow"/>
                                </w:rPr>
                              </m:ctrlPr>
                            </m:e>
                            <m:sub>
                              <m:r>
                                <m:rPr/>
                                <w:rPr>
                                  <w:highlight w:val="yellow"/>
                                </w:rPr>
                                <m:t>1≤a≤</m:t>
                              </m:r>
                              <m:sSub>
                                <m:sSubPr>
                                  <m:ctrlPr>
                                    <w:rPr>
                                      <w:highlight w:val="yellow"/>
                                    </w:rPr>
                                  </m:ctrlPr>
                                </m:sSubPr>
                                <m:e>
                                  <m:r>
                                    <m:rPr/>
                                    <w:rPr>
                                      <w:highlight w:val="yellow"/>
                                    </w:rPr>
                                    <m:t>N</m:t>
                                  </m:r>
                                  <m:ctrlPr>
                                    <w:rPr>
                                      <w:highlight w:val="yellow"/>
                                    </w:rPr>
                                  </m:ctrlPr>
                                </m:e>
                                <m:sub>
                                  <m:r>
                                    <m:rPr/>
                                    <w:rPr>
                                      <w:highlight w:val="yellow"/>
                                    </w:rPr>
                                    <m:t>g</m:t>
                                  </m:r>
                                  <m:ctrlPr>
                                    <w:rPr>
                                      <w:highlight w:val="yellow"/>
                                    </w:rPr>
                                  </m:ctrlPr>
                                </m:sub>
                              </m:sSub>
                              <m:ctrlPr>
                                <w:rPr>
                                  <w:highlight w:val="yellow"/>
                                </w:rPr>
                              </m:ctrlPr>
                            </m:sub>
                          </m:sSub>
                          <m:r>
                            <m:rPr/>
                            <w:rPr>
                              <w:highlight w:val="yellow"/>
                            </w:rPr>
                            <m:t>‖</m:t>
                          </m:r>
                          <m:sSub>
                            <m:sSubPr>
                              <m:ctrlPr>
                                <w:rPr>
                                  <w:highlight w:val="yellow"/>
                                </w:rPr>
                              </m:ctrlPr>
                            </m:sSubPr>
                            <m:e>
                              <m:r>
                                <m:rPr>
                                  <m:sty m:val="b"/>
                                </m:rPr>
                                <w:rPr>
                                  <w:highlight w:val="yellow"/>
                                </w:rPr>
                                <m:t>r</m:t>
                              </m:r>
                              <m:ctrlPr>
                                <w:rPr>
                                  <w:highlight w:val="yellow"/>
                                </w:rPr>
                              </m:ctrlPr>
                            </m:e>
                            <m:sub>
                              <m:r>
                                <m:rPr/>
                                <w:rPr>
                                  <w:highlight w:val="yellow"/>
                                </w:rPr>
                                <m:t>P</m:t>
                              </m:r>
                              <m:ctrlPr>
                                <w:rPr>
                                  <w:highlight w:val="yellow"/>
                                </w:rPr>
                              </m:ctrlPr>
                            </m:sub>
                          </m:sSub>
                          <m:r>
                            <m:rPr/>
                            <w:rPr>
                              <w:highlight w:val="yellow"/>
                            </w:rPr>
                            <m:t>−</m:t>
                          </m:r>
                          <m:sSub>
                            <m:sSubPr>
                              <m:ctrlPr>
                                <w:rPr>
                                  <w:highlight w:val="yellow"/>
                                </w:rPr>
                              </m:ctrlPr>
                            </m:sSubPr>
                            <m:e>
                              <m:r>
                                <m:rPr>
                                  <m:sty m:val="b"/>
                                </m:rPr>
                                <w:rPr>
                                  <w:highlight w:val="yellow"/>
                                </w:rPr>
                                <m:t>r</m:t>
                              </m:r>
                              <m:ctrlPr>
                                <w:rPr>
                                  <w:highlight w:val="yellow"/>
                                </w:rPr>
                              </m:ctrlPr>
                            </m:e>
                            <m:sub>
                              <m:r>
                                <m:rPr/>
                                <w:rPr>
                                  <w:highlight w:val="yellow"/>
                                </w:rPr>
                                <m:t>a</m:t>
                              </m:r>
                              <m:ctrlPr>
                                <w:rPr>
                                  <w:highlight w:val="yellow"/>
                                </w:rPr>
                              </m:ctrlPr>
                            </m:sub>
                          </m:sSub>
                          <m:sSub>
                            <m:sSubPr>
                              <m:ctrlPr>
                                <w:rPr>
                                  <w:highlight w:val="yellow"/>
                                </w:rPr>
                              </m:ctrlPr>
                            </m:sSubPr>
                            <m:e>
                              <m:r>
                                <m:rPr/>
                                <w:rPr>
                                  <w:highlight w:val="yellow"/>
                                </w:rPr>
                                <m:t>‖</m:t>
                              </m:r>
                              <m:ctrlPr>
                                <w:rPr>
                                  <w:highlight w:val="yellow"/>
                                </w:rPr>
                              </m:ctrlPr>
                            </m:e>
                            <m:sub>
                              <m:r>
                                <m:rPr/>
                                <w:rPr>
                                  <w:highlight w:val="yellow"/>
                                </w:rPr>
                                <m:t>2</m:t>
                              </m:r>
                              <m:ctrlPr>
                                <w:rPr>
                                  <w:highlight w:val="yellow"/>
                                </w:rPr>
                              </m:ctrlPr>
                            </m:sub>
                          </m:sSub>
                          <m:ctrlPr>
                            <w:rPr>
                              <w:highlight w:val="yellow"/>
                            </w:rPr>
                          </m:ctrlPr>
                        </m:e>
                      </m:mr>
                      <m:mr>
                        <m:e>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r>
                            <m:rPr/>
                            <w:rPr>
                              <w:highlight w:val="yellow"/>
                            </w:rPr>
                            <m:t>=</m:t>
                          </m:r>
                          <m:sSub>
                            <m:sSubPr>
                              <m:ctrlPr>
                                <w:rPr>
                                  <w:highlight w:val="yellow"/>
                                </w:rPr>
                              </m:ctrlPr>
                            </m:sSubPr>
                            <m:e>
                              <m:r>
                                <m:rPr/>
                                <w:rPr>
                                  <w:highlight w:val="yellow"/>
                                </w:rPr>
                                <m:t>ℓ</m:t>
                              </m:r>
                              <m:ctrlPr>
                                <w:rPr>
                                  <w:highlight w:val="yellow"/>
                                </w:rPr>
                              </m:ctrlPr>
                            </m:e>
                            <m:sub>
                              <m:r>
                                <m:rPr/>
                                <w:rPr>
                                  <w:highlight w:val="yellow"/>
                                </w:rPr>
                                <m:t>g(P)</m:t>
                              </m:r>
                              <m:ctrlPr>
                                <w:rPr>
                                  <w:highlight w:val="yellow"/>
                                </w:rPr>
                              </m:ctrlPr>
                            </m:sub>
                          </m:sSub>
                          <m:ctrlPr>
                            <w:rPr>
                              <w:highlight w:val="yellow"/>
                            </w:rPr>
                          </m:ctrlPr>
                        </m:e>
                      </m:mr>
                    </m:m>
                    <m:ctrlPr>
                      <w:rPr>
                        <w:highlight w:val="yellow"/>
                      </w:rPr>
                    </m:ctrlPr>
                  </m:e>
                </m:d>
              </m:oMath>
            </m:oMathPara>
          </w:p>
        </w:tc>
        <w:tc>
          <w:tcPr>
            <w:tcW w:w="848" w:type="dxa"/>
            <w:tcBorders>
              <w:top w:val="nil"/>
              <w:left w:val="nil"/>
              <w:bottom w:val="nil"/>
              <w:right w:val="nil"/>
            </w:tcBorders>
            <w:vAlign w:val="center"/>
          </w:tcPr>
          <w:p w14:paraId="5014A54E">
            <w:pPr>
              <w:spacing w:before="60" w:after="60" w:line="240" w:lineRule="auto"/>
              <w:ind w:left="0" w:right="0" w:firstLine="0"/>
              <w:jc w:val="right"/>
              <w:rPr>
                <w:rFonts w:ascii="Times New Roman" w:hAnsi="Times New Roman" w:cs="Times New Roman"/>
                <w:sz w:val="21"/>
                <w:szCs w:val="21"/>
                <w:highlight w:val="yellow"/>
              </w:rPr>
            </w:pPr>
            <w:r>
              <w:rPr>
                <w:rFonts w:ascii="Times New Roman" w:hAnsi="Times New Roman" w:cs="Times New Roman"/>
                <w:sz w:val="21"/>
                <w:szCs w:val="21"/>
                <w:highlight w:val="yellow"/>
              </w:rPr>
              <w:t>（4-46）</w:t>
            </w:r>
          </w:p>
        </w:tc>
      </w:tr>
    </w:tbl>
    <w:p w14:paraId="4DAB9266">
      <w:pPr>
        <w:spacing w:after="0" w:line="360" w:lineRule="auto"/>
        <w:rPr>
          <w:highlight w:val="yellow"/>
          <w:lang w:eastAsia="zh-CN"/>
        </w:rPr>
      </w:pPr>
      <w:r>
        <w:rPr>
          <w:rFonts w:ascii="Times New Roman" w:hAnsi="Times New Roman" w:cs="宋体"/>
          <w:sz w:val="24"/>
          <w:highlight w:val="yellow"/>
          <w:lang w:eastAsia="zh-CN"/>
        </w:rPr>
        <w:t>式中</w:t>
      </w:r>
      <w:r>
        <w:rPr>
          <w:rFonts w:ascii="Times New Roman" w:hAnsi="Times New Roman" w:eastAsia="Times New Roman"/>
          <w:sz w:val="24"/>
          <w:highlight w:val="yellow"/>
          <w:lang w:eastAsia="zh-CN"/>
        </w:rPr>
        <w:t>，</w:t>
      </w:r>
      <m:oMath>
        <m:r>
          <m:rPr/>
          <w:rPr>
            <w:highlight w:val="yellow"/>
          </w:rPr>
          <m:t>g(P)</m:t>
        </m:r>
      </m:oMath>
      <w:r>
        <w:rPr>
          <w:rFonts w:ascii="Times New Roman" w:hAnsi="Times New Roman" w:cs="宋体"/>
          <w:sz w:val="24"/>
          <w:highlight w:val="yellow"/>
          <w:lang w:eastAsia="zh-CN"/>
        </w:rPr>
        <w:t>为与计算单元</w:t>
      </w:r>
      <m:oMath>
        <m:r>
          <m:rPr/>
          <w:rPr>
            <w:highlight w:val="yellow"/>
          </w:rPr>
          <m:t>P</m:t>
        </m:r>
      </m:oMath>
      <w:r>
        <w:rPr>
          <w:rFonts w:ascii="Times New Roman" w:hAnsi="Times New Roman" w:cs="宋体"/>
          <w:sz w:val="24"/>
          <w:highlight w:val="yellow"/>
          <w:lang w:eastAsia="zh-CN"/>
        </w:rPr>
        <w:t>最近的地质体元编号</w:t>
      </w:r>
      <w:r>
        <w:rPr>
          <w:rFonts w:ascii="Times New Roman" w:hAnsi="Times New Roman" w:eastAsia="Times New Roman"/>
          <w:sz w:val="24"/>
          <w:highlight w:val="yellow"/>
          <w:lang w:eastAsia="zh-CN"/>
        </w:rPr>
        <w:t>；</w:t>
      </w:r>
      <m:oMath>
        <m:sSub>
          <m:sSubPr>
            <m:ctrlPr>
              <w:rPr>
                <w:highlight w:val="yellow"/>
              </w:rPr>
            </m:ctrlPr>
          </m:sSubPr>
          <m:e>
            <m:r>
              <m:rPr/>
              <w:rPr>
                <w:highlight w:val="yellow"/>
              </w:rPr>
              <m:t>N</m:t>
            </m:r>
            <m:ctrlPr>
              <w:rPr>
                <w:highlight w:val="yellow"/>
              </w:rPr>
            </m:ctrlPr>
          </m:e>
          <m:sub>
            <m:r>
              <m:rPr/>
              <w:rPr>
                <w:highlight w:val="yellow"/>
              </w:rPr>
              <m:t>g</m:t>
            </m:r>
            <m:ctrlPr>
              <w:rPr>
                <w:highlight w:val="yellow"/>
              </w:rPr>
            </m:ctrlPr>
          </m:sub>
        </m:sSub>
      </m:oMath>
      <w:r>
        <w:rPr>
          <w:rFonts w:ascii="Times New Roman" w:hAnsi="Times New Roman" w:cs="宋体"/>
          <w:sz w:val="24"/>
          <w:highlight w:val="yellow"/>
          <w:lang w:eastAsia="zh-CN"/>
        </w:rPr>
        <w:t>为有效地质体元数</w:t>
      </w:r>
      <w:r>
        <w:rPr>
          <w:rFonts w:ascii="Times New Roman" w:hAnsi="Times New Roman" w:eastAsia="Times New Roman"/>
          <w:sz w:val="24"/>
          <w:highlight w:val="yellow"/>
          <w:lang w:eastAsia="zh-CN"/>
        </w:rPr>
        <w:t>；</w:t>
      </w:r>
      <m:oMath>
        <m:r>
          <m:rPr/>
          <w:rPr>
            <w:highlight w:val="yellow"/>
          </w:rPr>
          <m:t>a</m:t>
        </m:r>
      </m:oMath>
      <w:r>
        <w:rPr>
          <w:rFonts w:ascii="Times New Roman" w:hAnsi="Times New Roman" w:cs="宋体"/>
          <w:sz w:val="24"/>
          <w:highlight w:val="yellow"/>
          <w:lang w:eastAsia="zh-CN"/>
        </w:rPr>
        <w:t>为地质体元索引</w:t>
      </w:r>
      <w:r>
        <w:rPr>
          <w:rFonts w:ascii="Times New Roman" w:hAnsi="Times New Roman" w:eastAsia="Times New Roman"/>
          <w:sz w:val="24"/>
          <w:highlight w:val="yellow"/>
          <w:lang w:eastAsia="zh-CN"/>
        </w:rPr>
        <w:t>；</w:t>
      </w:r>
      <m:oMath>
        <m:sSub>
          <m:sSubPr>
            <m:ctrlPr>
              <w:rPr>
                <w:highlight w:val="yellow"/>
              </w:rPr>
            </m:ctrlPr>
          </m:sSubPr>
          <m:e>
            <m:r>
              <m:rPr>
                <m:sty m:val="b"/>
              </m:rPr>
              <w:rPr>
                <w:highlight w:val="yellow"/>
              </w:rPr>
              <m:t>r</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m:sty m:val="b"/>
              </m:rPr>
              <w:rPr>
                <w:highlight w:val="yellow"/>
              </w:rPr>
              <m:t>r</m:t>
            </m:r>
            <m:ctrlPr>
              <w:rPr>
                <w:highlight w:val="yellow"/>
              </w:rPr>
            </m:ctrlPr>
          </m:e>
          <m:sub>
            <m:r>
              <m:rPr/>
              <w:rPr>
                <w:highlight w:val="yellow"/>
              </w:rPr>
              <m:t>a</m:t>
            </m:r>
            <m:ctrlPr>
              <w:rPr>
                <w:highlight w:val="yellow"/>
              </w:rPr>
            </m:ctrlPr>
          </m:sub>
        </m:sSub>
      </m:oMath>
      <w:r>
        <w:rPr>
          <w:rFonts w:ascii="Times New Roman" w:hAnsi="Times New Roman" w:cs="宋体"/>
          <w:sz w:val="24"/>
          <w:highlight w:val="yellow"/>
          <w:lang w:eastAsia="zh-CN"/>
        </w:rPr>
        <w:t>分别为计算单元与地质体元的三维中心坐标</w:t>
      </w:r>
      <w:r>
        <w:rPr>
          <w:rFonts w:ascii="Times New Roman" w:hAnsi="Times New Roman" w:eastAsia="Times New Roman"/>
          <w:sz w:val="24"/>
          <w:highlight w:val="yellow"/>
          <w:lang w:eastAsia="zh-CN"/>
        </w:rPr>
        <w:t>，m；</w:t>
      </w:r>
      <m:oMath>
        <m:r>
          <m:rPr/>
          <w:rPr>
            <w:highlight w:val="yellow"/>
          </w:rPr>
          <m:t>‖⋅</m:t>
        </m:r>
        <m:sSub>
          <m:sSubPr>
            <m:ctrlPr>
              <w:rPr>
                <w:highlight w:val="yellow"/>
              </w:rPr>
            </m:ctrlPr>
          </m:sSubPr>
          <m:e>
            <m:r>
              <m:rPr/>
              <w:rPr>
                <w:highlight w:val="yellow"/>
              </w:rPr>
              <m:t>‖</m:t>
            </m:r>
            <m:ctrlPr>
              <w:rPr>
                <w:highlight w:val="yellow"/>
              </w:rPr>
            </m:ctrlPr>
          </m:e>
          <m:sub>
            <m:r>
              <m:rPr/>
              <w:rPr>
                <w:highlight w:val="yellow"/>
              </w:rPr>
              <m:t>2</m:t>
            </m:r>
            <m:ctrlPr>
              <w:rPr>
                <w:highlight w:val="yellow"/>
              </w:rPr>
            </m:ctrlPr>
          </m:sub>
        </m:sSub>
      </m:oMath>
      <w:r>
        <w:rPr>
          <w:rFonts w:ascii="Times New Roman" w:hAnsi="Times New Roman" w:cs="宋体"/>
          <w:sz w:val="24"/>
          <w:highlight w:val="yellow"/>
          <w:lang w:eastAsia="zh-CN"/>
        </w:rPr>
        <w:t>为欧氏范数</w:t>
      </w:r>
      <w:r>
        <w:rPr>
          <w:rFonts w:ascii="Times New Roman" w:hAnsi="Times New Roman" w:eastAsia="Times New Roman"/>
          <w:sz w:val="24"/>
          <w:highlight w:val="yellow"/>
          <w:lang w:eastAsia="zh-CN"/>
        </w:rPr>
        <w:t>；</w:t>
      </w:r>
      <m:oMath>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w:rPr>
                <w:highlight w:val="yellow"/>
              </w:rPr>
              <m:t>ℓ</m:t>
            </m:r>
            <m:ctrlPr>
              <w:rPr>
                <w:highlight w:val="yellow"/>
              </w:rPr>
            </m:ctrlPr>
          </m:e>
          <m:sub>
            <m:r>
              <m:rPr/>
              <w:rPr>
                <w:highlight w:val="yellow"/>
              </w:rPr>
              <m:t>g(P)</m:t>
            </m:r>
            <m:ctrlPr>
              <w:rPr>
                <w:highlight w:val="yellow"/>
              </w:rPr>
            </m:ctrlPr>
          </m:sub>
        </m:sSub>
      </m:oMath>
      <w:r>
        <w:rPr>
          <w:rFonts w:ascii="Times New Roman" w:hAnsi="Times New Roman" w:cs="宋体"/>
          <w:sz w:val="24"/>
          <w:highlight w:val="yellow"/>
          <w:lang w:eastAsia="zh-CN"/>
        </w:rPr>
        <w:t>分别为对应地层编号</w:t>
      </w:r>
      <w:r>
        <w:rPr>
          <w:rFonts w:ascii="Times New Roman" w:hAnsi="Times New Roman" w:eastAsia="Times New Roman"/>
          <w:sz w:val="24"/>
          <w:highlight w:val="yellow"/>
          <w:lang w:eastAsia="zh-CN"/>
        </w:rPr>
        <w:t>。</w:t>
      </w:r>
    </w:p>
    <w:p w14:paraId="4A1C21A7">
      <w:pPr>
        <w:spacing w:after="0" w:line="360" w:lineRule="auto"/>
        <w:rPr>
          <w:highlight w:val="yellow"/>
          <w:lang w:eastAsia="zh-CN"/>
        </w:rPr>
      </w:pPr>
      <w:r>
        <w:rPr>
          <w:rFonts w:ascii="Times New Roman" w:hAnsi="Times New Roman" w:cs="宋体"/>
          <w:sz w:val="24"/>
          <w:highlight w:val="yellow"/>
          <w:lang w:eastAsia="zh-CN"/>
        </w:rPr>
        <w:t>依据地表高程筛选有效控制体</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并由地层编号赋予饱和渗透系数</w:t>
      </w:r>
      <w:r>
        <w:rPr>
          <w:rFonts w:ascii="Times New Roman" w:hAnsi="Times New Roman" w:eastAsia="Times New Roman"/>
          <w:sz w:val="24"/>
          <w:highlight w:val="yellow"/>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221F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7E5B175">
            <w:pPr>
              <w:spacing w:before="60" w:after="60" w:line="240" w:lineRule="auto"/>
              <w:ind w:left="0" w:right="0" w:firstLine="0"/>
              <w:jc w:val="center"/>
              <w:rPr>
                <w:rFonts w:ascii="Times New Roman" w:hAnsi="Times New Roman" w:cs="Times New Roman"/>
                <w:highlight w:val="yellow"/>
              </w:rPr>
            </w:pPr>
            <m:oMathPara>
              <m:oMath>
                <m:d>
                  <m:dPr>
                    <m:begChr m:val="{"/>
                    <m:ctrlPr>
                      <w:rPr>
                        <w:highlight w:val="yellow"/>
                      </w:rPr>
                    </m:ctrlPr>
                  </m:dPr>
                  <m:e>
                    <m:m>
                      <m:mPr>
                        <m:mcs>
                          <m:mc>
                            <m:mcPr>
                              <m:count m:val="2"/>
                              <m:mcJc m:val="left"/>
                            </m:mcPr>
                          </m:mc>
                        </m:mcs>
                        <m:ctrlPr>
                          <w:rPr>
                            <w:highlight w:val="yellow"/>
                          </w:rPr>
                        </m:ctrlPr>
                      </m:mPr>
                      <m:mr>
                        <m:e>
                          <m:sSub>
                            <m:sSubPr>
                              <m:ctrlPr>
                                <w:rPr>
                                  <w:highlight w:val="yellow"/>
                                </w:rPr>
                              </m:ctrlPr>
                            </m:sSubPr>
                            <m:e>
                              <m:r>
                                <m:rPr/>
                                <w:rPr>
                                  <w:highlight w:val="yellow"/>
                                </w:rPr>
                                <m:t>χ</m:t>
                              </m:r>
                              <m:ctrlPr>
                                <w:rPr>
                                  <w:highlight w:val="yellow"/>
                                </w:rPr>
                              </m:ctrlPr>
                            </m:e>
                            <m:sub>
                              <m:r>
                                <m:rPr/>
                                <w:rPr>
                                  <w:highlight w:val="yellow"/>
                                </w:rPr>
                                <m:t>P</m:t>
                              </m:r>
                              <m:ctrlPr>
                                <w:rPr>
                                  <w:highlight w:val="yellow"/>
                                </w:rPr>
                              </m:ctrlPr>
                            </m:sub>
                          </m:sSub>
                          <m:r>
                            <m:rPr/>
                            <w:rPr>
                              <w:highlight w:val="yellow"/>
                            </w:rPr>
                            <m:t>=</m:t>
                          </m:r>
                          <m:m>
                            <m:mPr>
                              <m:mcs>
                                <m:mc>
                                  <m:mcPr>
                                    <m:count m:val="1"/>
                                    <m:mcJc m:val="left"/>
                                  </m:mcPr>
                                </m:mc>
                              </m:mcs>
                              <m:ctrlPr>
                                <w:rPr>
                                  <w:highlight w:val="yellow"/>
                                </w:rPr>
                              </m:ctrlPr>
                            </m:mPr>
                            <m:mr>
                              <m:e>
                                <m:r>
                                  <m:rPr/>
                                  <w:rPr>
                                    <w:highlight w:val="yellow"/>
                                  </w:rPr>
                                  <m:t>1,</m:t>
                                </m:r>
                                <m:ctrlPr>
                                  <w:rPr>
                                    <w:highlight w:val="yellow"/>
                                  </w:rPr>
                                </m:ctrlPr>
                              </m:e>
                            </m:mr>
                          </m:m>
                          <m:ctrlPr>
                            <w:rPr>
                              <w:highlight w:val="yellow"/>
                            </w:rPr>
                          </m:ctrlPr>
                        </m:e>
                        <m:e>
                          <m:sSub>
                            <m:sSubPr>
                              <m:ctrlPr>
                                <w:rPr>
                                  <w:highlight w:val="yellow"/>
                                </w:rPr>
                              </m:ctrlPr>
                            </m:sSubPr>
                            <m:e>
                              <m:r>
                                <m:rPr/>
                                <w:rPr>
                                  <w:highlight w:val="yellow"/>
                                </w:rPr>
                                <m:t>z</m:t>
                              </m:r>
                              <m:ctrlPr>
                                <w:rPr>
                                  <w:highlight w:val="yellow"/>
                                </w:rPr>
                              </m:ctrlPr>
                            </m:e>
                            <m:sub>
                              <m:r>
                                <m:rPr/>
                                <w:rPr>
                                  <w:highlight w:val="yellow"/>
                                </w:rPr>
                                <m:t>P</m:t>
                              </m:r>
                              <m:ctrlPr>
                                <w:rPr>
                                  <w:highlight w:val="yellow"/>
                                </w:rPr>
                              </m:ctrlPr>
                            </m:sub>
                          </m:sSub>
                          <m:r>
                            <m:rPr/>
                            <w:rPr>
                              <w:highlight w:val="yellow"/>
                            </w:rPr>
                            <m:t>≤</m:t>
                          </m:r>
                          <m:sSub>
                            <m:sSubPr>
                              <m:ctrlPr>
                                <w:rPr>
                                  <w:highlight w:val="yellow"/>
                                </w:rPr>
                              </m:ctrlPr>
                            </m:sSubPr>
                            <m:e>
                              <m:r>
                                <m:rPr/>
                                <w:rPr>
                                  <w:highlight w:val="yellow"/>
                                </w:rPr>
                                <m:t>z</m:t>
                              </m:r>
                              <m:ctrlPr>
                                <w:rPr>
                                  <w:highlight w:val="yellow"/>
                                </w:rPr>
                              </m:ctrlPr>
                            </m:e>
                            <m:sub>
                              <m:r>
                                <m:rPr>
                                  <m:sty m:val="p"/>
                                </m:rPr>
                                <w:rPr>
                                  <w:highlight w:val="yellow"/>
                                </w:rPr>
                                <m:t>top</m:t>
                              </m:r>
                              <m:ctrlPr>
                                <w:rPr>
                                  <w:highlight w:val="yellow"/>
                                </w:rPr>
                              </m:ctrlPr>
                            </m:sub>
                          </m:sSub>
                          <m:sSub>
                            <m:sSubPr>
                              <m:ctrlPr>
                                <w:rPr>
                                  <w:highlight w:val="yellow"/>
                                </w:rPr>
                              </m:ctrlPr>
                            </m:sSubPr>
                            <m:e>
                              <m:r>
                                <m:rPr/>
                                <w:rPr>
                                  <w:highlight w:val="yellow"/>
                                </w:rPr>
                                <m:t>(x</m:t>
                              </m:r>
                              <m:ctrlPr>
                                <w:rPr>
                                  <w:highlight w:val="yellow"/>
                                </w:rPr>
                              </m:ctrlPr>
                            </m:e>
                            <m:sub>
                              <m:r>
                                <m:rPr/>
                                <w:rPr>
                                  <w:highlight w:val="yellow"/>
                                </w:rPr>
                                <m:t>P</m:t>
                              </m:r>
                              <m:ctrlPr>
                                <w:rPr>
                                  <w:highlight w:val="yellow"/>
                                </w:rPr>
                              </m:ctrlPr>
                            </m:sub>
                          </m:sSub>
                          <m:sSub>
                            <m:sSubPr>
                              <m:ctrlPr>
                                <w:rPr>
                                  <w:highlight w:val="yellow"/>
                                </w:rPr>
                              </m:ctrlPr>
                            </m:sSubPr>
                            <m:e>
                              <m:r>
                                <m:rPr/>
                                <w:rPr>
                                  <w:highlight w:val="yellow"/>
                                </w:rPr>
                                <m:t>,y</m:t>
                              </m:r>
                              <m:ctrlPr>
                                <w:rPr>
                                  <w:highlight w:val="yellow"/>
                                </w:rPr>
                              </m:ctrlPr>
                            </m:e>
                            <m:sub>
                              <m:r>
                                <m:rPr/>
                                <w:rPr>
                                  <w:highlight w:val="yellow"/>
                                </w:rPr>
                                <m:t>P</m:t>
                              </m:r>
                              <m:ctrlPr>
                                <w:rPr>
                                  <w:highlight w:val="yellow"/>
                                </w:rPr>
                              </m:ctrlPr>
                            </m:sub>
                          </m:sSub>
                          <m:r>
                            <m:rPr/>
                            <w:rPr>
                              <w:highlight w:val="yellow"/>
                            </w:rPr>
                            <m:t>),</m:t>
                          </m:r>
                          <m:ctrlPr>
                            <w:rPr>
                              <w:highlight w:val="yellow"/>
                            </w:rPr>
                          </m:ctrlPr>
                        </m:e>
                      </m:mr>
                      <m:mr>
                        <m:e>
                          <m:r>
                            <m:rPr/>
                            <w:rPr>
                              <w:highlight w:val="yellow"/>
                            </w:rPr>
                            <m:t>0,</m:t>
                          </m:r>
                          <m:ctrlPr>
                            <w:rPr>
                              <w:highlight w:val="yellow"/>
                            </w:rPr>
                          </m:ctrlPr>
                        </m:e>
                        <m:e>
                          <m:sSub>
                            <m:sSubPr>
                              <m:ctrlPr>
                                <w:rPr>
                                  <w:highlight w:val="yellow"/>
                                </w:rPr>
                              </m:ctrlPr>
                            </m:sSubPr>
                            <m:e>
                              <m:r>
                                <m:rPr/>
                                <w:rPr>
                                  <w:highlight w:val="yellow"/>
                                </w:rPr>
                                <m:t>z</m:t>
                              </m:r>
                              <m:ctrlPr>
                                <w:rPr>
                                  <w:highlight w:val="yellow"/>
                                </w:rPr>
                              </m:ctrlPr>
                            </m:e>
                            <m:sub>
                              <m:r>
                                <m:rPr/>
                                <w:rPr>
                                  <w:highlight w:val="yellow"/>
                                </w:rPr>
                                <m:t>P</m:t>
                              </m:r>
                              <m:ctrlPr>
                                <w:rPr>
                                  <w:highlight w:val="yellow"/>
                                </w:rPr>
                              </m:ctrlPr>
                            </m:sub>
                          </m:sSub>
                          <m:sSub>
                            <m:sSubPr>
                              <m:ctrlPr>
                                <w:rPr>
                                  <w:highlight w:val="yellow"/>
                                </w:rPr>
                              </m:ctrlPr>
                            </m:sSubPr>
                            <m:e>
                              <m:r>
                                <m:rPr/>
                                <w:rPr>
                                  <w:highlight w:val="yellow"/>
                                </w:rPr>
                                <m:t>&gt;z</m:t>
                              </m:r>
                              <m:ctrlPr>
                                <w:rPr>
                                  <w:highlight w:val="yellow"/>
                                </w:rPr>
                              </m:ctrlPr>
                            </m:e>
                            <m:sub>
                              <m:r>
                                <m:rPr>
                                  <m:sty m:val="p"/>
                                </m:rPr>
                                <w:rPr>
                                  <w:highlight w:val="yellow"/>
                                </w:rPr>
                                <m:t>top</m:t>
                              </m:r>
                              <m:ctrlPr>
                                <w:rPr>
                                  <w:highlight w:val="yellow"/>
                                </w:rPr>
                              </m:ctrlPr>
                            </m:sub>
                          </m:sSub>
                          <m:sSub>
                            <m:sSubPr>
                              <m:ctrlPr>
                                <w:rPr>
                                  <w:highlight w:val="yellow"/>
                                </w:rPr>
                              </m:ctrlPr>
                            </m:sSubPr>
                            <m:e>
                              <m:r>
                                <m:rPr/>
                                <w:rPr>
                                  <w:highlight w:val="yellow"/>
                                </w:rPr>
                                <m:t>(x</m:t>
                              </m:r>
                              <m:ctrlPr>
                                <w:rPr>
                                  <w:highlight w:val="yellow"/>
                                </w:rPr>
                              </m:ctrlPr>
                            </m:e>
                            <m:sub>
                              <m:r>
                                <m:rPr/>
                                <w:rPr>
                                  <w:highlight w:val="yellow"/>
                                </w:rPr>
                                <m:t>P</m:t>
                              </m:r>
                              <m:ctrlPr>
                                <w:rPr>
                                  <w:highlight w:val="yellow"/>
                                </w:rPr>
                              </m:ctrlPr>
                            </m:sub>
                          </m:sSub>
                          <m:sSub>
                            <m:sSubPr>
                              <m:ctrlPr>
                                <w:rPr>
                                  <w:highlight w:val="yellow"/>
                                </w:rPr>
                              </m:ctrlPr>
                            </m:sSubPr>
                            <m:e>
                              <m:r>
                                <m:rPr/>
                                <w:rPr>
                                  <w:highlight w:val="yellow"/>
                                </w:rPr>
                                <m:t>,y</m:t>
                              </m:r>
                              <m:ctrlPr>
                                <w:rPr>
                                  <w:highlight w:val="yellow"/>
                                </w:rPr>
                              </m:ctrlPr>
                            </m:e>
                            <m:sub>
                              <m:r>
                                <m:rPr/>
                                <w:rPr>
                                  <w:highlight w:val="yellow"/>
                                </w:rPr>
                                <m:t>P</m:t>
                              </m:r>
                              <m:ctrlPr>
                                <w:rPr>
                                  <w:highlight w:val="yellow"/>
                                </w:rPr>
                              </m:ctrlPr>
                            </m:sub>
                          </m:sSub>
                          <m:r>
                            <m:rPr/>
                            <w:rPr>
                              <w:highlight w:val="yellow"/>
                            </w:rPr>
                            <m:t>),</m:t>
                          </m:r>
                          <m:ctrlPr>
                            <w:rPr>
                              <w:highlight w:val="yellow"/>
                            </w:rPr>
                          </m:ctrlPr>
                        </m:e>
                      </m:mr>
                      <m:mr>
                        <m:e>
                          <m:sSub>
                            <m:sSubPr>
                              <m:ctrlPr>
                                <w:rPr>
                                  <w:highlight w:val="yellow"/>
                                </w:rPr>
                              </m:ctrlPr>
                            </m:sSubPr>
                            <m:e>
                              <m:r>
                                <m:rPr>
                                  <m:sty m:val="b"/>
                                </m:rPr>
                                <w:rPr>
                                  <w:highlight w:val="yellow"/>
                                </w:rPr>
                                <m:t>K</m:t>
                              </m:r>
                              <m:ctrlPr>
                                <w:rPr>
                                  <w:highlight w:val="yellow"/>
                                </w:rPr>
                              </m:ctrlPr>
                            </m:e>
                            <m:sub>
                              <m:r>
                                <m:rPr/>
                                <w:rPr>
                                  <w:highlight w:val="yellow"/>
                                </w:rPr>
                                <m:t>s,P</m:t>
                              </m:r>
                              <m:ctrlPr>
                                <w:rPr>
                                  <w:highlight w:val="yellow"/>
                                </w:rPr>
                              </m:ctrlPr>
                            </m:sub>
                          </m:sSub>
                          <m:r>
                            <m:rPr/>
                            <w:rPr>
                              <w:highlight w:val="yellow"/>
                            </w:rPr>
                            <m:t>=K(</m:t>
                          </m:r>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r>
                            <m:rPr/>
                            <w:rPr>
                              <w:highlight w:val="yellow"/>
                            </w:rPr>
                            <m:t>)</m:t>
                          </m:r>
                          <m:r>
                            <m:rPr>
                              <m:sty m:val="b"/>
                            </m:rPr>
                            <w:rPr>
                              <w:highlight w:val="yellow"/>
                            </w:rPr>
                            <m:t>I</m:t>
                          </m:r>
                          <m:r>
                            <m:rPr/>
                            <w:rPr>
                              <w:highlight w:val="yellow"/>
                            </w:rPr>
                            <m:t> (</m:t>
                          </m:r>
                          <m:sSub>
                            <m:sSubPr>
                              <m:ctrlPr>
                                <w:rPr>
                                  <w:highlight w:val="yellow"/>
                                </w:rPr>
                              </m:ctrlPr>
                            </m:sSubPr>
                            <m:e>
                              <m:r>
                                <m:rPr/>
                                <w:rPr>
                                  <w:highlight w:val="yellow"/>
                                </w:rPr>
                                <m:t>χ</m:t>
                              </m:r>
                              <m:ctrlPr>
                                <w:rPr>
                                  <w:highlight w:val="yellow"/>
                                </w:rPr>
                              </m:ctrlPr>
                            </m:e>
                            <m:sub>
                              <m:r>
                                <m:rPr/>
                                <w:rPr>
                                  <w:highlight w:val="yellow"/>
                                </w:rPr>
                                <m:t>P</m:t>
                              </m:r>
                              <m:ctrlPr>
                                <w:rPr>
                                  <w:highlight w:val="yellow"/>
                                </w:rPr>
                              </m:ctrlPr>
                            </m:sub>
                          </m:sSub>
                          <m:r>
                            <m:rPr/>
                            <w:rPr>
                              <w:highlight w:val="yellow"/>
                            </w:rPr>
                            <m:t>=1)</m:t>
                          </m:r>
                          <m:ctrlPr>
                            <w:rPr>
                              <w:highlight w:val="yellow"/>
                            </w:rPr>
                          </m:ctrlPr>
                        </m:e>
                        <m:e>
                          <m:ctrlPr>
                            <w:rPr>
                              <w:highlight w:val="yellow"/>
                            </w:rPr>
                          </m:ctrlPr>
                        </m:e>
                      </m:mr>
                    </m:m>
                    <m:ctrlPr>
                      <w:rPr>
                        <w:highlight w:val="yellow"/>
                      </w:rPr>
                    </m:ctrlPr>
                  </m:e>
                </m:d>
              </m:oMath>
            </m:oMathPara>
          </w:p>
        </w:tc>
        <w:tc>
          <w:tcPr>
            <w:tcW w:w="848" w:type="dxa"/>
            <w:tcBorders>
              <w:top w:val="nil"/>
              <w:left w:val="nil"/>
              <w:bottom w:val="nil"/>
              <w:right w:val="nil"/>
            </w:tcBorders>
            <w:vAlign w:val="center"/>
          </w:tcPr>
          <w:p w14:paraId="3F2F3BCC">
            <w:pPr>
              <w:spacing w:before="60" w:after="60" w:line="240" w:lineRule="auto"/>
              <w:ind w:left="0" w:right="0" w:firstLine="0"/>
              <w:jc w:val="right"/>
              <w:rPr>
                <w:rFonts w:ascii="Times New Roman" w:hAnsi="Times New Roman" w:cs="Times New Roman"/>
                <w:sz w:val="21"/>
                <w:szCs w:val="21"/>
                <w:highlight w:val="yellow"/>
              </w:rPr>
            </w:pPr>
            <w:r>
              <w:rPr>
                <w:rFonts w:ascii="Times New Roman" w:hAnsi="Times New Roman" w:cs="Times New Roman"/>
                <w:sz w:val="21"/>
                <w:szCs w:val="21"/>
                <w:highlight w:val="yellow"/>
              </w:rPr>
              <w:t>（4-47）</w:t>
            </w:r>
          </w:p>
        </w:tc>
      </w:tr>
    </w:tbl>
    <w:p w14:paraId="19D505A9">
      <w:pPr>
        <w:spacing w:after="0" w:line="360" w:lineRule="auto"/>
        <w:rPr>
          <w:highlight w:val="yellow"/>
          <w:lang w:eastAsia="zh-CN"/>
        </w:rPr>
      </w:pPr>
      <w:r>
        <w:rPr>
          <w:rFonts w:ascii="Times New Roman" w:hAnsi="Times New Roman" w:cs="宋体"/>
          <w:sz w:val="24"/>
          <w:highlight w:val="yellow"/>
          <w:lang w:eastAsia="zh-CN"/>
        </w:rPr>
        <w:t>式中</w:t>
      </w:r>
      <w:r>
        <w:rPr>
          <w:rFonts w:ascii="Times New Roman" w:hAnsi="Times New Roman" w:eastAsia="Times New Roman"/>
          <w:sz w:val="24"/>
          <w:highlight w:val="yellow"/>
          <w:lang w:eastAsia="zh-CN"/>
        </w:rPr>
        <w:t>，</w:t>
      </w:r>
      <m:oMath>
        <m:sSub>
          <m:sSubPr>
            <m:ctrlPr>
              <w:rPr>
                <w:highlight w:val="yellow"/>
              </w:rPr>
            </m:ctrlPr>
          </m:sSubPr>
          <m:e>
            <m:r>
              <m:rPr/>
              <w:rPr>
                <w:highlight w:val="yellow"/>
              </w:rPr>
              <m:t>χ</m:t>
            </m:r>
            <m:ctrlPr>
              <w:rPr>
                <w:highlight w:val="yellow"/>
              </w:rPr>
            </m:ctrlPr>
          </m:e>
          <m:sub>
            <m:r>
              <m:rPr/>
              <w:rPr>
                <w:highlight w:val="yellow"/>
              </w:rPr>
              <m:t>P</m:t>
            </m:r>
            <m:ctrlPr>
              <w:rPr>
                <w:highlight w:val="yellow"/>
              </w:rPr>
            </m:ctrlPr>
          </m:sub>
        </m:sSub>
      </m:oMath>
      <w:r>
        <w:rPr>
          <w:rFonts w:ascii="Times New Roman" w:hAnsi="Times New Roman" w:cs="宋体"/>
          <w:sz w:val="24"/>
          <w:highlight w:val="yellow"/>
          <w:lang w:eastAsia="zh-CN"/>
        </w:rPr>
        <w:t>为控制体有效性标记</w:t>
      </w:r>
      <w:r>
        <w:rPr>
          <w:rFonts w:ascii="Times New Roman" w:hAnsi="Times New Roman" w:eastAsia="Times New Roman"/>
          <w:sz w:val="24"/>
          <w:highlight w:val="yellow"/>
          <w:lang w:eastAsia="zh-CN"/>
        </w:rPr>
        <w:t>；</w:t>
      </w:r>
      <m:oMath>
        <m:sSub>
          <m:sSubPr>
            <m:ctrlPr>
              <w:rPr>
                <w:highlight w:val="yellow"/>
              </w:rPr>
            </m:ctrlPr>
          </m:sSubPr>
          <m:e>
            <m:r>
              <m:rPr/>
              <w:rPr>
                <w:highlight w:val="yellow"/>
              </w:rPr>
              <m:t>x</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w:rPr>
                <w:highlight w:val="yellow"/>
              </w:rPr>
              <m:t>y</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w:rPr>
                <w:highlight w:val="yellow"/>
              </w:rPr>
              <m:t>z</m:t>
            </m:r>
            <m:ctrlPr>
              <w:rPr>
                <w:highlight w:val="yellow"/>
              </w:rPr>
            </m:ctrlPr>
          </m:e>
          <m:sub>
            <m:r>
              <m:rPr/>
              <w:rPr>
                <w:highlight w:val="yellow"/>
              </w:rPr>
              <m:t>P</m:t>
            </m:r>
            <m:ctrlPr>
              <w:rPr>
                <w:highlight w:val="yellow"/>
              </w:rPr>
            </m:ctrlPr>
          </m:sub>
        </m:sSub>
      </m:oMath>
      <w:r>
        <w:rPr>
          <w:rFonts w:ascii="Times New Roman" w:hAnsi="Times New Roman" w:cs="宋体"/>
          <w:sz w:val="24"/>
          <w:highlight w:val="yellow"/>
          <w:lang w:eastAsia="zh-CN"/>
        </w:rPr>
        <w:t>为单元中心坐标</w:t>
      </w:r>
      <w:r>
        <w:rPr>
          <w:rFonts w:ascii="Times New Roman" w:hAnsi="Times New Roman" w:eastAsia="Times New Roman"/>
          <w:sz w:val="24"/>
          <w:highlight w:val="yellow"/>
          <w:lang w:eastAsia="zh-CN"/>
        </w:rPr>
        <w:t>，m；</w:t>
      </w:r>
      <m:oMath>
        <m:sSub>
          <m:sSubPr>
            <m:ctrlPr>
              <w:rPr>
                <w:highlight w:val="yellow"/>
              </w:rPr>
            </m:ctrlPr>
          </m:sSubPr>
          <m:e>
            <m:r>
              <m:rPr/>
              <w:rPr>
                <w:highlight w:val="yellow"/>
              </w:rPr>
              <m:t>z</m:t>
            </m:r>
            <m:ctrlPr>
              <w:rPr>
                <w:highlight w:val="yellow"/>
              </w:rPr>
            </m:ctrlPr>
          </m:e>
          <m:sub>
            <m:r>
              <m:rPr>
                <m:sty m:val="p"/>
              </m:rPr>
              <w:rPr>
                <w:highlight w:val="yellow"/>
              </w:rPr>
              <m:t>top</m:t>
            </m:r>
            <m:ctrlPr>
              <w:rPr>
                <w:highlight w:val="yellow"/>
              </w:rPr>
            </m:ctrlPr>
          </m:sub>
        </m:sSub>
      </m:oMath>
      <w:r>
        <w:rPr>
          <w:rFonts w:ascii="Times New Roman" w:hAnsi="Times New Roman" w:cs="宋体"/>
          <w:sz w:val="24"/>
          <w:highlight w:val="yellow"/>
          <w:lang w:eastAsia="zh-CN"/>
        </w:rPr>
        <w:t>为插值地表高程</w:t>
      </w:r>
      <w:r>
        <w:rPr>
          <w:rFonts w:ascii="Times New Roman" w:hAnsi="Times New Roman" w:eastAsia="Times New Roman"/>
          <w:sz w:val="24"/>
          <w:highlight w:val="yellow"/>
          <w:lang w:eastAsia="zh-CN"/>
        </w:rPr>
        <w:t>，m；</w:t>
      </w:r>
      <m:oMath>
        <m:r>
          <m:rPr/>
          <w:rPr>
            <w:highlight w:val="yellow"/>
          </w:rPr>
          <m:t>K(</m:t>
        </m:r>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r>
          <m:rPr/>
          <w:rPr>
            <w:highlight w:val="yellow"/>
          </w:rPr>
          <m:t>)</m:t>
        </m:r>
      </m:oMath>
      <w:r>
        <w:rPr>
          <w:rFonts w:ascii="Times New Roman" w:hAnsi="Times New Roman" w:cs="宋体"/>
          <w:sz w:val="24"/>
          <w:highlight w:val="yellow"/>
          <w:lang w:eastAsia="zh-CN"/>
        </w:rPr>
        <w:t>为该地层的饱和渗透系数</w:t>
      </w:r>
      <w:r>
        <w:rPr>
          <w:rFonts w:ascii="Times New Roman" w:hAnsi="Times New Roman" w:eastAsia="Times New Roman"/>
          <w:sz w:val="24"/>
          <w:highlight w:val="yellow"/>
          <w:lang w:eastAsia="zh-CN"/>
        </w:rPr>
        <w:t>，m/s；</w:t>
      </w:r>
      <m:oMath>
        <m:r>
          <m:rPr>
            <m:sty m:val="b"/>
          </m:rPr>
          <w:rPr>
            <w:highlight w:val="yellow"/>
          </w:rPr>
          <m:t>I</m:t>
        </m:r>
      </m:oMath>
      <w:r>
        <w:rPr>
          <w:rFonts w:ascii="Times New Roman" w:hAnsi="Times New Roman" w:cs="宋体"/>
          <w:sz w:val="24"/>
          <w:highlight w:val="yellow"/>
          <w:lang w:eastAsia="zh-CN"/>
        </w:rPr>
        <w:t>为单位矩阵</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地表插值</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边界划分及各向异性扩展分别与</w:t>
      </w:r>
      <w:r>
        <w:rPr>
          <w:rFonts w:ascii="Times New Roman" w:hAnsi="Times New Roman" w:eastAsia="Times New Roman"/>
          <w:sz w:val="24"/>
          <w:highlight w:val="yellow"/>
          <w:lang w:eastAsia="zh-CN"/>
        </w:rPr>
        <w:t>4.4</w:t>
      </w:r>
      <w:r>
        <w:rPr>
          <w:rFonts w:ascii="Times New Roman" w:hAnsi="Times New Roman" w:cs="宋体"/>
          <w:sz w:val="24"/>
          <w:highlight w:val="yellow"/>
          <w:lang w:eastAsia="zh-CN"/>
        </w:rPr>
        <w:t>节</w:t>
      </w:r>
      <w:r>
        <w:rPr>
          <w:rFonts w:ascii="Times New Roman" w:hAnsi="Times New Roman" w:eastAsia="Times New Roman"/>
          <w:sz w:val="24"/>
          <w:highlight w:val="yellow"/>
          <w:lang w:eastAsia="zh-CN"/>
        </w:rPr>
        <w:t>、4.1</w:t>
      </w:r>
      <w:r>
        <w:rPr>
          <w:rFonts w:ascii="Times New Roman" w:hAnsi="Times New Roman" w:cs="宋体"/>
          <w:sz w:val="24"/>
          <w:highlight w:val="yellow"/>
          <w:lang w:eastAsia="zh-CN"/>
        </w:rPr>
        <w:t>节和</w:t>
      </w:r>
      <w:r>
        <w:rPr>
          <w:rFonts w:ascii="Times New Roman" w:hAnsi="Times New Roman" w:eastAsia="Times New Roman"/>
          <w:sz w:val="24"/>
          <w:highlight w:val="yellow"/>
          <w:lang w:eastAsia="zh-CN"/>
        </w:rPr>
        <w:t>4.3</w:t>
      </w:r>
      <w:r>
        <w:rPr>
          <w:rFonts w:ascii="Times New Roman" w:hAnsi="Times New Roman" w:cs="宋体"/>
          <w:sz w:val="24"/>
          <w:highlight w:val="yellow"/>
          <w:lang w:eastAsia="zh-CN"/>
        </w:rPr>
        <w:t>节一致</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地质信息尺度限定材料空间分辨率</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控制体尺度决定数值离散精度</w:t>
      </w:r>
      <w:r>
        <w:rPr>
          <w:rFonts w:ascii="Times New Roman" w:hAnsi="Times New Roman" w:eastAsia="Times New Roman"/>
          <w:sz w:val="24"/>
          <w:highlight w:val="yellow"/>
          <w:vertAlign w:val="superscript"/>
          <w:lang w:eastAsia="zh-CN"/>
        </w:rPr>
        <w:t>[21,200]</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材料归属改变面传导系数</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地表和水位共同确定边界类型及给定水头</w:t>
      </w:r>
      <w:r>
        <w:rPr>
          <w:rFonts w:ascii="Times New Roman" w:hAnsi="Times New Roman" w:eastAsia="Times New Roman"/>
          <w:sz w:val="24"/>
          <w:highlight w:val="yellow"/>
          <w:lang w:eastAsia="zh-CN"/>
        </w:rPr>
        <w:t>。</w:t>
      </w:r>
    </w:p>
    <w:p w14:paraId="1C46E74F">
      <w:pPr>
        <w:spacing w:after="0" w:line="360" w:lineRule="auto"/>
        <w:rPr>
          <w:highlight w:val="yellow"/>
          <w:lang w:eastAsia="zh-CN"/>
        </w:rPr>
      </w:pPr>
      <w:r>
        <w:rPr>
          <w:rFonts w:ascii="Times New Roman" w:hAnsi="Times New Roman" w:eastAsia="Times New Roman" w:cs="Times New Roman"/>
          <w:sz w:val="24"/>
          <w:highlight w:val="yellow"/>
          <w:lang w:eastAsia="zh-CN"/>
        </w:rPr>
        <w:t xml:space="preserve">4.6.2  </w:t>
      </w:r>
      <w:r>
        <w:rPr>
          <w:rFonts w:ascii="Times New Roman" w:hAnsi="Times New Roman" w:cs="宋体"/>
          <w:sz w:val="24"/>
          <w:highlight w:val="yellow"/>
          <w:lang w:eastAsia="zh-CN"/>
        </w:rPr>
        <w:t>渗流场及其潜在管涌通道可视化</w:t>
      </w:r>
    </w:p>
    <w:p w14:paraId="7DDDE370">
      <w:pPr>
        <w:spacing w:after="0" w:line="360" w:lineRule="auto"/>
        <w:rPr>
          <w:highlight w:val="yellow"/>
          <w:lang w:eastAsia="zh-CN"/>
        </w:rPr>
      </w:pPr>
      <w:r>
        <w:rPr>
          <w:rFonts w:ascii="Times New Roman" w:hAnsi="Times New Roman" w:eastAsia="宋体" w:cs="Times New Roman"/>
          <w:sz w:val="24"/>
          <w:highlight w:val="yellow"/>
          <w:lang w:eastAsia="zh-CN"/>
        </w:rPr>
        <w:t>采用多边形网格组织堤防表面，以单元属性存储水头与梯度，以三维折线表示潜在管涌通道。各案例的地层与计算结果采用4.4.1节所述局部坐标，使地质背景、渗流场与通道在同一物理位置对应。剖切平面由平面上一点及其法向确定，可沿堤身与高程方向提取内部水头分布。图4-47以洞庭湖某垸为例，对照三维地层与第30天渗流场，显示地层结构和水头分布之间的空间关系。</w:t>
      </w:r>
    </w:p>
    <w:p w14:paraId="446B34BA">
      <w:pPr>
        <w:spacing w:before="120" w:after="0" w:line="240" w:lineRule="auto"/>
        <w:ind w:firstLine="0"/>
        <w:jc w:val="center"/>
        <w:rPr>
          <w:rFonts w:ascii="Times New Roman" w:hAnsi="Times New Roman" w:cs="Times New Roman"/>
          <w:highlight w:val="yellow"/>
        </w:rPr>
      </w:pPr>
      <w:r>
        <w:rPr>
          <w:highlight w:val="yellow"/>
        </w:rPr>
        <w:drawing>
          <wp:inline distT="0" distB="0" distL="0" distR="0">
            <wp:extent cx="5399405" cy="2623820"/>
            <wp:effectExtent l="0" t="0" r="0" b="0"/>
            <wp:docPr id="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8"/>
                    <pic:cNvPicPr>
                      <a:picLocks noChangeAspect="1"/>
                    </pic:cNvPicPr>
                  </pic:nvPicPr>
                  <pic:blipFill>
                    <a:blip r:embed="rId162"/>
                    <a:stretch>
                      <a:fillRect/>
                    </a:stretch>
                  </pic:blipFill>
                  <pic:spPr>
                    <a:xfrm>
                      <a:off x="0" y="0"/>
                      <a:ext cx="5400000" cy="2624278"/>
                    </a:xfrm>
                    <a:prstGeom prst="rect">
                      <a:avLst/>
                    </a:prstGeom>
                  </pic:spPr>
                </pic:pic>
              </a:graphicData>
            </a:graphic>
          </wp:inline>
        </w:drawing>
      </w:r>
    </w:p>
    <w:p w14:paraId="5FD292EB">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宋体"/>
          <w:b w:val="0"/>
          <w:sz w:val="21"/>
          <w:highlight w:val="yellow"/>
          <w:lang w:eastAsia="zh-CN"/>
        </w:rPr>
        <w:t>图4-47　洞庭湖三维地层与第30天总水头的同位剖切对照</w:t>
      </w:r>
    </w:p>
    <w:p w14:paraId="2E1744EB">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Times New Roman"/>
          <w:sz w:val="21"/>
          <w:szCs w:val="21"/>
          <w:highlight w:val="yellow"/>
        </w:rPr>
        <w:t>Fig. 4-47 Co-located sectioning comparison between the three-dimensional strata and the total head on day 30 for the Dongting Lake case</w:t>
      </w:r>
    </w:p>
    <w:p w14:paraId="2C5B28EC">
      <w:pPr>
        <w:spacing w:after="0" w:line="360" w:lineRule="auto"/>
        <w:rPr>
          <w:highlight w:val="yellow"/>
          <w:lang w:eastAsia="zh-CN"/>
        </w:rPr>
      </w:pPr>
      <w:r>
        <w:rPr>
          <w:rFonts w:ascii="Times New Roman" w:hAnsi="Times New Roman" w:eastAsia="宋体" w:cs="Times New Roman"/>
          <w:sz w:val="24"/>
          <w:highlight w:val="yellow"/>
          <w:lang w:eastAsia="zh-CN"/>
        </w:rPr>
        <w:t>潜在通道由式（4-45）的守恒通量回溯方法识别，出口指标按式（4-43）计算，风险等级按4.5.1节确定。如图4-48所示，将通道与其连接出口置于地质和渗流场背景中，可同时辨识通道的空间延伸、所经地层及出口的相对水力不利程度。</w:t>
      </w:r>
    </w:p>
    <w:p w14:paraId="403DC09F">
      <w:pPr>
        <w:spacing w:before="120" w:after="0" w:line="240" w:lineRule="auto"/>
        <w:ind w:firstLine="0"/>
        <w:jc w:val="center"/>
        <w:rPr>
          <w:rFonts w:ascii="Times New Roman" w:hAnsi="Times New Roman" w:cs="Times New Roman"/>
          <w:highlight w:val="yellow"/>
        </w:rPr>
      </w:pPr>
      <w:r>
        <w:rPr>
          <w:highlight w:val="yellow"/>
        </w:rPr>
        <w:drawing>
          <wp:inline distT="0" distB="0" distL="0" distR="0">
            <wp:extent cx="5399405" cy="2599690"/>
            <wp:effectExtent l="0" t="0" r="0" b="0"/>
            <wp:docPr id="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9"/>
                    <pic:cNvPicPr>
                      <a:picLocks noChangeAspect="1"/>
                    </pic:cNvPicPr>
                  </pic:nvPicPr>
                  <pic:blipFill>
                    <a:blip r:embed="rId163"/>
                    <a:stretch>
                      <a:fillRect/>
                    </a:stretch>
                  </pic:blipFill>
                  <pic:spPr>
                    <a:xfrm>
                      <a:off x="0" y="0"/>
                      <a:ext cx="5400000" cy="2600000"/>
                    </a:xfrm>
                    <a:prstGeom prst="rect">
                      <a:avLst/>
                    </a:prstGeom>
                  </pic:spPr>
                </pic:pic>
              </a:graphicData>
            </a:graphic>
          </wp:inline>
        </w:drawing>
      </w:r>
    </w:p>
    <w:p w14:paraId="1C137A44">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宋体"/>
          <w:b w:val="0"/>
          <w:sz w:val="21"/>
          <w:highlight w:val="yellow"/>
          <w:lang w:eastAsia="zh-CN"/>
        </w:rPr>
        <w:t>图4-48　地质与水头背景下基于渗流场识别的潜在管涌通道及风险等级可视化</w:t>
      </w:r>
    </w:p>
    <w:p w14:paraId="346646F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highlight w:val="yellow"/>
        </w:rPr>
        <w:t>Fig. 4-48 Visualization of potential piping channels and risk levels identified from the seepage field against the geological and head backgrounds</w:t>
      </w:r>
    </w:p>
    <w:p w14:paraId="324648C3">
      <w:pPr>
        <w:spacing w:after="0" w:line="360" w:lineRule="auto"/>
        <w:rPr>
          <w:rFonts w:hint="default"/>
          <w:lang w:val="en-US" w:eastAsia="zh-CN"/>
        </w:rPr>
      </w:pPr>
      <w:r>
        <w:rPr>
          <w:rFonts w:ascii="Times New Roman" w:hAnsi="Times New Roman" w:eastAsia="Times New Roman" w:cs="Times New Roman"/>
          <w:sz w:val="24"/>
          <w:lang w:eastAsia="zh-CN"/>
        </w:rPr>
        <w:t xml:space="preserve">4.7  </w:t>
      </w:r>
      <w:r>
        <w:rPr>
          <w:rFonts w:ascii="Times New Roman" w:hAnsi="Times New Roman" w:cs="宋体"/>
          <w:sz w:val="24"/>
          <w:lang w:eastAsia="zh-CN"/>
        </w:rPr>
        <w:t>本章小结</w:t>
      </w:r>
      <w:r>
        <w:rPr>
          <w:rFonts w:hint="eastAsia" w:cs="宋体"/>
          <w:sz w:val="24"/>
          <w:highlight w:val="yellow"/>
          <w:lang w:eastAsia="zh-CN"/>
        </w:rPr>
        <w:t>（</w:t>
      </w:r>
      <w:r>
        <w:rPr>
          <w:rFonts w:hint="eastAsia" w:cs="宋体"/>
          <w:sz w:val="24"/>
          <w:highlight w:val="yellow"/>
          <w:lang w:val="en-US" w:eastAsia="zh-CN"/>
        </w:rPr>
        <w:t>补充</w:t>
      </w:r>
      <w:r>
        <w:rPr>
          <w:rFonts w:hint="eastAsia" w:cs="宋体"/>
          <w:sz w:val="24"/>
          <w:highlight w:val="yellow"/>
          <w:lang w:eastAsia="zh-CN"/>
        </w:rPr>
        <w:t>）</w:t>
      </w:r>
    </w:p>
    <w:p w14:paraId="4D62344F">
      <w:pPr>
        <w:spacing w:after="0" w:line="360" w:lineRule="auto"/>
        <w:rPr>
          <w:lang w:eastAsia="zh-CN"/>
        </w:rPr>
      </w:pPr>
      <w:r>
        <w:rPr>
          <w:rFonts w:ascii="Times New Roman" w:hAnsi="Times New Roman" w:cs="宋体"/>
          <w:sz w:val="24"/>
          <w:szCs w:val="24"/>
          <w:lang w:eastAsia="zh-CN"/>
        </w:rPr>
        <w:t>本章围绕透明地质驱动的堤防渗流计算，建立二维稳态、二维瞬态和三维瞬态有限体积模型，完成模型验证、洞庭湖堤防多水位模拟及潜在管涌通道分析。主要结论如下：</w:t>
      </w:r>
    </w:p>
    <w:p w14:paraId="4B7DA1E0">
      <w:pPr>
        <w:spacing w:after="0" w:line="360" w:lineRule="auto"/>
        <w:rPr>
          <w:lang w:eastAsia="zh-CN"/>
        </w:rPr>
      </w:pPr>
      <w:r>
        <w:rPr>
          <w:rFonts w:ascii="Times New Roman" w:hAnsi="Times New Roman" w:cs="宋体"/>
          <w:sz w:val="24"/>
          <w:szCs w:val="24"/>
          <w:lang w:eastAsia="zh-CN"/>
        </w:rPr>
        <w:t>（</w:t>
      </w:r>
      <w:r>
        <w:rPr>
          <w:rFonts w:ascii="Times New Roman" w:hAnsi="Times New Roman" w:eastAsia="Times New Roman"/>
          <w:sz w:val="24"/>
          <w:szCs w:val="24"/>
          <w:lang w:eastAsia="zh-CN"/>
        </w:rPr>
        <w:t>1</w:t>
      </w:r>
      <w:r>
        <w:rPr>
          <w:rFonts w:ascii="Times New Roman" w:hAnsi="Times New Roman" w:cs="宋体"/>
          <w:sz w:val="24"/>
          <w:szCs w:val="24"/>
          <w:lang w:eastAsia="zh-CN"/>
        </w:rPr>
        <w:t>）构建了基于达西</w:t>
      </w:r>
      <w:r>
        <w:rPr>
          <w:rFonts w:ascii="Times New Roman" w:hAnsi="Times New Roman"/>
          <w:sz w:val="24"/>
          <w:szCs w:val="24"/>
          <w:lang w:eastAsia="zh-CN"/>
        </w:rPr>
        <w:t>-</w:t>
      </w:r>
      <w:r>
        <w:rPr>
          <w:rFonts w:ascii="Times New Roman" w:hAnsi="Times New Roman" w:eastAsia="Times New Roman"/>
          <w:sz w:val="24"/>
          <w:szCs w:val="24"/>
          <w:lang w:eastAsia="zh-CN"/>
        </w:rPr>
        <w:t>Richards</w:t>
      </w:r>
      <w:r>
        <w:rPr>
          <w:rFonts w:ascii="Times New Roman" w:hAnsi="Times New Roman" w:cs="宋体"/>
          <w:sz w:val="24"/>
          <w:szCs w:val="24"/>
          <w:lang w:eastAsia="zh-CN"/>
        </w:rPr>
        <w:t>理论，采用水量函数差分及修正</w:t>
      </w:r>
      <w:r>
        <w:rPr>
          <w:rFonts w:ascii="Times New Roman" w:hAnsi="Times New Roman" w:eastAsia="Times New Roman"/>
          <w:sz w:val="24"/>
          <w:szCs w:val="24"/>
          <w:lang w:eastAsia="zh-CN"/>
        </w:rPr>
        <w:t>Picard</w:t>
      </w:r>
      <w:r>
        <w:rPr>
          <w:rFonts w:ascii="Times New Roman" w:hAnsi="Times New Roman" w:cs="宋体"/>
          <w:sz w:val="24"/>
          <w:szCs w:val="24"/>
          <w:lang w:eastAsia="zh-CN"/>
        </w:rPr>
        <w:t>迭代求解瞬态储水过程的渗流模型。解析解、</w:t>
      </w:r>
      <w:r>
        <w:rPr>
          <w:rFonts w:ascii="Times New Roman" w:hAnsi="Times New Roman" w:eastAsia="Times New Roman"/>
          <w:sz w:val="24"/>
          <w:szCs w:val="24"/>
          <w:lang w:eastAsia="zh-CN"/>
        </w:rPr>
        <w:t>Q1</w:t>
      </w:r>
      <w:r>
        <w:rPr>
          <w:rFonts w:ascii="Times New Roman" w:hAnsi="Times New Roman" w:cs="宋体"/>
          <w:sz w:val="24"/>
          <w:szCs w:val="24"/>
          <w:lang w:eastAsia="zh-CN"/>
        </w:rPr>
        <w:t>有限元对照和砂坝流网验证了模型的求解精度与物理模型终态一致性。模型通过二维验证算例、三维解析与砂坝算例验证，且满足了网格无关性验证。</w:t>
      </w:r>
    </w:p>
    <w:p w14:paraId="2DB7ECC9">
      <w:pPr>
        <w:spacing w:after="0" w:line="360" w:lineRule="auto"/>
        <w:rPr>
          <w:lang w:eastAsia="zh-CN"/>
        </w:rPr>
      </w:pPr>
      <w:r>
        <w:rPr>
          <w:rFonts w:ascii="Times New Roman" w:hAnsi="Times New Roman" w:eastAsia="宋体" w:cs="Times New Roman"/>
          <w:sz w:val="24"/>
          <w:szCs w:val="24"/>
          <w:lang w:eastAsia="zh-CN"/>
        </w:rPr>
        <w:t>（2）洞庭湖垸堤防在26.23～33.89 m五种水位条件下，二维瞬态终态接近对应稳态。洞庭湖某垸在26.23 m时无向外排流，33.89 m时两断面单宽出流分别为0.0060274和0.00579195 m²/s，三维总出流为5.47273 m³/s。长春垸洪水位下两断面单宽出流分别为0.014472和0.0059676 m²/s，三维总出流为3.51148 m³/s。两案例均显示水位升高伴随出流增大及域内水头差扩大，典型断面与三维区域的响应具有空间差异。</w:t>
      </w:r>
    </w:p>
    <w:p w14:paraId="0403AFC4">
      <w:pPr>
        <w:spacing w:after="0" w:line="360" w:lineRule="auto"/>
        <w:rPr>
          <w:lang w:eastAsia="zh-CN"/>
        </w:rPr>
      </w:pPr>
      <w:r>
        <w:rPr>
          <w:rFonts w:ascii="Times New Roman" w:hAnsi="Times New Roman" w:eastAsia="宋体" w:cs="Times New Roman"/>
          <w:sz w:val="24"/>
          <w:szCs w:val="24"/>
          <w:lang w:eastAsia="zh-CN"/>
        </w:rPr>
        <w:t>（3）依据守恒面通量回溯代表性渗流路径，实现基于渗流场识别的潜在管涌通道分级显示。洞庭湖某垸在洪水位下8条三维路径中，Ⅰ、Ⅱ、Ⅲ级分别为1、3、4条，向上出逸面积为177493.3 m²，其中不低于参考临界梯度下界0.825的面积为23822.2 m²。将该方法应用于长春垸，可在统一水位与分级条件下比较不同堤段的通道分布及出口水力响应。</w:t>
      </w:r>
    </w:p>
    <w:p w14:paraId="38C0B40E">
      <w:pPr>
        <w:rPr>
          <w:lang w:eastAsia="zh-CN"/>
        </w:rPr>
        <w:sectPr>
          <w:headerReference r:id="rId17" w:type="default"/>
          <w:footerReference r:id="rId19" w:type="default"/>
          <w:headerReference r:id="rId18" w:type="even"/>
          <w:footerReference r:id="rId20" w:type="even"/>
          <w:pgSz w:w="11906" w:h="16838"/>
          <w:pgMar w:top="1418" w:right="1418" w:bottom="1418" w:left="1418" w:header="851" w:footer="851" w:gutter="0"/>
          <w:cols w:space="720" w:num="1"/>
          <w:docGrid w:linePitch="360" w:charSpace="0"/>
        </w:sectPr>
      </w:pPr>
    </w:p>
    <w:p w14:paraId="1D4C3556">
      <w:pPr>
        <w:pStyle w:val="3"/>
        <w:ind w:firstLine="0"/>
      </w:pPr>
      <w:r>
        <w:t>第</w:t>
      </w:r>
      <w:r>
        <w:rPr>
          <w:rFonts w:ascii="Times New Roman" w:hAnsi="Times New Roman"/>
        </w:rPr>
        <w:t>5</w:t>
      </w:r>
      <w:r>
        <w:t>章　融合渗流机理与空基巡检病害信息的堤防渗流安全透明评价</w:t>
      </w:r>
    </w:p>
    <w:p w14:paraId="2F1E503B">
      <w:pPr>
        <w:spacing w:after="0" w:line="360" w:lineRule="auto"/>
        <w:rPr>
          <w:rFonts w:ascii="Times New Roman" w:hAnsi="Times New Roman"/>
          <w:lang w:eastAsia="zh-CN"/>
        </w:rPr>
      </w:pPr>
      <w:del w:id="900005" w:author="Claude" w:date="2026-10-28T00:00:00Z">
        <w:r>
          <w:rPr>
            <w:rFonts w:hint="eastAsia"/>
            <w:highlight w:val="yellow"/>
            <w:lang w:val="en-US" w:eastAsia="zh-CN"/>
          </w:rPr>
          <w:delText>问题——干了什么写法。</w:delText>
        </w:r>
        <w:r>
          <w:rPr>
            <w:rFonts w:ascii="Times New Roman" w:hAnsi="Times New Roman"/>
            <w:lang w:eastAsia="zh-CN"/>
          </w:rPr>
          <w:delText>堤防渗流安全评价是连接渗流机理分析与工程管理决策的关键环节。第4章以透明地质模型为基础，完成了多水位工况下的二维、三维渗流计算，给出了水头场、法向出逸梯度和潜在管涌通道等定量结果；</w:delText>
        </w:r>
        <w:r>
          <w:rPr>
            <w:rFonts w:hint="eastAsia"/>
            <w:highlight w:val="yellow"/>
            <w:lang w:eastAsia="zh-CN"/>
          </w:rPr>
          <w:delText>（</w:delText>
        </w:r>
        <w:r>
          <w:rPr>
            <w:rFonts w:hint="eastAsia"/>
            <w:highlight w:val="yellow"/>
            <w:lang w:val="en-US" w:eastAsia="zh-CN"/>
          </w:rPr>
          <w:delText>从第一章找句子</w:delText>
        </w:r>
        <w:r>
          <w:rPr>
            <w:rFonts w:hint="eastAsia"/>
            <w:highlight w:val="yellow"/>
            <w:lang w:eastAsia="zh-CN"/>
          </w:rPr>
          <w:delText>）</w:delText>
        </w:r>
        <w:r>
          <w:rPr>
            <w:rFonts w:ascii="Times New Roman" w:hAnsi="Times New Roman"/>
            <w:highlight w:val="yellow"/>
            <w:lang w:eastAsia="zh-CN"/>
          </w:rPr>
          <w:delText>无人机红外巡检则能够在较短时间内获取堤防表面渗漏迹象的实景观测</w:delText>
        </w:r>
        <w:r>
          <w:rPr>
            <w:rFonts w:ascii="Times New Roman" w:hAnsi="Times New Roman"/>
            <w:lang w:eastAsia="zh-CN"/>
          </w:rPr>
          <w:delText>。然而，计算结果与巡检图像本身并不构成安全结论</w:delText>
        </w:r>
        <w:r>
          <w:rPr>
            <w:rFonts w:ascii="Times New Roman" w:hAnsi="Times New Roman"/>
            <w:highlight w:val="yellow"/>
            <w:lang w:eastAsia="zh-CN"/>
          </w:rPr>
          <w:delText>：</w:delText>
        </w:r>
        <w:r>
          <w:rPr>
            <w:rFonts w:ascii="Times New Roman" w:hAnsi="Times New Roman"/>
            <w:lang w:eastAsia="zh-CN"/>
          </w:rPr>
          <w:delText>前者的精度受地质概化与参数取值的制约，且无法反映堤防表面已经出现的病害，后者能够发现温度异常，却缺少与地质体、渗流场的空间关联和面向评价的定量表达</w:delText>
        </w:r>
        <w:r>
          <w:rPr>
            <w:rFonts w:ascii="Times New Roman" w:hAnsi="Times New Roman"/>
            <w:vertAlign w:val="superscript"/>
            <w:lang w:eastAsia="zh-CN"/>
          </w:rPr>
          <w:delText>[23,28]</w:delText>
        </w:r>
        <w:r>
          <w:rPr>
            <w:rFonts w:ascii="Times New Roman" w:hAnsi="Times New Roman"/>
            <w:lang w:eastAsia="zh-CN"/>
          </w:rPr>
          <w:delText>。</w:delText>
        </w:r>
        <w:r>
          <w:rPr>
            <w:rFonts w:ascii="Times New Roman" w:hAnsi="Times New Roman"/>
            <w:highlight w:val="yellow"/>
            <w:lang w:eastAsia="zh-CN"/>
          </w:rPr>
          <w:delText>管涌与内部侵蚀是土石堤坝失事的主要原因之一</w:delText>
        </w:r>
        <w:r>
          <w:rPr>
            <w:rFonts w:ascii="Times New Roman" w:hAnsi="Times New Roman"/>
            <w:highlight w:val="yellow"/>
            <w:vertAlign w:val="superscript"/>
            <w:lang w:eastAsia="zh-CN"/>
          </w:rPr>
          <w:delText>[206-207]</w:delText>
        </w:r>
        <w:r>
          <w:rPr>
            <w:rFonts w:ascii="Times New Roman" w:hAnsi="Times New Roman"/>
            <w:lang w:eastAsia="zh-CN"/>
          </w:rPr>
          <w:delText>，堤防渗流安全评价在这一环节存在的不足因而尤为突出，主要表现在三个方面：一是机理计算与现场观测相互割裂，巡检获取的病害信息尚未作为可量化、可追溯的证据进入评价模型；二是评价以静态加权汇总为主，综合得分容易掩盖个别达到临界状态的指标，难以识别主控失效模式及其风险来源</w:delText>
        </w:r>
        <w:r>
          <w:rPr>
            <w:rFonts w:ascii="Times New Roman" w:hAnsi="Times New Roman"/>
            <w:vertAlign w:val="superscript"/>
            <w:lang w:eastAsia="zh-CN"/>
          </w:rPr>
          <w:delText>[139,158]</w:delText>
        </w:r>
        <w:r>
          <w:rPr>
            <w:rFonts w:ascii="Times New Roman" w:hAnsi="Times New Roman"/>
            <w:lang w:eastAsia="zh-CN"/>
          </w:rPr>
          <w:delText>；三是缺乏随水位变化、巡检发现与复核结果滚动更新的机制，评价表也难以区分已检查未发现异常与未检查、算法判为可疑与现场确认管涌等不同的证据状态</w:delText>
        </w:r>
        <w:r>
          <w:rPr>
            <w:rFonts w:ascii="Times New Roman" w:hAnsi="Times New Roman"/>
            <w:vertAlign w:val="superscript"/>
            <w:lang w:eastAsia="zh-CN"/>
          </w:rPr>
          <w:delText>[140]</w:delText>
        </w:r>
        <w:r>
          <w:rPr>
            <w:rFonts w:ascii="Times New Roman" w:hAnsi="Times New Roman"/>
            <w:lang w:eastAsia="zh-CN"/>
          </w:rPr>
          <w:delText>。</w:delText>
        </w:r>
      </w:del>
      <w:ins w:id="900006" w:author="Claude" w:date="2026-10-28T00:00:00Z">
        <w:r>
          <w:rPr>
            <w:rFonts w:ascii="Times New Roman" w:hAnsi="Times New Roman"/>
            <w:lang w:eastAsia="zh-CN"/>
          </w:rPr>
          <w:t>堤防渗流安全评价是连接渗流机理分析与工程管理决策的关键环节。第4章在透明地质模型的基础上完成了多水位工况下的二维、三维渗流计算，得到了水头场、法向出逸梯度和潜在管涌通道等定量结果，为评价提供了反映堤防内部渗流状态的机理依据。管涌与内部侵蚀是土石堤坝失事的主要原因之一</w:t>
        </w:r>
        <w:r>
          <w:rPr>
            <w:rFonts w:ascii="Times New Roman" w:hAnsi="Times New Roman"/>
            <w:vertAlign w:val="superscript"/>
            <w:lang w:eastAsia="zh-CN"/>
          </w:rPr>
          <w:t>[206-207]</w:t>
        </w:r>
        <w:r>
          <w:rPr>
            <w:rFonts w:ascii="Times New Roman" w:hAnsi="Times New Roman"/>
            <w:lang w:eastAsia="zh-CN"/>
          </w:rPr>
          <w:t>，其发展初期往往首先表现为背水坡、坡脚等部位的渗水、湿斑和冒水，及时发现这些表面迹象同样是安全评价不可缺少的依据。随着无人机平台与红外载荷的成熟，无人机红外巡检已能够在较短时间内覆盖较长堤段并发现渗漏异常，但目前仍主要作为独立的隐患发现手段使用，尚未成为渗流安全评价中可以量化、可追溯的证据输入环节</w:t>
        </w:r>
        <w:r>
          <w:rPr>
            <w:rFonts w:ascii="Times New Roman" w:hAnsi="Times New Roman"/>
            <w:vertAlign w:val="superscript"/>
            <w:lang w:eastAsia="zh-CN"/>
          </w:rPr>
          <w:t>[23,28]</w:t>
        </w:r>
        <w:r>
          <w:rPr>
            <w:rFonts w:ascii="Times New Roman" w:hAnsi="Times New Roman"/>
            <w:lang w:eastAsia="zh-CN"/>
          </w:rPr>
          <w:t>。要使渗流计算结果与巡检结果共同支撑安全结论，现有评价方法还存在三个方面的不足。一是机理计算与现场观测相互割裂，巡检发现的渗漏迹象缺少与地质体、渗流场的空间关联，也缺少面向评价的定量表达，难以与计算结果相互印证。二是评价以静态加权汇总为主，综合得分容易掩盖个别达到临界状态的指标，难以识别主控失效模式及其风险来源</w:t>
        </w:r>
        <w:r>
          <w:rPr>
            <w:rFonts w:ascii="Times New Roman" w:hAnsi="Times New Roman"/>
            <w:vertAlign w:val="superscript"/>
            <w:lang w:eastAsia="zh-CN"/>
          </w:rPr>
          <w:t>[139,158]</w:t>
        </w:r>
        <w:r>
          <w:rPr>
            <w:rFonts w:ascii="Times New Roman" w:hAnsi="Times New Roman"/>
            <w:lang w:eastAsia="zh-CN"/>
          </w:rPr>
          <w:t>。三是缺乏随水位变化、巡检发现和复核结果滚动更新的机制</w:t>
        </w:r>
        <w:r>
          <w:rPr>
            <w:rFonts w:ascii="Times New Roman" w:hAnsi="Times New Roman"/>
            <w:vertAlign w:val="superscript"/>
            <w:lang w:eastAsia="zh-CN"/>
          </w:rPr>
          <w:t>[140]</w:t>
        </w:r>
        <w:r>
          <w:rPr>
            <w:rFonts w:ascii="Times New Roman" w:hAnsi="Times New Roman"/>
            <w:lang w:eastAsia="zh-CN"/>
          </w:rPr>
          <w:t>，现有评价通常只记录指标取值，不记录取值背后的证据状况。例如，某段堤防已经巡查且未发现异常，与该段尚未巡查，在评价表中往往同样表现为“无异常”；算法检出的可疑目标与现场确认的管涌也常被同等对待。前一种情况会使评价偏于乐观，后一种情况则可能因误报造成不必要的降级。</w:t>
        </w:r>
      </w:ins>
    </w:p>
    <w:p w14:paraId="5092BCD8">
      <w:pPr>
        <w:spacing w:after="0" w:line="360" w:lineRule="auto"/>
        <w:rPr>
          <w:lang w:eastAsia="zh-CN"/>
        </w:rPr>
      </w:pPr>
      <w:del w:id="900007" w:author="Claude" w:date="2026-10-28T00:00:00Z">
        <w:r>
          <w:rPr>
            <w:rFonts w:ascii="Times New Roman" w:hAnsi="Times New Roman"/>
            <w:lang w:eastAsia="zh-CN"/>
          </w:rPr>
          <w:delText>针对第1章提出的第二个关键科学问题，即如何融合三维渗流场定量计算结果与无人机巡检实景病害信息、建立堤防渗流安全动态透明评价方法，本章以第2章阐述的红外热成像探测机理、目标检测理论、临界水力比降判据和失效模式关联评价理论为基础，将渗流计算指标与巡检病害信息统一表达为带有来源、时间、空间范围和证据状态的评价证据，依次构建评价框架与指标体系，提出指标量化、赋权以及无人机巡检识别、空间配准与证据接入方法，建立物理规则链与随机森林相结合、以序数物理下限约束学习模型的评价模型，采用多目标策略评价选定模型的运行参数，并通过受控情景、工程历史断面、渗流计算结果接入与现场巡检结果接入等六个案例对评价方法进行检验。</w:delText>
        </w:r>
      </w:del>
      <w:ins w:id="900008" w:author="Claude" w:date="2026-10-28T00:00:00Z">
        <w:r>
          <w:rPr>
            <w:rFonts w:ascii="Times New Roman" w:hAnsi="Times New Roman"/>
            <w:lang w:eastAsia="zh-CN"/>
          </w:rPr>
          <w:t>针对上述不足，围绕第1章提出的第二个关键科学问题，即如何融合三维渗流场定量计算结果与无人机巡检实景病害信息、建立堤防渗流安全动态透明评价方法，本章以第2章阐述的红外热成像探测机理、目标检测理论、临界水力比降判据和失效模式关联评价理论为基础开展研究。首先，将渗流计算指标与巡检病害信息统一表达为带有来源、时间、空间范围和证据状态的评价证据，构建评价框架与指标体系，使两类信息能够在同一尺度上比较和追溯。其次，提出指标量化与赋权方法以及无人机巡检识别、空间配准与证据接入方法，并以失效模式关联和门控规则突出最危险环节。然后，建立物理规则链与随机森林相结合、以序数物理下限约束学习模型的评价模型，采用多目标策略评价选定模型的运行参数，并通过分步实施流程使评价能够随水位工况、巡检发现和复核结论更新。最后，通过受控情景、工程历史断面、渗流计算结果接入与现场巡检结果接入等六个案例对评价方法进行检验。</w:t>
        </w:r>
      </w:ins>
    </w:p>
    <w:p w14:paraId="17B0DE4E">
      <w:pPr>
        <w:pStyle w:val="4"/>
      </w:pPr>
      <w:r>
        <w:rPr>
          <w:rFonts w:ascii="Times New Roman" w:hAnsi="Times New Roman"/>
        </w:rPr>
        <w:t xml:space="preserve">5.1 </w:t>
      </w:r>
      <w:r>
        <w:t>评价框架</w:t>
      </w:r>
    </w:p>
    <w:p w14:paraId="55AB649C">
      <w:pPr>
        <w:spacing w:after="0" w:line="360" w:lineRule="auto"/>
        <w:rPr>
          <w:lang w:eastAsia="zh-CN"/>
        </w:rPr>
      </w:pPr>
      <w:r>
        <w:rPr>
          <w:rFonts w:ascii="Times New Roman" w:hAnsi="Times New Roman"/>
          <w:lang w:eastAsia="zh-CN"/>
        </w:rPr>
        <w:t>堤防渗流安全评价涉及地质、计算、巡检和管理等多类资料，资料的来源、精度和时效各不相同，若不先明确评价对象、评价目标和信息的组织方式，不同来源的资料就难以在同一尺度上比较，评价结论也难以复核。本节首先界定评价对象与评价目标，然后给出评价的总体框架和实施流程，为后续评价方法和评价模型的建立提供统一的结构。</w:t>
      </w:r>
    </w:p>
    <w:p w14:paraId="52000FAB">
      <w:pPr>
        <w:pStyle w:val="5"/>
      </w:pPr>
      <w:r>
        <w:rPr>
          <w:rFonts w:ascii="Times New Roman" w:hAnsi="Times New Roman"/>
        </w:rPr>
        <w:t xml:space="preserve">5.1.1 </w:t>
      </w:r>
      <w:r>
        <w:t>评价对象与评价目标</w:t>
      </w:r>
    </w:p>
    <w:p w14:paraId="589FBA76">
      <w:pPr>
        <w:spacing w:after="0" w:line="360" w:lineRule="auto"/>
        <w:rPr>
          <w:lang w:eastAsia="zh-CN"/>
        </w:rPr>
      </w:pPr>
      <w:r>
        <w:rPr>
          <w:rFonts w:ascii="Times New Roman" w:hAnsi="Times New Roman"/>
          <w:lang w:eastAsia="zh-CN"/>
        </w:rPr>
        <w:t>传统的堤防安全评价通常以整条堤防或较长堤段为对象，在汛前一次性复核后给出总体结论，结论对应的水位条件和资料时点往往不够明确。堤防渗流安全状态却随水位涨落、隐患发展和处置情况而变化，同一断面在设计洪水位与常水位下的出逸梯度可能相差数倍，汛期新发现的渗漏点也会改变对该断面的判断。因此，评价对象需要同时限定空间、水力条件和时间三个维度。</w:t>
      </w:r>
    </w:p>
    <w:p w14:paraId="4E9189CE">
      <w:pPr>
        <w:spacing w:after="0" w:line="360" w:lineRule="auto"/>
        <w:rPr>
          <w:lang w:eastAsia="zh-CN"/>
        </w:rPr>
      </w:pPr>
      <w:del w:id="900009" w:author="Claude" w:date="2026-10-28T00:00:00Z">
        <w:r>
          <w:rPr>
            <w:rFonts w:ascii="Times New Roman" w:hAnsi="Times New Roman"/>
            <w:lang w:eastAsia="zh-CN"/>
          </w:rPr>
          <w:delText>本章的评价对象为指定水位工况和</w:delText>
        </w:r>
        <w:r>
          <w:rPr>
            <w:rFonts w:ascii="Times New Roman" w:hAnsi="Times New Roman"/>
            <w:highlight w:val="yellow"/>
            <w:lang w:eastAsia="zh-CN"/>
          </w:rPr>
          <w:delText>评价时刻下</w:delText>
        </w:r>
        <w:r>
          <w:rPr>
            <w:rFonts w:ascii="Times New Roman" w:hAnsi="Times New Roman"/>
            <w:lang w:eastAsia="zh-CN"/>
          </w:rPr>
          <w:delText>堤段的渗流安全状态。堤段以代表断面表示，并对应堤轴线上确定的桩号区间；水位工况与渗流计算采用的水位一致；评价时刻决定可以采用的巡检、监测和复核资料，</w:delText>
        </w:r>
        <w:r>
          <w:rPr>
            <w:rFonts w:ascii="Times New Roman" w:hAnsi="Times New Roman"/>
            <w:highlight w:val="yellow"/>
            <w:lang w:eastAsia="zh-CN"/>
          </w:rPr>
          <w:delText>评价时刻</w:delText>
        </w:r>
        <w:r>
          <w:rPr>
            <w:rFonts w:ascii="Times New Roman" w:hAnsi="Times New Roman"/>
            <w:lang w:eastAsia="zh-CN"/>
          </w:rPr>
          <w:delText>之后入库的资料只进入之后的评价。按此定义，同一断面在不同水位或不同时刻可以得到不同的结论，评价结果具有明确的适用条件。</w:delText>
        </w:r>
      </w:del>
      <w:ins w:id="900010" w:author="Claude" w:date="2026-10-28T00:00:00Z">
        <w:r>
          <w:rPr>
            <w:rFonts w:ascii="Times New Roman" w:hAnsi="Times New Roman"/>
            <w:lang w:eastAsia="zh-CN"/>
          </w:rPr>
          <w:t>本章的评价对象为指定水位工况下、依据截至某一时间已入库资料得出的堤段渗流安全状态，这一时间称为资料截止时间。堤段以代表断面表示，并对应堤轴线上确定的桩号区间；水位工况与渗流计算采用的水位一致；资料截止时间规定本次评价可以采用的巡检、监测和复核资料，此后入库的新资料不改写已发布的结论，而是触发新一轮评价，使评价结果随资料更新而滚动刷新。按此定义，同一断面在不同水位工况或不同资料截止时间下可以得到不同的结论，每一个评价结果都有明确的适用条件，并可依据同一批资料重复计算。</w:t>
        </w:r>
      </w:ins>
    </w:p>
    <w:p w14:paraId="45FC591F">
      <w:pPr>
        <w:spacing w:after="0" w:line="360" w:lineRule="auto"/>
        <w:rPr>
          <w:lang w:eastAsia="zh-CN"/>
        </w:rPr>
      </w:pPr>
      <w:r>
        <w:rPr>
          <w:rFonts w:ascii="Times New Roman" w:hAnsi="Times New Roman"/>
          <w:lang w:eastAsia="zh-CN"/>
        </w:rPr>
        <w:t>围绕上述对象，评价目标包括三个层次：一是判定堤段的安全等级，为管理单位确定巡查、观测和处置的力度提供依据；二是识别主控失效模式，说明风险主要来自漫顶、渗流破坏、边坡失稳、冲刷还是穿堤建筑物失效，为加固和抢险措施的选择提供方向；三是列出需要复核或补充的资料，使证据不足的结论能够被识别并在资料补齐后更新。与只给出等级的评价相比，后两项目标使评价结论能够解释、能够复核，也能够随资料更新。相应地，评价结论由表5-1所列五项要素组成，每项结论均可回溯至其输入证据、计算版本和判定规则。</w:t>
      </w:r>
    </w:p>
    <w:p w14:paraId="16AB6D01">
      <w:pPr>
        <w:keepNext/>
        <w:spacing w:after="120" w:line="240" w:lineRule="auto"/>
        <w:ind w:firstLine="0"/>
        <w:jc w:val="center"/>
        <w:rPr>
          <w:lang w:eastAsia="zh-CN"/>
        </w:rPr>
      </w:pPr>
      <w:r>
        <w:rPr>
          <w:rFonts w:ascii="Times New Roman" w:hAnsi="Times New Roman"/>
          <w:sz w:val="21"/>
          <w:szCs w:val="21"/>
          <w:lang w:eastAsia="zh-CN"/>
        </w:rPr>
        <w:t>表5-1　评价要素与结论形式</w:t>
      </w:r>
    </w:p>
    <w:p w14:paraId="43679F5F">
      <w:pPr>
        <w:keepNext/>
        <w:spacing w:after="120" w:line="240" w:lineRule="auto"/>
        <w:ind w:firstLine="0"/>
        <w:jc w:val="center"/>
        <w:rPr>
          <w:lang w:eastAsia="zh-CN"/>
        </w:rPr>
      </w:pPr>
      <w:r>
        <w:rPr>
          <w:rFonts w:ascii="Times New Roman" w:hAnsi="Times New Roman" w:cs="Times New Roman"/>
          <w:sz w:val="21"/>
          <w:szCs w:val="21"/>
          <w:lang w:eastAsia="zh-CN"/>
        </w:rPr>
        <w:t>Table 5-1 Evaluation elements and forms of conclusions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0"/>
        <w:gridCol w:w="7206"/>
      </w:tblGrid>
      <w:tr w14:paraId="0D6CD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00" w:type="dxa"/>
            <w:tcBorders>
              <w:bottom w:val="single" w:color="000000" w:sz="6" w:space="0"/>
            </w:tcBorders>
            <w:vAlign w:val="center"/>
          </w:tcPr>
          <w:p w14:paraId="3947716D">
            <w:pPr>
              <w:keepNext/>
              <w:spacing w:before="20" w:after="20" w:line="240" w:lineRule="auto"/>
              <w:ind w:left="0" w:right="0" w:firstLine="0"/>
              <w:jc w:val="center"/>
            </w:pPr>
            <w:r>
              <w:rPr>
                <w:rFonts w:ascii="Times New Roman" w:hAnsi="Times New Roman" w:eastAsia="黑体"/>
                <w:b/>
                <w:sz w:val="21"/>
              </w:rPr>
              <w:t>要素</w:t>
            </w:r>
          </w:p>
        </w:tc>
        <w:tc>
          <w:tcPr>
            <w:tcW w:w="7206" w:type="dxa"/>
            <w:tcBorders>
              <w:bottom w:val="single" w:color="000000" w:sz="6" w:space="0"/>
            </w:tcBorders>
            <w:vAlign w:val="center"/>
          </w:tcPr>
          <w:p w14:paraId="4C95CB45">
            <w:pPr>
              <w:keepNext/>
              <w:spacing w:before="20" w:after="20" w:line="240" w:lineRule="auto"/>
              <w:ind w:left="0" w:right="0" w:firstLine="0"/>
              <w:jc w:val="center"/>
            </w:pPr>
            <w:r>
              <w:rPr>
                <w:rFonts w:ascii="Times New Roman" w:hAnsi="Times New Roman" w:eastAsia="黑体"/>
                <w:b/>
                <w:sz w:val="21"/>
              </w:rPr>
              <w:t>内容</w:t>
            </w:r>
          </w:p>
        </w:tc>
      </w:tr>
      <w:tr w14:paraId="64E59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2317CE95">
            <w:pPr>
              <w:spacing w:before="20" w:after="20" w:line="240" w:lineRule="auto"/>
              <w:ind w:left="0" w:right="0" w:firstLine="0"/>
              <w:jc w:val="center"/>
            </w:pPr>
            <w:r>
              <w:rPr>
                <w:rFonts w:ascii="Times New Roman" w:hAnsi="Times New Roman"/>
                <w:sz w:val="21"/>
              </w:rPr>
              <w:t>评价对象与条件</w:t>
            </w:r>
          </w:p>
        </w:tc>
        <w:tc>
          <w:tcPr>
            <w:tcW w:w="7206" w:type="dxa"/>
            <w:vAlign w:val="center"/>
          </w:tcPr>
          <w:p w14:paraId="48FAB644">
            <w:pPr>
              <w:spacing w:before="20" w:after="20" w:line="240" w:lineRule="auto"/>
              <w:ind w:left="0" w:right="0" w:firstLine="0"/>
              <w:rPr>
                <w:lang w:eastAsia="zh-CN"/>
              </w:rPr>
            </w:pPr>
            <w:r>
              <w:rPr>
                <w:rFonts w:ascii="Times New Roman" w:hAnsi="Times New Roman"/>
                <w:sz w:val="21"/>
                <w:lang w:eastAsia="zh-CN"/>
              </w:rPr>
              <w:t xml:space="preserve">堤段（代表断面）、水位工况、</w:t>
            </w:r>
            <w:del w:id="900023" w:author="Claude" w:date="2026-10-28T00:00:00Z">
              <w:r>
                <w:rPr>
                  <w:rFonts w:ascii="Times New Roman" w:hAnsi="Times New Roman"/>
                  <w:sz w:val="21"/>
                  <w:lang w:eastAsia="zh-CN"/>
                </w:rPr>
                <w:delText xml:space="preserve">评价时刻</w:delText>
              </w:r>
            </w:del>
            <w:ins w:id="900024" w:author="Claude" w:date="2026-10-28T00:00:00Z">
              <w:r>
                <w:rPr>
                  <w:rFonts w:ascii="Times New Roman" w:hAnsi="Times New Roman"/>
                  <w:sz w:val="21"/>
                  <w:lang w:eastAsia="zh-CN"/>
                </w:rPr>
                <w:t>资料截止时间</w:t>
              </w:r>
            </w:ins>
          </w:p>
        </w:tc>
      </w:tr>
      <w:tr w14:paraId="46EAE6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48F34CC0">
            <w:pPr>
              <w:spacing w:before="20" w:after="20" w:line="240" w:lineRule="auto"/>
              <w:ind w:left="0" w:right="0" w:firstLine="0"/>
              <w:jc w:val="center"/>
            </w:pPr>
            <w:r>
              <w:rPr>
                <w:rFonts w:ascii="Times New Roman" w:hAnsi="Times New Roman"/>
                <w:sz w:val="21"/>
              </w:rPr>
              <w:t>输入证据</w:t>
            </w:r>
          </w:p>
        </w:tc>
        <w:tc>
          <w:tcPr>
            <w:tcW w:w="7206" w:type="dxa"/>
            <w:vAlign w:val="center"/>
          </w:tcPr>
          <w:p w14:paraId="46DABF8A">
            <w:pPr>
              <w:spacing w:before="20" w:after="20" w:line="240" w:lineRule="auto"/>
              <w:ind w:left="0" w:right="0" w:firstLine="0"/>
              <w:rPr>
                <w:lang w:eastAsia="zh-CN"/>
              </w:rPr>
            </w:pPr>
            <w:r>
              <w:rPr>
                <w:rFonts w:ascii="Times New Roman" w:hAnsi="Times New Roman"/>
                <w:sz w:val="21"/>
                <w:lang w:eastAsia="zh-CN"/>
              </w:rPr>
              <w:t>各类资料及其证据状态</w:t>
            </w:r>
          </w:p>
        </w:tc>
      </w:tr>
      <w:tr w14:paraId="26C815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52D716BB">
            <w:pPr>
              <w:spacing w:before="20" w:after="20" w:line="240" w:lineRule="auto"/>
              <w:ind w:left="0" w:right="0" w:firstLine="0"/>
              <w:jc w:val="center"/>
            </w:pPr>
            <w:r>
              <w:rPr>
                <w:rFonts w:ascii="Times New Roman" w:hAnsi="Times New Roman"/>
                <w:sz w:val="21"/>
              </w:rPr>
              <w:t>评价结论</w:t>
            </w:r>
          </w:p>
        </w:tc>
        <w:tc>
          <w:tcPr>
            <w:tcW w:w="7206" w:type="dxa"/>
            <w:vAlign w:val="center"/>
          </w:tcPr>
          <w:p w14:paraId="65A0D83E">
            <w:pPr>
              <w:spacing w:before="20" w:after="20" w:line="240" w:lineRule="auto"/>
              <w:ind w:left="0" w:right="0" w:firstLine="0"/>
              <w:rPr>
                <w:lang w:eastAsia="zh-CN"/>
              </w:rPr>
            </w:pPr>
            <w:del w:id="900025" w:author="Claude" w:date="2026-10-28T00:00:00Z">
              <w:r>
                <w:rPr>
                  <w:rFonts w:ascii="Times New Roman" w:hAnsi="Times New Roman"/>
                  <w:sz w:val="21"/>
                  <w:lang w:eastAsia="zh-CN"/>
                </w:rPr>
                <w:delText>安全等级与主控失效模式</w:delText>
              </w:r>
            </w:del>
            <w:ins w:id="900026" w:author="Claude" w:date="2026-10-28T00:00:00Z">
              <w:r>
                <w:rPr>
                  <w:rFonts w:ascii="Times New Roman" w:hAnsi="Times New Roman"/>
                  <w:sz w:val="21"/>
                  <w:lang w:eastAsia="zh-CN"/>
                </w:rPr>
                <w:t>安全等级，即A级（安全）、B级（基本安全）或C级（不安全），证据不足时给出等级范围；主控失效模式</w:t>
              </w:r>
            </w:ins>
          </w:p>
        </w:tc>
      </w:tr>
      <w:tr w14:paraId="763DBA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2664B118">
            <w:pPr>
              <w:spacing w:before="20" w:after="20" w:line="240" w:lineRule="auto"/>
              <w:ind w:left="0" w:right="0" w:firstLine="0"/>
              <w:jc w:val="center"/>
            </w:pPr>
            <w:r>
              <w:rPr>
                <w:rFonts w:ascii="Times New Roman" w:hAnsi="Times New Roman"/>
                <w:sz w:val="21"/>
              </w:rPr>
              <w:t>结论依据</w:t>
            </w:r>
          </w:p>
        </w:tc>
        <w:tc>
          <w:tcPr>
            <w:tcW w:w="7206" w:type="dxa"/>
            <w:vAlign w:val="center"/>
          </w:tcPr>
          <w:p w14:paraId="35E7F832">
            <w:pPr>
              <w:spacing w:before="20" w:after="20" w:line="240" w:lineRule="auto"/>
              <w:ind w:left="0" w:right="0" w:firstLine="0"/>
              <w:rPr>
                <w:lang w:eastAsia="zh-CN"/>
              </w:rPr>
            </w:pPr>
            <w:r>
              <w:rPr>
                <w:rFonts w:ascii="Times New Roman" w:hAnsi="Times New Roman"/>
                <w:sz w:val="21"/>
                <w:lang w:eastAsia="zh-CN"/>
              </w:rPr>
              <w:t>触发的门控、关键指标及其来源</w:t>
            </w:r>
          </w:p>
        </w:tc>
      </w:tr>
      <w:tr w14:paraId="71C342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1F8D396B">
            <w:pPr>
              <w:spacing w:before="20" w:after="20" w:line="240" w:lineRule="auto"/>
              <w:ind w:left="0" w:right="0" w:firstLine="0"/>
              <w:jc w:val="center"/>
            </w:pPr>
            <w:r>
              <w:rPr>
                <w:rFonts w:ascii="Times New Roman" w:hAnsi="Times New Roman"/>
                <w:sz w:val="21"/>
              </w:rPr>
              <w:t>待办事项</w:t>
            </w:r>
          </w:p>
        </w:tc>
        <w:tc>
          <w:tcPr>
            <w:tcW w:w="7206" w:type="dxa"/>
            <w:vAlign w:val="center"/>
          </w:tcPr>
          <w:p w14:paraId="2AF9EE33">
            <w:pPr>
              <w:spacing w:before="20" w:after="20" w:line="240" w:lineRule="auto"/>
              <w:ind w:left="0" w:right="0" w:firstLine="0"/>
              <w:rPr>
                <w:lang w:eastAsia="zh-CN"/>
              </w:rPr>
            </w:pPr>
            <w:r>
              <w:rPr>
                <w:rFonts w:ascii="Times New Roman" w:hAnsi="Times New Roman"/>
                <w:sz w:val="21"/>
                <w:lang w:eastAsia="zh-CN"/>
              </w:rPr>
              <w:t>待复核候选、缺失资料、需核定的判据</w:t>
            </w:r>
          </w:p>
        </w:tc>
      </w:tr>
    </w:tbl>
    <w:p w14:paraId="1B4B1202">
      <w:pPr>
        <w:spacing w:after="0" w:line="360" w:lineRule="auto"/>
        <w:rPr>
          <w:lang w:eastAsia="zh-CN"/>
        </w:rPr>
      </w:pPr>
      <w:del w:id="900027" w:author="Claude" w:date="2026-10-28T00:00:00Z">
        <w:r>
          <w:rPr>
            <w:rFonts w:ascii="Times New Roman" w:hAnsi="Times New Roman"/>
            <w:lang w:eastAsia="zh-CN"/>
          </w:rPr>
          <w:delText>表5-1中的示例取自K45+500断面的评价结果。该断面29项指标中只有14项有值，但渗流指标已达到临界，因此仍可以给出C级结论，同时将管涌判据的取值部位列为待办事项。可见，评价结论的完整性与资料的完整性并不等同，评价需要同时说明结论是什么以及结论在多大程度上依赖尚未取得的资料。</w:delText>
        </w:r>
      </w:del>
      <w:ins w:id="900028" w:author="Claude" w:date="2026-10-28T00:00:00Z">
        <w:r>
          <w:rPr>
            <w:rFonts w:ascii="Times New Roman" w:hAnsi="Times New Roman"/>
            <w:lang w:eastAsia="zh-CN"/>
          </w:rPr>
          <w:t>表5-1的五项要素中，评价结论是最直接的输出，其中安全等级给出堤段的安全状态，主控失效模式说明风险的主要来源；其余四项分别说明结论在什么条件下成立、依据哪些资料、因何得出以及还需要补充什么。资料不完整时，只要已取得的关键指标足以触发门控，评价仍可以给出确定等级；反之，即使大部分指标已有取值，关键证据缺失时也只能给出等级范围或“证据不足”。由此可见，评价结论的完整性与资料的完整性并不等同，评价需要同时说明结论是什么以及结论在多大程度上依赖尚未取得的资料。</w:t>
        </w:r>
      </w:ins>
    </w:p>
    <w:p w14:paraId="0792587A">
      <w:pPr>
        <w:pStyle w:val="5"/>
      </w:pPr>
      <w:r>
        <w:rPr>
          <w:rFonts w:ascii="Times New Roman" w:hAnsi="Times New Roman"/>
        </w:rPr>
        <w:t xml:space="preserve">5.1.2 </w:t>
      </w:r>
      <w:r>
        <w:t>评价总体框架</w:t>
      </w:r>
    </w:p>
    <w:p w14:paraId="091210A0">
      <w:pPr>
        <w:spacing w:after="0" w:line="360" w:lineRule="auto"/>
        <w:rPr>
          <w:lang w:eastAsia="zh-CN"/>
        </w:rPr>
      </w:pPr>
      <w:r>
        <w:rPr>
          <w:rFonts w:ascii="Times New Roman" w:hAnsi="Times New Roman"/>
          <w:lang w:eastAsia="zh-CN"/>
        </w:rPr>
        <w:t>在明确评价对象与目标之后，需要进一步确定各类信息在评价中的组织方式。第4章的渗流计算以断面和计算网格为单元，无人机巡检以图像和机位为单元，工程台账以设施和事件为单元，三者的空间单元、时间尺度和不确定性均不相同。若直接将其作为指标数值汇总，容易出现位置错配、过期资料被采用以及算法候选被当作确认险情等问题。为此，评价框架在资料与指标之间增设证据层，先核实资料能否被采纳，再将其转换为指标。</w:t>
      </w:r>
    </w:p>
    <w:p w14:paraId="13CC96FB">
      <w:pPr>
        <w:spacing w:after="0" w:line="360" w:lineRule="auto"/>
        <w:rPr>
          <w:lang w:eastAsia="zh-CN"/>
        </w:rPr>
      </w:pPr>
      <w:r>
        <w:rPr>
          <w:rFonts w:ascii="Times New Roman" w:hAnsi="Times New Roman"/>
          <w:lang w:eastAsia="zh-CN"/>
        </w:rPr>
        <w:t>评价总体框架如图5-1所示，按数据流向分为数据来源、证据、指标、模型、标准和输出六层。数据来源层汇集透明地质模型的地层与土性参数、渗流计算的水头场与出逸梯度、无人机巡检的候选与复核结论，以及工程台账（含边坡稳定复核）和运行管理资料。证据层记录每条资料的来源、时间、空间范围与版本，并判别其证据状态，只有可采纳的资料进入指标层。指标层将资料转换为29项指标，并通过关联矩阵对应到漫顶、渗流破坏、边坡失稳、冲刷和穿堤建筑物失效五类失效模式。模型层由物理规则链、随机森林决策模型、序数物理下限和复核门组成，模型的运行参数由离线的多目标策略评价选定。标准层规定等级划分、门控阈值、巡检证据判定和预警分级。输出层给出安全等级、主控失效模式、触发原因、证据清单与待办事项，并推送至数字孪生平台。</w:t>
      </w:r>
    </w:p>
    <w:p w14:paraId="6CE63445">
      <w:pPr>
        <w:keepNext/>
        <w:spacing w:before="120" w:after="0" w:line="240" w:lineRule="auto"/>
        <w:jc w:val="center"/>
      </w:pPr>
      <w:r>
        <w:rPr>
          <w:lang w:eastAsia="zh-CN"/>
        </w:rPr>
        <w:drawing>
          <wp:inline distT="0" distB="0" distL="0" distR="0">
            <wp:extent cx="4846320" cy="2865120"/>
            <wp:effectExtent l="0" t="0" r="0" b="0"/>
            <wp:docPr id="91" name="图片 657003368" descr="图5-1  堤防渗流安全评价总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57003368" descr="图5-1  堤防渗流安全评价总体框架"/>
                    <pic:cNvPicPr>
                      <a:picLocks noChangeAspect="1"/>
                    </pic:cNvPicPr>
                  </pic:nvPicPr>
                  <pic:blipFill>
                    <a:blip r:embed="rId164"/>
                    <a:stretch>
                      <a:fillRect/>
                    </a:stretch>
                  </pic:blipFill>
                  <pic:spPr>
                    <a:xfrm>
                      <a:off x="0" y="0"/>
                      <a:ext cx="4846320" cy="2865120"/>
                    </a:xfrm>
                    <a:prstGeom prst="rect">
                      <a:avLst/>
                    </a:prstGeom>
                  </pic:spPr>
                </pic:pic>
              </a:graphicData>
            </a:graphic>
          </wp:inline>
        </w:drawing>
      </w:r>
    </w:p>
    <w:p w14:paraId="2D99B761">
      <w:pPr>
        <w:spacing w:after="120" w:line="240" w:lineRule="auto"/>
        <w:ind w:firstLine="0"/>
        <w:jc w:val="center"/>
        <w:rPr>
          <w:lang w:eastAsia="zh-CN"/>
        </w:rPr>
      </w:pPr>
      <w:r>
        <w:rPr>
          <w:rFonts w:ascii="Times New Roman" w:hAnsi="Times New Roman"/>
          <w:sz w:val="21"/>
          <w:szCs w:val="21"/>
          <w:lang w:eastAsia="zh-CN"/>
        </w:rPr>
        <w:t>图5-1　堤防渗流安全评价总体框架</w:t>
      </w:r>
    </w:p>
    <w:p w14:paraId="5BD195B7">
      <w:pPr>
        <w:spacing w:after="120" w:line="240" w:lineRule="auto"/>
        <w:ind w:firstLine="0"/>
        <w:jc w:val="center"/>
        <w:rPr>
          <w:lang w:eastAsia="zh-CN"/>
        </w:rPr>
      </w:pPr>
      <w:r>
        <w:rPr>
          <w:rFonts w:ascii="Times New Roman" w:hAnsi="Times New Roman" w:cs="Times New Roman"/>
          <w:sz w:val="21"/>
          <w:szCs w:val="21"/>
          <w:lang w:eastAsia="zh-CN"/>
        </w:rPr>
        <w:t>Fig. 5-1 Overall framework of levee seepage safety evaluation</w:t>
      </w:r>
    </w:p>
    <w:p w14:paraId="2DF79A35">
      <w:pPr>
        <w:spacing w:after="0" w:line="360" w:lineRule="auto"/>
        <w:rPr>
          <w:lang w:eastAsia="zh-CN"/>
        </w:rPr>
      </w:pPr>
      <w:r>
        <w:rPr>
          <w:rFonts w:ascii="Times New Roman" w:hAnsi="Times New Roman"/>
          <w:lang w:eastAsia="zh-CN"/>
        </w:rPr>
        <w:t>六层结构中，证据层和模型层是与常规评价方法差别最大的两层。证据层使评价能够区分资料的有无、真伪和新旧，模型层则在规范规则之外引入数据驱动的学习模型，并以物理规则约束学习模型的作用方向。其余四层沿用规范评价的基本内容，但每一层的输出都保留指向上一层的记录，使最终结论可以逐层追溯到原始资料。</w:t>
      </w:r>
    </w:p>
    <w:p w14:paraId="73D6E72B">
      <w:pPr>
        <w:spacing w:after="0" w:line="360" w:lineRule="auto"/>
        <w:rPr>
          <w:rFonts w:ascii="Times New Roman" w:hAnsi="Times New Roman"/>
          <w:lang w:eastAsia="zh-CN"/>
        </w:rPr>
      </w:pPr>
      <w:r>
        <w:rPr>
          <w:rFonts w:ascii="Times New Roman" w:hAnsi="Times New Roman"/>
          <w:lang w:eastAsia="zh-CN"/>
        </w:rPr>
        <w:t>输出层向数字孪生平台提供的内容按结论、依据与管理动作三类组织，字段构成见表5-2。结论字段给出评价单元条件、安全等级与主控失效模式，其中安全等级区分确定等级、等级范围（如</w:t>
      </w:r>
      <w:r>
        <w:rPr>
          <w:rFonts w:hint="eastAsia" w:ascii="Times New Roman" w:hAnsi="Times New Roman"/>
          <w:lang w:eastAsia="zh-CN"/>
        </w:rPr>
        <w:t>“</w:t>
      </w:r>
      <w:r>
        <w:rPr>
          <w:rFonts w:ascii="Times New Roman" w:hAnsi="Times New Roman"/>
          <w:lang w:eastAsia="zh-CN"/>
        </w:rPr>
        <w:t>B</w:t>
      </w:r>
      <w:r>
        <w:rPr>
          <w:rFonts w:hint="eastAsia" w:ascii="Times New Roman" w:hAnsi="Times New Roman"/>
          <w:lang w:eastAsia="zh-CN"/>
        </w:rPr>
        <w:t>—</w:t>
      </w:r>
      <w:r>
        <w:rPr>
          <w:rFonts w:ascii="Times New Roman" w:hAnsi="Times New Roman"/>
          <w:lang w:eastAsia="zh-CN"/>
        </w:rPr>
        <w:t>C级</w:t>
      </w:r>
      <w:r>
        <w:rPr>
          <w:rFonts w:hint="eastAsia" w:ascii="Times New Roman" w:hAnsi="Times New Roman"/>
          <w:lang w:eastAsia="zh-CN"/>
        </w:rPr>
        <w:t>”</w:t>
      </w:r>
      <w:r>
        <w:rPr>
          <w:rFonts w:ascii="Times New Roman" w:hAnsi="Times New Roman"/>
          <w:lang w:eastAsia="zh-CN"/>
        </w:rPr>
        <w:t>）与</w:t>
      </w:r>
      <w:r>
        <w:rPr>
          <w:rFonts w:hint="eastAsia" w:ascii="Times New Roman" w:hAnsi="Times New Roman"/>
          <w:lang w:eastAsia="zh-CN"/>
        </w:rPr>
        <w:t>“</w:t>
      </w:r>
      <w:r>
        <w:rPr>
          <w:rFonts w:ascii="Times New Roman" w:hAnsi="Times New Roman"/>
          <w:lang w:eastAsia="zh-CN"/>
        </w:rPr>
        <w:t>证据不足</w:t>
      </w:r>
      <w:r>
        <w:rPr>
          <w:rFonts w:hint="eastAsia" w:ascii="Times New Roman" w:hAnsi="Times New Roman"/>
          <w:lang w:eastAsia="zh-CN"/>
        </w:rPr>
        <w:t>”</w:t>
      </w:r>
      <w:r>
        <w:rPr>
          <w:rFonts w:ascii="Times New Roman" w:hAnsi="Times New Roman"/>
          <w:lang w:eastAsia="zh-CN"/>
        </w:rPr>
        <w:t>三种形态；依据字段给出触发的门控、关键指标取值及来源、证据状态汇总和待办事项，使每个结论可反向追溯；管理动作字段给出预警级别与响应建议。巡检候选事件对象（编号、几何版本、桩号区间、采集与入库时间、类型与复核记录编号，见5.2.4节）随结论一并推送，供平台实现巡检事件图层与评价结果的联动显示。第6章平台的透明评价模块以本章方法为支撑实现多源信息融合与安全等级判定，并在此基础上扩展了危险水位预测与分项指标贡献度等结论性指标；扩展输出的定义及其与本章A、B、C研究等级的对应关系由第6章界定，本章输出不依赖这些扩展功能。</w:t>
      </w:r>
    </w:p>
    <w:p w14:paraId="65FFF3F8">
      <w:pPr>
        <w:spacing w:after="0" w:line="360" w:lineRule="auto"/>
        <w:rPr>
          <w:rFonts w:ascii="Times New Roman" w:hAnsi="Times New Roman"/>
          <w:lang w:eastAsia="zh-CN"/>
        </w:rPr>
      </w:pPr>
    </w:p>
    <w:p w14:paraId="19E99DF7">
      <w:pPr>
        <w:keepNext/>
        <w:spacing w:after="120" w:line="240" w:lineRule="auto"/>
        <w:ind w:firstLine="0"/>
        <w:jc w:val="center"/>
        <w:rPr>
          <w:lang w:eastAsia="zh-CN"/>
        </w:rPr>
      </w:pPr>
      <w:r>
        <w:rPr>
          <w:rFonts w:ascii="Times New Roman" w:hAnsi="Times New Roman"/>
          <w:sz w:val="21"/>
          <w:szCs w:val="21"/>
          <w:lang w:eastAsia="zh-CN"/>
        </w:rPr>
        <w:t>表5-2　评价输出字段与数字孪生平台接口</w:t>
      </w:r>
    </w:p>
    <w:p w14:paraId="1E6E4734">
      <w:pPr>
        <w:keepNext/>
        <w:spacing w:after="120" w:line="240" w:lineRule="auto"/>
        <w:ind w:firstLine="0"/>
        <w:jc w:val="center"/>
        <w:rPr>
          <w:lang w:eastAsia="zh-CN"/>
        </w:rPr>
      </w:pPr>
      <w:r>
        <w:rPr>
          <w:rFonts w:ascii="Times New Roman" w:hAnsi="Times New Roman" w:cs="Times New Roman"/>
          <w:sz w:val="21"/>
          <w:szCs w:val="21"/>
          <w:lang w:eastAsia="zh-CN"/>
        </w:rPr>
        <w:t>Table 5-2 Evaluation output fields and interfaces to the digital twin platform</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900"/>
        <w:gridCol w:w="6406"/>
      </w:tblGrid>
      <w:tr w14:paraId="674340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0" w:type="dxa"/>
            <w:tcBorders>
              <w:bottom w:val="single" w:color="000000" w:sz="6" w:space="0"/>
            </w:tcBorders>
            <w:vAlign w:val="center"/>
          </w:tcPr>
          <w:p w14:paraId="3B619B82">
            <w:pPr>
              <w:keepNext/>
              <w:spacing w:before="20" w:after="20" w:line="240" w:lineRule="auto"/>
              <w:ind w:left="0" w:right="0" w:firstLine="0"/>
              <w:jc w:val="center"/>
            </w:pPr>
            <w:r>
              <w:rPr>
                <w:rFonts w:ascii="Times New Roman" w:hAnsi="Times New Roman" w:eastAsia="黑体"/>
                <w:b/>
                <w:sz w:val="21"/>
              </w:rPr>
              <w:t>类别</w:t>
            </w:r>
          </w:p>
        </w:tc>
        <w:tc>
          <w:tcPr>
            <w:tcW w:w="1900" w:type="dxa"/>
            <w:tcBorders>
              <w:bottom w:val="single" w:color="000000" w:sz="6" w:space="0"/>
            </w:tcBorders>
            <w:vAlign w:val="center"/>
          </w:tcPr>
          <w:p w14:paraId="5492B39E">
            <w:pPr>
              <w:keepNext/>
              <w:spacing w:before="20" w:after="20" w:line="240" w:lineRule="auto"/>
              <w:ind w:left="0" w:right="0" w:firstLine="0"/>
              <w:jc w:val="center"/>
            </w:pPr>
            <w:r>
              <w:rPr>
                <w:rFonts w:ascii="Times New Roman" w:hAnsi="Times New Roman" w:eastAsia="黑体"/>
                <w:b/>
                <w:sz w:val="21"/>
              </w:rPr>
              <w:t>字段</w:t>
            </w:r>
          </w:p>
        </w:tc>
        <w:tc>
          <w:tcPr>
            <w:tcW w:w="6406" w:type="dxa"/>
            <w:tcBorders>
              <w:bottom w:val="single" w:color="000000" w:sz="6" w:space="0"/>
            </w:tcBorders>
            <w:vAlign w:val="center"/>
          </w:tcPr>
          <w:p w14:paraId="2A761DDF">
            <w:pPr>
              <w:keepNext/>
              <w:spacing w:before="20" w:after="20" w:line="240" w:lineRule="auto"/>
              <w:ind w:left="0" w:right="0" w:firstLine="0"/>
              <w:jc w:val="center"/>
            </w:pPr>
            <w:r>
              <w:rPr>
                <w:rFonts w:ascii="Times New Roman" w:hAnsi="Times New Roman" w:eastAsia="黑体"/>
                <w:b/>
                <w:sz w:val="21"/>
              </w:rPr>
              <w:t>内容与取值</w:t>
            </w:r>
          </w:p>
        </w:tc>
      </w:tr>
      <w:tr w14:paraId="0384D1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2B661E26">
            <w:pPr>
              <w:spacing w:before="20" w:after="20" w:line="240" w:lineRule="auto"/>
              <w:ind w:left="0" w:right="0" w:firstLine="0"/>
              <w:jc w:val="center"/>
            </w:pPr>
            <w:r>
              <w:rPr>
                <w:rFonts w:ascii="Times New Roman" w:hAnsi="Times New Roman"/>
                <w:sz w:val="21"/>
              </w:rPr>
              <w:t>结论</w:t>
            </w:r>
          </w:p>
        </w:tc>
        <w:tc>
          <w:tcPr>
            <w:tcW w:w="1900" w:type="dxa"/>
            <w:vAlign w:val="center"/>
          </w:tcPr>
          <w:p w14:paraId="784C9731">
            <w:pPr>
              <w:spacing w:before="20" w:after="20" w:line="240" w:lineRule="auto"/>
              <w:ind w:left="0" w:right="0" w:firstLine="0"/>
            </w:pPr>
            <w:r>
              <w:rPr>
                <w:rFonts w:ascii="Times New Roman" w:hAnsi="Times New Roman"/>
                <w:sz w:val="21"/>
              </w:rPr>
              <w:t>评价单元</w:t>
            </w:r>
          </w:p>
        </w:tc>
        <w:tc>
          <w:tcPr>
            <w:tcW w:w="6406" w:type="dxa"/>
            <w:vAlign w:val="center"/>
          </w:tcPr>
          <w:p w14:paraId="716E7015">
            <w:pPr>
              <w:spacing w:before="20" w:after="20" w:line="240" w:lineRule="auto"/>
              <w:ind w:left="0" w:right="0" w:firstLine="0"/>
              <w:rPr>
                <w:lang w:eastAsia="zh-CN"/>
              </w:rPr>
            </w:pPr>
            <w:r>
              <w:rPr>
                <w:rFonts w:ascii="Times New Roman" w:hAnsi="Times New Roman"/>
                <w:sz w:val="21"/>
                <w:lang w:eastAsia="zh-CN"/>
              </w:rPr>
              <w:t xml:space="preserve">堤段及桩号区间、水位工况、</w:t>
            </w:r>
            <w:del w:id="900021" w:author="Claude" w:date="2026-10-28T00:00:00Z">
              <w:r>
                <w:rPr>
                  <w:rFonts w:ascii="Times New Roman" w:hAnsi="Times New Roman"/>
                  <w:sz w:val="21"/>
                  <w:lang w:eastAsia="zh-CN"/>
                </w:rPr>
                <w:delText xml:space="preserve">评价时刻</w:delText>
              </w:r>
            </w:del>
            <w:ins w:id="900022" w:author="Claude" w:date="2026-10-28T00:00:00Z">
              <w:r>
                <w:rPr>
                  <w:rFonts w:ascii="Times New Roman" w:hAnsi="Times New Roman"/>
                  <w:sz w:val="21"/>
                  <w:lang w:eastAsia="zh-CN"/>
                </w:rPr>
                <w:t>资料截止时间</w:t>
              </w:r>
            </w:ins>
            <w:r>
              <w:rPr>
                <w:rFonts w:ascii="Times New Roman" w:hAnsi="Times New Roman"/>
                <w:sz w:val="21"/>
                <w:lang w:eastAsia="zh-CN"/>
              </w:rPr>
              <w:t xml:space="preserve">、规则版本</w:t>
            </w:r>
          </w:p>
        </w:tc>
      </w:tr>
      <w:tr w14:paraId="3D5150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644E9D55">
            <w:pPr>
              <w:spacing w:before="20" w:after="20" w:line="240" w:lineRule="auto"/>
              <w:ind w:left="0" w:right="0" w:firstLine="0"/>
              <w:jc w:val="center"/>
            </w:pPr>
            <w:r>
              <w:rPr>
                <w:rFonts w:ascii="Times New Roman" w:hAnsi="Times New Roman"/>
                <w:sz w:val="21"/>
              </w:rPr>
              <w:t>结论</w:t>
            </w:r>
          </w:p>
        </w:tc>
        <w:tc>
          <w:tcPr>
            <w:tcW w:w="1900" w:type="dxa"/>
            <w:vAlign w:val="center"/>
          </w:tcPr>
          <w:p w14:paraId="12940A5C">
            <w:pPr>
              <w:spacing w:before="20" w:after="20" w:line="240" w:lineRule="auto"/>
              <w:ind w:left="0" w:right="0" w:firstLine="0"/>
            </w:pPr>
            <w:r>
              <w:rPr>
                <w:rFonts w:ascii="Times New Roman" w:hAnsi="Times New Roman"/>
                <w:sz w:val="21"/>
              </w:rPr>
              <w:t>安全等级</w:t>
            </w:r>
          </w:p>
        </w:tc>
        <w:tc>
          <w:tcPr>
            <w:tcW w:w="6406" w:type="dxa"/>
            <w:vAlign w:val="center"/>
          </w:tcPr>
          <w:p w14:paraId="4C1CA3BC">
            <w:pPr>
              <w:spacing w:before="20" w:after="20" w:line="240" w:lineRule="auto"/>
              <w:ind w:left="0" w:right="0" w:firstLine="0"/>
              <w:rPr>
                <w:lang w:eastAsia="zh-CN"/>
              </w:rPr>
            </w:pPr>
            <w:r>
              <w:rPr>
                <w:rFonts w:ascii="Times New Roman" w:hAnsi="Times New Roman"/>
                <w:sz w:val="21"/>
                <w:lang w:eastAsia="zh-CN"/>
              </w:rPr>
              <w:t>确定等级（A/B/C）、等级范围（如B—C级）或</w:t>
            </w:r>
            <w:r>
              <w:rPr>
                <w:rFonts w:hint="eastAsia" w:ascii="Times New Roman" w:hAnsi="Times New Roman"/>
                <w:sz w:val="21"/>
                <w:lang w:eastAsia="zh-CN"/>
              </w:rPr>
              <w:t>“</w:t>
            </w:r>
            <w:r>
              <w:rPr>
                <w:rFonts w:ascii="Times New Roman" w:hAnsi="Times New Roman"/>
                <w:sz w:val="21"/>
                <w:lang w:eastAsia="zh-CN"/>
              </w:rPr>
              <w:t>证据不足</w:t>
            </w:r>
            <w:r>
              <w:rPr>
                <w:rFonts w:hint="eastAsia" w:ascii="Times New Roman" w:hAnsi="Times New Roman"/>
                <w:sz w:val="21"/>
                <w:lang w:eastAsia="zh-CN"/>
              </w:rPr>
              <w:t>”</w:t>
            </w:r>
            <w:r>
              <w:rPr>
                <w:rFonts w:ascii="Times New Roman" w:hAnsi="Times New Roman"/>
                <w:sz w:val="21"/>
                <w:lang w:eastAsia="zh-CN"/>
              </w:rPr>
              <w:t>三种形态</w:t>
            </w:r>
          </w:p>
        </w:tc>
      </w:tr>
      <w:tr w14:paraId="442521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612E2725">
            <w:pPr>
              <w:spacing w:before="20" w:after="20" w:line="240" w:lineRule="auto"/>
              <w:ind w:left="0" w:right="0" w:firstLine="0"/>
              <w:jc w:val="center"/>
            </w:pPr>
            <w:r>
              <w:rPr>
                <w:rFonts w:ascii="Times New Roman" w:hAnsi="Times New Roman"/>
                <w:sz w:val="21"/>
              </w:rPr>
              <w:t>结论</w:t>
            </w:r>
          </w:p>
        </w:tc>
        <w:tc>
          <w:tcPr>
            <w:tcW w:w="1900" w:type="dxa"/>
            <w:vAlign w:val="center"/>
          </w:tcPr>
          <w:p w14:paraId="40163205">
            <w:pPr>
              <w:spacing w:before="20" w:after="20" w:line="240" w:lineRule="auto"/>
              <w:ind w:left="0" w:right="0" w:firstLine="0"/>
            </w:pPr>
            <w:r>
              <w:rPr>
                <w:rFonts w:ascii="Times New Roman" w:hAnsi="Times New Roman"/>
                <w:sz w:val="21"/>
              </w:rPr>
              <w:t>主控失效模式</w:t>
            </w:r>
          </w:p>
        </w:tc>
        <w:tc>
          <w:tcPr>
            <w:tcW w:w="6406" w:type="dxa"/>
            <w:vAlign w:val="center"/>
          </w:tcPr>
          <w:p w14:paraId="7467F8E2">
            <w:pPr>
              <w:spacing w:before="20" w:after="20" w:line="240" w:lineRule="auto"/>
              <w:ind w:left="0" w:right="0" w:firstLine="0"/>
              <w:rPr>
                <w:lang w:eastAsia="zh-CN"/>
              </w:rPr>
            </w:pPr>
            <w:r>
              <w:rPr>
                <w:rFonts w:ascii="Times New Roman" w:hAnsi="Times New Roman"/>
                <w:sz w:val="21"/>
                <w:lang w:eastAsia="zh-CN"/>
              </w:rPr>
              <w:t>漫顶、渗流破坏、边坡失稳、冲刷、穿堤建筑物失效之一</w:t>
            </w:r>
          </w:p>
        </w:tc>
      </w:tr>
      <w:tr w14:paraId="044FD5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2AFB55B5">
            <w:pPr>
              <w:spacing w:before="20" w:after="20" w:line="240" w:lineRule="auto"/>
              <w:ind w:left="0" w:right="0" w:firstLine="0"/>
              <w:jc w:val="center"/>
            </w:pPr>
            <w:r>
              <w:rPr>
                <w:rFonts w:ascii="Times New Roman" w:hAnsi="Times New Roman"/>
                <w:sz w:val="21"/>
              </w:rPr>
              <w:t>依据</w:t>
            </w:r>
          </w:p>
        </w:tc>
        <w:tc>
          <w:tcPr>
            <w:tcW w:w="1900" w:type="dxa"/>
            <w:vAlign w:val="center"/>
          </w:tcPr>
          <w:p w14:paraId="61546516">
            <w:pPr>
              <w:spacing w:before="20" w:after="20" w:line="240" w:lineRule="auto"/>
              <w:ind w:left="0" w:right="0" w:firstLine="0"/>
            </w:pPr>
            <w:r>
              <w:rPr>
                <w:rFonts w:ascii="Times New Roman" w:hAnsi="Times New Roman"/>
                <w:sz w:val="21"/>
              </w:rPr>
              <w:t>触发门控</w:t>
            </w:r>
          </w:p>
        </w:tc>
        <w:tc>
          <w:tcPr>
            <w:tcW w:w="6406" w:type="dxa"/>
            <w:vAlign w:val="center"/>
          </w:tcPr>
          <w:p w14:paraId="35E428ED">
            <w:pPr>
              <w:spacing w:before="20" w:after="20" w:line="240" w:lineRule="auto"/>
              <w:ind w:left="0" w:right="0" w:firstLine="0"/>
              <w:rPr>
                <w:lang w:eastAsia="zh-CN"/>
              </w:rPr>
            </w:pPr>
            <w:r>
              <w:rPr>
                <w:rFonts w:ascii="Times New Roman" w:hAnsi="Times New Roman"/>
                <w:sz w:val="21"/>
                <w:lang w:eastAsia="zh-CN"/>
              </w:rPr>
              <w:t>已触发的物理硬门控与观测门控及阈值来源</w:t>
            </w:r>
          </w:p>
        </w:tc>
      </w:tr>
      <w:tr w14:paraId="646448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2255B866">
            <w:pPr>
              <w:spacing w:before="20" w:after="20" w:line="240" w:lineRule="auto"/>
              <w:ind w:left="0" w:right="0" w:firstLine="0"/>
              <w:jc w:val="center"/>
            </w:pPr>
            <w:r>
              <w:rPr>
                <w:rFonts w:ascii="Times New Roman" w:hAnsi="Times New Roman"/>
                <w:sz w:val="21"/>
              </w:rPr>
              <w:t>依据</w:t>
            </w:r>
          </w:p>
        </w:tc>
        <w:tc>
          <w:tcPr>
            <w:tcW w:w="1900" w:type="dxa"/>
            <w:vAlign w:val="center"/>
          </w:tcPr>
          <w:p w14:paraId="487001D5">
            <w:pPr>
              <w:spacing w:before="20" w:after="20" w:line="240" w:lineRule="auto"/>
              <w:ind w:left="0" w:right="0" w:firstLine="0"/>
            </w:pPr>
            <w:r>
              <w:rPr>
                <w:rFonts w:ascii="Times New Roman" w:hAnsi="Times New Roman"/>
                <w:sz w:val="21"/>
              </w:rPr>
              <w:t>关键指标</w:t>
            </w:r>
          </w:p>
        </w:tc>
        <w:tc>
          <w:tcPr>
            <w:tcW w:w="6406" w:type="dxa"/>
            <w:vAlign w:val="center"/>
          </w:tcPr>
          <w:p w14:paraId="70235813">
            <w:pPr>
              <w:spacing w:before="20" w:after="20" w:line="240" w:lineRule="auto"/>
              <w:ind w:left="0" w:right="0" w:firstLine="0"/>
              <w:rPr>
                <w:lang w:eastAsia="zh-CN"/>
              </w:rPr>
            </w:pPr>
            <w:r>
              <w:rPr>
                <w:rFonts w:ascii="Times New Roman" w:hAnsi="Times New Roman"/>
                <w:sz w:val="21"/>
                <w:lang w:eastAsia="zh-CN"/>
              </w:rPr>
              <w:t>指标取值、得分或区间及数据来源</w:t>
            </w:r>
          </w:p>
        </w:tc>
      </w:tr>
      <w:tr w14:paraId="27EFB1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76A9A2A3">
            <w:pPr>
              <w:spacing w:before="20" w:after="20" w:line="240" w:lineRule="auto"/>
              <w:ind w:left="0" w:right="0" w:firstLine="0"/>
              <w:jc w:val="center"/>
            </w:pPr>
            <w:r>
              <w:rPr>
                <w:rFonts w:ascii="Times New Roman" w:hAnsi="Times New Roman"/>
                <w:sz w:val="21"/>
              </w:rPr>
              <w:t>依据</w:t>
            </w:r>
          </w:p>
        </w:tc>
        <w:tc>
          <w:tcPr>
            <w:tcW w:w="1900" w:type="dxa"/>
            <w:vAlign w:val="center"/>
          </w:tcPr>
          <w:p w14:paraId="0803FEAB">
            <w:pPr>
              <w:spacing w:before="20" w:after="20" w:line="240" w:lineRule="auto"/>
              <w:ind w:left="0" w:right="0" w:firstLine="0"/>
            </w:pPr>
            <w:r>
              <w:rPr>
                <w:rFonts w:ascii="Times New Roman" w:hAnsi="Times New Roman"/>
                <w:sz w:val="21"/>
              </w:rPr>
              <w:t>证据状态</w:t>
            </w:r>
          </w:p>
        </w:tc>
        <w:tc>
          <w:tcPr>
            <w:tcW w:w="6406" w:type="dxa"/>
            <w:vAlign w:val="center"/>
          </w:tcPr>
          <w:p w14:paraId="1698C485">
            <w:pPr>
              <w:spacing w:before="20" w:after="20" w:line="240" w:lineRule="auto"/>
              <w:ind w:left="0" w:right="0" w:firstLine="0"/>
              <w:rPr>
                <w:lang w:eastAsia="zh-CN"/>
              </w:rPr>
            </w:pPr>
            <w:r>
              <w:rPr>
                <w:rFonts w:ascii="Times New Roman" w:hAnsi="Times New Roman"/>
                <w:sz w:val="21"/>
                <w:lang w:eastAsia="zh-CN"/>
              </w:rPr>
              <w:t>五种证据状态的汇总与缺失指标清单</w:t>
            </w:r>
          </w:p>
        </w:tc>
      </w:tr>
      <w:tr w14:paraId="61CC0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0D6FA0EE">
            <w:pPr>
              <w:spacing w:before="20" w:after="20" w:line="240" w:lineRule="auto"/>
              <w:ind w:left="0" w:right="0" w:firstLine="0"/>
              <w:jc w:val="center"/>
            </w:pPr>
            <w:r>
              <w:rPr>
                <w:rFonts w:ascii="Times New Roman" w:hAnsi="Times New Roman"/>
                <w:sz w:val="21"/>
              </w:rPr>
              <w:t>管理</w:t>
            </w:r>
          </w:p>
        </w:tc>
        <w:tc>
          <w:tcPr>
            <w:tcW w:w="1900" w:type="dxa"/>
            <w:vAlign w:val="center"/>
          </w:tcPr>
          <w:p w14:paraId="5E2D6B23">
            <w:pPr>
              <w:spacing w:before="20" w:after="20" w:line="240" w:lineRule="auto"/>
              <w:ind w:left="0" w:right="0" w:firstLine="0"/>
            </w:pPr>
            <w:r>
              <w:rPr>
                <w:rFonts w:ascii="Times New Roman" w:hAnsi="Times New Roman"/>
                <w:sz w:val="21"/>
              </w:rPr>
              <w:t>待办事项</w:t>
            </w:r>
          </w:p>
        </w:tc>
        <w:tc>
          <w:tcPr>
            <w:tcW w:w="6406" w:type="dxa"/>
            <w:vAlign w:val="center"/>
          </w:tcPr>
          <w:p w14:paraId="2D10A0DA">
            <w:pPr>
              <w:spacing w:before="20" w:after="20" w:line="240" w:lineRule="auto"/>
              <w:ind w:left="0" w:right="0" w:firstLine="0"/>
              <w:rPr>
                <w:lang w:eastAsia="zh-CN"/>
              </w:rPr>
            </w:pPr>
            <w:r>
              <w:rPr>
                <w:rFonts w:ascii="Times New Roman" w:hAnsi="Times New Roman"/>
                <w:sz w:val="21"/>
                <w:lang w:eastAsia="zh-CN"/>
              </w:rPr>
              <w:t>待复核候选、缺失资料、需核定的判据</w:t>
            </w:r>
          </w:p>
        </w:tc>
      </w:tr>
      <w:tr w14:paraId="087533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52CD2306">
            <w:pPr>
              <w:spacing w:before="20" w:after="20" w:line="240" w:lineRule="auto"/>
              <w:ind w:left="0" w:right="0" w:firstLine="0"/>
              <w:jc w:val="center"/>
            </w:pPr>
            <w:r>
              <w:rPr>
                <w:rFonts w:ascii="Times New Roman" w:hAnsi="Times New Roman"/>
                <w:sz w:val="21"/>
              </w:rPr>
              <w:t>管理</w:t>
            </w:r>
          </w:p>
        </w:tc>
        <w:tc>
          <w:tcPr>
            <w:tcW w:w="1900" w:type="dxa"/>
            <w:vAlign w:val="center"/>
          </w:tcPr>
          <w:p w14:paraId="03AE508C">
            <w:pPr>
              <w:spacing w:before="20" w:after="20" w:line="240" w:lineRule="auto"/>
              <w:ind w:left="0" w:right="0" w:firstLine="0"/>
            </w:pPr>
            <w:r>
              <w:rPr>
                <w:rFonts w:ascii="Times New Roman" w:hAnsi="Times New Roman"/>
                <w:sz w:val="21"/>
              </w:rPr>
              <w:t>预警级别</w:t>
            </w:r>
          </w:p>
        </w:tc>
        <w:tc>
          <w:tcPr>
            <w:tcW w:w="6406" w:type="dxa"/>
            <w:vAlign w:val="center"/>
          </w:tcPr>
          <w:p w14:paraId="2E079946">
            <w:pPr>
              <w:spacing w:before="20" w:after="20" w:line="240" w:lineRule="auto"/>
              <w:ind w:left="0" w:right="0" w:firstLine="0"/>
              <w:rPr>
                <w:lang w:eastAsia="zh-CN"/>
              </w:rPr>
            </w:pPr>
            <w:del w:id="900029" w:author="Claude" w:date="2026-10-28T00:00:00Z">
              <w:r>
                <w:rPr>
                  <w:rFonts w:ascii="Times New Roman" w:hAnsi="Times New Roman"/>
                  <w:sz w:val="21"/>
                  <w:lang w:eastAsia="zh-CN"/>
                </w:rPr>
                <w:delText>一级（红）、二级（橙）、三级（黄）或常规，附响应建议</w:delText>
              </w:r>
            </w:del>
            <w:ins w:id="900030" w:author="Claude" w:date="2026-10-28T00:00:00Z">
              <w:r>
                <w:rPr>
                  <w:rFonts w:ascii="Times New Roman" w:hAnsi="Times New Roman"/>
                  <w:sz w:val="21"/>
                  <w:lang w:eastAsia="zh-CN"/>
                </w:rPr>
                <w:t>一级、二级、三级或常规，附响应建议；显示颜色见表5-18</w:t>
              </w:r>
            </w:ins>
          </w:p>
        </w:tc>
      </w:tr>
      <w:tr w14:paraId="7BE769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7E02988C">
            <w:pPr>
              <w:spacing w:before="20" w:after="20" w:line="240" w:lineRule="auto"/>
              <w:ind w:left="0" w:right="0" w:firstLine="0"/>
              <w:jc w:val="center"/>
            </w:pPr>
            <w:r>
              <w:rPr>
                <w:rFonts w:ascii="Times New Roman" w:hAnsi="Times New Roman"/>
                <w:sz w:val="21"/>
              </w:rPr>
              <w:t>关联</w:t>
            </w:r>
          </w:p>
        </w:tc>
        <w:tc>
          <w:tcPr>
            <w:tcW w:w="1900" w:type="dxa"/>
            <w:vAlign w:val="center"/>
          </w:tcPr>
          <w:p w14:paraId="78E730A4">
            <w:pPr>
              <w:spacing w:before="20" w:after="20" w:line="240" w:lineRule="auto"/>
              <w:ind w:left="0" w:right="0" w:firstLine="0"/>
            </w:pPr>
            <w:r>
              <w:rPr>
                <w:rFonts w:ascii="Times New Roman" w:hAnsi="Times New Roman"/>
                <w:sz w:val="21"/>
              </w:rPr>
              <w:t>巡检事件</w:t>
            </w:r>
          </w:p>
        </w:tc>
        <w:tc>
          <w:tcPr>
            <w:tcW w:w="6406" w:type="dxa"/>
            <w:vAlign w:val="center"/>
          </w:tcPr>
          <w:p w14:paraId="7C1195CE">
            <w:pPr>
              <w:spacing w:before="20" w:after="20" w:line="240" w:lineRule="auto"/>
              <w:ind w:left="0" w:right="0" w:firstLine="0"/>
              <w:rPr>
                <w:lang w:eastAsia="zh-CN"/>
              </w:rPr>
            </w:pPr>
            <w:r>
              <w:rPr>
                <w:rFonts w:ascii="Times New Roman" w:hAnsi="Times New Roman"/>
                <w:sz w:val="21"/>
                <w:lang w:eastAsia="zh-CN"/>
              </w:rPr>
              <w:t>事件编号、几何版本、桩号区间、采集与入库时间、类型、复核记录编号</w:t>
            </w:r>
          </w:p>
        </w:tc>
      </w:tr>
    </w:tbl>
    <w:p w14:paraId="49525C81">
      <w:pPr>
        <w:pStyle w:val="5"/>
      </w:pPr>
      <w:r>
        <w:rPr>
          <w:rFonts w:ascii="Times New Roman" w:hAnsi="Times New Roman"/>
        </w:rPr>
        <w:t xml:space="preserve">5.1.3 </w:t>
      </w:r>
      <w:r>
        <w:t>评价实施流程</w:t>
      </w:r>
    </w:p>
    <w:p w14:paraId="1DFBE9EE">
      <w:pPr>
        <w:spacing w:after="0" w:line="360" w:lineRule="auto"/>
        <w:rPr>
          <w:lang w:eastAsia="zh-CN"/>
        </w:rPr>
      </w:pPr>
      <w:r>
        <w:rPr>
          <w:rFonts w:ascii="Times New Roman" w:hAnsi="Times New Roman"/>
          <w:lang w:eastAsia="zh-CN"/>
        </w:rPr>
        <w:t xml:space="preserve">评价框架描述了信息的组织结构，实施流程则规定评价工作的先后顺序。为使采用</w:t>
      </w:r>
      <w:del w:id="900011" w:author="Claude" w:date="2026-10-28T00:00:00Z">
        <w:r>
          <w:rPr>
            <w:rFonts w:ascii="Times New Roman" w:hAnsi="Times New Roman"/>
            <w:lang w:eastAsia="zh-CN"/>
          </w:rPr>
          <w:delText xml:space="preserve">同一时刻</w:delText>
        </w:r>
      </w:del>
      <w:ins w:id="900012" w:author="Claude" w:date="2026-10-28T00:00:00Z">
        <w:r>
          <w:rPr>
            <w:rFonts w:ascii="Times New Roman" w:hAnsi="Times New Roman"/>
            <w:lang w:eastAsia="zh-CN"/>
          </w:rPr>
          <w:t>同一资料截止时间</w:t>
        </w:r>
      </w:ins>
      <w:r>
        <w:rPr>
          <w:rFonts w:ascii="Times New Roman" w:hAnsi="Times New Roman"/>
          <w:lang w:eastAsia="zh-CN"/>
        </w:rPr>
        <w:t xml:space="preserve">、同一批证据的评价可以重复计算并得到相同结论，评价按表5-3所列八个步骤实施，每一步均保留输入与输出记录。</w:t>
      </w:r>
    </w:p>
    <w:p w14:paraId="01CBC1E8">
      <w:pPr>
        <w:keepNext/>
        <w:spacing w:after="120" w:line="240" w:lineRule="auto"/>
        <w:ind w:firstLine="0"/>
        <w:jc w:val="center"/>
      </w:pPr>
      <w:r>
        <w:rPr>
          <w:rFonts w:ascii="Times New Roman" w:hAnsi="Times New Roman"/>
          <w:sz w:val="21"/>
          <w:szCs w:val="21"/>
        </w:rPr>
        <w:t>表5-3　评价实施步骤</w:t>
      </w:r>
    </w:p>
    <w:p w14:paraId="02EF51C4">
      <w:pPr>
        <w:keepNext/>
        <w:spacing w:after="120" w:line="240" w:lineRule="auto"/>
        <w:ind w:firstLine="0"/>
        <w:jc w:val="center"/>
      </w:pPr>
      <w:r>
        <w:rPr>
          <w:rFonts w:ascii="Times New Roman" w:hAnsi="Times New Roman" w:cs="Times New Roman"/>
          <w:sz w:val="21"/>
          <w:szCs w:val="21"/>
        </w:rPr>
        <w:t>Table 5-3 Implementation steps of the evaluation</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0"/>
        <w:gridCol w:w="2300"/>
        <w:gridCol w:w="2800"/>
        <w:gridCol w:w="3706"/>
      </w:tblGrid>
      <w:tr w14:paraId="75CE7E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00" w:type="dxa"/>
            <w:tcBorders>
              <w:bottom w:val="single" w:color="000000" w:sz="6" w:space="0"/>
            </w:tcBorders>
            <w:vAlign w:val="center"/>
          </w:tcPr>
          <w:p w14:paraId="06AF55C3">
            <w:pPr>
              <w:keepNext/>
              <w:spacing w:before="20" w:after="20" w:line="240" w:lineRule="auto"/>
              <w:ind w:left="0" w:right="0" w:firstLine="0"/>
              <w:jc w:val="center"/>
            </w:pPr>
            <w:r>
              <w:rPr>
                <w:rFonts w:ascii="Times New Roman" w:hAnsi="Times New Roman" w:eastAsia="黑体"/>
                <w:b/>
                <w:sz w:val="21"/>
              </w:rPr>
              <w:t>步骤</w:t>
            </w:r>
          </w:p>
        </w:tc>
        <w:tc>
          <w:tcPr>
            <w:tcW w:w="2300" w:type="dxa"/>
            <w:tcBorders>
              <w:bottom w:val="single" w:color="000000" w:sz="6" w:space="0"/>
            </w:tcBorders>
            <w:vAlign w:val="center"/>
          </w:tcPr>
          <w:p w14:paraId="6A8E6232">
            <w:pPr>
              <w:keepNext/>
              <w:spacing w:before="20" w:after="20" w:line="240" w:lineRule="auto"/>
              <w:ind w:left="0" w:right="0" w:firstLine="0"/>
              <w:jc w:val="center"/>
            </w:pPr>
            <w:r>
              <w:rPr>
                <w:rFonts w:ascii="Times New Roman" w:hAnsi="Times New Roman" w:eastAsia="黑体"/>
                <w:b/>
                <w:sz w:val="21"/>
              </w:rPr>
              <w:t>工作内容</w:t>
            </w:r>
          </w:p>
        </w:tc>
        <w:tc>
          <w:tcPr>
            <w:tcW w:w="2800" w:type="dxa"/>
            <w:tcBorders>
              <w:bottom w:val="single" w:color="000000" w:sz="6" w:space="0"/>
            </w:tcBorders>
            <w:vAlign w:val="center"/>
          </w:tcPr>
          <w:p w14:paraId="5D6FAC70">
            <w:pPr>
              <w:keepNext/>
              <w:spacing w:before="20" w:after="20" w:line="240" w:lineRule="auto"/>
              <w:ind w:left="0" w:right="0" w:firstLine="0"/>
              <w:jc w:val="center"/>
            </w:pPr>
            <w:r>
              <w:rPr>
                <w:rFonts w:ascii="Times New Roman" w:hAnsi="Times New Roman" w:eastAsia="黑体"/>
                <w:b/>
                <w:sz w:val="21"/>
              </w:rPr>
              <w:t>主要输入</w:t>
            </w:r>
          </w:p>
        </w:tc>
        <w:tc>
          <w:tcPr>
            <w:tcW w:w="3706" w:type="dxa"/>
            <w:tcBorders>
              <w:bottom w:val="single" w:color="000000" w:sz="6" w:space="0"/>
            </w:tcBorders>
            <w:vAlign w:val="center"/>
          </w:tcPr>
          <w:p w14:paraId="51DC082F">
            <w:pPr>
              <w:keepNext/>
              <w:spacing w:before="20" w:after="20" w:line="240" w:lineRule="auto"/>
              <w:ind w:left="0" w:right="0" w:firstLine="0"/>
              <w:jc w:val="center"/>
            </w:pPr>
            <w:r>
              <w:rPr>
                <w:rFonts w:ascii="Times New Roman" w:hAnsi="Times New Roman" w:eastAsia="黑体"/>
                <w:b/>
                <w:sz w:val="21"/>
              </w:rPr>
              <w:t>输出与记录</w:t>
            </w:r>
          </w:p>
        </w:tc>
      </w:tr>
      <w:tr w14:paraId="4335C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3AD80316">
            <w:pPr>
              <w:spacing w:before="20" w:after="20" w:line="240" w:lineRule="auto"/>
              <w:ind w:left="0" w:right="0" w:firstLine="0"/>
              <w:jc w:val="center"/>
            </w:pPr>
            <w:r>
              <w:rPr>
                <w:rFonts w:ascii="Times New Roman" w:hAnsi="Times New Roman"/>
                <w:sz w:val="21"/>
              </w:rPr>
              <w:t>1</w:t>
            </w:r>
          </w:p>
        </w:tc>
        <w:tc>
          <w:tcPr>
            <w:tcW w:w="2300" w:type="dxa"/>
            <w:vAlign w:val="center"/>
          </w:tcPr>
          <w:p w14:paraId="41FC9602">
            <w:pPr>
              <w:spacing w:before="20" w:after="20" w:line="240" w:lineRule="auto"/>
              <w:ind w:left="0" w:right="0" w:firstLine="0"/>
            </w:pPr>
            <w:r>
              <w:rPr>
                <w:rFonts w:ascii="Times New Roman" w:hAnsi="Times New Roman"/>
                <w:sz w:val="21"/>
              </w:rPr>
              <w:t>确定评价单元</w:t>
            </w:r>
          </w:p>
        </w:tc>
        <w:tc>
          <w:tcPr>
            <w:tcW w:w="2800" w:type="dxa"/>
            <w:vAlign w:val="center"/>
          </w:tcPr>
          <w:p w14:paraId="3BEB78D8">
            <w:pPr>
              <w:spacing w:before="20" w:after="20" w:line="240" w:lineRule="auto"/>
              <w:ind w:left="0" w:right="0" w:firstLine="0"/>
              <w:rPr>
                <w:lang w:eastAsia="zh-CN"/>
              </w:rPr>
            </w:pPr>
            <w:r>
              <w:rPr>
                <w:rFonts w:ascii="Times New Roman" w:hAnsi="Times New Roman"/>
                <w:sz w:val="21"/>
                <w:lang w:eastAsia="zh-CN"/>
              </w:rPr>
              <w:t xml:space="preserve">堤段、水位工况、</w:t>
            </w:r>
            <w:del w:id="900013" w:author="Claude" w:date="2026-10-28T00:00:00Z">
              <w:r>
                <w:rPr>
                  <w:rFonts w:ascii="Times New Roman" w:hAnsi="Times New Roman"/>
                  <w:sz w:val="21"/>
                  <w:lang w:eastAsia="zh-CN"/>
                </w:rPr>
                <w:delText xml:space="preserve">评价时刻</w:delText>
              </w:r>
            </w:del>
            <w:ins w:id="900014" w:author="Claude" w:date="2026-10-28T00:00:00Z">
              <w:r>
                <w:rPr>
                  <w:rFonts w:ascii="Times New Roman" w:hAnsi="Times New Roman"/>
                  <w:sz w:val="21"/>
                  <w:lang w:eastAsia="zh-CN"/>
                </w:rPr>
                <w:t>资料截止时间</w:t>
              </w:r>
            </w:ins>
          </w:p>
        </w:tc>
        <w:tc>
          <w:tcPr>
            <w:tcW w:w="3706" w:type="dxa"/>
            <w:vAlign w:val="center"/>
          </w:tcPr>
          <w:p w14:paraId="2C0ABB43">
            <w:pPr>
              <w:spacing w:before="20" w:after="20" w:line="240" w:lineRule="auto"/>
              <w:ind w:left="0" w:right="0" w:firstLine="0"/>
            </w:pPr>
            <w:r>
              <w:rPr>
                <w:rFonts w:ascii="Times New Roman" w:hAnsi="Times New Roman"/>
                <w:sz w:val="21"/>
              </w:rPr>
              <w:t>单元编号 (</w:t>
            </w:r>
            <w:r>
              <w:rPr>
                <w:rFonts w:ascii="Times New Roman" w:hAnsi="Times New Roman"/>
                <w:i/>
                <w:sz w:val="21"/>
              </w:rPr>
              <w:t>s</w:t>
            </w:r>
            <w:r>
              <w:rPr>
                <w:rFonts w:ascii="Times New Roman" w:hAnsi="Times New Roman"/>
                <w:sz w:val="21"/>
              </w:rPr>
              <w:t xml:space="preserve">, </w:t>
            </w:r>
            <w:r>
              <w:rPr>
                <w:rFonts w:ascii="Times New Roman" w:hAnsi="Times New Roman"/>
                <w:i/>
                <w:sz w:val="21"/>
              </w:rPr>
              <w:t>w</w:t>
            </w:r>
            <w:r>
              <w:rPr>
                <w:rFonts w:ascii="Times New Roman" w:hAnsi="Times New Roman"/>
                <w:sz w:val="21"/>
              </w:rPr>
              <w:t xml:space="preserve">, </w:t>
            </w:r>
            <w:r>
              <w:rPr>
                <w:rFonts w:ascii="Times New Roman" w:hAnsi="Times New Roman"/>
                <w:i/>
                <w:sz w:val="21"/>
              </w:rPr>
              <w:t>t</w:t>
            </w:r>
            <w:r>
              <w:rPr>
                <w:rFonts w:ascii="Times New Roman" w:hAnsi="Times New Roman"/>
                <w:sz w:val="21"/>
              </w:rPr>
              <w:t xml:space="preserve">, </w:t>
            </w:r>
            <w:r>
              <w:rPr>
                <w:rFonts w:ascii="Times New Roman" w:hAnsi="Times New Roman"/>
                <w:i/>
                <w:sz w:val="21"/>
              </w:rPr>
              <w:t>v</w:t>
            </w:r>
            <w:r>
              <w:rPr>
                <w:rFonts w:ascii="Times New Roman" w:hAnsi="Times New Roman"/>
                <w:sz w:val="21"/>
              </w:rPr>
              <w:t>)</w:t>
            </w:r>
          </w:p>
        </w:tc>
      </w:tr>
      <w:tr w14:paraId="75C94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1224EB91">
            <w:pPr>
              <w:spacing w:before="20" w:after="20" w:line="240" w:lineRule="auto"/>
              <w:ind w:left="0" w:right="0" w:firstLine="0"/>
              <w:jc w:val="center"/>
            </w:pPr>
            <w:r>
              <w:rPr>
                <w:rFonts w:ascii="Times New Roman" w:hAnsi="Times New Roman"/>
                <w:sz w:val="21"/>
              </w:rPr>
              <w:t>2</w:t>
            </w:r>
          </w:p>
        </w:tc>
        <w:tc>
          <w:tcPr>
            <w:tcW w:w="2300" w:type="dxa"/>
            <w:vAlign w:val="center"/>
          </w:tcPr>
          <w:p w14:paraId="1EDD5D62">
            <w:pPr>
              <w:spacing w:before="20" w:after="20" w:line="240" w:lineRule="auto"/>
              <w:ind w:left="0" w:right="0" w:firstLine="0"/>
            </w:pPr>
            <w:r>
              <w:rPr>
                <w:rFonts w:ascii="Times New Roman" w:hAnsi="Times New Roman"/>
                <w:sz w:val="21"/>
              </w:rPr>
              <w:t>登记证据</w:t>
            </w:r>
          </w:p>
        </w:tc>
        <w:tc>
          <w:tcPr>
            <w:tcW w:w="2800" w:type="dxa"/>
            <w:vAlign w:val="center"/>
          </w:tcPr>
          <w:p w14:paraId="77B37544">
            <w:pPr>
              <w:spacing w:before="20" w:after="20" w:line="240" w:lineRule="auto"/>
              <w:ind w:left="0" w:right="0" w:firstLine="0"/>
              <w:rPr>
                <w:lang w:eastAsia="zh-CN"/>
              </w:rPr>
            </w:pPr>
            <w:r>
              <w:rPr>
                <w:rFonts w:ascii="Times New Roman" w:hAnsi="Times New Roman"/>
                <w:sz w:val="21"/>
                <w:lang w:eastAsia="zh-CN"/>
              </w:rPr>
              <w:t>地质模型与渗流计算成果、巡检与台账资料</w:t>
            </w:r>
          </w:p>
        </w:tc>
        <w:tc>
          <w:tcPr>
            <w:tcW w:w="3706" w:type="dxa"/>
            <w:vAlign w:val="center"/>
          </w:tcPr>
          <w:p w14:paraId="086B6A67">
            <w:pPr>
              <w:spacing w:before="20" w:after="20" w:line="240" w:lineRule="auto"/>
              <w:ind w:left="0" w:right="0" w:firstLine="0"/>
              <w:rPr>
                <w:lang w:eastAsia="zh-CN"/>
              </w:rPr>
            </w:pPr>
            <w:r>
              <w:rPr>
                <w:rFonts w:ascii="Times New Roman" w:hAnsi="Times New Roman"/>
                <w:sz w:val="21"/>
                <w:lang w:eastAsia="zh-CN"/>
              </w:rPr>
              <w:t>证据清单（来源、时间、范围、版本）</w:t>
            </w:r>
          </w:p>
        </w:tc>
      </w:tr>
      <w:tr w14:paraId="630633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16FD9A8D">
            <w:pPr>
              <w:spacing w:before="20" w:after="20" w:line="240" w:lineRule="auto"/>
              <w:ind w:left="0" w:right="0" w:firstLine="0"/>
              <w:jc w:val="center"/>
            </w:pPr>
            <w:r>
              <w:rPr>
                <w:rFonts w:ascii="Times New Roman" w:hAnsi="Times New Roman"/>
                <w:sz w:val="21"/>
              </w:rPr>
              <w:t>3</w:t>
            </w:r>
          </w:p>
        </w:tc>
        <w:tc>
          <w:tcPr>
            <w:tcW w:w="2300" w:type="dxa"/>
            <w:vAlign w:val="center"/>
          </w:tcPr>
          <w:p w14:paraId="200EF530">
            <w:pPr>
              <w:spacing w:before="20" w:after="20" w:line="240" w:lineRule="auto"/>
              <w:ind w:left="0" w:right="0" w:firstLine="0"/>
            </w:pPr>
            <w:r>
              <w:rPr>
                <w:rFonts w:ascii="Times New Roman" w:hAnsi="Times New Roman"/>
                <w:sz w:val="21"/>
              </w:rPr>
              <w:t>判别证据状态</w:t>
            </w:r>
          </w:p>
        </w:tc>
        <w:tc>
          <w:tcPr>
            <w:tcW w:w="2800" w:type="dxa"/>
            <w:vAlign w:val="center"/>
          </w:tcPr>
          <w:p w14:paraId="32AD51F7">
            <w:pPr>
              <w:spacing w:before="20" w:after="20" w:line="240" w:lineRule="auto"/>
              <w:ind w:left="0" w:right="0" w:firstLine="0"/>
              <w:rPr>
                <w:lang w:eastAsia="zh-CN"/>
              </w:rPr>
            </w:pPr>
            <w:r>
              <w:rPr>
                <w:rFonts w:ascii="Times New Roman" w:hAnsi="Times New Roman"/>
                <w:sz w:val="21"/>
                <w:lang w:eastAsia="zh-CN"/>
              </w:rPr>
              <w:t>证据清单、覆盖与复核记录</w:t>
            </w:r>
          </w:p>
        </w:tc>
        <w:tc>
          <w:tcPr>
            <w:tcW w:w="3706" w:type="dxa"/>
            <w:vAlign w:val="center"/>
          </w:tcPr>
          <w:p w14:paraId="0D7F03B5">
            <w:pPr>
              <w:spacing w:before="20" w:after="20" w:line="240" w:lineRule="auto"/>
              <w:ind w:left="0" w:right="0" w:firstLine="0"/>
            </w:pPr>
            <w:r>
              <w:rPr>
                <w:rFonts w:ascii="Times New Roman" w:hAnsi="Times New Roman"/>
                <w:sz w:val="21"/>
              </w:rPr>
              <w:t>证据状态、缺失清单</w:t>
            </w:r>
          </w:p>
        </w:tc>
      </w:tr>
      <w:tr w14:paraId="3DD916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21A4F264">
            <w:pPr>
              <w:spacing w:before="20" w:after="20" w:line="240" w:lineRule="auto"/>
              <w:ind w:left="0" w:right="0" w:firstLine="0"/>
              <w:jc w:val="center"/>
            </w:pPr>
            <w:r>
              <w:rPr>
                <w:rFonts w:ascii="Times New Roman" w:hAnsi="Times New Roman"/>
                <w:sz w:val="21"/>
              </w:rPr>
              <w:t>4</w:t>
            </w:r>
          </w:p>
        </w:tc>
        <w:tc>
          <w:tcPr>
            <w:tcW w:w="2300" w:type="dxa"/>
            <w:vAlign w:val="center"/>
          </w:tcPr>
          <w:p w14:paraId="14685161">
            <w:pPr>
              <w:spacing w:before="20" w:after="20" w:line="240" w:lineRule="auto"/>
              <w:ind w:left="0" w:right="0" w:firstLine="0"/>
            </w:pPr>
            <w:r>
              <w:rPr>
                <w:rFonts w:ascii="Times New Roman" w:hAnsi="Times New Roman"/>
                <w:sz w:val="21"/>
              </w:rPr>
              <w:t>指标量化</w:t>
            </w:r>
          </w:p>
        </w:tc>
        <w:tc>
          <w:tcPr>
            <w:tcW w:w="2800" w:type="dxa"/>
            <w:vAlign w:val="center"/>
          </w:tcPr>
          <w:p w14:paraId="7F907CD6">
            <w:pPr>
              <w:spacing w:before="20" w:after="20" w:line="240" w:lineRule="auto"/>
              <w:ind w:left="0" w:right="0" w:firstLine="0"/>
            </w:pPr>
            <w:r>
              <w:rPr>
                <w:rFonts w:ascii="Times New Roman" w:hAnsi="Times New Roman"/>
                <w:sz w:val="21"/>
              </w:rPr>
              <w:t>可采纳证据</w:t>
            </w:r>
          </w:p>
        </w:tc>
        <w:tc>
          <w:tcPr>
            <w:tcW w:w="3706" w:type="dxa"/>
            <w:vAlign w:val="center"/>
          </w:tcPr>
          <w:p w14:paraId="0CF4B646">
            <w:pPr>
              <w:spacing w:before="20" w:after="20" w:line="240" w:lineRule="auto"/>
              <w:ind w:left="0" w:right="0" w:firstLine="0"/>
              <w:rPr>
                <w:lang w:eastAsia="zh-CN"/>
              </w:rPr>
            </w:pPr>
            <w:r>
              <w:rPr>
                <w:rFonts w:ascii="Times New Roman" w:hAnsi="Times New Roman"/>
                <w:sz w:val="21"/>
                <w:lang w:eastAsia="zh-CN"/>
              </w:rPr>
              <w:t>29项指标得分及原始物理量</w:t>
            </w:r>
          </w:p>
        </w:tc>
      </w:tr>
      <w:tr w14:paraId="375AF0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446204D2">
            <w:pPr>
              <w:spacing w:before="20" w:after="20" w:line="240" w:lineRule="auto"/>
              <w:ind w:left="0" w:right="0" w:firstLine="0"/>
              <w:jc w:val="center"/>
            </w:pPr>
            <w:r>
              <w:rPr>
                <w:rFonts w:ascii="Times New Roman" w:hAnsi="Times New Roman"/>
                <w:sz w:val="21"/>
              </w:rPr>
              <w:t>5</w:t>
            </w:r>
          </w:p>
        </w:tc>
        <w:tc>
          <w:tcPr>
            <w:tcW w:w="2300" w:type="dxa"/>
            <w:vAlign w:val="center"/>
          </w:tcPr>
          <w:p w14:paraId="03279455">
            <w:pPr>
              <w:spacing w:before="20" w:after="20" w:line="240" w:lineRule="auto"/>
              <w:ind w:left="0" w:right="0" w:firstLine="0"/>
            </w:pPr>
            <w:r>
              <w:rPr>
                <w:rFonts w:ascii="Times New Roman" w:hAnsi="Times New Roman"/>
                <w:sz w:val="21"/>
              </w:rPr>
              <w:t>规则链计算</w:t>
            </w:r>
          </w:p>
        </w:tc>
        <w:tc>
          <w:tcPr>
            <w:tcW w:w="2800" w:type="dxa"/>
            <w:vAlign w:val="center"/>
          </w:tcPr>
          <w:p w14:paraId="5DEEC723">
            <w:pPr>
              <w:spacing w:before="20" w:after="20" w:line="240" w:lineRule="auto"/>
              <w:ind w:left="0" w:right="0" w:firstLine="0"/>
            </w:pPr>
            <w:r>
              <w:rPr>
                <w:rFonts w:ascii="Times New Roman" w:hAnsi="Times New Roman"/>
                <w:sz w:val="21"/>
              </w:rPr>
              <w:t>指标得分、权重</w:t>
            </w:r>
          </w:p>
        </w:tc>
        <w:tc>
          <w:tcPr>
            <w:tcW w:w="3706" w:type="dxa"/>
            <w:vAlign w:val="center"/>
          </w:tcPr>
          <w:p w14:paraId="4EFB9AB6">
            <w:pPr>
              <w:spacing w:before="20" w:after="20" w:line="240" w:lineRule="auto"/>
              <w:ind w:left="0" w:right="0" w:firstLine="0"/>
              <w:rPr>
                <w:lang w:eastAsia="zh-CN"/>
              </w:rPr>
            </w:pPr>
            <w:r>
              <w:rPr>
                <w:rFonts w:ascii="Times New Roman" w:hAnsi="Times New Roman"/>
                <w:sz w:val="21"/>
                <w:lang w:eastAsia="zh-CN"/>
              </w:rPr>
              <w:t>模式响应、得分、门控、规则等级</w:t>
            </w:r>
          </w:p>
        </w:tc>
      </w:tr>
      <w:tr w14:paraId="56CB79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67133607">
            <w:pPr>
              <w:spacing w:before="20" w:after="20" w:line="240" w:lineRule="auto"/>
              <w:ind w:left="0" w:right="0" w:firstLine="0"/>
              <w:jc w:val="center"/>
            </w:pPr>
            <w:r>
              <w:rPr>
                <w:rFonts w:ascii="Times New Roman" w:hAnsi="Times New Roman"/>
                <w:sz w:val="21"/>
              </w:rPr>
              <w:t>6</w:t>
            </w:r>
          </w:p>
        </w:tc>
        <w:tc>
          <w:tcPr>
            <w:tcW w:w="2300" w:type="dxa"/>
            <w:vAlign w:val="center"/>
          </w:tcPr>
          <w:p w14:paraId="3C824EE0">
            <w:pPr>
              <w:spacing w:before="20" w:after="20" w:line="240" w:lineRule="auto"/>
              <w:ind w:left="0" w:right="0" w:firstLine="0"/>
            </w:pPr>
            <w:r>
              <w:rPr>
                <w:rFonts w:ascii="Times New Roman" w:hAnsi="Times New Roman"/>
                <w:sz w:val="21"/>
              </w:rPr>
              <w:t>学习模型与下限组合</w:t>
            </w:r>
          </w:p>
        </w:tc>
        <w:tc>
          <w:tcPr>
            <w:tcW w:w="2800" w:type="dxa"/>
            <w:vAlign w:val="center"/>
          </w:tcPr>
          <w:p w14:paraId="28881CE8">
            <w:pPr>
              <w:spacing w:before="20" w:after="20" w:line="240" w:lineRule="auto"/>
              <w:ind w:left="0" w:right="0" w:firstLine="0"/>
            </w:pPr>
            <w:r>
              <w:rPr>
                <w:rFonts w:ascii="Times New Roman" w:hAnsi="Times New Roman"/>
                <w:sz w:val="21"/>
              </w:rPr>
              <w:t>14项特征、选定策略</w:t>
            </w:r>
          </w:p>
        </w:tc>
        <w:tc>
          <w:tcPr>
            <w:tcW w:w="3706" w:type="dxa"/>
            <w:vAlign w:val="center"/>
          </w:tcPr>
          <w:p w14:paraId="210127EA">
            <w:pPr>
              <w:spacing w:before="20" w:after="20" w:line="240" w:lineRule="auto"/>
              <w:ind w:left="0" w:right="0" w:firstLine="0"/>
              <w:rPr>
                <w:lang w:eastAsia="zh-CN"/>
              </w:rPr>
            </w:pPr>
            <w:r>
              <w:rPr>
                <w:rFonts w:ascii="Times New Roman" w:hAnsi="Times New Roman"/>
                <w:sz w:val="21"/>
                <w:lang w:eastAsia="zh-CN"/>
              </w:rPr>
              <w:t>类别概率、学习等级、最终等级</w:t>
            </w:r>
          </w:p>
        </w:tc>
      </w:tr>
      <w:tr w14:paraId="44DD9A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560596C0">
            <w:pPr>
              <w:spacing w:before="20" w:after="20" w:line="240" w:lineRule="auto"/>
              <w:ind w:left="0" w:right="0" w:firstLine="0"/>
              <w:jc w:val="center"/>
            </w:pPr>
            <w:r>
              <w:rPr>
                <w:rFonts w:ascii="Times New Roman" w:hAnsi="Times New Roman"/>
                <w:sz w:val="21"/>
              </w:rPr>
              <w:t>7</w:t>
            </w:r>
          </w:p>
        </w:tc>
        <w:tc>
          <w:tcPr>
            <w:tcW w:w="2300" w:type="dxa"/>
            <w:vAlign w:val="center"/>
          </w:tcPr>
          <w:p w14:paraId="768C0368">
            <w:pPr>
              <w:spacing w:before="20" w:after="20" w:line="240" w:lineRule="auto"/>
              <w:ind w:left="0" w:right="0" w:firstLine="0"/>
            </w:pPr>
            <w:r>
              <w:rPr>
                <w:rFonts w:ascii="Times New Roman" w:hAnsi="Times New Roman"/>
                <w:sz w:val="21"/>
              </w:rPr>
              <w:t>复核与确定</w:t>
            </w:r>
          </w:p>
        </w:tc>
        <w:tc>
          <w:tcPr>
            <w:tcW w:w="2800" w:type="dxa"/>
            <w:vAlign w:val="center"/>
          </w:tcPr>
          <w:p w14:paraId="1DEDC500">
            <w:pPr>
              <w:spacing w:before="20" w:after="20" w:line="240" w:lineRule="auto"/>
              <w:ind w:left="0" w:right="0" w:firstLine="0"/>
              <w:rPr>
                <w:lang w:eastAsia="zh-CN"/>
              </w:rPr>
            </w:pPr>
            <w:r>
              <w:rPr>
                <w:rFonts w:ascii="Times New Roman" w:hAnsi="Times New Roman"/>
                <w:sz w:val="21"/>
                <w:lang w:eastAsia="zh-CN"/>
              </w:rPr>
              <w:t>复核门结果、巡检候选</w:t>
            </w:r>
          </w:p>
        </w:tc>
        <w:tc>
          <w:tcPr>
            <w:tcW w:w="3706" w:type="dxa"/>
            <w:vAlign w:val="center"/>
          </w:tcPr>
          <w:p w14:paraId="1E50FF7A">
            <w:pPr>
              <w:spacing w:before="20" w:after="20" w:line="240" w:lineRule="auto"/>
              <w:ind w:left="0" w:right="0" w:firstLine="0"/>
            </w:pPr>
            <w:r>
              <w:rPr>
                <w:rFonts w:ascii="Times New Roman" w:hAnsi="Times New Roman"/>
                <w:sz w:val="21"/>
              </w:rPr>
              <w:t>确定等级或等级范围</w:t>
            </w:r>
          </w:p>
        </w:tc>
      </w:tr>
      <w:tr w14:paraId="2CB574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2E474FDC">
            <w:pPr>
              <w:spacing w:before="20" w:after="20" w:line="240" w:lineRule="auto"/>
              <w:ind w:left="0" w:right="0" w:firstLine="0"/>
              <w:jc w:val="center"/>
            </w:pPr>
            <w:r>
              <w:rPr>
                <w:rFonts w:ascii="Times New Roman" w:hAnsi="Times New Roman"/>
                <w:sz w:val="21"/>
              </w:rPr>
              <w:t>8</w:t>
            </w:r>
          </w:p>
        </w:tc>
        <w:tc>
          <w:tcPr>
            <w:tcW w:w="2300" w:type="dxa"/>
            <w:vAlign w:val="center"/>
          </w:tcPr>
          <w:p w14:paraId="5183EFCF">
            <w:pPr>
              <w:spacing w:before="20" w:after="20" w:line="240" w:lineRule="auto"/>
              <w:ind w:left="0" w:right="0" w:firstLine="0"/>
            </w:pPr>
            <w:r>
              <w:rPr>
                <w:rFonts w:ascii="Times New Roman" w:hAnsi="Times New Roman"/>
                <w:sz w:val="21"/>
              </w:rPr>
              <w:t>发布与更新</w:t>
            </w:r>
          </w:p>
        </w:tc>
        <w:tc>
          <w:tcPr>
            <w:tcW w:w="2800" w:type="dxa"/>
            <w:vAlign w:val="center"/>
          </w:tcPr>
          <w:p w14:paraId="51AA334C">
            <w:pPr>
              <w:spacing w:before="20" w:after="20" w:line="240" w:lineRule="auto"/>
              <w:ind w:left="0" w:right="0" w:firstLine="0"/>
            </w:pPr>
            <w:r>
              <w:rPr>
                <w:rFonts w:ascii="Times New Roman" w:hAnsi="Times New Roman"/>
                <w:sz w:val="21"/>
              </w:rPr>
              <w:t>第1～7步结果</w:t>
            </w:r>
          </w:p>
        </w:tc>
        <w:tc>
          <w:tcPr>
            <w:tcW w:w="3706" w:type="dxa"/>
            <w:vAlign w:val="center"/>
          </w:tcPr>
          <w:p w14:paraId="464FD359">
            <w:pPr>
              <w:spacing w:before="20" w:after="20" w:line="240" w:lineRule="auto"/>
              <w:ind w:left="0" w:right="0" w:firstLine="0"/>
              <w:rPr>
                <w:lang w:eastAsia="zh-CN"/>
              </w:rPr>
            </w:pPr>
            <w:r>
              <w:rPr>
                <w:rFonts w:ascii="Times New Roman" w:hAnsi="Times New Roman"/>
                <w:sz w:val="21"/>
                <w:lang w:eastAsia="zh-CN"/>
              </w:rPr>
              <w:t>等级、依据、待办事项、预警级别</w:t>
            </w:r>
          </w:p>
        </w:tc>
      </w:tr>
    </w:tbl>
    <w:p w14:paraId="24BC3CA2">
      <w:pPr>
        <w:spacing w:after="0" w:line="360" w:lineRule="auto"/>
        <w:rPr>
          <w:lang w:eastAsia="zh-CN"/>
        </w:rPr>
      </w:pPr>
      <w:r>
        <w:rPr>
          <w:rFonts w:ascii="Times New Roman" w:hAnsi="Times New Roman"/>
          <w:lang w:eastAsia="zh-CN"/>
        </w:rPr>
        <w:t xml:space="preserve">八个步骤可归为三个阶段。第一阶段为证据准备（第1～3步），</w:t>
      </w:r>
      <w:del w:id="900015" w:author="Claude" w:date="2026-10-28T00:00:00Z">
        <w:r>
          <w:rPr>
            <w:rFonts w:ascii="Times New Roman" w:hAnsi="Times New Roman"/>
            <w:lang w:eastAsia="zh-CN"/>
          </w:rPr>
          <w:delText xml:space="preserve">以水位工况和评价时刻确定评价单元</w:delText>
        </w:r>
      </w:del>
      <w:ins w:id="900016" w:author="Claude" w:date="2026-10-28T00:00:00Z">
        <w:r>
          <w:rPr>
            <w:rFonts w:ascii="Times New Roman" w:hAnsi="Times New Roman"/>
            <w:lang w:eastAsia="zh-CN"/>
          </w:rPr>
          <w:t>以水位工况和资料截止时间确定评价单元</w:t>
        </w:r>
      </w:ins>
      <w:r>
        <w:rPr>
          <w:rFonts w:ascii="Times New Roman" w:hAnsi="Times New Roman"/>
          <w:lang w:eastAsia="zh-CN"/>
        </w:rPr>
        <w:t xml:space="preserve">，登记该单元可用的全部资料，并逐条判别其证据状态，形成可采纳证据和缺失清单。第二阶段为等级计算（第4～6步），将可采纳证据量化为指标得分，由物理规则链给出规则等级，再由随机森林给出学习等级，并按序数物理下限得到最终等级。第三阶段为复核与发布（第7、8步），对学习模型把握不足或存在巡检候选的单元转入人工复核，复核后输出确定等级或等级范围，并连同依据、待办事项和预警级别一并发布。三个阶段依次衔接：证据准备决定了哪些资料能够参与计算，等级计算给出初步结论，复核与发布则决定结论能否作为确定结论使用。当水位工况、巡检资料或复核结论发生变化时，只需从相应步骤重新执行，即可得到更新后的评价结果，这也是评价能够动态更新的基础。</w:t>
      </w:r>
    </w:p>
    <w:p w14:paraId="6D628530">
      <w:pPr>
        <w:pStyle w:val="4"/>
      </w:pPr>
      <w:r>
        <w:rPr>
          <w:rFonts w:ascii="Times New Roman" w:hAnsi="Times New Roman"/>
        </w:rPr>
        <w:t xml:space="preserve">5.2 </w:t>
      </w:r>
      <w:r>
        <w:t>评价方法</w:t>
      </w:r>
    </w:p>
    <w:p w14:paraId="43B66C95">
      <w:pPr>
        <w:spacing w:after="0" w:line="360" w:lineRule="auto"/>
        <w:rPr>
          <w:lang w:eastAsia="zh-CN"/>
        </w:rPr>
      </w:pPr>
      <w:r>
        <w:rPr>
          <w:rFonts w:ascii="Times New Roman" w:hAnsi="Times New Roman"/>
          <w:lang w:eastAsia="zh-CN"/>
        </w:rPr>
        <w:t>评价框架确定了信息的组织方式，评价方法则解决信息如何进入评价的问题。本节首先构建评价指标体系，并将其与规范和已有文献进行对比；然后给出指标的量化方法和权重确定方法；在此基础上，针对渗流计算无法反映已出现病害的不足，阐述无人机红外巡检方案、管涌智能识别模型及其训练、检验与现场应用；最后给出巡检结果进入评价时的空间配准和证据接入规则。</w:t>
      </w:r>
    </w:p>
    <w:p w14:paraId="5B4C6503">
      <w:pPr>
        <w:pStyle w:val="5"/>
      </w:pPr>
      <w:r>
        <w:rPr>
          <w:rFonts w:ascii="Times New Roman" w:hAnsi="Times New Roman"/>
        </w:rPr>
        <w:t xml:space="preserve">5.2.1 </w:t>
      </w:r>
      <w:r>
        <w:t>评价指标体系</w:t>
      </w:r>
    </w:p>
    <w:p w14:paraId="4C53F1C7">
      <w:pPr>
        <w:spacing w:after="0" w:line="360" w:lineRule="auto"/>
        <w:rPr>
          <w:lang w:eastAsia="zh-CN"/>
        </w:rPr>
      </w:pPr>
      <w:r>
        <w:rPr>
          <w:rFonts w:ascii="Times New Roman" w:hAnsi="Times New Roman"/>
          <w:lang w:eastAsia="zh-CN"/>
        </w:rPr>
        <w:t>评价指标体系是评价方法的基础。指标选取遵循以下三项原则：一是规范性，指标框架与《堤防工程安全评价导则》（SL/Z 679—2015）</w:t>
      </w:r>
      <w:r>
        <w:rPr>
          <w:rFonts w:ascii="Times New Roman" w:hAnsi="Times New Roman"/>
          <w:vertAlign w:val="superscript"/>
          <w:lang w:eastAsia="zh-CN"/>
        </w:rPr>
        <w:t>[136]</w:t>
      </w:r>
      <w:r>
        <w:rPr>
          <w:rFonts w:ascii="Times New Roman" w:hAnsi="Times New Roman"/>
          <w:lang w:eastAsia="zh-CN"/>
        </w:rPr>
        <w:t>和《堤防工程设计规范》（GB 50286—2013）</w:t>
      </w:r>
      <w:r>
        <w:rPr>
          <w:rFonts w:ascii="Times New Roman" w:hAnsi="Times New Roman"/>
          <w:vertAlign w:val="superscript"/>
          <w:lang w:eastAsia="zh-CN"/>
        </w:rPr>
        <w:t>[137]</w:t>
      </w:r>
      <w:r>
        <w:rPr>
          <w:rFonts w:ascii="Times New Roman" w:hAnsi="Times New Roman"/>
          <w:lang w:eastAsia="zh-CN"/>
        </w:rPr>
        <w:t>规定的评价内容相对应，以便评价结论能够与规范评价相互衔接；二是针对性，结合研究区砂、黏土互层的二元堤基、堤身填筑不均匀、临水侧岸坡受冲刷和穿堤建筑物较多等特点，突出渗流、边坡稳定和冲刷等关键风险因素；三是可获取性，优先选取可由工程资料、数值计算、运行记录和现场核实资料得到的指标，避免采用难以判定或重复性较差的描述性指标，以保证评价的可操作性和可重复性。</w:t>
      </w:r>
    </w:p>
    <w:p w14:paraId="4AB9A184">
      <w:pPr>
        <w:spacing w:after="0" w:line="360" w:lineRule="auto"/>
        <w:rPr>
          <w:lang w:eastAsia="zh-CN"/>
        </w:rPr>
      </w:pPr>
      <w:r>
        <w:rPr>
          <w:rFonts w:ascii="Times New Roman" w:hAnsi="Times New Roman"/>
          <w:lang w:eastAsia="zh-CN"/>
        </w:rPr>
        <w:t>依据上述原则，指标体系分为目标层、准则层和指标层（图5-2）。准则层包括工程质量、防洪安全、渗流安全、结构安全和运行管理5个方面，指标层共29项。指标体系以渗流破坏为重点，同时保留与之相互影响的边坡失稳和穿堤建筑物接触渗漏等内容：背水坡渗透压力升高会降低边坡稳定性，穿堤建筑物周边的接触渗漏又常是管涌的起点。</w:t>
      </w:r>
    </w:p>
    <w:p w14:paraId="27D8B886">
      <w:pPr>
        <w:keepNext/>
        <w:spacing w:before="120" w:after="0" w:line="240" w:lineRule="auto"/>
        <w:jc w:val="center"/>
      </w:pPr>
      <w:r>
        <w:rPr>
          <w:lang w:eastAsia="zh-CN"/>
        </w:rPr>
        <w:drawing>
          <wp:inline distT="0" distB="0" distL="0" distR="0">
            <wp:extent cx="4937760" cy="2717165"/>
            <wp:effectExtent l="0" t="0" r="0" b="0"/>
            <wp:docPr id="92" name="图片 1629216994" descr="图5-2  堤防渗流安全评价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629216994" descr="图5-2  堤防渗流安全评价指标体系"/>
                    <pic:cNvPicPr>
                      <a:picLocks noChangeAspect="1"/>
                    </pic:cNvPicPr>
                  </pic:nvPicPr>
                  <pic:blipFill>
                    <a:blip r:embed="rId165"/>
                    <a:stretch>
                      <a:fillRect/>
                    </a:stretch>
                  </pic:blipFill>
                  <pic:spPr>
                    <a:xfrm>
                      <a:off x="0" y="0"/>
                      <a:ext cx="4937760" cy="2717320"/>
                    </a:xfrm>
                    <a:prstGeom prst="rect">
                      <a:avLst/>
                    </a:prstGeom>
                  </pic:spPr>
                </pic:pic>
              </a:graphicData>
            </a:graphic>
          </wp:inline>
        </w:drawing>
      </w:r>
    </w:p>
    <w:p w14:paraId="54BA23FA">
      <w:pPr>
        <w:spacing w:after="120" w:line="240" w:lineRule="auto"/>
        <w:ind w:firstLine="0"/>
        <w:jc w:val="center"/>
        <w:rPr>
          <w:lang w:eastAsia="zh-CN"/>
        </w:rPr>
      </w:pPr>
      <w:r>
        <w:rPr>
          <w:rFonts w:ascii="Times New Roman" w:hAnsi="Times New Roman"/>
          <w:sz w:val="21"/>
          <w:szCs w:val="21"/>
          <w:lang w:eastAsia="zh-CN"/>
        </w:rPr>
        <w:t>图5-2　堤防渗流安全评价指标体系</w:t>
      </w:r>
    </w:p>
    <w:p w14:paraId="34398ED5">
      <w:pPr>
        <w:spacing w:after="120" w:line="240" w:lineRule="auto"/>
        <w:ind w:firstLine="0"/>
        <w:jc w:val="center"/>
        <w:rPr>
          <w:lang w:eastAsia="zh-CN"/>
        </w:rPr>
      </w:pPr>
      <w:r>
        <w:rPr>
          <w:rFonts w:ascii="Times New Roman" w:hAnsi="Times New Roman" w:cs="Times New Roman"/>
          <w:sz w:val="21"/>
          <w:szCs w:val="21"/>
          <w:lang w:eastAsia="zh-CN"/>
        </w:rPr>
        <w:t>Fig. 5-2 Indicator system for levee seepage safety evaluation</w:t>
      </w:r>
    </w:p>
    <w:p w14:paraId="7EBDF960">
      <w:pPr>
        <w:spacing w:after="0" w:line="360" w:lineRule="auto"/>
        <w:rPr>
          <w:lang w:eastAsia="zh-CN"/>
        </w:rPr>
      </w:pPr>
      <w:r>
        <w:rPr>
          <w:rFonts w:ascii="Times New Roman" w:hAnsi="Times New Roman"/>
          <w:lang w:eastAsia="zh-CN"/>
        </w:rPr>
        <w:t>为说明本章指标体系与已有方法的异同，表5-4将其与导则和文献</w:t>
      </w:r>
      <w:r>
        <w:rPr>
          <w:rFonts w:ascii="Times New Roman" w:hAnsi="Times New Roman"/>
          <w:vertAlign w:val="superscript"/>
          <w:lang w:eastAsia="zh-CN"/>
        </w:rPr>
        <w:t>[145]</w:t>
      </w:r>
      <w:r>
        <w:rPr>
          <w:rFonts w:ascii="Times New Roman" w:hAnsi="Times New Roman"/>
          <w:lang w:eastAsia="zh-CN"/>
        </w:rPr>
        <w:t>的山区堤防评价体系进行了对比。</w:t>
      </w:r>
    </w:p>
    <w:p w14:paraId="11707452">
      <w:pPr>
        <w:keepNext/>
        <w:spacing w:after="120" w:line="240" w:lineRule="auto"/>
        <w:ind w:firstLine="0"/>
        <w:jc w:val="center"/>
        <w:rPr>
          <w:lang w:eastAsia="zh-CN"/>
        </w:rPr>
      </w:pPr>
      <w:r>
        <w:rPr>
          <w:rFonts w:ascii="Times New Roman" w:hAnsi="Times New Roman"/>
          <w:sz w:val="21"/>
          <w:szCs w:val="21"/>
          <w:lang w:eastAsia="zh-CN"/>
        </w:rPr>
        <w:t>表5-4　本章指标体系与已有指标体系的对比</w:t>
      </w:r>
    </w:p>
    <w:p w14:paraId="142DBD3D">
      <w:pPr>
        <w:keepNext/>
        <w:spacing w:after="120" w:line="240" w:lineRule="auto"/>
        <w:ind w:firstLine="0"/>
        <w:jc w:val="center"/>
        <w:rPr>
          <w:lang w:eastAsia="zh-CN"/>
        </w:rPr>
      </w:pPr>
      <w:r>
        <w:rPr>
          <w:rFonts w:ascii="Times New Roman" w:hAnsi="Times New Roman" w:cs="Times New Roman"/>
          <w:sz w:val="21"/>
          <w:szCs w:val="21"/>
          <w:lang w:eastAsia="zh-CN"/>
        </w:rPr>
        <w:t>Table 5-4 Comparison between the indicator system of this chapter and existing ones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400"/>
        <w:gridCol w:w="2400"/>
        <w:gridCol w:w="3306"/>
      </w:tblGrid>
      <w:tr w14:paraId="16293A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17EC335B">
            <w:pPr>
              <w:keepNext/>
              <w:spacing w:before="20" w:after="20" w:line="240" w:lineRule="auto"/>
              <w:ind w:left="0" w:right="0" w:firstLine="0"/>
              <w:jc w:val="center"/>
            </w:pPr>
            <w:r>
              <w:rPr>
                <w:rFonts w:ascii="Times New Roman" w:hAnsi="Times New Roman" w:eastAsia="黑体"/>
                <w:b/>
                <w:sz w:val="21"/>
              </w:rPr>
              <w:t>对比项</w:t>
            </w:r>
          </w:p>
        </w:tc>
        <w:tc>
          <w:tcPr>
            <w:tcW w:w="2400" w:type="dxa"/>
            <w:tcBorders>
              <w:bottom w:val="single" w:color="000000" w:sz="6" w:space="0"/>
            </w:tcBorders>
            <w:vAlign w:val="center"/>
          </w:tcPr>
          <w:p w14:paraId="22839384">
            <w:pPr>
              <w:keepNext/>
              <w:spacing w:before="20" w:after="20" w:line="240" w:lineRule="auto"/>
              <w:ind w:left="0" w:right="0" w:firstLine="0"/>
              <w:jc w:val="center"/>
            </w:pPr>
            <w:r>
              <w:rPr>
                <w:rFonts w:ascii="Times New Roman" w:hAnsi="Times New Roman" w:eastAsia="黑体"/>
                <w:b/>
                <w:sz w:val="21"/>
              </w:rPr>
              <w:t>SL/Z 679—2015导则</w:t>
            </w:r>
          </w:p>
        </w:tc>
        <w:tc>
          <w:tcPr>
            <w:tcW w:w="2400" w:type="dxa"/>
            <w:tcBorders>
              <w:bottom w:val="single" w:color="000000" w:sz="6" w:space="0"/>
            </w:tcBorders>
            <w:vAlign w:val="center"/>
          </w:tcPr>
          <w:p w14:paraId="5AED0237">
            <w:pPr>
              <w:keepNext/>
              <w:spacing w:before="20" w:after="20" w:line="240" w:lineRule="auto"/>
              <w:ind w:left="0" w:right="0" w:firstLine="0"/>
              <w:jc w:val="center"/>
            </w:pPr>
            <w:r>
              <w:rPr>
                <w:rFonts w:ascii="Times New Roman" w:hAnsi="Times New Roman" w:eastAsia="黑体"/>
                <w:b/>
                <w:sz w:val="21"/>
              </w:rPr>
              <w:t>文献</w:t>
            </w:r>
            <w:r>
              <w:rPr>
                <w:rFonts w:ascii="Times New Roman" w:hAnsi="Times New Roman" w:eastAsia="黑体"/>
                <w:b/>
                <w:sz w:val="21"/>
                <w:vertAlign w:val="superscript"/>
              </w:rPr>
              <w:t>[10]</w:t>
            </w:r>
          </w:p>
        </w:tc>
        <w:tc>
          <w:tcPr>
            <w:tcW w:w="3306" w:type="dxa"/>
            <w:tcBorders>
              <w:bottom w:val="single" w:color="000000" w:sz="6" w:space="0"/>
            </w:tcBorders>
            <w:vAlign w:val="center"/>
          </w:tcPr>
          <w:p w14:paraId="276F4D07">
            <w:pPr>
              <w:keepNext/>
              <w:spacing w:before="20" w:after="20" w:line="240" w:lineRule="auto"/>
              <w:ind w:left="0" w:right="0" w:firstLine="0"/>
              <w:jc w:val="center"/>
            </w:pPr>
            <w:r>
              <w:rPr>
                <w:rFonts w:ascii="Times New Roman" w:hAnsi="Times New Roman" w:eastAsia="黑体"/>
                <w:b/>
                <w:sz w:val="21"/>
              </w:rPr>
              <w:t>本章体系</w:t>
            </w:r>
          </w:p>
        </w:tc>
      </w:tr>
      <w:tr w14:paraId="415633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04A895C4">
            <w:pPr>
              <w:spacing w:before="20" w:after="20" w:line="240" w:lineRule="auto"/>
              <w:ind w:left="0" w:right="0" w:firstLine="0"/>
              <w:jc w:val="center"/>
            </w:pPr>
            <w:r>
              <w:rPr>
                <w:rFonts w:ascii="Times New Roman" w:hAnsi="Times New Roman"/>
                <w:sz w:val="21"/>
              </w:rPr>
              <w:t>指标数量</w:t>
            </w:r>
          </w:p>
        </w:tc>
        <w:tc>
          <w:tcPr>
            <w:tcW w:w="2400" w:type="dxa"/>
            <w:vAlign w:val="center"/>
          </w:tcPr>
          <w:p w14:paraId="21B5F20C">
            <w:pPr>
              <w:spacing w:before="20" w:after="20" w:line="240" w:lineRule="auto"/>
              <w:ind w:left="0" w:right="0" w:firstLine="0"/>
              <w:rPr>
                <w:lang w:eastAsia="zh-CN"/>
              </w:rPr>
            </w:pPr>
            <w:r>
              <w:rPr>
                <w:rFonts w:ascii="Times New Roman" w:hAnsi="Times New Roman"/>
                <w:sz w:val="21"/>
                <w:lang w:eastAsia="zh-CN"/>
              </w:rPr>
              <w:t>规定评价内容，未给出统一的量化指标清单</w:t>
            </w:r>
          </w:p>
        </w:tc>
        <w:tc>
          <w:tcPr>
            <w:tcW w:w="2400" w:type="dxa"/>
            <w:vAlign w:val="center"/>
          </w:tcPr>
          <w:p w14:paraId="0471FF46">
            <w:pPr>
              <w:spacing w:before="20" w:after="20" w:line="240" w:lineRule="auto"/>
              <w:ind w:left="0" w:right="0" w:firstLine="0"/>
            </w:pPr>
            <w:r>
              <w:rPr>
                <w:rFonts w:ascii="Times New Roman" w:hAnsi="Times New Roman"/>
                <w:sz w:val="21"/>
              </w:rPr>
              <w:t>17项</w:t>
            </w:r>
          </w:p>
        </w:tc>
        <w:tc>
          <w:tcPr>
            <w:tcW w:w="3306" w:type="dxa"/>
            <w:vAlign w:val="center"/>
          </w:tcPr>
          <w:p w14:paraId="1207DC48">
            <w:pPr>
              <w:spacing w:before="20" w:after="20" w:line="240" w:lineRule="auto"/>
              <w:ind w:left="0" w:right="0" w:firstLine="0"/>
            </w:pPr>
            <w:r>
              <w:rPr>
                <w:rFonts w:ascii="Times New Roman" w:hAnsi="Times New Roman"/>
                <w:sz w:val="21"/>
              </w:rPr>
              <w:t>29项</w:t>
            </w:r>
          </w:p>
        </w:tc>
      </w:tr>
      <w:tr w14:paraId="332263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464DBCC9">
            <w:pPr>
              <w:spacing w:before="20" w:after="20" w:line="240" w:lineRule="auto"/>
              <w:ind w:left="0" w:right="0" w:firstLine="0"/>
              <w:jc w:val="center"/>
            </w:pPr>
            <w:r>
              <w:rPr>
                <w:rFonts w:ascii="Times New Roman" w:hAnsi="Times New Roman"/>
                <w:sz w:val="21"/>
              </w:rPr>
              <w:t>指标构成</w:t>
            </w:r>
          </w:p>
        </w:tc>
        <w:tc>
          <w:tcPr>
            <w:tcW w:w="2400" w:type="dxa"/>
            <w:vAlign w:val="center"/>
          </w:tcPr>
          <w:p w14:paraId="55BBCEC1">
            <w:pPr>
              <w:spacing w:before="20" w:after="20" w:line="240" w:lineRule="auto"/>
              <w:ind w:left="0" w:right="0" w:firstLine="0"/>
              <w:rPr>
                <w:lang w:eastAsia="zh-CN"/>
              </w:rPr>
            </w:pPr>
            <w:r>
              <w:rPr>
                <w:rFonts w:ascii="Times New Roman" w:hAnsi="Times New Roman"/>
                <w:sz w:val="21"/>
                <w:lang w:eastAsia="zh-CN"/>
              </w:rPr>
              <w:t>工程质量、运行管理、防洪标准、渗流安全、结构安全五个方面</w:t>
            </w:r>
          </w:p>
        </w:tc>
        <w:tc>
          <w:tcPr>
            <w:tcW w:w="2400" w:type="dxa"/>
            <w:vAlign w:val="center"/>
          </w:tcPr>
          <w:p w14:paraId="68C720A4">
            <w:pPr>
              <w:spacing w:before="20" w:after="20" w:line="240" w:lineRule="auto"/>
              <w:ind w:left="0" w:right="0" w:firstLine="0"/>
              <w:rPr>
                <w:lang w:eastAsia="zh-CN"/>
              </w:rPr>
            </w:pPr>
            <w:r>
              <w:rPr>
                <w:rFonts w:ascii="Times New Roman" w:hAnsi="Times New Roman"/>
                <w:sz w:val="21"/>
                <w:lang w:eastAsia="zh-CN"/>
              </w:rPr>
              <w:t>降水强度、河道形态、堤身材料、堤身渗透性、历史险情等致灾与工程因素</w:t>
            </w:r>
          </w:p>
        </w:tc>
        <w:tc>
          <w:tcPr>
            <w:tcW w:w="3306" w:type="dxa"/>
            <w:vAlign w:val="center"/>
          </w:tcPr>
          <w:p w14:paraId="3CAC16F9">
            <w:pPr>
              <w:spacing w:before="20" w:after="20" w:line="240" w:lineRule="auto"/>
              <w:ind w:left="0" w:right="0" w:firstLine="0"/>
              <w:rPr>
                <w:lang w:eastAsia="zh-CN"/>
              </w:rPr>
            </w:pPr>
            <w:r>
              <w:rPr>
                <w:rFonts w:ascii="Times New Roman" w:hAnsi="Times New Roman"/>
                <w:sz w:val="21"/>
                <w:lang w:eastAsia="zh-CN"/>
              </w:rPr>
              <w:t>按导则五个方面组织，渗流安全细分为堤基、堤身、接触面和穿堤建筑物四个部位</w:t>
            </w:r>
          </w:p>
        </w:tc>
      </w:tr>
      <w:tr w14:paraId="5A3614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7D1923A3">
            <w:pPr>
              <w:spacing w:before="20" w:after="20" w:line="240" w:lineRule="auto"/>
              <w:ind w:left="0" w:right="0" w:firstLine="0"/>
              <w:jc w:val="center"/>
            </w:pPr>
            <w:r>
              <w:rPr>
                <w:rFonts w:ascii="Times New Roman" w:hAnsi="Times New Roman"/>
                <w:sz w:val="21"/>
              </w:rPr>
              <w:t>渗流指标的来源</w:t>
            </w:r>
          </w:p>
        </w:tc>
        <w:tc>
          <w:tcPr>
            <w:tcW w:w="2400" w:type="dxa"/>
            <w:vAlign w:val="center"/>
          </w:tcPr>
          <w:p w14:paraId="6E4D8390">
            <w:pPr>
              <w:spacing w:before="20" w:after="20" w:line="240" w:lineRule="auto"/>
              <w:ind w:left="0" w:right="0" w:firstLine="0"/>
            </w:pPr>
            <w:r>
              <w:rPr>
                <w:rFonts w:ascii="Times New Roman" w:hAnsi="Times New Roman"/>
                <w:sz w:val="21"/>
              </w:rPr>
              <w:t>复核计算与监测资料</w:t>
            </w:r>
          </w:p>
        </w:tc>
        <w:tc>
          <w:tcPr>
            <w:tcW w:w="2400" w:type="dxa"/>
            <w:vAlign w:val="center"/>
          </w:tcPr>
          <w:p w14:paraId="03BAD26E">
            <w:pPr>
              <w:spacing w:before="20" w:after="20" w:line="240" w:lineRule="auto"/>
              <w:ind w:left="0" w:right="0" w:firstLine="0"/>
              <w:rPr>
                <w:lang w:eastAsia="zh-CN"/>
              </w:rPr>
            </w:pPr>
            <w:r>
              <w:rPr>
                <w:rFonts w:ascii="Times New Roman" w:hAnsi="Times New Roman"/>
                <w:sz w:val="21"/>
                <w:lang w:eastAsia="zh-CN"/>
              </w:rPr>
              <w:t>以渗透性等指标间接表达</w:t>
            </w:r>
          </w:p>
        </w:tc>
        <w:tc>
          <w:tcPr>
            <w:tcW w:w="3306" w:type="dxa"/>
            <w:vAlign w:val="center"/>
          </w:tcPr>
          <w:p w14:paraId="737836A1">
            <w:pPr>
              <w:spacing w:before="20" w:after="20" w:line="240" w:lineRule="auto"/>
              <w:ind w:left="0" w:right="0" w:firstLine="0"/>
              <w:rPr>
                <w:lang w:eastAsia="zh-CN"/>
              </w:rPr>
            </w:pPr>
            <w:r>
              <w:rPr>
                <w:rFonts w:ascii="Times New Roman" w:hAnsi="Times New Roman"/>
                <w:sz w:val="21"/>
                <w:lang w:eastAsia="zh-CN"/>
              </w:rPr>
              <w:t>坡降比由渗流计算直接给出，并保留原始物理量</w:t>
            </w:r>
          </w:p>
        </w:tc>
      </w:tr>
      <w:tr w14:paraId="607763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43B95270">
            <w:pPr>
              <w:spacing w:before="20" w:after="20" w:line="240" w:lineRule="auto"/>
              <w:ind w:left="0" w:right="0" w:firstLine="0"/>
              <w:jc w:val="center"/>
            </w:pPr>
            <w:r>
              <w:rPr>
                <w:rFonts w:ascii="Times New Roman" w:hAnsi="Times New Roman"/>
                <w:sz w:val="21"/>
              </w:rPr>
              <w:t>巡检信息</w:t>
            </w:r>
          </w:p>
        </w:tc>
        <w:tc>
          <w:tcPr>
            <w:tcW w:w="2400" w:type="dxa"/>
            <w:vAlign w:val="center"/>
          </w:tcPr>
          <w:p w14:paraId="1F37E881">
            <w:pPr>
              <w:spacing w:before="20" w:after="20" w:line="240" w:lineRule="auto"/>
              <w:ind w:left="0" w:right="0" w:firstLine="0"/>
            </w:pPr>
            <w:r>
              <w:rPr>
                <w:rFonts w:ascii="Times New Roman" w:hAnsi="Times New Roman"/>
                <w:sz w:val="21"/>
              </w:rPr>
              <w:t>现场检查结论</w:t>
            </w:r>
          </w:p>
        </w:tc>
        <w:tc>
          <w:tcPr>
            <w:tcW w:w="2400" w:type="dxa"/>
            <w:vAlign w:val="center"/>
          </w:tcPr>
          <w:p w14:paraId="26E2D750">
            <w:pPr>
              <w:spacing w:before="20" w:after="20" w:line="240" w:lineRule="auto"/>
              <w:ind w:left="0" w:right="0" w:firstLine="0"/>
            </w:pPr>
            <w:r>
              <w:rPr>
                <w:rFonts w:ascii="Times New Roman" w:hAnsi="Times New Roman"/>
                <w:sz w:val="21"/>
              </w:rPr>
              <w:t>历史险情</w:t>
            </w:r>
          </w:p>
        </w:tc>
        <w:tc>
          <w:tcPr>
            <w:tcW w:w="3306" w:type="dxa"/>
            <w:vAlign w:val="center"/>
          </w:tcPr>
          <w:p w14:paraId="1081F70A">
            <w:pPr>
              <w:spacing w:before="20" w:after="20" w:line="240" w:lineRule="auto"/>
              <w:ind w:left="0" w:right="0" w:firstLine="0"/>
              <w:rPr>
                <w:lang w:eastAsia="zh-CN"/>
              </w:rPr>
            </w:pPr>
            <w:r>
              <w:rPr>
                <w:rFonts w:ascii="Times New Roman" w:hAnsi="Times New Roman"/>
                <w:sz w:val="21"/>
                <w:lang w:eastAsia="zh-CN"/>
              </w:rPr>
              <w:t>加权渗漏点密度，并设观测门控与证据状态</w:t>
            </w:r>
          </w:p>
        </w:tc>
      </w:tr>
      <w:tr w14:paraId="1B56E5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71877087">
            <w:pPr>
              <w:spacing w:before="20" w:after="20" w:line="240" w:lineRule="auto"/>
              <w:ind w:left="0" w:right="0" w:firstLine="0"/>
              <w:jc w:val="center"/>
            </w:pPr>
            <w:r>
              <w:rPr>
                <w:rFonts w:ascii="Times New Roman" w:hAnsi="Times New Roman"/>
                <w:sz w:val="21"/>
              </w:rPr>
              <w:t>赋权与综合</w:t>
            </w:r>
          </w:p>
        </w:tc>
        <w:tc>
          <w:tcPr>
            <w:tcW w:w="2400" w:type="dxa"/>
            <w:vAlign w:val="center"/>
          </w:tcPr>
          <w:p w14:paraId="0D99913D">
            <w:pPr>
              <w:spacing w:before="20" w:after="20" w:line="240" w:lineRule="auto"/>
              <w:ind w:left="0" w:right="0" w:firstLine="0"/>
            </w:pPr>
            <w:r>
              <w:rPr>
                <w:rFonts w:ascii="Times New Roman" w:hAnsi="Times New Roman"/>
                <w:sz w:val="21"/>
              </w:rPr>
              <w:t>分项判定后综合</w:t>
            </w:r>
          </w:p>
        </w:tc>
        <w:tc>
          <w:tcPr>
            <w:tcW w:w="2400" w:type="dxa"/>
            <w:vAlign w:val="center"/>
          </w:tcPr>
          <w:p w14:paraId="48827B77">
            <w:pPr>
              <w:spacing w:before="20" w:after="20" w:line="240" w:lineRule="auto"/>
              <w:ind w:left="0" w:right="0" w:firstLine="0"/>
            </w:pPr>
            <w:r>
              <w:rPr>
                <w:rFonts w:ascii="Times New Roman" w:hAnsi="Times New Roman"/>
                <w:sz w:val="21"/>
              </w:rPr>
              <w:t>组合赋权与云模型</w:t>
            </w:r>
          </w:p>
        </w:tc>
        <w:tc>
          <w:tcPr>
            <w:tcW w:w="3306" w:type="dxa"/>
            <w:vAlign w:val="center"/>
          </w:tcPr>
          <w:p w14:paraId="0207B769">
            <w:pPr>
              <w:spacing w:before="20" w:after="20" w:line="240" w:lineRule="auto"/>
              <w:ind w:left="0" w:right="0" w:firstLine="0"/>
              <w:rPr>
                <w:lang w:eastAsia="zh-CN"/>
              </w:rPr>
            </w:pPr>
            <w:r>
              <w:rPr>
                <w:rFonts w:ascii="Times New Roman" w:hAnsi="Times New Roman"/>
                <w:sz w:val="21"/>
                <w:lang w:eastAsia="zh-CN"/>
              </w:rPr>
              <w:t>导则优先级赋权，经关联矩阵换算为失效模式权重</w:t>
            </w:r>
          </w:p>
        </w:tc>
      </w:tr>
    </w:tbl>
    <w:p w14:paraId="51DFF83F">
      <w:pPr>
        <w:spacing w:after="0" w:line="360" w:lineRule="auto"/>
        <w:rPr>
          <w:lang w:eastAsia="zh-CN"/>
        </w:rPr>
      </w:pPr>
      <w:r>
        <w:rPr>
          <w:rFonts w:ascii="Times New Roman" w:hAnsi="Times New Roman"/>
          <w:lang w:eastAsia="zh-CN"/>
        </w:rPr>
        <w:t>由表5-4可见，导则规定了五个方面的评价内容和判定要求，是评价的规范依据，但未给出统一的指标量化与赋分方法；文献</w:t>
      </w:r>
      <w:r>
        <w:rPr>
          <w:rFonts w:ascii="Times New Roman" w:hAnsi="Times New Roman"/>
          <w:vertAlign w:val="superscript"/>
          <w:lang w:eastAsia="zh-CN"/>
        </w:rPr>
        <w:t>[145]</w:t>
      </w:r>
      <w:r>
        <w:rPr>
          <w:rFonts w:ascii="Times New Roman" w:hAnsi="Times New Roman"/>
          <w:lang w:eastAsia="zh-CN"/>
        </w:rPr>
        <w:t>的指标体系兼顾了降水、河道等致灾环境因素，适合缺少计算资料时的综合评价，但渗流状态主要以渗透性等指标间接表达，难以直接利用渗流计算成果。</w:t>
      </w:r>
    </w:p>
    <w:p w14:paraId="72FE1151">
      <w:pPr>
        <w:spacing w:after="0" w:line="360" w:lineRule="auto"/>
        <w:rPr>
          <w:lang w:eastAsia="zh-CN"/>
        </w:rPr>
      </w:pPr>
      <w:r>
        <w:rPr>
          <w:rFonts w:ascii="Times New Roman" w:hAnsi="Times New Roman"/>
          <w:lang w:eastAsia="zh-CN"/>
        </w:rPr>
        <w:t>本章指标体系的设置主要基于三方面考虑。其一，渗流安全指标覆盖主要破坏部位：堤基管涌、堤身渗透变形、接触冲刷和穿堤建筑物周边接触渗漏四类破坏部位，分别由堤基渗透比降（C1）、堤身渗流稳定（C4）、堤基接触冲刷（C5）和穿堤建筑物渗流稳定（C6）对应刻画，其中C1、C4、C5可由渗流计算直接给出。其二，防洪安全指标反映湖区堤防的真实挡水能力：湖区堤防风区长、风浪作用强，堤顶超高须计入风浪爬高才能反映真实的挡水能力，故设风浪爬高与越浪量复核（B3）；涵闸、泵站等穿堤建筑物的挡洪高程不足时，堤身高程满足要求也不能保证不漫溢，故设穿堤建筑物防洪标准（B4）。其三，指标以可计算、可取得为原则：渗压安全系数和渗漏量异常需要测压管、量水堰等监测设施，研究区多数堤段缺少此类设施，资料难以取得，其所反映的渗流状态改由C1、C4、C5的坡降比表达，渗漏现象则由C3承接。此外，指标设置避免重复，统一编码后每项指标只对应一个数据来源和一种量化方式。</w:t>
      </w:r>
    </w:p>
    <w:p w14:paraId="7BC5879D">
      <w:pPr>
        <w:spacing w:after="0" w:line="360" w:lineRule="auto"/>
        <w:rPr>
          <w:lang w:eastAsia="zh-CN"/>
        </w:rPr>
      </w:pPr>
      <w:r>
        <w:rPr>
          <w:rFonts w:ascii="Times New Roman" w:hAnsi="Times New Roman"/>
          <w:lang w:eastAsia="zh-CN"/>
        </w:rPr>
        <w:t>需要说明的是，指标数量增加并不意味着评价对资料的要求提高。29项指标中允许部分缺失，缺失指标不赋默认值，而是按证据状态规则处理；对于资料较少的堤段，评价仍可依据已取得的关键指标给出等级或等级范围，同时列出缺失清单。</w:t>
      </w:r>
    </w:p>
    <w:p w14:paraId="5D672B57">
      <w:pPr>
        <w:pStyle w:val="5"/>
      </w:pPr>
      <w:r>
        <w:rPr>
          <w:rFonts w:ascii="Times New Roman" w:hAnsi="Times New Roman"/>
        </w:rPr>
        <w:t xml:space="preserve">5.2.2 </w:t>
      </w:r>
      <w:r>
        <w:t>指标量化方法</w:t>
      </w:r>
    </w:p>
    <w:p w14:paraId="1C5AE2F2">
      <w:pPr>
        <w:spacing w:after="0" w:line="360" w:lineRule="auto"/>
        <w:rPr>
          <w:lang w:eastAsia="zh-CN"/>
        </w:rPr>
      </w:pPr>
      <w:r>
        <w:rPr>
          <w:rFonts w:ascii="Times New Roman" w:hAnsi="Times New Roman"/>
          <w:lang w:eastAsia="zh-CN"/>
        </w:rPr>
        <w:t>29项指标的量纲和性质差别很大：坡降比、安全系数为连续物理量，堤顶高程、沉降为是否满足控制值的判别量，填土质量、运行管理等则为定性描述。为使不同指标能够在同一模型中比较和组合，需要将其统一换算到同一尺度。本章将各指标统一换算为0～100分，分值越高越安全，100、80、70、60、40、20、0分依次对应良好、基本良好、一般、临界可接受、明显缺陷、接近危险和严重失效。上述分值是将规范与导则的等级语义统一到同一尺度上的评分锚点，并非规范条文规定的分数。按指标性质，量化方式分为以下三类。</w:t>
      </w:r>
    </w:p>
    <w:p w14:paraId="4C0468D6">
      <w:pPr>
        <w:pStyle w:val="6"/>
        <w:spacing w:after="0" w:line="360" w:lineRule="auto"/>
      </w:pPr>
      <w:r>
        <w:rPr>
          <w:rFonts w:ascii="Times New Roman" w:hAnsi="Times New Roman"/>
        </w:rPr>
        <w:t xml:space="preserve">5.2.2.1 </w:t>
      </w:r>
      <w:r>
        <w:t>达标判别</w:t>
      </w:r>
    </w:p>
    <w:p w14:paraId="5D453B7E">
      <w:pPr>
        <w:spacing w:after="0" w:line="360" w:lineRule="auto"/>
        <w:rPr>
          <w:lang w:eastAsia="zh-CN"/>
        </w:rPr>
      </w:pPr>
      <w:r>
        <w:rPr>
          <w:rFonts w:ascii="Times New Roman" w:hAnsi="Times New Roman"/>
          <w:lang w:eastAsia="zh-CN"/>
        </w:rPr>
        <w:t>适用于有明确控制值的指标（A1、A5、B1），满足要求取100分，否则取0分。例如，A1要求堤顶宽度、临水坡和背水坡坡比三项均满足设计断面，B1要求堤顶高程不低于设计洪水位加超高（河堤2.0 m、湖堤2.5 m）。</w:t>
      </w:r>
    </w:p>
    <w:p w14:paraId="3E1C2D5C">
      <w:pPr>
        <w:pStyle w:val="6"/>
        <w:spacing w:after="0" w:line="360" w:lineRule="auto"/>
      </w:pPr>
      <w:r>
        <w:rPr>
          <w:rFonts w:ascii="Times New Roman" w:hAnsi="Times New Roman"/>
        </w:rPr>
        <w:t xml:space="preserve">5.2.2.2 </w:t>
      </w:r>
      <w:r>
        <w:t>连续评分</w:t>
      </w:r>
    </w:p>
    <w:p w14:paraId="53B47C08">
      <w:pPr>
        <w:spacing w:after="0" w:line="360" w:lineRule="auto"/>
        <w:rPr>
          <w:lang w:eastAsia="zh-CN"/>
        </w:rPr>
      </w:pPr>
      <w:r>
        <w:rPr>
          <w:rFonts w:ascii="Times New Roman" w:hAnsi="Times New Roman"/>
          <w:lang w:eastAsia="zh-CN"/>
        </w:rPr>
        <w:t>适用于由计算给出物理量的指标。渗流指标C1、C4、C5以Terzaghi临界水力比降</w:t>
      </w:r>
      <w:r>
        <w:rPr>
          <w:rFonts w:ascii="Times New Roman" w:hAnsi="Times New Roman"/>
          <w:vertAlign w:val="superscript"/>
          <w:lang w:eastAsia="zh-CN"/>
        </w:rPr>
        <w:t>[208-209]</w:t>
      </w:r>
      <w:r>
        <w:rPr>
          <w:rFonts w:ascii="Times New Roman" w:hAnsi="Times New Roman"/>
          <w:lang w:eastAsia="zh-CN"/>
        </w:rPr>
        <w:t>为基准评分：</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F3AD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6F1604">
            <w:pPr>
              <w:spacing w:before="60" w:after="60" w:line="240" w:lineRule="auto"/>
              <w:ind w:left="0" w:right="0" w:firstLine="0"/>
              <w:jc w:val="center"/>
              <w:rPr>
                <w:rFonts w:ascii="Times New Roman" w:hAnsi="Times New Roman" w:cs="Times New Roman"/>
              </w:rPr>
            </w:pPr>
            <w:r>
              <w:rPr>
                <w:rFonts w:ascii="Times New Roman" w:hAnsi="Times New Roman" w:cs="Times New Roman"/>
              </w:rPr>
              <w:t>icr = (Gs − 1)/(1 + e),  R = i/icr</w:t>
            </w:r>
          </w:p>
        </w:tc>
        <w:tc>
          <w:tcPr>
            <w:tcW w:w="848" w:type="dxa"/>
            <w:tcBorders>
              <w:top w:val="nil"/>
              <w:left w:val="nil"/>
              <w:bottom w:val="nil"/>
              <w:right w:val="nil"/>
            </w:tcBorders>
            <w:vAlign w:val="center"/>
          </w:tcPr>
          <w:p w14:paraId="3B1B59D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w:t>
            </w:r>
          </w:p>
        </w:tc>
      </w:tr>
      <w:tr w14:paraId="35031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6B742F9">
            <w:pPr>
              <w:spacing w:before="60" w:after="60" w:line="240" w:lineRule="auto"/>
              <w:ind w:left="0" w:right="0" w:firstLine="0"/>
              <w:jc w:val="center"/>
              <w:rPr>
                <w:rFonts w:ascii="Times New Roman" w:hAnsi="Times New Roman" w:cs="Times New Roman"/>
              </w:rPr>
            </w:pPr>
            <w:r>
              <w:rPr>
                <w:rFonts w:ascii="Times New Roman" w:hAnsi="Times New Roman" w:cs="Times New Roman"/>
              </w:rPr>
              <w:t>S = 100(1 − R2) (0 ≤ R &lt; 1),  S = 0 (R ≥ 1)</w:t>
            </w:r>
          </w:p>
        </w:tc>
        <w:tc>
          <w:tcPr>
            <w:tcW w:w="848" w:type="dxa"/>
            <w:tcBorders>
              <w:top w:val="nil"/>
              <w:left w:val="nil"/>
              <w:bottom w:val="nil"/>
              <w:right w:val="nil"/>
            </w:tcBorders>
            <w:vAlign w:val="center"/>
          </w:tcPr>
          <w:p w14:paraId="22ED67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w:t>
            </w:r>
          </w:p>
        </w:tc>
      </w:tr>
    </w:tbl>
    <w:p w14:paraId="38001141">
      <w:pPr>
        <w:spacing w:after="0" w:line="360" w:lineRule="auto"/>
        <w:rPr>
          <w:lang w:eastAsia="zh-CN"/>
        </w:rPr>
      </w:pPr>
      <w:r>
        <w:rPr>
          <w:rFonts w:ascii="Times New Roman" w:hAnsi="Times New Roman"/>
          <w:lang w:eastAsia="zh-CN"/>
        </w:rPr>
        <w:t>式中，</w:t>
      </w:r>
      <w:r>
        <w:rPr>
          <w:rFonts w:ascii="Times New Roman" w:hAnsi="Times New Roman"/>
          <w:i/>
          <w:lang w:eastAsia="zh-CN"/>
        </w:rPr>
        <w:t>G</w:t>
      </w:r>
      <w:r>
        <w:rPr>
          <w:rFonts w:ascii="Times New Roman" w:hAnsi="Times New Roman"/>
          <w:i/>
          <w:vertAlign w:val="subscript"/>
          <w:lang w:eastAsia="zh-CN"/>
        </w:rPr>
        <w:t>s</w:t>
      </w:r>
      <w:r>
        <w:rPr>
          <w:rFonts w:ascii="Times New Roman" w:hAnsi="Times New Roman"/>
          <w:lang w:eastAsia="zh-CN"/>
        </w:rPr>
        <w:t xml:space="preserve"> 为土粒比重；</w:t>
      </w:r>
      <w:r>
        <w:rPr>
          <w:rFonts w:ascii="Times New Roman" w:hAnsi="Times New Roman"/>
          <w:i/>
          <w:lang w:eastAsia="zh-CN"/>
        </w:rPr>
        <w:t>e</w:t>
      </w:r>
      <w:r>
        <w:rPr>
          <w:rFonts w:ascii="Times New Roman" w:hAnsi="Times New Roman"/>
          <w:lang w:eastAsia="zh-CN"/>
        </w:rPr>
        <w:t xml:space="preserve"> 为孔隙比；</w:t>
      </w:r>
      <w:r>
        <w:rPr>
          <w:rFonts w:ascii="Times New Roman" w:hAnsi="Times New Roman"/>
          <w:i/>
          <w:lang w:eastAsia="zh-CN"/>
        </w:rPr>
        <w:t>i</w:t>
      </w:r>
      <w:r>
        <w:rPr>
          <w:rFonts w:ascii="Times New Roman" w:hAnsi="Times New Roman"/>
          <w:lang w:eastAsia="zh-CN"/>
        </w:rPr>
        <w:t xml:space="preserve"> 为计算水力比降；</w:t>
      </w:r>
      <w:r>
        <w:rPr>
          <w:rFonts w:ascii="Times New Roman" w:hAnsi="Times New Roman"/>
          <w:i/>
          <w:lang w:eastAsia="zh-CN"/>
        </w:rPr>
        <w:t>i</w:t>
      </w:r>
      <w:r>
        <w:rPr>
          <w:rFonts w:ascii="Times New Roman" w:hAnsi="Times New Roman"/>
          <w:vertAlign w:val="subscript"/>
          <w:lang w:eastAsia="zh-CN"/>
        </w:rPr>
        <w:t>cr</w:t>
      </w:r>
      <w:r>
        <w:rPr>
          <w:rFonts w:ascii="Times New Roman" w:hAnsi="Times New Roman"/>
          <w:lang w:eastAsia="zh-CN"/>
        </w:rPr>
        <w:t xml:space="preserve"> 为临界水力比降；</w:t>
      </w:r>
      <w:r>
        <w:rPr>
          <w:rFonts w:ascii="Times New Roman" w:hAnsi="Times New Roman"/>
          <w:i/>
          <w:lang w:eastAsia="zh-CN"/>
        </w:rPr>
        <w:t>R</w:t>
      </w:r>
      <w:r>
        <w:rPr>
          <w:rFonts w:ascii="Times New Roman" w:hAnsi="Times New Roman"/>
          <w:lang w:eastAsia="zh-CN"/>
        </w:rPr>
        <w:t xml:space="preserve"> 为风险比，即计算比降与临界比降之比；</w:t>
      </w:r>
      <w:r>
        <w:rPr>
          <w:rFonts w:ascii="Times New Roman" w:hAnsi="Times New Roman"/>
          <w:i/>
          <w:lang w:eastAsia="zh-CN"/>
        </w:rPr>
        <w:t>S</w:t>
      </w:r>
      <w:r>
        <w:rPr>
          <w:rFonts w:ascii="Times New Roman" w:hAnsi="Times New Roman"/>
          <w:lang w:eastAsia="zh-CN"/>
        </w:rPr>
        <w:t xml:space="preserve"> 为指标得分。</w:t>
      </w:r>
      <w:r>
        <w:rPr>
          <w:rFonts w:ascii="Times New Roman" w:hAnsi="Times New Roman"/>
          <w:i/>
          <w:lang w:eastAsia="zh-CN"/>
        </w:rPr>
        <w:t>i</w:t>
      </w:r>
      <w:r>
        <w:rPr>
          <w:rFonts w:ascii="Times New Roman" w:hAnsi="Times New Roman"/>
          <w:vertAlign w:val="subscript"/>
          <w:lang w:eastAsia="zh-CN"/>
        </w:rPr>
        <w:t>cr</w:t>
      </w:r>
      <w:r>
        <w:rPr>
          <w:rFonts w:ascii="Times New Roman" w:hAnsi="Times New Roman"/>
          <w:lang w:eastAsia="zh-CN"/>
        </w:rPr>
        <w:t xml:space="preserve"> 的定义与第4章式（4-44）一致，</w:t>
      </w:r>
      <w:r>
        <w:rPr>
          <w:rFonts w:ascii="Times New Roman" w:hAnsi="Times New Roman"/>
          <w:i/>
          <w:lang w:eastAsia="zh-CN"/>
        </w:rPr>
        <w:t>R</w:t>
      </w:r>
      <w:r>
        <w:rPr>
          <w:rFonts w:ascii="Times New Roman" w:hAnsi="Times New Roman"/>
          <w:lang w:eastAsia="zh-CN"/>
        </w:rPr>
        <w:t xml:space="preserve"> 为该式中临界梯度比 </w:t>
      </w:r>
      <w:r>
        <w:rPr>
          <w:rFonts w:ascii="Times New Roman" w:hAnsi="Times New Roman"/>
          <w:i/>
          <w:lang w:eastAsia="zh-CN"/>
        </w:rPr>
        <w:t>F</w:t>
      </w:r>
      <w:r>
        <w:rPr>
          <w:rFonts w:ascii="Times New Roman" w:hAnsi="Times New Roman"/>
          <w:i/>
          <w:vertAlign w:val="subscript"/>
          <w:lang w:eastAsia="zh-CN"/>
        </w:rPr>
        <w:t>h</w:t>
      </w:r>
      <w:r>
        <w:rPr>
          <w:rFonts w:ascii="Times New Roman" w:hAnsi="Times New Roman"/>
          <w:lang w:eastAsia="zh-CN"/>
        </w:rPr>
        <w:t xml:space="preserve"> 的倒数。采用二次函数而非线性函数，是为了使远离临界状态时得分下降较慢、接近临界状态时下降加快，例如 </w:t>
      </w:r>
      <w:r>
        <w:rPr>
          <w:rFonts w:ascii="Times New Roman" w:hAnsi="Times New Roman"/>
          <w:i/>
          <w:lang w:eastAsia="zh-CN"/>
        </w:rPr>
        <w:t>R</w:t>
      </w:r>
      <w:r>
        <w:rPr>
          <w:rFonts w:ascii="Times New Roman" w:hAnsi="Times New Roman"/>
          <w:lang w:eastAsia="zh-CN"/>
        </w:rPr>
        <w:t xml:space="preserve"> = 0.5 时得分为75分，</w:t>
      </w:r>
      <w:r>
        <w:rPr>
          <w:rFonts w:ascii="Times New Roman" w:hAnsi="Times New Roman"/>
          <w:i/>
          <w:lang w:eastAsia="zh-CN"/>
        </w:rPr>
        <w:t>R</w:t>
      </w:r>
      <w:r>
        <w:rPr>
          <w:rFonts w:ascii="Times New Roman" w:hAnsi="Times New Roman"/>
          <w:lang w:eastAsia="zh-CN"/>
        </w:rPr>
        <w:t xml:space="preserve"> = 0.8 时降至36分。出口指标取由守恒边界流量计算的法向出逸梯度，不以全场最大坡降代替，并记录峰值所在土层与位置。抗滑稳定指标D1、D2以规范允许值（背水坡1.35、临水坡1.25）和极限平衡值1.0为界分段线性评分。</w:t>
      </w:r>
    </w:p>
    <w:p w14:paraId="60AAC4A8">
      <w:pPr>
        <w:pStyle w:val="6"/>
        <w:spacing w:after="0" w:line="360" w:lineRule="auto"/>
      </w:pPr>
      <w:r>
        <w:rPr>
          <w:rFonts w:ascii="Times New Roman" w:hAnsi="Times New Roman"/>
        </w:rPr>
        <w:t xml:space="preserve">5.2.2.3 </w:t>
      </w:r>
      <w:r>
        <w:t>分档赋分</w:t>
      </w:r>
    </w:p>
    <w:p w14:paraId="34DC48FC">
      <w:pPr>
        <w:spacing w:after="0" w:line="360" w:lineRule="auto"/>
        <w:rPr>
          <w:lang w:eastAsia="zh-CN"/>
        </w:rPr>
      </w:pPr>
      <w:r>
        <w:rPr>
          <w:rFonts w:ascii="Times New Roman" w:hAnsi="Times New Roman"/>
          <w:lang w:eastAsia="zh-CN"/>
        </w:rPr>
        <w:t>适用于填土质量、隐患和运行管理等定性指标，按检测或检查结论分档取值。</w:t>
      </w:r>
    </w:p>
    <w:p w14:paraId="3455A5C9">
      <w:pPr>
        <w:spacing w:after="0" w:line="360" w:lineRule="auto"/>
        <w:rPr>
          <w:lang w:eastAsia="zh-CN"/>
        </w:rPr>
      </w:pPr>
      <w:r>
        <w:rPr>
          <w:rFonts w:ascii="Times New Roman" w:hAnsi="Times New Roman"/>
          <w:lang w:eastAsia="zh-CN"/>
        </w:rPr>
        <w:t>各指标的评分规则、综合权重和主要数据来源见表5-5。由表5-5可知，C1、C4、C5三项渗流指标由第4章渗流计算提供，D1、D2取自边坡稳定复核（可采用渗流计算的水头场作为孔隙水压力输入），C3由无人机巡检、人工巡查和险情记录提供，其余指标主要来自设计、检测和管理台账。对关键物理指标，除得分外同时保留坡降比、安全系数等原始物理量，以便门控判别和结论追溯。应评价但未取得资料的指标不默认赋100分，而记为缺失，并按证据状态规则处理。</w:t>
      </w:r>
    </w:p>
    <w:p w14:paraId="734E82D2">
      <w:pPr>
        <w:keepNext/>
        <w:spacing w:after="120" w:line="240" w:lineRule="auto"/>
        <w:ind w:firstLine="0"/>
        <w:jc w:val="center"/>
        <w:rPr>
          <w:lang w:eastAsia="zh-CN"/>
        </w:rPr>
      </w:pPr>
      <w:r>
        <w:rPr>
          <w:rFonts w:ascii="Times New Roman" w:hAnsi="Times New Roman"/>
          <w:sz w:val="21"/>
          <w:szCs w:val="21"/>
          <w:lang w:eastAsia="zh-CN"/>
        </w:rPr>
        <w:t>表5-5　评价指标的评分规则、综合权重与数据来源</w:t>
      </w:r>
    </w:p>
    <w:p w14:paraId="0D5E320B">
      <w:pPr>
        <w:keepNext/>
        <w:spacing w:after="120" w:line="240" w:lineRule="auto"/>
        <w:ind w:firstLine="0"/>
        <w:jc w:val="center"/>
        <w:rPr>
          <w:lang w:eastAsia="zh-CN"/>
        </w:rPr>
      </w:pPr>
      <w:r>
        <w:rPr>
          <w:rFonts w:ascii="Times New Roman" w:hAnsi="Times New Roman" w:cs="Times New Roman"/>
          <w:sz w:val="21"/>
          <w:szCs w:val="21"/>
          <w:lang w:eastAsia="zh-CN"/>
        </w:rPr>
        <w:t>Table 5-5 Scoring rules, comprehensive weights and data sources of the evaluation indicators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0"/>
        <w:gridCol w:w="2500"/>
        <w:gridCol w:w="3706"/>
        <w:gridCol w:w="900"/>
        <w:gridCol w:w="1300"/>
      </w:tblGrid>
      <w:tr w14:paraId="173458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000" w:type="dxa"/>
            <w:tcBorders>
              <w:bottom w:val="single" w:color="000000" w:sz="6" w:space="0"/>
            </w:tcBorders>
            <w:vAlign w:val="center"/>
          </w:tcPr>
          <w:p w14:paraId="7B1A2C8E">
            <w:pPr>
              <w:keepNext/>
              <w:spacing w:before="20" w:after="20" w:line="240" w:lineRule="auto"/>
              <w:ind w:left="0" w:right="0" w:firstLine="0"/>
              <w:jc w:val="center"/>
            </w:pPr>
            <w:r>
              <w:rPr>
                <w:rFonts w:ascii="Times New Roman" w:hAnsi="Times New Roman" w:eastAsia="黑体"/>
                <w:b/>
                <w:sz w:val="21"/>
              </w:rPr>
              <w:t>准则层</w:t>
            </w:r>
          </w:p>
        </w:tc>
        <w:tc>
          <w:tcPr>
            <w:tcW w:w="2500" w:type="dxa"/>
            <w:tcBorders>
              <w:bottom w:val="single" w:color="000000" w:sz="6" w:space="0"/>
            </w:tcBorders>
            <w:vAlign w:val="center"/>
          </w:tcPr>
          <w:p w14:paraId="68209CAE">
            <w:pPr>
              <w:keepNext/>
              <w:spacing w:before="20" w:after="20" w:line="240" w:lineRule="auto"/>
              <w:ind w:left="0" w:right="0" w:firstLine="0"/>
              <w:jc w:val="center"/>
            </w:pPr>
            <w:r>
              <w:rPr>
                <w:rFonts w:ascii="Times New Roman" w:hAnsi="Times New Roman" w:eastAsia="黑体"/>
                <w:b/>
                <w:sz w:val="21"/>
              </w:rPr>
              <w:t>指标</w:t>
            </w:r>
          </w:p>
        </w:tc>
        <w:tc>
          <w:tcPr>
            <w:tcW w:w="3706" w:type="dxa"/>
            <w:tcBorders>
              <w:bottom w:val="single" w:color="000000" w:sz="6" w:space="0"/>
            </w:tcBorders>
            <w:vAlign w:val="center"/>
          </w:tcPr>
          <w:p w14:paraId="52002E73">
            <w:pPr>
              <w:keepNext/>
              <w:spacing w:before="20" w:after="20" w:line="240" w:lineRule="auto"/>
              <w:ind w:left="0" w:right="0" w:firstLine="0"/>
              <w:jc w:val="center"/>
            </w:pPr>
            <w:r>
              <w:rPr>
                <w:rFonts w:ascii="Times New Roman" w:hAnsi="Times New Roman" w:eastAsia="黑体"/>
                <w:b/>
                <w:sz w:val="21"/>
              </w:rPr>
              <w:t>评分规则</w:t>
            </w:r>
          </w:p>
        </w:tc>
        <w:tc>
          <w:tcPr>
            <w:tcW w:w="900" w:type="dxa"/>
            <w:tcBorders>
              <w:bottom w:val="single" w:color="000000" w:sz="6" w:space="0"/>
            </w:tcBorders>
            <w:vAlign w:val="center"/>
          </w:tcPr>
          <w:p w14:paraId="2E126B8E">
            <w:pPr>
              <w:keepNext/>
              <w:spacing w:before="20" w:after="20" w:line="240" w:lineRule="auto"/>
              <w:ind w:left="0" w:right="0" w:firstLine="0"/>
              <w:jc w:val="center"/>
            </w:pPr>
            <w:r>
              <w:rPr>
                <w:rFonts w:ascii="Times New Roman" w:hAnsi="Times New Roman" w:eastAsia="黑体"/>
                <w:b/>
                <w:sz w:val="21"/>
              </w:rPr>
              <w:t>综合权重/%</w:t>
            </w:r>
          </w:p>
        </w:tc>
        <w:tc>
          <w:tcPr>
            <w:tcW w:w="1300" w:type="dxa"/>
            <w:tcBorders>
              <w:bottom w:val="single" w:color="000000" w:sz="6" w:space="0"/>
            </w:tcBorders>
            <w:vAlign w:val="center"/>
          </w:tcPr>
          <w:p w14:paraId="2090863D">
            <w:pPr>
              <w:keepNext/>
              <w:spacing w:before="20" w:after="20" w:line="240" w:lineRule="auto"/>
              <w:ind w:left="0" w:right="0" w:firstLine="0"/>
              <w:jc w:val="center"/>
            </w:pPr>
            <w:r>
              <w:rPr>
                <w:rFonts w:ascii="Times New Roman" w:hAnsi="Times New Roman" w:eastAsia="黑体"/>
                <w:b/>
                <w:sz w:val="21"/>
              </w:rPr>
              <w:t>数据来源</w:t>
            </w:r>
          </w:p>
        </w:tc>
      </w:tr>
      <w:tr w14:paraId="2A801B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1E66D3CC">
            <w:pPr>
              <w:spacing w:before="20" w:after="20" w:line="240" w:lineRule="auto"/>
              <w:ind w:left="0" w:right="0" w:firstLine="0"/>
              <w:jc w:val="center"/>
            </w:pPr>
            <w:r>
              <w:rPr>
                <w:rFonts w:ascii="Times New Roman" w:hAnsi="Times New Roman"/>
                <w:sz w:val="21"/>
              </w:rPr>
              <w:t>工程质量（0.1818）</w:t>
            </w:r>
          </w:p>
        </w:tc>
        <w:tc>
          <w:tcPr>
            <w:tcW w:w="2500" w:type="dxa"/>
            <w:vAlign w:val="center"/>
          </w:tcPr>
          <w:p w14:paraId="428A5BA3">
            <w:pPr>
              <w:spacing w:before="20" w:after="20" w:line="240" w:lineRule="auto"/>
              <w:ind w:left="0" w:right="0" w:firstLine="0"/>
            </w:pPr>
            <w:r>
              <w:rPr>
                <w:rFonts w:ascii="Times New Roman" w:hAnsi="Times New Roman"/>
                <w:sz w:val="21"/>
              </w:rPr>
              <w:t>A1 堤身断面尺寸达标率</w:t>
            </w:r>
          </w:p>
        </w:tc>
        <w:tc>
          <w:tcPr>
            <w:tcW w:w="3706" w:type="dxa"/>
            <w:vAlign w:val="center"/>
          </w:tcPr>
          <w:p w14:paraId="3D64B809">
            <w:pPr>
              <w:spacing w:before="20" w:after="20" w:line="240" w:lineRule="auto"/>
              <w:ind w:left="0" w:right="0" w:firstLine="0"/>
              <w:rPr>
                <w:lang w:eastAsia="zh-CN"/>
              </w:rPr>
            </w:pPr>
            <w:r>
              <w:rPr>
                <w:rFonts w:ascii="Times New Roman" w:hAnsi="Times New Roman"/>
                <w:sz w:val="21"/>
                <w:lang w:eastAsia="zh-CN"/>
              </w:rPr>
              <w:t>堤顶宽度、两侧坡比均满足设计断面100分，否则0分</w:t>
            </w:r>
          </w:p>
        </w:tc>
        <w:tc>
          <w:tcPr>
            <w:tcW w:w="900" w:type="dxa"/>
            <w:vAlign w:val="center"/>
          </w:tcPr>
          <w:p w14:paraId="10AE15F9">
            <w:pPr>
              <w:spacing w:before="20" w:after="20" w:line="240" w:lineRule="auto"/>
              <w:ind w:left="0" w:right="0" w:firstLine="0"/>
              <w:jc w:val="center"/>
            </w:pPr>
            <w:r>
              <w:rPr>
                <w:rFonts w:ascii="Times New Roman" w:hAnsi="Times New Roman"/>
                <w:sz w:val="21"/>
              </w:rPr>
              <w:t>1.89</w:t>
            </w:r>
          </w:p>
        </w:tc>
        <w:tc>
          <w:tcPr>
            <w:tcW w:w="1300" w:type="dxa"/>
            <w:vAlign w:val="center"/>
          </w:tcPr>
          <w:p w14:paraId="6639AAE5">
            <w:pPr>
              <w:spacing w:before="20" w:after="20" w:line="240" w:lineRule="auto"/>
              <w:ind w:left="0" w:right="0" w:firstLine="0"/>
            </w:pPr>
            <w:r>
              <w:rPr>
                <w:rFonts w:ascii="Times New Roman" w:hAnsi="Times New Roman"/>
                <w:sz w:val="21"/>
              </w:rPr>
              <w:t>断面测量</w:t>
            </w:r>
          </w:p>
        </w:tc>
      </w:tr>
      <w:tr w14:paraId="605EE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41EC5A8D">
            <w:pPr>
              <w:spacing w:before="20" w:after="20" w:line="240" w:lineRule="auto"/>
              <w:ind w:left="0" w:right="0" w:firstLine="0"/>
              <w:jc w:val="center"/>
            </w:pPr>
          </w:p>
        </w:tc>
        <w:tc>
          <w:tcPr>
            <w:tcW w:w="2500" w:type="dxa"/>
            <w:vAlign w:val="center"/>
          </w:tcPr>
          <w:p w14:paraId="4990A104">
            <w:pPr>
              <w:spacing w:before="20" w:after="20" w:line="240" w:lineRule="auto"/>
              <w:ind w:left="0" w:right="0" w:firstLine="0"/>
            </w:pPr>
            <w:r>
              <w:rPr>
                <w:rFonts w:ascii="Times New Roman" w:hAnsi="Times New Roman"/>
                <w:sz w:val="21"/>
              </w:rPr>
              <w:t>A2 堤身填土质量</w:t>
            </w:r>
          </w:p>
        </w:tc>
        <w:tc>
          <w:tcPr>
            <w:tcW w:w="3706" w:type="dxa"/>
            <w:vAlign w:val="center"/>
          </w:tcPr>
          <w:p w14:paraId="506A1C09">
            <w:pPr>
              <w:spacing w:before="20" w:after="20" w:line="240" w:lineRule="auto"/>
              <w:ind w:left="0" w:right="0" w:firstLine="0"/>
              <w:rPr>
                <w:lang w:eastAsia="zh-CN"/>
              </w:rPr>
            </w:pPr>
            <w:r>
              <w:rPr>
                <w:rFonts w:ascii="Times New Roman" w:hAnsi="Times New Roman"/>
                <w:sz w:val="21"/>
                <w:lang w:eastAsia="zh-CN"/>
              </w:rPr>
              <w:t>较好100分、一般80分、较差60分</w:t>
            </w:r>
          </w:p>
        </w:tc>
        <w:tc>
          <w:tcPr>
            <w:tcW w:w="900" w:type="dxa"/>
            <w:vAlign w:val="center"/>
          </w:tcPr>
          <w:p w14:paraId="35FD912D">
            <w:pPr>
              <w:spacing w:before="20" w:after="20" w:line="240" w:lineRule="auto"/>
              <w:ind w:left="0" w:right="0" w:firstLine="0"/>
              <w:jc w:val="center"/>
            </w:pPr>
            <w:r>
              <w:rPr>
                <w:rFonts w:ascii="Times New Roman" w:hAnsi="Times New Roman"/>
                <w:sz w:val="21"/>
              </w:rPr>
              <w:t>3.73</w:t>
            </w:r>
          </w:p>
        </w:tc>
        <w:tc>
          <w:tcPr>
            <w:tcW w:w="1300" w:type="dxa"/>
            <w:vAlign w:val="center"/>
          </w:tcPr>
          <w:p w14:paraId="256FBEAE">
            <w:pPr>
              <w:spacing w:before="20" w:after="20" w:line="240" w:lineRule="auto"/>
              <w:ind w:left="0" w:right="0" w:firstLine="0"/>
            </w:pPr>
            <w:r>
              <w:rPr>
                <w:rFonts w:ascii="Times New Roman" w:hAnsi="Times New Roman"/>
                <w:sz w:val="21"/>
              </w:rPr>
              <w:t>地勘报告</w:t>
            </w:r>
          </w:p>
        </w:tc>
      </w:tr>
      <w:tr w14:paraId="7389E5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8E452A7">
            <w:pPr>
              <w:spacing w:before="20" w:after="20" w:line="240" w:lineRule="auto"/>
              <w:ind w:left="0" w:right="0" w:firstLine="0"/>
              <w:jc w:val="center"/>
            </w:pPr>
          </w:p>
        </w:tc>
        <w:tc>
          <w:tcPr>
            <w:tcW w:w="2500" w:type="dxa"/>
            <w:vAlign w:val="center"/>
          </w:tcPr>
          <w:p w14:paraId="7C948398">
            <w:pPr>
              <w:spacing w:before="20" w:after="20" w:line="240" w:lineRule="auto"/>
              <w:ind w:left="0" w:right="0" w:firstLine="0"/>
            </w:pPr>
            <w:r>
              <w:rPr>
                <w:rFonts w:ascii="Times New Roman" w:hAnsi="Times New Roman"/>
                <w:sz w:val="21"/>
              </w:rPr>
              <w:t>A3 穿堤建筑物完好性</w:t>
            </w:r>
          </w:p>
        </w:tc>
        <w:tc>
          <w:tcPr>
            <w:tcW w:w="3706" w:type="dxa"/>
            <w:vAlign w:val="center"/>
          </w:tcPr>
          <w:p w14:paraId="5DE9295F">
            <w:pPr>
              <w:spacing w:before="20" w:after="20" w:line="240" w:lineRule="auto"/>
              <w:ind w:left="0" w:right="0" w:firstLine="0"/>
              <w:rPr>
                <w:lang w:eastAsia="zh-CN"/>
              </w:rPr>
            </w:pPr>
            <w:r>
              <w:rPr>
                <w:rFonts w:ascii="Times New Roman" w:hAnsi="Times New Roman"/>
                <w:sz w:val="21"/>
                <w:lang w:eastAsia="zh-CN"/>
              </w:rPr>
              <w:t>一、二类100分，三类70分，四类0分</w:t>
            </w:r>
          </w:p>
        </w:tc>
        <w:tc>
          <w:tcPr>
            <w:tcW w:w="900" w:type="dxa"/>
            <w:vAlign w:val="center"/>
          </w:tcPr>
          <w:p w14:paraId="7E925C89">
            <w:pPr>
              <w:spacing w:before="20" w:after="20" w:line="240" w:lineRule="auto"/>
              <w:ind w:left="0" w:right="0" w:firstLine="0"/>
              <w:jc w:val="center"/>
            </w:pPr>
            <w:r>
              <w:rPr>
                <w:rFonts w:ascii="Times New Roman" w:hAnsi="Times New Roman"/>
                <w:sz w:val="21"/>
              </w:rPr>
              <w:t>1.89</w:t>
            </w:r>
          </w:p>
        </w:tc>
        <w:tc>
          <w:tcPr>
            <w:tcW w:w="1300" w:type="dxa"/>
            <w:vAlign w:val="center"/>
          </w:tcPr>
          <w:p w14:paraId="7C911C7D">
            <w:pPr>
              <w:spacing w:before="20" w:after="20" w:line="240" w:lineRule="auto"/>
              <w:ind w:left="0" w:right="0" w:firstLine="0"/>
            </w:pPr>
            <w:r>
              <w:rPr>
                <w:rFonts w:ascii="Times New Roman" w:hAnsi="Times New Roman"/>
                <w:sz w:val="21"/>
              </w:rPr>
              <w:t>安全检测</w:t>
            </w:r>
          </w:p>
        </w:tc>
      </w:tr>
      <w:tr w14:paraId="12944D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8D17A8C">
            <w:pPr>
              <w:spacing w:before="20" w:after="20" w:line="240" w:lineRule="auto"/>
              <w:ind w:left="0" w:right="0" w:firstLine="0"/>
              <w:jc w:val="center"/>
            </w:pPr>
          </w:p>
        </w:tc>
        <w:tc>
          <w:tcPr>
            <w:tcW w:w="2500" w:type="dxa"/>
            <w:vAlign w:val="center"/>
          </w:tcPr>
          <w:p w14:paraId="28A1A76E">
            <w:pPr>
              <w:spacing w:before="20" w:after="20" w:line="240" w:lineRule="auto"/>
              <w:ind w:left="0" w:right="0" w:firstLine="0"/>
            </w:pPr>
            <w:r>
              <w:rPr>
                <w:rFonts w:ascii="Times New Roman" w:hAnsi="Times New Roman"/>
                <w:sz w:val="21"/>
              </w:rPr>
              <w:t>A4 护坡完好率</w:t>
            </w:r>
          </w:p>
        </w:tc>
        <w:tc>
          <w:tcPr>
            <w:tcW w:w="3706" w:type="dxa"/>
            <w:vAlign w:val="center"/>
          </w:tcPr>
          <w:p w14:paraId="1A59C52D">
            <w:pPr>
              <w:spacing w:before="20" w:after="20" w:line="240" w:lineRule="auto"/>
              <w:ind w:left="0" w:right="0" w:firstLine="0"/>
            </w:pPr>
            <w:r>
              <w:rPr>
                <w:rFonts w:ascii="Times New Roman" w:hAnsi="Times New Roman"/>
                <w:sz w:val="21"/>
              </w:rPr>
              <w:t>优100分、良80分、中60分、差40分、极差0分</w:t>
            </w:r>
          </w:p>
        </w:tc>
        <w:tc>
          <w:tcPr>
            <w:tcW w:w="900" w:type="dxa"/>
            <w:vAlign w:val="center"/>
          </w:tcPr>
          <w:p w14:paraId="34677CAD">
            <w:pPr>
              <w:spacing w:before="20" w:after="20" w:line="240" w:lineRule="auto"/>
              <w:ind w:left="0" w:right="0" w:firstLine="0"/>
              <w:jc w:val="center"/>
            </w:pPr>
            <w:r>
              <w:rPr>
                <w:rFonts w:ascii="Times New Roman" w:hAnsi="Times New Roman"/>
                <w:sz w:val="21"/>
              </w:rPr>
              <w:t>1.10</w:t>
            </w:r>
          </w:p>
        </w:tc>
        <w:tc>
          <w:tcPr>
            <w:tcW w:w="1300" w:type="dxa"/>
            <w:vAlign w:val="center"/>
          </w:tcPr>
          <w:p w14:paraId="23FC10B9">
            <w:pPr>
              <w:spacing w:before="20" w:after="20" w:line="240" w:lineRule="auto"/>
              <w:ind w:left="0" w:right="0" w:firstLine="0"/>
            </w:pPr>
            <w:r>
              <w:rPr>
                <w:rFonts w:ascii="Times New Roman" w:hAnsi="Times New Roman"/>
                <w:sz w:val="21"/>
              </w:rPr>
              <w:t>现场检查</w:t>
            </w:r>
          </w:p>
        </w:tc>
      </w:tr>
      <w:tr w14:paraId="092519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7A4D545">
            <w:pPr>
              <w:spacing w:before="20" w:after="20" w:line="240" w:lineRule="auto"/>
              <w:ind w:left="0" w:right="0" w:firstLine="0"/>
              <w:jc w:val="center"/>
            </w:pPr>
          </w:p>
        </w:tc>
        <w:tc>
          <w:tcPr>
            <w:tcW w:w="2500" w:type="dxa"/>
            <w:vAlign w:val="center"/>
          </w:tcPr>
          <w:p w14:paraId="5B145011">
            <w:pPr>
              <w:spacing w:before="20" w:after="20" w:line="240" w:lineRule="auto"/>
              <w:ind w:left="0" w:right="0" w:firstLine="0"/>
            </w:pPr>
            <w:r>
              <w:rPr>
                <w:rFonts w:ascii="Times New Roman" w:hAnsi="Times New Roman"/>
                <w:sz w:val="21"/>
              </w:rPr>
              <w:t>A5 软基段沉降</w:t>
            </w:r>
          </w:p>
        </w:tc>
        <w:tc>
          <w:tcPr>
            <w:tcW w:w="3706" w:type="dxa"/>
            <w:vAlign w:val="center"/>
          </w:tcPr>
          <w:p w14:paraId="14350B02">
            <w:pPr>
              <w:spacing w:before="20" w:after="20" w:line="240" w:lineRule="auto"/>
              <w:ind w:left="0" w:right="0" w:firstLine="0"/>
              <w:rPr>
                <w:lang w:eastAsia="zh-CN"/>
              </w:rPr>
            </w:pPr>
            <w:r>
              <w:rPr>
                <w:rFonts w:ascii="Times New Roman" w:hAnsi="Times New Roman"/>
                <w:sz w:val="21"/>
                <w:lang w:eastAsia="zh-CN"/>
              </w:rPr>
              <w:t>沉降不超过15 cm且沉降差不超过5 cm为100分，否则0分</w:t>
            </w:r>
          </w:p>
        </w:tc>
        <w:tc>
          <w:tcPr>
            <w:tcW w:w="900" w:type="dxa"/>
            <w:vAlign w:val="center"/>
          </w:tcPr>
          <w:p w14:paraId="7F565022">
            <w:pPr>
              <w:spacing w:before="20" w:after="20" w:line="240" w:lineRule="auto"/>
              <w:ind w:left="0" w:right="0" w:firstLine="0"/>
              <w:jc w:val="center"/>
            </w:pPr>
            <w:r>
              <w:rPr>
                <w:rFonts w:ascii="Times New Roman" w:hAnsi="Times New Roman"/>
                <w:sz w:val="21"/>
              </w:rPr>
              <w:t>0.68</w:t>
            </w:r>
          </w:p>
        </w:tc>
        <w:tc>
          <w:tcPr>
            <w:tcW w:w="1300" w:type="dxa"/>
            <w:vAlign w:val="center"/>
          </w:tcPr>
          <w:p w14:paraId="4A3F2347">
            <w:pPr>
              <w:spacing w:before="20" w:after="20" w:line="240" w:lineRule="auto"/>
              <w:ind w:left="0" w:right="0" w:firstLine="0"/>
            </w:pPr>
            <w:r>
              <w:rPr>
                <w:rFonts w:ascii="Times New Roman" w:hAnsi="Times New Roman"/>
                <w:sz w:val="21"/>
              </w:rPr>
              <w:t>沉降观测</w:t>
            </w:r>
          </w:p>
        </w:tc>
      </w:tr>
      <w:tr w14:paraId="6DCDD0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96CC5FC">
            <w:pPr>
              <w:spacing w:before="20" w:after="20" w:line="240" w:lineRule="auto"/>
              <w:ind w:left="0" w:right="0" w:firstLine="0"/>
              <w:jc w:val="center"/>
            </w:pPr>
          </w:p>
        </w:tc>
        <w:tc>
          <w:tcPr>
            <w:tcW w:w="2500" w:type="dxa"/>
            <w:vAlign w:val="center"/>
          </w:tcPr>
          <w:p w14:paraId="39D17CB6">
            <w:pPr>
              <w:spacing w:before="20" w:after="20" w:line="240" w:lineRule="auto"/>
              <w:ind w:left="0" w:right="0" w:firstLine="0"/>
            </w:pPr>
            <w:r>
              <w:rPr>
                <w:rFonts w:ascii="Times New Roman" w:hAnsi="Times New Roman"/>
                <w:sz w:val="21"/>
              </w:rPr>
              <w:t>A6 内部隐患</w:t>
            </w:r>
          </w:p>
        </w:tc>
        <w:tc>
          <w:tcPr>
            <w:tcW w:w="3706" w:type="dxa"/>
            <w:vAlign w:val="center"/>
          </w:tcPr>
          <w:p w14:paraId="65276CD7">
            <w:pPr>
              <w:spacing w:before="20" w:after="20" w:line="240" w:lineRule="auto"/>
              <w:ind w:left="0" w:right="0" w:firstLine="0"/>
              <w:rPr>
                <w:lang w:eastAsia="zh-CN"/>
              </w:rPr>
            </w:pPr>
            <w:r>
              <w:rPr>
                <w:rFonts w:ascii="Times New Roman" w:hAnsi="Times New Roman"/>
                <w:sz w:val="21"/>
                <w:lang w:eastAsia="zh-CN"/>
              </w:rPr>
              <w:t>无100分、轻微80分、中度60分、严重0分</w:t>
            </w:r>
          </w:p>
        </w:tc>
        <w:tc>
          <w:tcPr>
            <w:tcW w:w="900" w:type="dxa"/>
            <w:vAlign w:val="center"/>
          </w:tcPr>
          <w:p w14:paraId="17B0AA6E">
            <w:pPr>
              <w:spacing w:before="20" w:after="20" w:line="240" w:lineRule="auto"/>
              <w:ind w:left="0" w:right="0" w:firstLine="0"/>
              <w:jc w:val="center"/>
            </w:pPr>
            <w:r>
              <w:rPr>
                <w:rFonts w:ascii="Times New Roman" w:hAnsi="Times New Roman"/>
                <w:sz w:val="21"/>
              </w:rPr>
              <w:t>3.73</w:t>
            </w:r>
          </w:p>
        </w:tc>
        <w:tc>
          <w:tcPr>
            <w:tcW w:w="1300" w:type="dxa"/>
            <w:vAlign w:val="center"/>
          </w:tcPr>
          <w:p w14:paraId="7BED0929">
            <w:pPr>
              <w:spacing w:before="20" w:after="20" w:line="240" w:lineRule="auto"/>
              <w:ind w:left="0" w:right="0" w:firstLine="0"/>
            </w:pPr>
            <w:r>
              <w:rPr>
                <w:rFonts w:ascii="Times New Roman" w:hAnsi="Times New Roman"/>
                <w:sz w:val="21"/>
              </w:rPr>
              <w:t>隐患探测、险情记录</w:t>
            </w:r>
          </w:p>
        </w:tc>
      </w:tr>
      <w:tr w14:paraId="7936F7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3412699">
            <w:pPr>
              <w:spacing w:before="20" w:after="20" w:line="240" w:lineRule="auto"/>
              <w:ind w:left="0" w:right="0" w:firstLine="0"/>
              <w:jc w:val="center"/>
            </w:pPr>
          </w:p>
        </w:tc>
        <w:tc>
          <w:tcPr>
            <w:tcW w:w="2500" w:type="dxa"/>
            <w:vAlign w:val="center"/>
          </w:tcPr>
          <w:p w14:paraId="30AA1C6E">
            <w:pPr>
              <w:spacing w:before="20" w:after="20" w:line="240" w:lineRule="auto"/>
              <w:ind w:left="0" w:right="0" w:firstLine="0"/>
            </w:pPr>
            <w:r>
              <w:rPr>
                <w:rFonts w:ascii="Times New Roman" w:hAnsi="Times New Roman"/>
                <w:sz w:val="21"/>
              </w:rPr>
              <w:t>A7 堤基不良地质处理</w:t>
            </w:r>
          </w:p>
        </w:tc>
        <w:tc>
          <w:tcPr>
            <w:tcW w:w="3706" w:type="dxa"/>
            <w:vAlign w:val="center"/>
          </w:tcPr>
          <w:p w14:paraId="626DFE29">
            <w:pPr>
              <w:spacing w:before="20" w:after="20" w:line="240" w:lineRule="auto"/>
              <w:ind w:left="0" w:right="0" w:firstLine="0"/>
              <w:rPr>
                <w:lang w:eastAsia="zh-CN"/>
              </w:rPr>
            </w:pPr>
            <w:r>
              <w:rPr>
                <w:rFonts w:ascii="Times New Roman" w:hAnsi="Times New Roman"/>
                <w:sz w:val="21"/>
                <w:lang w:eastAsia="zh-CN"/>
              </w:rPr>
              <w:t>良好100分、一般70分、未处理0分</w:t>
            </w:r>
          </w:p>
        </w:tc>
        <w:tc>
          <w:tcPr>
            <w:tcW w:w="900" w:type="dxa"/>
            <w:vAlign w:val="center"/>
          </w:tcPr>
          <w:p w14:paraId="37DEE6EE">
            <w:pPr>
              <w:spacing w:before="20" w:after="20" w:line="240" w:lineRule="auto"/>
              <w:ind w:left="0" w:right="0" w:firstLine="0"/>
              <w:jc w:val="center"/>
            </w:pPr>
            <w:r>
              <w:rPr>
                <w:rFonts w:ascii="Times New Roman" w:hAnsi="Times New Roman"/>
                <w:sz w:val="21"/>
              </w:rPr>
              <w:t>2.84</w:t>
            </w:r>
          </w:p>
        </w:tc>
        <w:tc>
          <w:tcPr>
            <w:tcW w:w="1300" w:type="dxa"/>
            <w:vAlign w:val="center"/>
          </w:tcPr>
          <w:p w14:paraId="4B15E981">
            <w:pPr>
              <w:spacing w:before="20" w:after="20" w:line="240" w:lineRule="auto"/>
              <w:ind w:left="0" w:right="0" w:firstLine="0"/>
            </w:pPr>
            <w:r>
              <w:rPr>
                <w:rFonts w:ascii="Times New Roman" w:hAnsi="Times New Roman"/>
                <w:sz w:val="21"/>
              </w:rPr>
              <w:t>地勘与处理资料</w:t>
            </w:r>
          </w:p>
        </w:tc>
      </w:tr>
      <w:tr w14:paraId="443BC9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74A3621">
            <w:pPr>
              <w:spacing w:before="20" w:after="20" w:line="240" w:lineRule="auto"/>
              <w:ind w:left="0" w:right="0" w:firstLine="0"/>
              <w:jc w:val="center"/>
            </w:pPr>
          </w:p>
        </w:tc>
        <w:tc>
          <w:tcPr>
            <w:tcW w:w="2500" w:type="dxa"/>
            <w:vAlign w:val="center"/>
          </w:tcPr>
          <w:p w14:paraId="68933285">
            <w:pPr>
              <w:spacing w:before="20" w:after="20" w:line="240" w:lineRule="auto"/>
              <w:ind w:left="0" w:right="0" w:firstLine="0"/>
            </w:pPr>
            <w:r>
              <w:rPr>
                <w:rFonts w:ascii="Times New Roman" w:hAnsi="Times New Roman"/>
                <w:sz w:val="21"/>
              </w:rPr>
              <w:t>A8 结合部填筑止水质量</w:t>
            </w:r>
          </w:p>
        </w:tc>
        <w:tc>
          <w:tcPr>
            <w:tcW w:w="3706" w:type="dxa"/>
            <w:vAlign w:val="center"/>
          </w:tcPr>
          <w:p w14:paraId="0AC2C003">
            <w:pPr>
              <w:spacing w:before="20" w:after="20" w:line="240" w:lineRule="auto"/>
              <w:ind w:left="0" w:right="0" w:firstLine="0"/>
              <w:rPr>
                <w:lang w:eastAsia="zh-CN"/>
              </w:rPr>
            </w:pPr>
            <w:r>
              <w:rPr>
                <w:rFonts w:ascii="Times New Roman" w:hAnsi="Times New Roman"/>
                <w:sz w:val="21"/>
                <w:lang w:eastAsia="zh-CN"/>
              </w:rPr>
              <w:t>密实100分、轻微渗漏70分、集中渗漏0分</w:t>
            </w:r>
          </w:p>
        </w:tc>
        <w:tc>
          <w:tcPr>
            <w:tcW w:w="900" w:type="dxa"/>
            <w:vAlign w:val="center"/>
          </w:tcPr>
          <w:p w14:paraId="097324B0">
            <w:pPr>
              <w:spacing w:before="20" w:after="20" w:line="240" w:lineRule="auto"/>
              <w:ind w:left="0" w:right="0" w:firstLine="0"/>
              <w:jc w:val="center"/>
            </w:pPr>
            <w:r>
              <w:rPr>
                <w:rFonts w:ascii="Times New Roman" w:hAnsi="Times New Roman"/>
                <w:sz w:val="21"/>
              </w:rPr>
              <w:t>1.89</w:t>
            </w:r>
          </w:p>
        </w:tc>
        <w:tc>
          <w:tcPr>
            <w:tcW w:w="1300" w:type="dxa"/>
            <w:vAlign w:val="center"/>
          </w:tcPr>
          <w:p w14:paraId="6FB9D5EF">
            <w:pPr>
              <w:spacing w:before="20" w:after="20" w:line="240" w:lineRule="auto"/>
              <w:ind w:left="0" w:right="0" w:firstLine="0"/>
            </w:pPr>
            <w:r>
              <w:rPr>
                <w:rFonts w:ascii="Times New Roman" w:hAnsi="Times New Roman"/>
                <w:sz w:val="21"/>
              </w:rPr>
              <w:t>现场检查</w:t>
            </w:r>
          </w:p>
        </w:tc>
      </w:tr>
      <w:tr w14:paraId="78BA7E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32E8072">
            <w:pPr>
              <w:spacing w:before="20" w:after="20" w:line="240" w:lineRule="auto"/>
              <w:ind w:left="0" w:right="0" w:firstLine="0"/>
              <w:jc w:val="center"/>
            </w:pPr>
          </w:p>
        </w:tc>
        <w:tc>
          <w:tcPr>
            <w:tcW w:w="2500" w:type="dxa"/>
            <w:vAlign w:val="center"/>
          </w:tcPr>
          <w:p w14:paraId="39EA25C9">
            <w:pPr>
              <w:spacing w:before="20" w:after="20" w:line="240" w:lineRule="auto"/>
              <w:ind w:left="0" w:right="0" w:firstLine="0"/>
            </w:pPr>
            <w:r>
              <w:rPr>
                <w:rFonts w:ascii="Times New Roman" w:hAnsi="Times New Roman"/>
                <w:sz w:val="21"/>
              </w:rPr>
              <w:t>A9 跨堤交叉工程质量</w:t>
            </w:r>
          </w:p>
        </w:tc>
        <w:tc>
          <w:tcPr>
            <w:tcW w:w="3706" w:type="dxa"/>
            <w:vAlign w:val="center"/>
          </w:tcPr>
          <w:p w14:paraId="440AF78E">
            <w:pPr>
              <w:spacing w:before="20" w:after="20" w:line="240" w:lineRule="auto"/>
              <w:ind w:left="0" w:right="0" w:firstLine="0"/>
              <w:rPr>
                <w:lang w:eastAsia="zh-CN"/>
              </w:rPr>
            </w:pPr>
            <w:r>
              <w:rPr>
                <w:rFonts w:ascii="Times New Roman" w:hAnsi="Times New Roman"/>
                <w:sz w:val="21"/>
                <w:lang w:eastAsia="zh-CN"/>
              </w:rPr>
              <w:t>无影响100分、轻微影响70分、存在危险0分</w:t>
            </w:r>
          </w:p>
        </w:tc>
        <w:tc>
          <w:tcPr>
            <w:tcW w:w="900" w:type="dxa"/>
            <w:vAlign w:val="center"/>
          </w:tcPr>
          <w:p w14:paraId="0FC63C3D">
            <w:pPr>
              <w:spacing w:before="20" w:after="20" w:line="240" w:lineRule="auto"/>
              <w:ind w:left="0" w:right="0" w:firstLine="0"/>
              <w:jc w:val="center"/>
            </w:pPr>
            <w:r>
              <w:rPr>
                <w:rFonts w:ascii="Times New Roman" w:hAnsi="Times New Roman"/>
                <w:sz w:val="21"/>
              </w:rPr>
              <w:t>0.42</w:t>
            </w:r>
          </w:p>
        </w:tc>
        <w:tc>
          <w:tcPr>
            <w:tcW w:w="1300" w:type="dxa"/>
            <w:vAlign w:val="center"/>
          </w:tcPr>
          <w:p w14:paraId="501F6A49">
            <w:pPr>
              <w:spacing w:before="20" w:after="20" w:line="240" w:lineRule="auto"/>
              <w:ind w:left="0" w:right="0" w:firstLine="0"/>
            </w:pPr>
            <w:r>
              <w:rPr>
                <w:rFonts w:ascii="Times New Roman" w:hAnsi="Times New Roman"/>
                <w:sz w:val="21"/>
              </w:rPr>
              <w:t>现场检查</w:t>
            </w:r>
          </w:p>
        </w:tc>
      </w:tr>
      <w:tr w14:paraId="6AB982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3257B067">
            <w:pPr>
              <w:spacing w:before="20" w:after="20" w:line="240" w:lineRule="auto"/>
              <w:ind w:left="0" w:right="0" w:firstLine="0"/>
              <w:jc w:val="center"/>
            </w:pPr>
            <w:r>
              <w:rPr>
                <w:rFonts w:ascii="Times New Roman" w:hAnsi="Times New Roman"/>
                <w:sz w:val="21"/>
              </w:rPr>
              <w:t>防洪安全（0.1818）</w:t>
            </w:r>
          </w:p>
        </w:tc>
        <w:tc>
          <w:tcPr>
            <w:tcW w:w="2500" w:type="dxa"/>
            <w:vAlign w:val="center"/>
          </w:tcPr>
          <w:p w14:paraId="1C186EC2">
            <w:pPr>
              <w:spacing w:before="20" w:after="20" w:line="240" w:lineRule="auto"/>
              <w:ind w:left="0" w:right="0" w:firstLine="0"/>
            </w:pPr>
            <w:r>
              <w:rPr>
                <w:rFonts w:ascii="Times New Roman" w:hAnsi="Times New Roman"/>
                <w:sz w:val="21"/>
              </w:rPr>
              <w:t>B1 堤顶高程</w:t>
            </w:r>
          </w:p>
        </w:tc>
        <w:tc>
          <w:tcPr>
            <w:tcW w:w="3706" w:type="dxa"/>
            <w:vAlign w:val="center"/>
          </w:tcPr>
          <w:p w14:paraId="2FF9BB3D">
            <w:pPr>
              <w:spacing w:before="20" w:after="20" w:line="240" w:lineRule="auto"/>
              <w:ind w:left="0" w:right="0" w:firstLine="0"/>
              <w:rPr>
                <w:lang w:eastAsia="zh-CN"/>
              </w:rPr>
            </w:pPr>
            <w:r>
              <w:rPr>
                <w:rFonts w:ascii="Times New Roman" w:hAnsi="Times New Roman"/>
                <w:sz w:val="21"/>
                <w:lang w:eastAsia="zh-CN"/>
              </w:rPr>
              <w:t>不低于设计洪水位加超高为100分，否则0分</w:t>
            </w:r>
          </w:p>
        </w:tc>
        <w:tc>
          <w:tcPr>
            <w:tcW w:w="900" w:type="dxa"/>
            <w:vAlign w:val="center"/>
          </w:tcPr>
          <w:p w14:paraId="199AA171">
            <w:pPr>
              <w:spacing w:before="20" w:after="20" w:line="240" w:lineRule="auto"/>
              <w:ind w:left="0" w:right="0" w:firstLine="0"/>
              <w:jc w:val="center"/>
            </w:pPr>
            <w:r>
              <w:rPr>
                <w:rFonts w:ascii="Times New Roman" w:hAnsi="Times New Roman"/>
                <w:sz w:val="21"/>
              </w:rPr>
              <w:t>8.78</w:t>
            </w:r>
          </w:p>
        </w:tc>
        <w:tc>
          <w:tcPr>
            <w:tcW w:w="1300" w:type="dxa"/>
            <w:vAlign w:val="center"/>
          </w:tcPr>
          <w:p w14:paraId="38EF1202">
            <w:pPr>
              <w:spacing w:before="20" w:after="20" w:line="240" w:lineRule="auto"/>
              <w:ind w:left="0" w:right="0" w:firstLine="0"/>
            </w:pPr>
            <w:r>
              <w:rPr>
                <w:rFonts w:ascii="Times New Roman" w:hAnsi="Times New Roman"/>
                <w:sz w:val="21"/>
              </w:rPr>
              <w:t>断面测量</w:t>
            </w:r>
          </w:p>
        </w:tc>
      </w:tr>
      <w:tr w14:paraId="68684C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7B470D1D">
            <w:pPr>
              <w:spacing w:before="20" w:after="20" w:line="240" w:lineRule="auto"/>
              <w:ind w:left="0" w:right="0" w:firstLine="0"/>
              <w:jc w:val="center"/>
            </w:pPr>
          </w:p>
        </w:tc>
        <w:tc>
          <w:tcPr>
            <w:tcW w:w="2500" w:type="dxa"/>
            <w:vAlign w:val="center"/>
          </w:tcPr>
          <w:p w14:paraId="51E33547">
            <w:pPr>
              <w:spacing w:before="20" w:after="20" w:line="240" w:lineRule="auto"/>
              <w:ind w:left="0" w:right="0" w:firstLine="0"/>
            </w:pPr>
            <w:r>
              <w:rPr>
                <w:rFonts w:ascii="Times New Roman" w:hAnsi="Times New Roman"/>
                <w:sz w:val="21"/>
              </w:rPr>
              <w:t>B2 防洪标准符合性</w:t>
            </w:r>
          </w:p>
        </w:tc>
        <w:tc>
          <w:tcPr>
            <w:tcW w:w="3706" w:type="dxa"/>
            <w:vAlign w:val="center"/>
          </w:tcPr>
          <w:p w14:paraId="40FC3D11">
            <w:pPr>
              <w:spacing w:before="20" w:after="20" w:line="240" w:lineRule="auto"/>
              <w:ind w:left="0" w:right="0" w:firstLine="0"/>
            </w:pPr>
            <w:r>
              <w:rPr>
                <w:rFonts w:ascii="Times New Roman" w:hAnsi="Times New Roman"/>
                <w:sz w:val="21"/>
              </w:rPr>
              <w:t>符合100分、待复核60分、不符合0分</w:t>
            </w:r>
          </w:p>
        </w:tc>
        <w:tc>
          <w:tcPr>
            <w:tcW w:w="900" w:type="dxa"/>
            <w:vAlign w:val="center"/>
          </w:tcPr>
          <w:p w14:paraId="60568F88">
            <w:pPr>
              <w:spacing w:before="20" w:after="20" w:line="240" w:lineRule="auto"/>
              <w:ind w:left="0" w:right="0" w:firstLine="0"/>
              <w:jc w:val="center"/>
            </w:pPr>
            <w:r>
              <w:rPr>
                <w:rFonts w:ascii="Times New Roman" w:hAnsi="Times New Roman"/>
                <w:sz w:val="21"/>
              </w:rPr>
              <w:t>2.85</w:t>
            </w:r>
          </w:p>
        </w:tc>
        <w:tc>
          <w:tcPr>
            <w:tcW w:w="1300" w:type="dxa"/>
            <w:vAlign w:val="center"/>
          </w:tcPr>
          <w:p w14:paraId="608E560C">
            <w:pPr>
              <w:spacing w:before="20" w:after="20" w:line="240" w:lineRule="auto"/>
              <w:ind w:left="0" w:right="0" w:firstLine="0"/>
            </w:pPr>
            <w:r>
              <w:rPr>
                <w:rFonts w:ascii="Times New Roman" w:hAnsi="Times New Roman"/>
                <w:sz w:val="21"/>
              </w:rPr>
              <w:t>设计复核</w:t>
            </w:r>
          </w:p>
        </w:tc>
      </w:tr>
      <w:tr w14:paraId="32E00E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1E34694B">
            <w:pPr>
              <w:spacing w:before="20" w:after="20" w:line="240" w:lineRule="auto"/>
              <w:ind w:left="0" w:right="0" w:firstLine="0"/>
              <w:jc w:val="center"/>
            </w:pPr>
          </w:p>
        </w:tc>
        <w:tc>
          <w:tcPr>
            <w:tcW w:w="2500" w:type="dxa"/>
            <w:vAlign w:val="center"/>
          </w:tcPr>
          <w:p w14:paraId="7A4715A9">
            <w:pPr>
              <w:spacing w:before="20" w:after="20" w:line="240" w:lineRule="auto"/>
              <w:ind w:left="0" w:right="0" w:firstLine="0"/>
              <w:rPr>
                <w:lang w:eastAsia="zh-CN"/>
              </w:rPr>
            </w:pPr>
            <w:r>
              <w:rPr>
                <w:rFonts w:ascii="Times New Roman" w:hAnsi="Times New Roman"/>
                <w:sz w:val="21"/>
                <w:lang w:eastAsia="zh-CN"/>
              </w:rPr>
              <w:t>B3 风浪爬高与越浪量复核</w:t>
            </w:r>
          </w:p>
        </w:tc>
        <w:tc>
          <w:tcPr>
            <w:tcW w:w="3706" w:type="dxa"/>
            <w:vAlign w:val="center"/>
          </w:tcPr>
          <w:p w14:paraId="5D59C39E">
            <w:pPr>
              <w:spacing w:before="20" w:after="20" w:line="240" w:lineRule="auto"/>
              <w:ind w:left="0" w:right="0" w:firstLine="0"/>
              <w:rPr>
                <w:lang w:eastAsia="zh-CN"/>
              </w:rPr>
            </w:pPr>
            <w:r>
              <w:rPr>
                <w:rFonts w:ascii="Times New Roman" w:hAnsi="Times New Roman"/>
                <w:sz w:val="21"/>
                <w:lang w:eastAsia="zh-CN"/>
              </w:rPr>
              <w:t>满足100分、略超标70分、待复核60分、严重超标0分</w:t>
            </w:r>
          </w:p>
        </w:tc>
        <w:tc>
          <w:tcPr>
            <w:tcW w:w="900" w:type="dxa"/>
            <w:vAlign w:val="center"/>
          </w:tcPr>
          <w:p w14:paraId="07829EC5">
            <w:pPr>
              <w:spacing w:before="20" w:after="20" w:line="240" w:lineRule="auto"/>
              <w:ind w:left="0" w:right="0" w:firstLine="0"/>
              <w:jc w:val="center"/>
            </w:pPr>
            <w:r>
              <w:rPr>
                <w:rFonts w:ascii="Times New Roman" w:hAnsi="Times New Roman"/>
                <w:sz w:val="21"/>
              </w:rPr>
              <w:t>4.94</w:t>
            </w:r>
          </w:p>
        </w:tc>
        <w:tc>
          <w:tcPr>
            <w:tcW w:w="1300" w:type="dxa"/>
            <w:vAlign w:val="center"/>
          </w:tcPr>
          <w:p w14:paraId="05B41A8B">
            <w:pPr>
              <w:spacing w:before="20" w:after="20" w:line="240" w:lineRule="auto"/>
              <w:ind w:left="0" w:right="0" w:firstLine="0"/>
            </w:pPr>
            <w:r>
              <w:rPr>
                <w:rFonts w:ascii="Times New Roman" w:hAnsi="Times New Roman"/>
                <w:sz w:val="21"/>
              </w:rPr>
              <w:t>复核计算</w:t>
            </w:r>
          </w:p>
        </w:tc>
      </w:tr>
      <w:tr w14:paraId="668AAD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5B856A5">
            <w:pPr>
              <w:spacing w:before="20" w:after="20" w:line="240" w:lineRule="auto"/>
              <w:ind w:left="0" w:right="0" w:firstLine="0"/>
              <w:jc w:val="center"/>
            </w:pPr>
          </w:p>
        </w:tc>
        <w:tc>
          <w:tcPr>
            <w:tcW w:w="2500" w:type="dxa"/>
            <w:vAlign w:val="center"/>
          </w:tcPr>
          <w:p w14:paraId="4986141C">
            <w:pPr>
              <w:spacing w:before="20" w:after="20" w:line="240" w:lineRule="auto"/>
              <w:ind w:left="0" w:right="0" w:firstLine="0"/>
              <w:rPr>
                <w:lang w:eastAsia="zh-CN"/>
              </w:rPr>
            </w:pPr>
            <w:r>
              <w:rPr>
                <w:rFonts w:ascii="Times New Roman" w:hAnsi="Times New Roman"/>
                <w:sz w:val="21"/>
                <w:lang w:eastAsia="zh-CN"/>
              </w:rPr>
              <w:t>B4 穿堤建筑物防洪标准</w:t>
            </w:r>
          </w:p>
        </w:tc>
        <w:tc>
          <w:tcPr>
            <w:tcW w:w="3706" w:type="dxa"/>
            <w:vAlign w:val="center"/>
          </w:tcPr>
          <w:p w14:paraId="2A74E548">
            <w:pPr>
              <w:spacing w:before="20" w:after="20" w:line="240" w:lineRule="auto"/>
              <w:ind w:left="0" w:right="0" w:firstLine="0"/>
              <w:rPr>
                <w:lang w:eastAsia="zh-CN"/>
              </w:rPr>
            </w:pPr>
            <w:r>
              <w:rPr>
                <w:rFonts w:ascii="Times New Roman" w:hAnsi="Times New Roman"/>
                <w:sz w:val="21"/>
                <w:lang w:eastAsia="zh-CN"/>
              </w:rPr>
              <w:t>符合100分、待复核或高程不足60分、不达标0分</w:t>
            </w:r>
          </w:p>
        </w:tc>
        <w:tc>
          <w:tcPr>
            <w:tcW w:w="900" w:type="dxa"/>
            <w:vAlign w:val="center"/>
          </w:tcPr>
          <w:p w14:paraId="4EEED40D">
            <w:pPr>
              <w:spacing w:before="20" w:after="20" w:line="240" w:lineRule="auto"/>
              <w:ind w:left="0" w:right="0" w:firstLine="0"/>
              <w:jc w:val="center"/>
            </w:pPr>
            <w:r>
              <w:rPr>
                <w:rFonts w:ascii="Times New Roman" w:hAnsi="Times New Roman"/>
                <w:sz w:val="21"/>
              </w:rPr>
              <w:t>1.60</w:t>
            </w:r>
          </w:p>
        </w:tc>
        <w:tc>
          <w:tcPr>
            <w:tcW w:w="1300" w:type="dxa"/>
            <w:vAlign w:val="center"/>
          </w:tcPr>
          <w:p w14:paraId="664A79D3">
            <w:pPr>
              <w:spacing w:before="20" w:after="20" w:line="240" w:lineRule="auto"/>
              <w:ind w:left="0" w:right="0" w:firstLine="0"/>
            </w:pPr>
            <w:r>
              <w:rPr>
                <w:rFonts w:ascii="Times New Roman" w:hAnsi="Times New Roman"/>
                <w:sz w:val="21"/>
              </w:rPr>
              <w:t>设计复核</w:t>
            </w:r>
          </w:p>
        </w:tc>
      </w:tr>
      <w:tr w14:paraId="5DB2CD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01A3E566">
            <w:pPr>
              <w:spacing w:before="20" w:after="20" w:line="240" w:lineRule="auto"/>
              <w:ind w:left="0" w:right="0" w:firstLine="0"/>
              <w:jc w:val="center"/>
            </w:pPr>
            <w:r>
              <w:rPr>
                <w:rFonts w:ascii="Times New Roman" w:hAnsi="Times New Roman"/>
                <w:sz w:val="21"/>
              </w:rPr>
              <w:t>渗流安全（0.3636）</w:t>
            </w:r>
          </w:p>
        </w:tc>
        <w:tc>
          <w:tcPr>
            <w:tcW w:w="2500" w:type="dxa"/>
            <w:vAlign w:val="center"/>
          </w:tcPr>
          <w:p w14:paraId="7179D1C9">
            <w:pPr>
              <w:spacing w:before="20" w:after="20" w:line="240" w:lineRule="auto"/>
              <w:ind w:left="0" w:right="0" w:firstLine="0"/>
            </w:pPr>
            <w:r>
              <w:rPr>
                <w:rFonts w:ascii="Times New Roman" w:hAnsi="Times New Roman"/>
                <w:sz w:val="21"/>
              </w:rPr>
              <w:t>C1 堤基渗透比降</w:t>
            </w:r>
          </w:p>
        </w:tc>
        <w:tc>
          <w:tcPr>
            <w:tcW w:w="3706" w:type="dxa"/>
            <w:vAlign w:val="center"/>
          </w:tcPr>
          <w:p w14:paraId="46B43109">
            <w:pPr>
              <w:spacing w:before="20" w:after="20" w:line="240" w:lineRule="auto"/>
              <w:ind w:left="0" w:right="0" w:firstLine="0"/>
            </w:pPr>
            <w:r>
              <w:rPr>
                <w:rFonts w:ascii="Times New Roman" w:hAnsi="Times New Roman"/>
                <w:sz w:val="21"/>
              </w:rPr>
              <w:t>按式（5-2）连续评分</w:t>
            </w:r>
          </w:p>
        </w:tc>
        <w:tc>
          <w:tcPr>
            <w:tcW w:w="900" w:type="dxa"/>
            <w:vAlign w:val="center"/>
          </w:tcPr>
          <w:p w14:paraId="365F087D">
            <w:pPr>
              <w:spacing w:before="20" w:after="20" w:line="240" w:lineRule="auto"/>
              <w:ind w:left="0" w:right="0" w:firstLine="0"/>
              <w:jc w:val="center"/>
            </w:pPr>
            <w:r>
              <w:rPr>
                <w:rFonts w:ascii="Times New Roman" w:hAnsi="Times New Roman"/>
                <w:sz w:val="21"/>
              </w:rPr>
              <w:t>9.99</w:t>
            </w:r>
          </w:p>
        </w:tc>
        <w:tc>
          <w:tcPr>
            <w:tcW w:w="1300" w:type="dxa"/>
            <w:vAlign w:val="center"/>
          </w:tcPr>
          <w:p w14:paraId="5B22179A">
            <w:pPr>
              <w:spacing w:before="20" w:after="20" w:line="240" w:lineRule="auto"/>
              <w:ind w:left="0" w:right="0" w:firstLine="0"/>
            </w:pPr>
            <w:r>
              <w:rPr>
                <w:rFonts w:ascii="Times New Roman" w:hAnsi="Times New Roman"/>
                <w:sz w:val="21"/>
              </w:rPr>
              <w:t>渗流计算</w:t>
            </w:r>
          </w:p>
        </w:tc>
      </w:tr>
      <w:tr w14:paraId="36F65B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3A46F8E">
            <w:pPr>
              <w:spacing w:before="20" w:after="20" w:line="240" w:lineRule="auto"/>
              <w:ind w:left="0" w:right="0" w:firstLine="0"/>
              <w:jc w:val="center"/>
            </w:pPr>
          </w:p>
        </w:tc>
        <w:tc>
          <w:tcPr>
            <w:tcW w:w="2500" w:type="dxa"/>
            <w:vAlign w:val="center"/>
          </w:tcPr>
          <w:p w14:paraId="5EBA1E52">
            <w:pPr>
              <w:spacing w:before="20" w:after="20" w:line="240" w:lineRule="auto"/>
              <w:ind w:left="0" w:right="0" w:firstLine="0"/>
            </w:pPr>
            <w:r>
              <w:rPr>
                <w:rFonts w:ascii="Times New Roman" w:hAnsi="Times New Roman"/>
                <w:sz w:val="21"/>
              </w:rPr>
              <w:t>C2 排水设施有效性</w:t>
            </w:r>
          </w:p>
        </w:tc>
        <w:tc>
          <w:tcPr>
            <w:tcW w:w="3706" w:type="dxa"/>
            <w:vAlign w:val="center"/>
          </w:tcPr>
          <w:p w14:paraId="3A4B2408">
            <w:pPr>
              <w:spacing w:before="20" w:after="20" w:line="240" w:lineRule="auto"/>
              <w:ind w:left="0" w:right="0" w:firstLine="0"/>
              <w:rPr>
                <w:lang w:eastAsia="zh-CN"/>
              </w:rPr>
            </w:pPr>
            <w:r>
              <w:rPr>
                <w:rFonts w:ascii="Times New Roman" w:hAnsi="Times New Roman"/>
                <w:sz w:val="21"/>
                <w:lang w:eastAsia="zh-CN"/>
              </w:rPr>
              <w:t>通畅100分、局部淤堵70分、一般60分、失效0分</w:t>
            </w:r>
          </w:p>
        </w:tc>
        <w:tc>
          <w:tcPr>
            <w:tcW w:w="900" w:type="dxa"/>
            <w:vAlign w:val="center"/>
          </w:tcPr>
          <w:p w14:paraId="0210C3E6">
            <w:pPr>
              <w:spacing w:before="20" w:after="20" w:line="240" w:lineRule="auto"/>
              <w:ind w:left="0" w:right="0" w:firstLine="0"/>
              <w:jc w:val="center"/>
            </w:pPr>
            <w:r>
              <w:rPr>
                <w:rFonts w:ascii="Times New Roman" w:hAnsi="Times New Roman"/>
                <w:sz w:val="21"/>
              </w:rPr>
              <w:t>3.24</w:t>
            </w:r>
          </w:p>
        </w:tc>
        <w:tc>
          <w:tcPr>
            <w:tcW w:w="1300" w:type="dxa"/>
            <w:vAlign w:val="center"/>
          </w:tcPr>
          <w:p w14:paraId="14E23E95">
            <w:pPr>
              <w:spacing w:before="20" w:after="20" w:line="240" w:lineRule="auto"/>
              <w:ind w:left="0" w:right="0" w:firstLine="0"/>
            </w:pPr>
            <w:r>
              <w:rPr>
                <w:rFonts w:ascii="Times New Roman" w:hAnsi="Times New Roman"/>
                <w:sz w:val="21"/>
              </w:rPr>
              <w:t>设施检查</w:t>
            </w:r>
          </w:p>
        </w:tc>
      </w:tr>
      <w:tr w14:paraId="576E1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8DDB973">
            <w:pPr>
              <w:spacing w:before="20" w:after="20" w:line="240" w:lineRule="auto"/>
              <w:ind w:left="0" w:right="0" w:firstLine="0"/>
              <w:jc w:val="center"/>
            </w:pPr>
          </w:p>
        </w:tc>
        <w:tc>
          <w:tcPr>
            <w:tcW w:w="2500" w:type="dxa"/>
            <w:vAlign w:val="center"/>
          </w:tcPr>
          <w:p w14:paraId="54EA80AE">
            <w:pPr>
              <w:spacing w:before="20" w:after="20" w:line="240" w:lineRule="auto"/>
              <w:ind w:left="0" w:right="0" w:firstLine="0"/>
            </w:pPr>
            <w:r>
              <w:rPr>
                <w:rFonts w:ascii="Times New Roman" w:hAnsi="Times New Roman"/>
                <w:sz w:val="21"/>
              </w:rPr>
              <w:t>C3 管涌隐患</w:t>
            </w:r>
          </w:p>
        </w:tc>
        <w:tc>
          <w:tcPr>
            <w:tcW w:w="3706" w:type="dxa"/>
            <w:vAlign w:val="center"/>
          </w:tcPr>
          <w:p w14:paraId="2B4C778D">
            <w:pPr>
              <w:spacing w:before="20" w:after="20" w:line="240" w:lineRule="auto"/>
              <w:ind w:left="0" w:right="0" w:firstLine="0"/>
              <w:rPr>
                <w:lang w:eastAsia="zh-CN"/>
              </w:rPr>
            </w:pPr>
            <w:r>
              <w:rPr>
                <w:rFonts w:ascii="Times New Roman" w:hAnsi="Times New Roman"/>
                <w:sz w:val="21"/>
                <w:lang w:eastAsia="zh-CN"/>
              </w:rPr>
              <w:t>加权渗漏点密度为0、不超过1、2、4及大于4点/100 m时分别为100、80、60、40、0分</w:t>
            </w:r>
          </w:p>
        </w:tc>
        <w:tc>
          <w:tcPr>
            <w:tcW w:w="900" w:type="dxa"/>
            <w:vAlign w:val="center"/>
          </w:tcPr>
          <w:p w14:paraId="2C502164">
            <w:pPr>
              <w:spacing w:before="20" w:after="20" w:line="240" w:lineRule="auto"/>
              <w:ind w:left="0" w:right="0" w:firstLine="0"/>
              <w:jc w:val="center"/>
            </w:pPr>
            <w:r>
              <w:rPr>
                <w:rFonts w:ascii="Times New Roman" w:hAnsi="Times New Roman"/>
                <w:sz w:val="21"/>
              </w:rPr>
              <w:t>2.18</w:t>
            </w:r>
          </w:p>
        </w:tc>
        <w:tc>
          <w:tcPr>
            <w:tcW w:w="1300" w:type="dxa"/>
            <w:vAlign w:val="center"/>
          </w:tcPr>
          <w:p w14:paraId="7DD72C96">
            <w:pPr>
              <w:spacing w:before="20" w:after="20" w:line="240" w:lineRule="auto"/>
              <w:ind w:left="0" w:right="0" w:firstLine="0"/>
              <w:rPr>
                <w:lang w:eastAsia="zh-CN"/>
              </w:rPr>
            </w:pPr>
            <w:r>
              <w:rPr>
                <w:rFonts w:ascii="Times New Roman" w:hAnsi="Times New Roman"/>
                <w:sz w:val="21"/>
                <w:lang w:eastAsia="zh-CN"/>
              </w:rPr>
              <w:t>无人机巡检、险情记录</w:t>
            </w:r>
          </w:p>
        </w:tc>
      </w:tr>
      <w:tr w14:paraId="0ECC1B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7B8B2965">
            <w:pPr>
              <w:spacing w:before="20" w:after="20" w:line="240" w:lineRule="auto"/>
              <w:ind w:left="0" w:right="0" w:firstLine="0"/>
              <w:jc w:val="center"/>
              <w:rPr>
                <w:lang w:eastAsia="zh-CN"/>
              </w:rPr>
            </w:pPr>
          </w:p>
        </w:tc>
        <w:tc>
          <w:tcPr>
            <w:tcW w:w="2500" w:type="dxa"/>
            <w:vAlign w:val="center"/>
          </w:tcPr>
          <w:p w14:paraId="0D17570F">
            <w:pPr>
              <w:spacing w:before="20" w:after="20" w:line="240" w:lineRule="auto"/>
              <w:ind w:left="0" w:right="0" w:firstLine="0"/>
            </w:pPr>
            <w:r>
              <w:rPr>
                <w:rFonts w:ascii="Times New Roman" w:hAnsi="Times New Roman"/>
                <w:sz w:val="21"/>
              </w:rPr>
              <w:t>C4 堤身渗流稳定</w:t>
            </w:r>
          </w:p>
        </w:tc>
        <w:tc>
          <w:tcPr>
            <w:tcW w:w="3706" w:type="dxa"/>
            <w:vAlign w:val="center"/>
          </w:tcPr>
          <w:p w14:paraId="4B0037CD">
            <w:pPr>
              <w:spacing w:before="20" w:after="20" w:line="240" w:lineRule="auto"/>
              <w:ind w:left="0" w:right="0" w:firstLine="0"/>
            </w:pPr>
            <w:r>
              <w:rPr>
                <w:rFonts w:ascii="Times New Roman" w:hAnsi="Times New Roman"/>
                <w:sz w:val="21"/>
              </w:rPr>
              <w:t>按式（5-2）连续评分</w:t>
            </w:r>
          </w:p>
        </w:tc>
        <w:tc>
          <w:tcPr>
            <w:tcW w:w="900" w:type="dxa"/>
            <w:vAlign w:val="center"/>
          </w:tcPr>
          <w:p w14:paraId="454A1965">
            <w:pPr>
              <w:spacing w:before="20" w:after="20" w:line="240" w:lineRule="auto"/>
              <w:ind w:left="0" w:right="0" w:firstLine="0"/>
              <w:jc w:val="center"/>
            </w:pPr>
            <w:r>
              <w:rPr>
                <w:rFonts w:ascii="Times New Roman" w:hAnsi="Times New Roman"/>
                <w:sz w:val="21"/>
              </w:rPr>
              <w:t>6.29</w:t>
            </w:r>
          </w:p>
        </w:tc>
        <w:tc>
          <w:tcPr>
            <w:tcW w:w="1300" w:type="dxa"/>
            <w:vAlign w:val="center"/>
          </w:tcPr>
          <w:p w14:paraId="06D37558">
            <w:pPr>
              <w:spacing w:before="20" w:after="20" w:line="240" w:lineRule="auto"/>
              <w:ind w:left="0" w:right="0" w:firstLine="0"/>
            </w:pPr>
            <w:r>
              <w:rPr>
                <w:rFonts w:ascii="Times New Roman" w:hAnsi="Times New Roman"/>
                <w:sz w:val="21"/>
              </w:rPr>
              <w:t>渗流计算</w:t>
            </w:r>
          </w:p>
        </w:tc>
      </w:tr>
      <w:tr w14:paraId="36B4BB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325422EA">
            <w:pPr>
              <w:spacing w:before="20" w:after="20" w:line="240" w:lineRule="auto"/>
              <w:ind w:left="0" w:right="0" w:firstLine="0"/>
              <w:jc w:val="center"/>
            </w:pPr>
          </w:p>
        </w:tc>
        <w:tc>
          <w:tcPr>
            <w:tcW w:w="2500" w:type="dxa"/>
            <w:vAlign w:val="center"/>
          </w:tcPr>
          <w:p w14:paraId="6C739694">
            <w:pPr>
              <w:spacing w:before="20" w:after="20" w:line="240" w:lineRule="auto"/>
              <w:ind w:left="0" w:right="0" w:firstLine="0"/>
            </w:pPr>
            <w:r>
              <w:rPr>
                <w:rFonts w:ascii="Times New Roman" w:hAnsi="Times New Roman"/>
                <w:sz w:val="21"/>
              </w:rPr>
              <w:t>C5 堤基接触冲刷</w:t>
            </w:r>
          </w:p>
        </w:tc>
        <w:tc>
          <w:tcPr>
            <w:tcW w:w="3706" w:type="dxa"/>
            <w:vAlign w:val="center"/>
          </w:tcPr>
          <w:p w14:paraId="4C5F455F">
            <w:pPr>
              <w:spacing w:before="20" w:after="20" w:line="240" w:lineRule="auto"/>
              <w:ind w:left="0" w:right="0" w:firstLine="0"/>
            </w:pPr>
            <w:r>
              <w:rPr>
                <w:rFonts w:ascii="Times New Roman" w:hAnsi="Times New Roman"/>
                <w:sz w:val="21"/>
              </w:rPr>
              <w:t>按式（5-2）连续评分</w:t>
            </w:r>
          </w:p>
        </w:tc>
        <w:tc>
          <w:tcPr>
            <w:tcW w:w="900" w:type="dxa"/>
            <w:vAlign w:val="center"/>
          </w:tcPr>
          <w:p w14:paraId="6C04E782">
            <w:pPr>
              <w:spacing w:before="20" w:after="20" w:line="240" w:lineRule="auto"/>
              <w:ind w:left="0" w:right="0" w:firstLine="0"/>
              <w:jc w:val="center"/>
            </w:pPr>
            <w:r>
              <w:rPr>
                <w:rFonts w:ascii="Times New Roman" w:hAnsi="Times New Roman"/>
                <w:sz w:val="21"/>
              </w:rPr>
              <w:t>9.99</w:t>
            </w:r>
          </w:p>
        </w:tc>
        <w:tc>
          <w:tcPr>
            <w:tcW w:w="1300" w:type="dxa"/>
            <w:vAlign w:val="center"/>
          </w:tcPr>
          <w:p w14:paraId="649C4152">
            <w:pPr>
              <w:spacing w:before="20" w:after="20" w:line="240" w:lineRule="auto"/>
              <w:ind w:left="0" w:right="0" w:firstLine="0"/>
            </w:pPr>
            <w:r>
              <w:rPr>
                <w:rFonts w:ascii="Times New Roman" w:hAnsi="Times New Roman"/>
                <w:sz w:val="21"/>
              </w:rPr>
              <w:t>渗流计算</w:t>
            </w:r>
          </w:p>
        </w:tc>
      </w:tr>
      <w:tr w14:paraId="003DD7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118184B">
            <w:pPr>
              <w:spacing w:before="20" w:after="20" w:line="240" w:lineRule="auto"/>
              <w:ind w:left="0" w:right="0" w:firstLine="0"/>
              <w:jc w:val="center"/>
            </w:pPr>
          </w:p>
        </w:tc>
        <w:tc>
          <w:tcPr>
            <w:tcW w:w="2500" w:type="dxa"/>
            <w:vAlign w:val="center"/>
          </w:tcPr>
          <w:p w14:paraId="44F10CAD">
            <w:pPr>
              <w:spacing w:before="20" w:after="20" w:line="240" w:lineRule="auto"/>
              <w:ind w:left="0" w:right="0" w:firstLine="0"/>
              <w:rPr>
                <w:lang w:eastAsia="zh-CN"/>
              </w:rPr>
            </w:pPr>
            <w:r>
              <w:rPr>
                <w:rFonts w:ascii="Times New Roman" w:hAnsi="Times New Roman"/>
                <w:sz w:val="21"/>
                <w:lang w:eastAsia="zh-CN"/>
              </w:rPr>
              <w:t>C6 穿堤建筑物渗流稳定</w:t>
            </w:r>
          </w:p>
        </w:tc>
        <w:tc>
          <w:tcPr>
            <w:tcW w:w="3706" w:type="dxa"/>
            <w:vAlign w:val="center"/>
          </w:tcPr>
          <w:p w14:paraId="7B9227E0">
            <w:pPr>
              <w:spacing w:before="20" w:after="20" w:line="240" w:lineRule="auto"/>
              <w:ind w:left="0" w:right="0" w:firstLine="0"/>
              <w:rPr>
                <w:lang w:eastAsia="zh-CN"/>
              </w:rPr>
            </w:pPr>
            <w:r>
              <w:rPr>
                <w:rFonts w:ascii="Times New Roman" w:hAnsi="Times New Roman"/>
                <w:sz w:val="21"/>
                <w:lang w:eastAsia="zh-CN"/>
              </w:rPr>
              <w:t>无渗漏100分、明显渗漏60分、带砂或失稳0分</w:t>
            </w:r>
          </w:p>
        </w:tc>
        <w:tc>
          <w:tcPr>
            <w:tcW w:w="900" w:type="dxa"/>
            <w:vAlign w:val="center"/>
          </w:tcPr>
          <w:p w14:paraId="5CC78D7F">
            <w:pPr>
              <w:spacing w:before="20" w:after="20" w:line="240" w:lineRule="auto"/>
              <w:ind w:left="0" w:right="0" w:firstLine="0"/>
              <w:jc w:val="center"/>
            </w:pPr>
            <w:r>
              <w:rPr>
                <w:rFonts w:ascii="Times New Roman" w:hAnsi="Times New Roman"/>
                <w:sz w:val="21"/>
              </w:rPr>
              <w:t>4.67</w:t>
            </w:r>
          </w:p>
        </w:tc>
        <w:tc>
          <w:tcPr>
            <w:tcW w:w="1300" w:type="dxa"/>
            <w:vAlign w:val="center"/>
          </w:tcPr>
          <w:p w14:paraId="569DF2C1">
            <w:pPr>
              <w:spacing w:before="20" w:after="20" w:line="240" w:lineRule="auto"/>
              <w:ind w:left="0" w:right="0" w:firstLine="0"/>
            </w:pPr>
            <w:r>
              <w:rPr>
                <w:rFonts w:ascii="Times New Roman" w:hAnsi="Times New Roman"/>
                <w:sz w:val="21"/>
              </w:rPr>
              <w:t>建筑物检查</w:t>
            </w:r>
          </w:p>
        </w:tc>
      </w:tr>
      <w:tr w14:paraId="27A768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328C3AAD">
            <w:pPr>
              <w:spacing w:before="20" w:after="20" w:line="240" w:lineRule="auto"/>
              <w:ind w:left="0" w:right="0" w:firstLine="0"/>
              <w:jc w:val="center"/>
            </w:pPr>
            <w:r>
              <w:rPr>
                <w:rFonts w:ascii="Times New Roman" w:hAnsi="Times New Roman"/>
                <w:sz w:val="21"/>
              </w:rPr>
              <w:t>结构安全（0.1818）</w:t>
            </w:r>
          </w:p>
        </w:tc>
        <w:tc>
          <w:tcPr>
            <w:tcW w:w="2500" w:type="dxa"/>
            <w:vAlign w:val="center"/>
          </w:tcPr>
          <w:p w14:paraId="28FA13B6">
            <w:pPr>
              <w:spacing w:before="20" w:after="20" w:line="240" w:lineRule="auto"/>
              <w:ind w:left="0" w:right="0" w:firstLine="0"/>
            </w:pPr>
            <w:r>
              <w:rPr>
                <w:rFonts w:ascii="Times New Roman" w:hAnsi="Times New Roman"/>
                <w:sz w:val="21"/>
              </w:rPr>
              <w:t>D1 背水坡抗滑稳定</w:t>
            </w:r>
          </w:p>
        </w:tc>
        <w:tc>
          <w:tcPr>
            <w:tcW w:w="3706" w:type="dxa"/>
            <w:vAlign w:val="center"/>
          </w:tcPr>
          <w:p w14:paraId="5A0502FC">
            <w:pPr>
              <w:spacing w:before="20" w:after="20" w:line="240" w:lineRule="auto"/>
              <w:ind w:left="0" w:right="0" w:firstLine="0"/>
              <w:rPr>
                <w:lang w:eastAsia="zh-CN"/>
              </w:rPr>
            </w:pPr>
            <w:r>
              <w:rPr>
                <w:rFonts w:ascii="Times New Roman" w:hAnsi="Times New Roman"/>
                <w:sz w:val="21"/>
                <w:lang w:eastAsia="zh-CN"/>
              </w:rPr>
              <w:t>安全系数不小于1.50为100分，1.35～1.50为75～100分，1.00～1.35为20～75分，小于1.00为0分</w:t>
            </w:r>
          </w:p>
        </w:tc>
        <w:tc>
          <w:tcPr>
            <w:tcW w:w="900" w:type="dxa"/>
            <w:vAlign w:val="center"/>
          </w:tcPr>
          <w:p w14:paraId="637F4C4A">
            <w:pPr>
              <w:spacing w:before="20" w:after="20" w:line="240" w:lineRule="auto"/>
              <w:ind w:left="0" w:right="0" w:firstLine="0"/>
              <w:jc w:val="center"/>
            </w:pPr>
            <w:r>
              <w:rPr>
                <w:rFonts w:ascii="Times New Roman" w:hAnsi="Times New Roman"/>
                <w:sz w:val="21"/>
              </w:rPr>
              <w:t>7.38</w:t>
            </w:r>
          </w:p>
        </w:tc>
        <w:tc>
          <w:tcPr>
            <w:tcW w:w="1300" w:type="dxa"/>
            <w:vAlign w:val="center"/>
          </w:tcPr>
          <w:p w14:paraId="0A62F4CD">
            <w:pPr>
              <w:spacing w:before="20" w:after="20" w:line="240" w:lineRule="auto"/>
              <w:ind w:left="0" w:right="0" w:firstLine="0"/>
            </w:pPr>
            <w:r>
              <w:rPr>
                <w:rFonts w:ascii="Times New Roman" w:hAnsi="Times New Roman"/>
                <w:sz w:val="21"/>
              </w:rPr>
              <w:t>稳定复核</w:t>
            </w:r>
          </w:p>
        </w:tc>
      </w:tr>
      <w:tr w14:paraId="374F8C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DEB4E29">
            <w:pPr>
              <w:spacing w:before="20" w:after="20" w:line="240" w:lineRule="auto"/>
              <w:ind w:left="0" w:right="0" w:firstLine="0"/>
              <w:jc w:val="center"/>
            </w:pPr>
          </w:p>
        </w:tc>
        <w:tc>
          <w:tcPr>
            <w:tcW w:w="2500" w:type="dxa"/>
            <w:vAlign w:val="center"/>
          </w:tcPr>
          <w:p w14:paraId="22E5B3EF">
            <w:pPr>
              <w:spacing w:before="20" w:after="20" w:line="240" w:lineRule="auto"/>
              <w:ind w:left="0" w:right="0" w:firstLine="0"/>
            </w:pPr>
            <w:r>
              <w:rPr>
                <w:rFonts w:ascii="Times New Roman" w:hAnsi="Times New Roman"/>
                <w:sz w:val="21"/>
              </w:rPr>
              <w:t>D2 临水坡抗滑稳定</w:t>
            </w:r>
          </w:p>
        </w:tc>
        <w:tc>
          <w:tcPr>
            <w:tcW w:w="3706" w:type="dxa"/>
            <w:vAlign w:val="center"/>
          </w:tcPr>
          <w:p w14:paraId="6FAEA959">
            <w:pPr>
              <w:spacing w:before="20" w:after="20" w:line="240" w:lineRule="auto"/>
              <w:ind w:left="0" w:right="0" w:firstLine="0"/>
              <w:rPr>
                <w:lang w:eastAsia="zh-CN"/>
              </w:rPr>
            </w:pPr>
            <w:r>
              <w:rPr>
                <w:rFonts w:ascii="Times New Roman" w:hAnsi="Times New Roman"/>
                <w:sz w:val="21"/>
                <w:lang w:eastAsia="zh-CN"/>
              </w:rPr>
              <w:t>安全系数不小于1.40为100分，1.25～1.40为75～100分，1.00～1.25为20～75分，小于1.00为0分</w:t>
            </w:r>
          </w:p>
        </w:tc>
        <w:tc>
          <w:tcPr>
            <w:tcW w:w="900" w:type="dxa"/>
            <w:vAlign w:val="center"/>
          </w:tcPr>
          <w:p w14:paraId="784BA78C">
            <w:pPr>
              <w:spacing w:before="20" w:after="20" w:line="240" w:lineRule="auto"/>
              <w:ind w:left="0" w:right="0" w:firstLine="0"/>
              <w:jc w:val="center"/>
            </w:pPr>
            <w:r>
              <w:rPr>
                <w:rFonts w:ascii="Times New Roman" w:hAnsi="Times New Roman"/>
                <w:sz w:val="21"/>
              </w:rPr>
              <w:t>4.55</w:t>
            </w:r>
          </w:p>
        </w:tc>
        <w:tc>
          <w:tcPr>
            <w:tcW w:w="1300" w:type="dxa"/>
            <w:vAlign w:val="center"/>
          </w:tcPr>
          <w:p w14:paraId="16A162A2">
            <w:pPr>
              <w:spacing w:before="20" w:after="20" w:line="240" w:lineRule="auto"/>
              <w:ind w:left="0" w:right="0" w:firstLine="0"/>
            </w:pPr>
            <w:r>
              <w:rPr>
                <w:rFonts w:ascii="Times New Roman" w:hAnsi="Times New Roman"/>
                <w:sz w:val="21"/>
              </w:rPr>
              <w:t>稳定复核</w:t>
            </w:r>
          </w:p>
        </w:tc>
      </w:tr>
      <w:tr w14:paraId="1DEF10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3C020CD4">
            <w:pPr>
              <w:spacing w:before="20" w:after="20" w:line="240" w:lineRule="auto"/>
              <w:ind w:left="0" w:right="0" w:firstLine="0"/>
              <w:jc w:val="center"/>
            </w:pPr>
          </w:p>
        </w:tc>
        <w:tc>
          <w:tcPr>
            <w:tcW w:w="2500" w:type="dxa"/>
            <w:vAlign w:val="center"/>
          </w:tcPr>
          <w:p w14:paraId="61D9D9EF">
            <w:pPr>
              <w:spacing w:before="20" w:after="20" w:line="240" w:lineRule="auto"/>
              <w:ind w:left="0" w:right="0" w:firstLine="0"/>
            </w:pPr>
            <w:r>
              <w:rPr>
                <w:rFonts w:ascii="Times New Roman" w:hAnsi="Times New Roman"/>
                <w:sz w:val="21"/>
              </w:rPr>
              <w:t>D3 堤岸冲刷稳定性</w:t>
            </w:r>
          </w:p>
        </w:tc>
        <w:tc>
          <w:tcPr>
            <w:tcW w:w="3706" w:type="dxa"/>
            <w:vAlign w:val="center"/>
          </w:tcPr>
          <w:p w14:paraId="3DCACD75">
            <w:pPr>
              <w:spacing w:before="20" w:after="20" w:line="240" w:lineRule="auto"/>
              <w:ind w:left="0" w:right="0" w:firstLine="0"/>
              <w:rPr>
                <w:lang w:eastAsia="zh-CN"/>
              </w:rPr>
            </w:pPr>
            <w:r>
              <w:rPr>
                <w:rFonts w:ascii="Times New Roman" w:hAnsi="Times New Roman"/>
                <w:sz w:val="21"/>
                <w:lang w:eastAsia="zh-CN"/>
              </w:rPr>
              <w:t>冲刷深度小于0.5 m且无重大险情100分，0.5～1.0 m或险情已处置70分，不小于1.0 m或险情未处置0分</w:t>
            </w:r>
          </w:p>
        </w:tc>
        <w:tc>
          <w:tcPr>
            <w:tcW w:w="900" w:type="dxa"/>
            <w:vAlign w:val="center"/>
          </w:tcPr>
          <w:p w14:paraId="62AA2BDB">
            <w:pPr>
              <w:spacing w:before="20" w:after="20" w:line="240" w:lineRule="auto"/>
              <w:ind w:left="0" w:right="0" w:firstLine="0"/>
              <w:jc w:val="center"/>
            </w:pPr>
            <w:r>
              <w:rPr>
                <w:rFonts w:ascii="Times New Roman" w:hAnsi="Times New Roman"/>
                <w:sz w:val="21"/>
              </w:rPr>
              <w:t>2.10</w:t>
            </w:r>
          </w:p>
        </w:tc>
        <w:tc>
          <w:tcPr>
            <w:tcW w:w="1300" w:type="dxa"/>
            <w:vAlign w:val="center"/>
          </w:tcPr>
          <w:p w14:paraId="4F81877A">
            <w:pPr>
              <w:spacing w:before="20" w:after="20" w:line="240" w:lineRule="auto"/>
              <w:ind w:left="0" w:right="0" w:firstLine="0"/>
            </w:pPr>
            <w:r>
              <w:rPr>
                <w:rFonts w:ascii="Times New Roman" w:hAnsi="Times New Roman"/>
                <w:sz w:val="21"/>
              </w:rPr>
              <w:t>冲刷测量、险情记录</w:t>
            </w:r>
          </w:p>
        </w:tc>
      </w:tr>
      <w:tr w14:paraId="37F42B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1F3EA6D6">
            <w:pPr>
              <w:spacing w:before="20" w:after="20" w:line="240" w:lineRule="auto"/>
              <w:ind w:left="0" w:right="0" w:firstLine="0"/>
              <w:jc w:val="center"/>
            </w:pPr>
          </w:p>
        </w:tc>
        <w:tc>
          <w:tcPr>
            <w:tcW w:w="2500" w:type="dxa"/>
            <w:vAlign w:val="center"/>
          </w:tcPr>
          <w:p w14:paraId="392F702F">
            <w:pPr>
              <w:spacing w:before="20" w:after="20" w:line="240" w:lineRule="auto"/>
              <w:ind w:left="0" w:right="0" w:firstLine="0"/>
            </w:pPr>
            <w:r>
              <w:rPr>
                <w:rFonts w:ascii="Times New Roman" w:hAnsi="Times New Roman"/>
                <w:sz w:val="21"/>
              </w:rPr>
              <w:t>D4 穿堤结构安全</w:t>
            </w:r>
          </w:p>
        </w:tc>
        <w:tc>
          <w:tcPr>
            <w:tcW w:w="3706" w:type="dxa"/>
            <w:vAlign w:val="center"/>
          </w:tcPr>
          <w:p w14:paraId="573A4D98">
            <w:pPr>
              <w:spacing w:before="20" w:after="20" w:line="240" w:lineRule="auto"/>
              <w:ind w:left="0" w:right="0" w:firstLine="0"/>
              <w:rPr>
                <w:lang w:eastAsia="zh-CN"/>
              </w:rPr>
            </w:pPr>
            <w:r>
              <w:rPr>
                <w:rFonts w:ascii="Times New Roman" w:hAnsi="Times New Roman"/>
                <w:sz w:val="21"/>
                <w:lang w:eastAsia="zh-CN"/>
              </w:rPr>
              <w:t>满足100分、临界60分、不满足0分</w:t>
            </w:r>
          </w:p>
        </w:tc>
        <w:tc>
          <w:tcPr>
            <w:tcW w:w="900" w:type="dxa"/>
            <w:vAlign w:val="center"/>
          </w:tcPr>
          <w:p w14:paraId="4473CE33">
            <w:pPr>
              <w:spacing w:before="20" w:after="20" w:line="240" w:lineRule="auto"/>
              <w:ind w:left="0" w:right="0" w:firstLine="0"/>
              <w:jc w:val="center"/>
            </w:pPr>
            <w:r>
              <w:rPr>
                <w:rFonts w:ascii="Times New Roman" w:hAnsi="Times New Roman"/>
                <w:sz w:val="21"/>
              </w:rPr>
              <w:t>1.15</w:t>
            </w:r>
          </w:p>
        </w:tc>
        <w:tc>
          <w:tcPr>
            <w:tcW w:w="1300" w:type="dxa"/>
            <w:vAlign w:val="center"/>
          </w:tcPr>
          <w:p w14:paraId="00693655">
            <w:pPr>
              <w:spacing w:before="20" w:after="20" w:line="240" w:lineRule="auto"/>
              <w:ind w:left="0" w:right="0" w:firstLine="0"/>
            </w:pPr>
            <w:r>
              <w:rPr>
                <w:rFonts w:ascii="Times New Roman" w:hAnsi="Times New Roman"/>
                <w:sz w:val="21"/>
              </w:rPr>
              <w:t>结构验算</w:t>
            </w:r>
          </w:p>
        </w:tc>
      </w:tr>
      <w:tr w14:paraId="67601C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7967C63">
            <w:pPr>
              <w:spacing w:before="20" w:after="20" w:line="240" w:lineRule="auto"/>
              <w:ind w:left="0" w:right="0" w:firstLine="0"/>
              <w:jc w:val="center"/>
            </w:pPr>
          </w:p>
        </w:tc>
        <w:tc>
          <w:tcPr>
            <w:tcW w:w="2500" w:type="dxa"/>
            <w:vAlign w:val="center"/>
          </w:tcPr>
          <w:p w14:paraId="490BBCF3">
            <w:pPr>
              <w:spacing w:before="20" w:after="20" w:line="240" w:lineRule="auto"/>
              <w:ind w:left="0" w:right="0" w:firstLine="0"/>
            </w:pPr>
            <w:r>
              <w:rPr>
                <w:rFonts w:ascii="Times New Roman" w:hAnsi="Times New Roman"/>
                <w:sz w:val="21"/>
              </w:rPr>
              <w:t>D5 不均匀沉降与裂缝</w:t>
            </w:r>
          </w:p>
        </w:tc>
        <w:tc>
          <w:tcPr>
            <w:tcW w:w="3706" w:type="dxa"/>
            <w:vAlign w:val="center"/>
          </w:tcPr>
          <w:p w14:paraId="695A85BD">
            <w:pPr>
              <w:spacing w:before="20" w:after="20" w:line="240" w:lineRule="auto"/>
              <w:ind w:left="0" w:right="0" w:firstLine="0"/>
              <w:rPr>
                <w:lang w:eastAsia="zh-CN"/>
              </w:rPr>
            </w:pPr>
            <w:r>
              <w:rPr>
                <w:rFonts w:ascii="Times New Roman" w:hAnsi="Times New Roman"/>
                <w:sz w:val="21"/>
                <w:lang w:eastAsia="zh-CN"/>
              </w:rPr>
              <w:t>无100分、轻微70分、明显40分、严重0分</w:t>
            </w:r>
          </w:p>
        </w:tc>
        <w:tc>
          <w:tcPr>
            <w:tcW w:w="900" w:type="dxa"/>
            <w:vAlign w:val="center"/>
          </w:tcPr>
          <w:p w14:paraId="252F2C64">
            <w:pPr>
              <w:spacing w:before="20" w:after="20" w:line="240" w:lineRule="auto"/>
              <w:ind w:left="0" w:right="0" w:firstLine="0"/>
              <w:jc w:val="center"/>
            </w:pPr>
            <w:r>
              <w:rPr>
                <w:rFonts w:ascii="Times New Roman" w:hAnsi="Times New Roman"/>
                <w:sz w:val="21"/>
              </w:rPr>
              <w:t>3.00</w:t>
            </w:r>
          </w:p>
        </w:tc>
        <w:tc>
          <w:tcPr>
            <w:tcW w:w="1300" w:type="dxa"/>
            <w:vAlign w:val="center"/>
          </w:tcPr>
          <w:p w14:paraId="69CAC48B">
            <w:pPr>
              <w:spacing w:before="20" w:after="20" w:line="240" w:lineRule="auto"/>
              <w:ind w:left="0" w:right="0" w:firstLine="0"/>
            </w:pPr>
            <w:r>
              <w:rPr>
                <w:rFonts w:ascii="Times New Roman" w:hAnsi="Times New Roman"/>
                <w:sz w:val="21"/>
              </w:rPr>
              <w:t>变形检查</w:t>
            </w:r>
          </w:p>
        </w:tc>
      </w:tr>
      <w:tr w14:paraId="4A69C1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525492BF">
            <w:pPr>
              <w:spacing w:before="20" w:after="20" w:line="240" w:lineRule="auto"/>
              <w:ind w:left="0" w:right="0" w:firstLine="0"/>
              <w:jc w:val="center"/>
            </w:pPr>
            <w:r>
              <w:rPr>
                <w:rFonts w:ascii="Times New Roman" w:hAnsi="Times New Roman"/>
                <w:sz w:val="21"/>
              </w:rPr>
              <w:t>运行管理（0.0909）</w:t>
            </w:r>
          </w:p>
        </w:tc>
        <w:tc>
          <w:tcPr>
            <w:tcW w:w="2500" w:type="dxa"/>
            <w:vAlign w:val="center"/>
          </w:tcPr>
          <w:p w14:paraId="316DDF54">
            <w:pPr>
              <w:spacing w:before="20" w:after="20" w:line="240" w:lineRule="auto"/>
              <w:ind w:left="0" w:right="0" w:firstLine="0"/>
            </w:pPr>
            <w:r>
              <w:rPr>
                <w:rFonts w:ascii="Times New Roman" w:hAnsi="Times New Roman"/>
                <w:sz w:val="21"/>
              </w:rPr>
              <w:t>E1 监测设施完备性</w:t>
            </w:r>
          </w:p>
        </w:tc>
        <w:tc>
          <w:tcPr>
            <w:tcW w:w="3706" w:type="dxa"/>
            <w:vAlign w:val="center"/>
          </w:tcPr>
          <w:p w14:paraId="7ECDA2EE">
            <w:pPr>
              <w:spacing w:before="20" w:after="20" w:line="240" w:lineRule="auto"/>
              <w:ind w:left="0" w:right="0" w:firstLine="0"/>
            </w:pPr>
            <w:r>
              <w:rPr>
                <w:rFonts w:ascii="Times New Roman" w:hAnsi="Times New Roman"/>
                <w:sz w:val="21"/>
              </w:rPr>
              <w:t>完善100分、一般80分、差40分</w:t>
            </w:r>
          </w:p>
        </w:tc>
        <w:tc>
          <w:tcPr>
            <w:tcW w:w="900" w:type="dxa"/>
            <w:vAlign w:val="center"/>
          </w:tcPr>
          <w:p w14:paraId="5549CD7D">
            <w:pPr>
              <w:spacing w:before="20" w:after="20" w:line="240" w:lineRule="auto"/>
              <w:ind w:left="0" w:right="0" w:firstLine="0"/>
              <w:jc w:val="center"/>
            </w:pPr>
            <w:r>
              <w:rPr>
                <w:rFonts w:ascii="Times New Roman" w:hAnsi="Times New Roman"/>
                <w:sz w:val="21"/>
              </w:rPr>
              <w:t>2.39</w:t>
            </w:r>
          </w:p>
        </w:tc>
        <w:tc>
          <w:tcPr>
            <w:tcW w:w="1300" w:type="dxa"/>
            <w:vAlign w:val="center"/>
          </w:tcPr>
          <w:p w14:paraId="1585B207">
            <w:pPr>
              <w:spacing w:before="20" w:after="20" w:line="240" w:lineRule="auto"/>
              <w:ind w:left="0" w:right="0" w:firstLine="0"/>
            </w:pPr>
            <w:r>
              <w:rPr>
                <w:rFonts w:ascii="Times New Roman" w:hAnsi="Times New Roman"/>
                <w:sz w:val="21"/>
              </w:rPr>
              <w:t>管理台账</w:t>
            </w:r>
          </w:p>
        </w:tc>
      </w:tr>
      <w:tr w14:paraId="47DF23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7A641C9D">
            <w:pPr>
              <w:spacing w:before="20" w:after="20" w:line="240" w:lineRule="auto"/>
              <w:ind w:left="0" w:right="0" w:firstLine="0"/>
              <w:jc w:val="center"/>
            </w:pPr>
          </w:p>
        </w:tc>
        <w:tc>
          <w:tcPr>
            <w:tcW w:w="2500" w:type="dxa"/>
            <w:vAlign w:val="center"/>
          </w:tcPr>
          <w:p w14:paraId="27E0C778">
            <w:pPr>
              <w:spacing w:before="20" w:after="20" w:line="240" w:lineRule="auto"/>
              <w:ind w:left="0" w:right="0" w:firstLine="0"/>
            </w:pPr>
            <w:r>
              <w:rPr>
                <w:rFonts w:ascii="Times New Roman" w:hAnsi="Times New Roman"/>
                <w:sz w:val="21"/>
              </w:rPr>
              <w:t>E2 管理制度健全性</w:t>
            </w:r>
          </w:p>
        </w:tc>
        <w:tc>
          <w:tcPr>
            <w:tcW w:w="3706" w:type="dxa"/>
            <w:vAlign w:val="center"/>
          </w:tcPr>
          <w:p w14:paraId="0D5AD8EB">
            <w:pPr>
              <w:spacing w:before="20" w:after="20" w:line="240" w:lineRule="auto"/>
              <w:ind w:left="0" w:right="0" w:firstLine="0"/>
            </w:pPr>
            <w:r>
              <w:rPr>
                <w:rFonts w:ascii="Times New Roman" w:hAnsi="Times New Roman"/>
                <w:sz w:val="21"/>
              </w:rPr>
              <w:t>健全100分、基本健全70分、不健全40分</w:t>
            </w:r>
          </w:p>
        </w:tc>
        <w:tc>
          <w:tcPr>
            <w:tcW w:w="900" w:type="dxa"/>
            <w:vAlign w:val="center"/>
          </w:tcPr>
          <w:p w14:paraId="18E82F3C">
            <w:pPr>
              <w:spacing w:before="20" w:after="20" w:line="240" w:lineRule="auto"/>
              <w:ind w:left="0" w:right="0" w:firstLine="0"/>
              <w:jc w:val="center"/>
            </w:pPr>
            <w:r>
              <w:rPr>
                <w:rFonts w:ascii="Times New Roman" w:hAnsi="Times New Roman"/>
                <w:sz w:val="21"/>
              </w:rPr>
              <w:t>0.89</w:t>
            </w:r>
          </w:p>
        </w:tc>
        <w:tc>
          <w:tcPr>
            <w:tcW w:w="1300" w:type="dxa"/>
            <w:vAlign w:val="center"/>
          </w:tcPr>
          <w:p w14:paraId="49741EB0">
            <w:pPr>
              <w:spacing w:before="20" w:after="20" w:line="240" w:lineRule="auto"/>
              <w:ind w:left="0" w:right="0" w:firstLine="0"/>
            </w:pPr>
            <w:r>
              <w:rPr>
                <w:rFonts w:ascii="Times New Roman" w:hAnsi="Times New Roman"/>
                <w:sz w:val="21"/>
              </w:rPr>
              <w:t>管理台账</w:t>
            </w:r>
          </w:p>
        </w:tc>
      </w:tr>
      <w:tr w14:paraId="28375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AB4BAB3">
            <w:pPr>
              <w:spacing w:before="20" w:after="20" w:line="240" w:lineRule="auto"/>
              <w:ind w:left="0" w:right="0" w:firstLine="0"/>
              <w:jc w:val="center"/>
            </w:pPr>
          </w:p>
        </w:tc>
        <w:tc>
          <w:tcPr>
            <w:tcW w:w="2500" w:type="dxa"/>
            <w:vAlign w:val="center"/>
          </w:tcPr>
          <w:p w14:paraId="294CF0AA">
            <w:pPr>
              <w:spacing w:before="20" w:after="20" w:line="240" w:lineRule="auto"/>
              <w:ind w:left="0" w:right="0" w:firstLine="0"/>
            </w:pPr>
            <w:r>
              <w:rPr>
                <w:rFonts w:ascii="Times New Roman" w:hAnsi="Times New Roman"/>
                <w:sz w:val="21"/>
              </w:rPr>
              <w:t>E3 维护记录完整性</w:t>
            </w:r>
          </w:p>
        </w:tc>
        <w:tc>
          <w:tcPr>
            <w:tcW w:w="3706" w:type="dxa"/>
            <w:vAlign w:val="center"/>
          </w:tcPr>
          <w:p w14:paraId="32DC78C7">
            <w:pPr>
              <w:spacing w:before="20" w:after="20" w:line="240" w:lineRule="auto"/>
              <w:ind w:left="0" w:right="0" w:firstLine="0"/>
              <w:rPr>
                <w:lang w:eastAsia="zh-CN"/>
              </w:rPr>
            </w:pPr>
            <w:r>
              <w:rPr>
                <w:rFonts w:ascii="Times New Roman" w:hAnsi="Times New Roman"/>
                <w:sz w:val="21"/>
                <w:lang w:eastAsia="zh-CN"/>
              </w:rPr>
              <w:t>完备100分、基本满足70分、缺失0分</w:t>
            </w:r>
          </w:p>
        </w:tc>
        <w:tc>
          <w:tcPr>
            <w:tcW w:w="900" w:type="dxa"/>
            <w:vAlign w:val="center"/>
          </w:tcPr>
          <w:p w14:paraId="5313EF78">
            <w:pPr>
              <w:spacing w:before="20" w:after="20" w:line="240" w:lineRule="auto"/>
              <w:ind w:left="0" w:right="0" w:firstLine="0"/>
              <w:jc w:val="center"/>
            </w:pPr>
            <w:r>
              <w:rPr>
                <w:rFonts w:ascii="Times New Roman" w:hAnsi="Times New Roman"/>
                <w:sz w:val="21"/>
              </w:rPr>
              <w:t>0.56</w:t>
            </w:r>
          </w:p>
        </w:tc>
        <w:tc>
          <w:tcPr>
            <w:tcW w:w="1300" w:type="dxa"/>
            <w:vAlign w:val="center"/>
          </w:tcPr>
          <w:p w14:paraId="78E1E304">
            <w:pPr>
              <w:spacing w:before="20" w:after="20" w:line="240" w:lineRule="auto"/>
              <w:ind w:left="0" w:right="0" w:firstLine="0"/>
            </w:pPr>
            <w:r>
              <w:rPr>
                <w:rFonts w:ascii="Times New Roman" w:hAnsi="Times New Roman"/>
                <w:sz w:val="21"/>
              </w:rPr>
              <w:t>管理台账</w:t>
            </w:r>
          </w:p>
        </w:tc>
      </w:tr>
      <w:tr w14:paraId="588F35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01A3EC71">
            <w:pPr>
              <w:spacing w:before="20" w:after="20" w:line="240" w:lineRule="auto"/>
              <w:ind w:left="0" w:right="0" w:firstLine="0"/>
              <w:jc w:val="center"/>
            </w:pPr>
          </w:p>
        </w:tc>
        <w:tc>
          <w:tcPr>
            <w:tcW w:w="2500" w:type="dxa"/>
            <w:vAlign w:val="center"/>
          </w:tcPr>
          <w:p w14:paraId="2DDF6F90">
            <w:pPr>
              <w:spacing w:before="20" w:after="20" w:line="240" w:lineRule="auto"/>
              <w:ind w:left="0" w:right="0" w:firstLine="0"/>
              <w:rPr>
                <w:lang w:eastAsia="zh-CN"/>
              </w:rPr>
            </w:pPr>
            <w:r>
              <w:rPr>
                <w:rFonts w:ascii="Times New Roman" w:hAnsi="Times New Roman"/>
                <w:sz w:val="21"/>
                <w:lang w:eastAsia="zh-CN"/>
              </w:rPr>
              <w:t>E4 应急预案与物资储备</w:t>
            </w:r>
          </w:p>
        </w:tc>
        <w:tc>
          <w:tcPr>
            <w:tcW w:w="3706" w:type="dxa"/>
            <w:vAlign w:val="center"/>
          </w:tcPr>
          <w:p w14:paraId="6416C577">
            <w:pPr>
              <w:spacing w:before="20" w:after="20" w:line="240" w:lineRule="auto"/>
              <w:ind w:left="0" w:right="0" w:firstLine="0"/>
              <w:rPr>
                <w:lang w:eastAsia="zh-CN"/>
              </w:rPr>
            </w:pPr>
            <w:r>
              <w:rPr>
                <w:rFonts w:ascii="Times New Roman" w:hAnsi="Times New Roman"/>
                <w:sz w:val="21"/>
                <w:lang w:eastAsia="zh-CN"/>
              </w:rPr>
              <w:t>完备100分、基本满足70分、缺失0分</w:t>
            </w:r>
          </w:p>
        </w:tc>
        <w:tc>
          <w:tcPr>
            <w:tcW w:w="900" w:type="dxa"/>
            <w:vAlign w:val="center"/>
          </w:tcPr>
          <w:p w14:paraId="4CD53662">
            <w:pPr>
              <w:spacing w:before="20" w:after="20" w:line="240" w:lineRule="auto"/>
              <w:ind w:left="0" w:right="0" w:firstLine="0"/>
              <w:jc w:val="center"/>
            </w:pPr>
            <w:r>
              <w:rPr>
                <w:rFonts w:ascii="Times New Roman" w:hAnsi="Times New Roman"/>
                <w:sz w:val="21"/>
              </w:rPr>
              <w:t>3.79</w:t>
            </w:r>
          </w:p>
        </w:tc>
        <w:tc>
          <w:tcPr>
            <w:tcW w:w="1300" w:type="dxa"/>
            <w:vAlign w:val="center"/>
          </w:tcPr>
          <w:p w14:paraId="6E7BBC16">
            <w:pPr>
              <w:spacing w:before="20" w:after="20" w:line="240" w:lineRule="auto"/>
              <w:ind w:left="0" w:right="0" w:firstLine="0"/>
            </w:pPr>
            <w:r>
              <w:rPr>
                <w:rFonts w:ascii="Times New Roman" w:hAnsi="Times New Roman"/>
                <w:sz w:val="21"/>
              </w:rPr>
              <w:t>管理台账</w:t>
            </w:r>
          </w:p>
        </w:tc>
      </w:tr>
      <w:tr w14:paraId="37E7C2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207FAA0">
            <w:pPr>
              <w:spacing w:before="20" w:after="20" w:line="240" w:lineRule="auto"/>
              <w:ind w:left="0" w:right="0" w:firstLine="0"/>
              <w:jc w:val="center"/>
            </w:pPr>
          </w:p>
        </w:tc>
        <w:tc>
          <w:tcPr>
            <w:tcW w:w="2500" w:type="dxa"/>
            <w:vAlign w:val="center"/>
          </w:tcPr>
          <w:p w14:paraId="202EA655">
            <w:pPr>
              <w:spacing w:before="20" w:after="20" w:line="240" w:lineRule="auto"/>
              <w:ind w:left="0" w:right="0" w:firstLine="0"/>
            </w:pPr>
            <w:r>
              <w:rPr>
                <w:rFonts w:ascii="Times New Roman" w:hAnsi="Times New Roman"/>
                <w:sz w:val="21"/>
              </w:rPr>
              <w:t>E5 隐患巡查与处置率</w:t>
            </w:r>
          </w:p>
        </w:tc>
        <w:tc>
          <w:tcPr>
            <w:tcW w:w="3706" w:type="dxa"/>
            <w:vAlign w:val="center"/>
          </w:tcPr>
          <w:p w14:paraId="00F65D2C">
            <w:pPr>
              <w:spacing w:before="20" w:after="20" w:line="240" w:lineRule="auto"/>
              <w:ind w:left="0" w:right="0" w:firstLine="0"/>
              <w:rPr>
                <w:lang w:eastAsia="zh-CN"/>
              </w:rPr>
            </w:pPr>
            <w:r>
              <w:rPr>
                <w:rFonts w:ascii="Times New Roman" w:hAnsi="Times New Roman"/>
                <w:sz w:val="21"/>
                <w:lang w:eastAsia="zh-CN"/>
              </w:rPr>
              <w:t>全部处置100分、部分处置60分、未执行0分</w:t>
            </w:r>
          </w:p>
        </w:tc>
        <w:tc>
          <w:tcPr>
            <w:tcW w:w="900" w:type="dxa"/>
            <w:vAlign w:val="center"/>
          </w:tcPr>
          <w:p w14:paraId="7D07E375">
            <w:pPr>
              <w:spacing w:before="20" w:after="20" w:line="240" w:lineRule="auto"/>
              <w:ind w:left="0" w:right="0" w:firstLine="0"/>
              <w:jc w:val="center"/>
            </w:pPr>
            <w:r>
              <w:rPr>
                <w:rFonts w:ascii="Times New Roman" w:hAnsi="Times New Roman"/>
                <w:sz w:val="21"/>
              </w:rPr>
              <w:t>1.46</w:t>
            </w:r>
          </w:p>
        </w:tc>
        <w:tc>
          <w:tcPr>
            <w:tcW w:w="1300" w:type="dxa"/>
            <w:vAlign w:val="center"/>
          </w:tcPr>
          <w:p w14:paraId="2466FF37">
            <w:pPr>
              <w:spacing w:before="20" w:after="20" w:line="240" w:lineRule="auto"/>
              <w:ind w:left="0" w:right="0" w:firstLine="0"/>
            </w:pPr>
            <w:r>
              <w:rPr>
                <w:rFonts w:ascii="Times New Roman" w:hAnsi="Times New Roman"/>
                <w:sz w:val="21"/>
              </w:rPr>
              <w:t>管理台账</w:t>
            </w:r>
          </w:p>
        </w:tc>
      </w:tr>
    </w:tbl>
    <w:p w14:paraId="0590FF3F">
      <w:pPr>
        <w:spacing w:before="60" w:after="120" w:line="240" w:lineRule="auto"/>
        <w:rPr>
          <w:lang w:eastAsia="zh-CN"/>
        </w:rPr>
      </w:pPr>
      <w:r>
        <w:rPr>
          <w:rFonts w:ascii="Times New Roman" w:hAnsi="Times New Roman"/>
          <w:sz w:val="21"/>
          <w:lang w:eastAsia="zh-CN"/>
        </w:rPr>
        <w:t>注：准则层括号内为一级权重；综合权重为一级权重与二级权重之积；分段线性评分在区间内按线性插值取值。</w:t>
      </w:r>
    </w:p>
    <w:p w14:paraId="51573709">
      <w:pPr>
        <w:pStyle w:val="5"/>
      </w:pPr>
      <w:r>
        <w:rPr>
          <w:rFonts w:ascii="Times New Roman" w:hAnsi="Times New Roman"/>
        </w:rPr>
        <w:t xml:space="preserve">5.2.3 </w:t>
      </w:r>
      <w:r>
        <w:t>指标权重确定</w:t>
      </w:r>
    </w:p>
    <w:p w14:paraId="3E336217">
      <w:pPr>
        <w:spacing w:after="0" w:line="360" w:lineRule="auto"/>
        <w:rPr>
          <w:lang w:eastAsia="zh-CN"/>
        </w:rPr>
      </w:pPr>
      <w:r>
        <w:rPr>
          <w:rFonts w:ascii="Times New Roman" w:hAnsi="Times New Roman"/>
          <w:lang w:eastAsia="zh-CN"/>
        </w:rPr>
        <w:t>指标得分只反映单项指标的状态，要形成综合判断还需确定各指标的相对重要性。常用的赋权方法包括以专家判断为基础的主观赋权和以数据离散程度为基础的客观赋权，二者组合可以兼顾经验与数据</w:t>
      </w:r>
      <w:r>
        <w:rPr>
          <w:rFonts w:ascii="Times New Roman" w:hAnsi="Times New Roman"/>
          <w:vertAlign w:val="superscript"/>
          <w:lang w:eastAsia="zh-CN"/>
        </w:rPr>
        <w:t>[148]</w:t>
      </w:r>
      <w:r>
        <w:rPr>
          <w:rFonts w:ascii="Times New Roman" w:hAnsi="Times New Roman"/>
          <w:lang w:eastAsia="zh-CN"/>
        </w:rPr>
        <w:t>。但客观赋权要求有足够多的同类堤段实测资料，研究区目前尚不具备这一条件；若以模拟数据计算客观权重，权重又会随模拟方案而变化。因此，本章以导则规定的评价要素优先级为依据，采用层次分析法（AHP）确定常权，并通过指标与失效模式的关联关系将指标权重换算为失效模式权重。</w:t>
      </w:r>
    </w:p>
    <w:p w14:paraId="7A3B4DDB">
      <w:pPr>
        <w:spacing w:after="0" w:line="360" w:lineRule="auto"/>
        <w:rPr>
          <w:lang w:eastAsia="zh-CN"/>
        </w:rPr>
      </w:pPr>
      <w:r>
        <w:rPr>
          <w:rFonts w:ascii="Times New Roman" w:hAnsi="Times New Roman"/>
          <w:lang w:eastAsia="zh-CN"/>
        </w:rPr>
        <w:t>一级权重的确定依据导则框架和研究区渗流隐患突出的特点：渗流安全相对于工程质量、防洪安全和结构安全的重要性取2，运行管理主要承担巡查预警和应急处置作用，相对于上述三者的重要性取1/2。由此构造的判断矩阵为一致矩阵（一致性比率 CR = 0），五个准则层的权重依次为0.1818、0.1818、0.3636、0.1818和0.0909；二级权重同样采用AHP常权，各指标的综合权重见表5-5。综合权重最高的是C1和C5（均为9.99%），其次为B1（8.78%）和D1（7.38%），与渗流破坏、漫顶和边坡失稳是堤防主要失效形式的工程认识一致。由于未开展专家问卷，上述权重为基于层次分析法的常权配置，取得专家判断后可在不改变模型结构的前提下替换。</w:t>
      </w:r>
    </w:p>
    <w:p w14:paraId="7E4EC229">
      <w:pPr>
        <w:spacing w:after="0" w:line="360" w:lineRule="auto"/>
        <w:rPr>
          <w:lang w:eastAsia="zh-CN"/>
        </w:rPr>
      </w:pPr>
      <w:r>
        <w:rPr>
          <w:rFonts w:ascii="Times New Roman" w:hAnsi="Times New Roman"/>
          <w:lang w:eastAsia="zh-CN"/>
        </w:rPr>
        <w:t xml:space="preserve">准则层权重反映的是工程质量、防洪安全等管理维度的重要性，而堤防失事是按物理过程发生的，同一项指标往往同时影响多种失效模式，例如填土质量既影响渗流通道的形成，也影响土坡的抗剪强度。为使评价结果能够说明风险来自哪类失效过程，以关联强度 </w:t>
      </w:r>
      <w:r>
        <w:rPr>
          <w:rFonts w:ascii="Times New Roman" w:hAnsi="Times New Roman"/>
          <w:i/>
          <w:lang w:eastAsia="zh-CN"/>
        </w:rPr>
        <w:t>r</w:t>
      </w:r>
      <w:r>
        <w:rPr>
          <w:rFonts w:ascii="Times New Roman" w:hAnsi="Times New Roman"/>
          <w:vertAlign w:val="subscript"/>
          <w:lang w:eastAsia="zh-CN"/>
        </w:rPr>
        <w:t>jm</w:t>
      </w:r>
      <w:r>
        <w:rPr>
          <w:rFonts w:ascii="Times New Roman" w:hAnsi="Times New Roman"/>
          <w:lang w:eastAsia="zh-CN"/>
        </w:rPr>
        <w:t xml:space="preserve"> 表示指标 </w:t>
      </w:r>
      <w:r>
        <w:rPr>
          <w:rFonts w:ascii="Times New Roman" w:hAnsi="Times New Roman"/>
          <w:i/>
          <w:lang w:eastAsia="zh-CN"/>
        </w:rPr>
        <w:t>j</w:t>
      </w:r>
      <w:r>
        <w:rPr>
          <w:rFonts w:ascii="Times New Roman" w:hAnsi="Times New Roman"/>
          <w:lang w:eastAsia="zh-CN"/>
        </w:rPr>
        <w:t xml:space="preserve"> 与失效模式 </w:t>
      </w:r>
      <w:r>
        <w:rPr>
          <w:rFonts w:ascii="Times New Roman" w:hAnsi="Times New Roman"/>
          <w:i/>
          <w:lang w:eastAsia="zh-CN"/>
        </w:rPr>
        <w:t>m</w:t>
      </w:r>
      <w:r>
        <w:rPr>
          <w:rFonts w:ascii="Times New Roman" w:hAnsi="Times New Roman"/>
          <w:lang w:eastAsia="zh-CN"/>
        </w:rPr>
        <w:t xml:space="preserve"> 的关系，0为无直接关系，1为间接影响，2为重要影响，3为直接控制，各失效模式的关联指标见表5-6。</w:t>
      </w:r>
    </w:p>
    <w:p w14:paraId="12392142">
      <w:pPr>
        <w:keepNext/>
        <w:spacing w:after="120" w:line="240" w:lineRule="auto"/>
        <w:ind w:firstLine="0"/>
        <w:jc w:val="center"/>
        <w:rPr>
          <w:lang w:eastAsia="zh-CN"/>
        </w:rPr>
      </w:pPr>
      <w:r>
        <w:rPr>
          <w:rFonts w:ascii="Times New Roman" w:hAnsi="Times New Roman"/>
          <w:sz w:val="21"/>
          <w:szCs w:val="21"/>
          <w:lang w:eastAsia="zh-CN"/>
        </w:rPr>
        <w:t>表5-6　指标与失效模式的关联关系及失效模式权重</w:t>
      </w:r>
    </w:p>
    <w:p w14:paraId="5F6D32B8">
      <w:pPr>
        <w:keepNext/>
        <w:spacing w:after="120" w:line="240" w:lineRule="auto"/>
        <w:ind w:firstLine="0"/>
        <w:jc w:val="center"/>
        <w:rPr>
          <w:lang w:eastAsia="zh-CN"/>
        </w:rPr>
      </w:pPr>
      <w:r>
        <w:rPr>
          <w:rFonts w:ascii="Times New Roman" w:hAnsi="Times New Roman" w:cs="Times New Roman"/>
          <w:sz w:val="21"/>
          <w:szCs w:val="21"/>
          <w:lang w:eastAsia="zh-CN"/>
        </w:rPr>
        <w:t>Table 5-6 Relationships between indicators and failure modes and the failure mode weights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300"/>
        <w:gridCol w:w="3006"/>
        <w:gridCol w:w="2200"/>
      </w:tblGrid>
      <w:tr w14:paraId="3FFE86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00" w:type="dxa"/>
            <w:tcBorders>
              <w:bottom w:val="single" w:color="000000" w:sz="6" w:space="0"/>
            </w:tcBorders>
            <w:vAlign w:val="center"/>
          </w:tcPr>
          <w:p w14:paraId="32720DC2">
            <w:pPr>
              <w:keepNext/>
              <w:spacing w:before="20" w:after="20" w:line="240" w:lineRule="auto"/>
              <w:ind w:left="0" w:right="0" w:firstLine="0"/>
              <w:jc w:val="center"/>
            </w:pPr>
            <w:r>
              <w:rPr>
                <w:rFonts w:ascii="Times New Roman" w:hAnsi="Times New Roman" w:eastAsia="黑体"/>
                <w:b/>
                <w:sz w:val="21"/>
              </w:rPr>
              <w:t>失效模式（权重）</w:t>
            </w:r>
          </w:p>
        </w:tc>
        <w:tc>
          <w:tcPr>
            <w:tcW w:w="2300" w:type="dxa"/>
            <w:tcBorders>
              <w:bottom w:val="single" w:color="000000" w:sz="6" w:space="0"/>
            </w:tcBorders>
            <w:vAlign w:val="center"/>
          </w:tcPr>
          <w:p w14:paraId="6F509EF0">
            <w:pPr>
              <w:keepNext/>
              <w:spacing w:before="20" w:after="20" w:line="240" w:lineRule="auto"/>
              <w:ind w:left="0" w:right="0" w:firstLine="0"/>
              <w:jc w:val="center"/>
            </w:pPr>
            <w:r>
              <w:rPr>
                <w:rFonts w:ascii="Times New Roman" w:hAnsi="Times New Roman" w:eastAsia="黑体"/>
                <w:b/>
                <w:sz w:val="21"/>
              </w:rPr>
              <w:t>直接控制（</w:t>
            </w:r>
            <w:r>
              <w:rPr>
                <w:rFonts w:ascii="Times New Roman" w:hAnsi="Times New Roman" w:eastAsia="黑体"/>
                <w:b/>
                <w:i/>
                <w:sz w:val="21"/>
              </w:rPr>
              <w:t>r</w:t>
            </w:r>
            <w:r>
              <w:rPr>
                <w:rFonts w:ascii="Times New Roman" w:hAnsi="Times New Roman" w:eastAsia="黑体"/>
                <w:b/>
                <w:sz w:val="21"/>
              </w:rPr>
              <w:t xml:space="preserve"> = 3）</w:t>
            </w:r>
          </w:p>
        </w:tc>
        <w:tc>
          <w:tcPr>
            <w:tcW w:w="3006" w:type="dxa"/>
            <w:tcBorders>
              <w:bottom w:val="single" w:color="000000" w:sz="6" w:space="0"/>
            </w:tcBorders>
            <w:vAlign w:val="center"/>
          </w:tcPr>
          <w:p w14:paraId="44DC239F">
            <w:pPr>
              <w:keepNext/>
              <w:spacing w:before="20" w:after="20" w:line="240" w:lineRule="auto"/>
              <w:ind w:left="0" w:right="0" w:firstLine="0"/>
              <w:jc w:val="center"/>
            </w:pPr>
            <w:r>
              <w:rPr>
                <w:rFonts w:ascii="Times New Roman" w:hAnsi="Times New Roman" w:eastAsia="黑体"/>
                <w:b/>
                <w:sz w:val="21"/>
              </w:rPr>
              <w:t>重要影响（</w:t>
            </w:r>
            <w:r>
              <w:rPr>
                <w:rFonts w:ascii="Times New Roman" w:hAnsi="Times New Roman" w:eastAsia="黑体"/>
                <w:b/>
                <w:i/>
                <w:sz w:val="21"/>
              </w:rPr>
              <w:t>r</w:t>
            </w:r>
            <w:r>
              <w:rPr>
                <w:rFonts w:ascii="Times New Roman" w:hAnsi="Times New Roman" w:eastAsia="黑体"/>
                <w:b/>
                <w:sz w:val="21"/>
              </w:rPr>
              <w:t xml:space="preserve"> = 2）</w:t>
            </w:r>
          </w:p>
        </w:tc>
        <w:tc>
          <w:tcPr>
            <w:tcW w:w="2200" w:type="dxa"/>
            <w:tcBorders>
              <w:bottom w:val="single" w:color="000000" w:sz="6" w:space="0"/>
            </w:tcBorders>
            <w:vAlign w:val="center"/>
          </w:tcPr>
          <w:p w14:paraId="61891AAC">
            <w:pPr>
              <w:keepNext/>
              <w:spacing w:before="20" w:after="20" w:line="240" w:lineRule="auto"/>
              <w:ind w:left="0" w:right="0" w:firstLine="0"/>
              <w:jc w:val="center"/>
            </w:pPr>
            <w:r>
              <w:rPr>
                <w:rFonts w:ascii="Times New Roman" w:hAnsi="Times New Roman" w:eastAsia="黑体"/>
                <w:b/>
                <w:sz w:val="21"/>
              </w:rPr>
              <w:t>间接影响（</w:t>
            </w:r>
            <w:r>
              <w:rPr>
                <w:rFonts w:ascii="Times New Roman" w:hAnsi="Times New Roman" w:eastAsia="黑体"/>
                <w:b/>
                <w:i/>
                <w:sz w:val="21"/>
              </w:rPr>
              <w:t>r</w:t>
            </w:r>
            <w:r>
              <w:rPr>
                <w:rFonts w:ascii="Times New Roman" w:hAnsi="Times New Roman" w:eastAsia="黑体"/>
                <w:b/>
                <w:sz w:val="21"/>
              </w:rPr>
              <w:t xml:space="preserve"> = 1）</w:t>
            </w:r>
          </w:p>
        </w:tc>
      </w:tr>
      <w:tr w14:paraId="08AF72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2912F41B">
            <w:pPr>
              <w:spacing w:before="20" w:after="20" w:line="240" w:lineRule="auto"/>
              <w:ind w:left="0" w:right="0" w:firstLine="0"/>
              <w:jc w:val="center"/>
            </w:pPr>
            <w:r>
              <w:rPr>
                <w:rFonts w:ascii="Times New Roman" w:hAnsi="Times New Roman"/>
                <w:sz w:val="21"/>
              </w:rPr>
              <w:t>漫顶（0.1726）</w:t>
            </w:r>
          </w:p>
        </w:tc>
        <w:tc>
          <w:tcPr>
            <w:tcW w:w="2300" w:type="dxa"/>
            <w:vAlign w:val="center"/>
          </w:tcPr>
          <w:p w14:paraId="534512A0">
            <w:pPr>
              <w:spacing w:before="20" w:after="20" w:line="240" w:lineRule="auto"/>
              <w:ind w:left="0" w:right="0" w:firstLine="0"/>
            </w:pPr>
            <w:r>
              <w:rPr>
                <w:rFonts w:ascii="Times New Roman" w:hAnsi="Times New Roman"/>
                <w:sz w:val="21"/>
              </w:rPr>
              <w:t>B1、B3</w:t>
            </w:r>
          </w:p>
        </w:tc>
        <w:tc>
          <w:tcPr>
            <w:tcW w:w="3006" w:type="dxa"/>
            <w:vAlign w:val="center"/>
          </w:tcPr>
          <w:p w14:paraId="51D2F0C9">
            <w:pPr>
              <w:spacing w:before="20" w:after="20" w:line="240" w:lineRule="auto"/>
              <w:ind w:left="0" w:right="0" w:firstLine="0"/>
            </w:pPr>
            <w:r>
              <w:rPr>
                <w:rFonts w:ascii="Times New Roman" w:hAnsi="Times New Roman"/>
                <w:sz w:val="21"/>
              </w:rPr>
              <w:t>A1、B2、B4</w:t>
            </w:r>
          </w:p>
        </w:tc>
        <w:tc>
          <w:tcPr>
            <w:tcW w:w="2200" w:type="dxa"/>
            <w:vAlign w:val="center"/>
          </w:tcPr>
          <w:p w14:paraId="10980772">
            <w:pPr>
              <w:spacing w:before="20" w:after="20" w:line="240" w:lineRule="auto"/>
              <w:ind w:left="0" w:right="0" w:firstLine="0"/>
            </w:pPr>
            <w:r>
              <w:rPr>
                <w:rFonts w:ascii="Times New Roman" w:hAnsi="Times New Roman"/>
                <w:sz w:val="21"/>
              </w:rPr>
              <w:t>—</w:t>
            </w:r>
          </w:p>
        </w:tc>
      </w:tr>
      <w:tr w14:paraId="157F33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654D1279">
            <w:pPr>
              <w:spacing w:before="20" w:after="20" w:line="240" w:lineRule="auto"/>
              <w:ind w:left="0" w:right="0" w:firstLine="0"/>
              <w:jc w:val="center"/>
            </w:pPr>
            <w:r>
              <w:rPr>
                <w:rFonts w:ascii="Times New Roman" w:hAnsi="Times New Roman"/>
                <w:sz w:val="21"/>
              </w:rPr>
              <w:t>渗流破坏（0.4085）</w:t>
            </w:r>
          </w:p>
        </w:tc>
        <w:tc>
          <w:tcPr>
            <w:tcW w:w="2300" w:type="dxa"/>
            <w:vAlign w:val="center"/>
          </w:tcPr>
          <w:p w14:paraId="5AD15AE7">
            <w:pPr>
              <w:spacing w:before="20" w:after="20" w:line="240" w:lineRule="auto"/>
              <w:ind w:left="0" w:right="0" w:firstLine="0"/>
            </w:pPr>
            <w:r>
              <w:rPr>
                <w:rFonts w:ascii="Times New Roman" w:hAnsi="Times New Roman"/>
                <w:sz w:val="21"/>
              </w:rPr>
              <w:t>C1、C4、C5</w:t>
            </w:r>
          </w:p>
        </w:tc>
        <w:tc>
          <w:tcPr>
            <w:tcW w:w="3006" w:type="dxa"/>
            <w:vAlign w:val="center"/>
          </w:tcPr>
          <w:p w14:paraId="28C5B42B">
            <w:pPr>
              <w:spacing w:before="20" w:after="20" w:line="240" w:lineRule="auto"/>
              <w:ind w:left="0" w:right="0" w:firstLine="0"/>
            </w:pPr>
            <w:r>
              <w:rPr>
                <w:rFonts w:ascii="Times New Roman" w:hAnsi="Times New Roman"/>
                <w:sz w:val="21"/>
              </w:rPr>
              <w:t>A2、A6、A7、A8、C2、C3、C6</w:t>
            </w:r>
          </w:p>
        </w:tc>
        <w:tc>
          <w:tcPr>
            <w:tcW w:w="2200" w:type="dxa"/>
            <w:vAlign w:val="center"/>
          </w:tcPr>
          <w:p w14:paraId="5FDD7C2C">
            <w:pPr>
              <w:spacing w:before="20" w:after="20" w:line="240" w:lineRule="auto"/>
              <w:ind w:left="0" w:right="0" w:firstLine="0"/>
            </w:pPr>
            <w:r>
              <w:rPr>
                <w:rFonts w:ascii="Times New Roman" w:hAnsi="Times New Roman"/>
                <w:sz w:val="21"/>
              </w:rPr>
              <w:t>A5、A9、D5</w:t>
            </w:r>
          </w:p>
        </w:tc>
      </w:tr>
      <w:tr w14:paraId="0DE616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4B0733F6">
            <w:pPr>
              <w:spacing w:before="20" w:after="20" w:line="240" w:lineRule="auto"/>
              <w:ind w:left="0" w:right="0" w:firstLine="0"/>
              <w:jc w:val="center"/>
            </w:pPr>
            <w:r>
              <w:rPr>
                <w:rFonts w:ascii="Times New Roman" w:hAnsi="Times New Roman"/>
                <w:sz w:val="21"/>
              </w:rPr>
              <w:t>边坡失稳（0.2350）</w:t>
            </w:r>
          </w:p>
        </w:tc>
        <w:tc>
          <w:tcPr>
            <w:tcW w:w="2300" w:type="dxa"/>
            <w:vAlign w:val="center"/>
          </w:tcPr>
          <w:p w14:paraId="7656D86A">
            <w:pPr>
              <w:spacing w:before="20" w:after="20" w:line="240" w:lineRule="auto"/>
              <w:ind w:left="0" w:right="0" w:firstLine="0"/>
            </w:pPr>
            <w:r>
              <w:rPr>
                <w:rFonts w:ascii="Times New Roman" w:hAnsi="Times New Roman"/>
                <w:sz w:val="21"/>
              </w:rPr>
              <w:t>D1、D2</w:t>
            </w:r>
          </w:p>
        </w:tc>
        <w:tc>
          <w:tcPr>
            <w:tcW w:w="3006" w:type="dxa"/>
            <w:vAlign w:val="center"/>
          </w:tcPr>
          <w:p w14:paraId="4273F552">
            <w:pPr>
              <w:spacing w:before="20" w:after="20" w:line="240" w:lineRule="auto"/>
              <w:ind w:left="0" w:right="0" w:firstLine="0"/>
            </w:pPr>
            <w:r>
              <w:rPr>
                <w:rFonts w:ascii="Times New Roman" w:hAnsi="Times New Roman"/>
                <w:sz w:val="21"/>
              </w:rPr>
              <w:t>A1、A2、A5、A7、D5</w:t>
            </w:r>
          </w:p>
        </w:tc>
        <w:tc>
          <w:tcPr>
            <w:tcW w:w="2200" w:type="dxa"/>
            <w:vAlign w:val="center"/>
          </w:tcPr>
          <w:p w14:paraId="00882241">
            <w:pPr>
              <w:spacing w:before="20" w:after="20" w:line="240" w:lineRule="auto"/>
              <w:ind w:left="0" w:right="0" w:firstLine="0"/>
            </w:pPr>
            <w:r>
              <w:rPr>
                <w:rFonts w:ascii="Times New Roman" w:hAnsi="Times New Roman"/>
                <w:sz w:val="21"/>
              </w:rPr>
              <w:t>A6、C2、C4</w:t>
            </w:r>
          </w:p>
        </w:tc>
      </w:tr>
      <w:tr w14:paraId="1F82F1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AE91010">
            <w:pPr>
              <w:spacing w:before="20" w:after="20" w:line="240" w:lineRule="auto"/>
              <w:ind w:left="0" w:right="0" w:firstLine="0"/>
              <w:jc w:val="center"/>
            </w:pPr>
            <w:r>
              <w:rPr>
                <w:rFonts w:ascii="Times New Roman" w:hAnsi="Times New Roman"/>
                <w:sz w:val="21"/>
              </w:rPr>
              <w:t>冲刷（0.0750）</w:t>
            </w:r>
          </w:p>
        </w:tc>
        <w:tc>
          <w:tcPr>
            <w:tcW w:w="2300" w:type="dxa"/>
            <w:vAlign w:val="center"/>
          </w:tcPr>
          <w:p w14:paraId="2A4E3A3B">
            <w:pPr>
              <w:spacing w:before="20" w:after="20" w:line="240" w:lineRule="auto"/>
              <w:ind w:left="0" w:right="0" w:firstLine="0"/>
            </w:pPr>
            <w:r>
              <w:rPr>
                <w:rFonts w:ascii="Times New Roman" w:hAnsi="Times New Roman"/>
                <w:sz w:val="21"/>
              </w:rPr>
              <w:t>D3</w:t>
            </w:r>
          </w:p>
        </w:tc>
        <w:tc>
          <w:tcPr>
            <w:tcW w:w="3006" w:type="dxa"/>
            <w:vAlign w:val="center"/>
          </w:tcPr>
          <w:p w14:paraId="38E22ECA">
            <w:pPr>
              <w:spacing w:before="20" w:after="20" w:line="240" w:lineRule="auto"/>
              <w:ind w:left="0" w:right="0" w:firstLine="0"/>
            </w:pPr>
            <w:r>
              <w:rPr>
                <w:rFonts w:ascii="Times New Roman" w:hAnsi="Times New Roman"/>
                <w:sz w:val="21"/>
              </w:rPr>
              <w:t>A4</w:t>
            </w:r>
          </w:p>
        </w:tc>
        <w:tc>
          <w:tcPr>
            <w:tcW w:w="2200" w:type="dxa"/>
            <w:vAlign w:val="center"/>
          </w:tcPr>
          <w:p w14:paraId="1CFA47F1">
            <w:pPr>
              <w:spacing w:before="20" w:after="20" w:line="240" w:lineRule="auto"/>
              <w:ind w:left="0" w:right="0" w:firstLine="0"/>
            </w:pPr>
            <w:r>
              <w:rPr>
                <w:rFonts w:ascii="Times New Roman" w:hAnsi="Times New Roman"/>
                <w:sz w:val="21"/>
              </w:rPr>
              <w:t>B3、C5</w:t>
            </w:r>
          </w:p>
        </w:tc>
      </w:tr>
      <w:tr w14:paraId="40DCD0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10ACA256">
            <w:pPr>
              <w:spacing w:before="20" w:after="20" w:line="240" w:lineRule="auto"/>
              <w:ind w:left="0" w:right="0" w:firstLine="0"/>
              <w:jc w:val="center"/>
            </w:pPr>
            <w:r>
              <w:rPr>
                <w:rFonts w:ascii="Times New Roman" w:hAnsi="Times New Roman"/>
                <w:sz w:val="21"/>
              </w:rPr>
              <w:t>穿堤建筑物失效（0.1089）</w:t>
            </w:r>
          </w:p>
        </w:tc>
        <w:tc>
          <w:tcPr>
            <w:tcW w:w="2300" w:type="dxa"/>
            <w:vAlign w:val="center"/>
          </w:tcPr>
          <w:p w14:paraId="0CF4034C">
            <w:pPr>
              <w:spacing w:before="20" w:after="20" w:line="240" w:lineRule="auto"/>
              <w:ind w:left="0" w:right="0" w:firstLine="0"/>
            </w:pPr>
            <w:r>
              <w:rPr>
                <w:rFonts w:ascii="Times New Roman" w:hAnsi="Times New Roman"/>
                <w:sz w:val="21"/>
              </w:rPr>
              <w:t>A3、C6、D4</w:t>
            </w:r>
          </w:p>
        </w:tc>
        <w:tc>
          <w:tcPr>
            <w:tcW w:w="3006" w:type="dxa"/>
            <w:vAlign w:val="center"/>
          </w:tcPr>
          <w:p w14:paraId="701A01C5">
            <w:pPr>
              <w:spacing w:before="20" w:after="20" w:line="240" w:lineRule="auto"/>
              <w:ind w:left="0" w:right="0" w:firstLine="0"/>
            </w:pPr>
            <w:r>
              <w:rPr>
                <w:rFonts w:ascii="Times New Roman" w:hAnsi="Times New Roman"/>
                <w:sz w:val="21"/>
              </w:rPr>
              <w:t>A8、A9、B4</w:t>
            </w:r>
          </w:p>
        </w:tc>
        <w:tc>
          <w:tcPr>
            <w:tcW w:w="2200" w:type="dxa"/>
            <w:vAlign w:val="center"/>
          </w:tcPr>
          <w:p w14:paraId="1F5B711E">
            <w:pPr>
              <w:spacing w:before="20" w:after="20" w:line="240" w:lineRule="auto"/>
              <w:ind w:left="0" w:right="0" w:firstLine="0"/>
            </w:pPr>
            <w:r>
              <w:rPr>
                <w:rFonts w:ascii="Times New Roman" w:hAnsi="Times New Roman"/>
                <w:sz w:val="21"/>
              </w:rPr>
              <w:t>D5</w:t>
            </w:r>
          </w:p>
        </w:tc>
      </w:tr>
    </w:tbl>
    <w:p w14:paraId="39F123D5">
      <w:pPr>
        <w:spacing w:after="0" w:line="360" w:lineRule="auto"/>
        <w:rPr>
          <w:lang w:eastAsia="zh-CN"/>
        </w:rPr>
      </w:pPr>
      <w:r>
        <w:rPr>
          <w:rFonts w:ascii="Times New Roman" w:hAnsi="Times New Roman"/>
          <w:lang w:eastAsia="zh-CN"/>
        </w:rPr>
        <w:t xml:space="preserve">记指标 </w:t>
      </w:r>
      <w:r>
        <w:rPr>
          <w:rFonts w:ascii="Times New Roman" w:hAnsi="Times New Roman"/>
          <w:i/>
          <w:lang w:eastAsia="zh-CN"/>
        </w:rPr>
        <w:t>j</w:t>
      </w:r>
      <w:r>
        <w:rPr>
          <w:rFonts w:ascii="Times New Roman" w:hAnsi="Times New Roman"/>
          <w:lang w:eastAsia="zh-CN"/>
        </w:rPr>
        <w:t xml:space="preserve"> 的综合权重为 </w:t>
      </w:r>
      <w:r>
        <w:rPr>
          <w:rFonts w:ascii="Times New Roman" w:hAnsi="Times New Roman"/>
          <w:i/>
          <w:lang w:eastAsia="zh-CN"/>
        </w:rPr>
        <w:t>g</w:t>
      </w:r>
      <w:r>
        <w:rPr>
          <w:rFonts w:ascii="Times New Roman" w:hAnsi="Times New Roman"/>
          <w:i/>
          <w:vertAlign w:val="subscript"/>
          <w:lang w:eastAsia="zh-CN"/>
        </w:rPr>
        <w:t>j</w:t>
      </w:r>
      <w:r>
        <w:rPr>
          <w:rFonts w:ascii="Times New Roman" w:hAnsi="Times New Roman"/>
          <w:lang w:eastAsia="zh-CN"/>
        </w:rPr>
        <w:t xml:space="preserve">，则失效模式 </w:t>
      </w:r>
      <w:r>
        <w:rPr>
          <w:rFonts w:ascii="Times New Roman" w:hAnsi="Times New Roman"/>
          <w:i/>
          <w:lang w:eastAsia="zh-CN"/>
        </w:rPr>
        <w:t>m</w:t>
      </w:r>
      <w:r>
        <w:rPr>
          <w:rFonts w:ascii="Times New Roman" w:hAnsi="Times New Roman"/>
          <w:lang w:eastAsia="zh-CN"/>
        </w:rPr>
        <w:t xml:space="preserve"> 的权重为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0BB4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AF31373">
            <w:pPr>
              <w:spacing w:before="60" w:after="60" w:line="240" w:lineRule="auto"/>
              <w:ind w:left="0" w:right="0" w:firstLine="0"/>
              <w:jc w:val="center"/>
              <w:rPr>
                <w:rFonts w:ascii="Times New Roman" w:hAnsi="Times New Roman" w:cs="Times New Roman"/>
              </w:rPr>
            </w:pPr>
            <w:r>
              <w:rPr>
                <w:rFonts w:ascii="Times New Roman" w:hAnsi="Times New Roman" w:cs="Times New Roman"/>
              </w:rPr>
              <w:t>Wm = Σjgjrjm/(ΣkΣjgjrjk)</w:t>
            </w:r>
          </w:p>
        </w:tc>
        <w:tc>
          <w:tcPr>
            <w:tcW w:w="848" w:type="dxa"/>
            <w:tcBorders>
              <w:top w:val="nil"/>
              <w:left w:val="nil"/>
              <w:bottom w:val="nil"/>
              <w:right w:val="nil"/>
            </w:tcBorders>
            <w:vAlign w:val="center"/>
          </w:tcPr>
          <w:p w14:paraId="4E32A94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（5-3）</w:t>
            </w:r>
          </w:p>
        </w:tc>
      </w:tr>
    </w:tbl>
    <w:p w14:paraId="4EF5C8F1">
      <w:pPr>
        <w:spacing w:after="0" w:line="360" w:lineRule="auto"/>
        <w:rPr>
          <w:lang w:eastAsia="zh-CN"/>
        </w:rPr>
      </w:pPr>
      <w:r>
        <w:rPr>
          <w:rFonts w:ascii="Times New Roman" w:hAnsi="Times New Roman"/>
          <w:lang w:eastAsia="zh-CN"/>
        </w:rPr>
        <w:t xml:space="preserve">式中，分子为指标综合权重与关联强度乘积在模式 </w:t>
      </w:r>
      <w:r>
        <w:rPr>
          <w:rFonts w:ascii="Times New Roman" w:hAnsi="Times New Roman"/>
          <w:i/>
          <w:lang w:eastAsia="zh-CN"/>
        </w:rPr>
        <w:t>m</w:t>
      </w:r>
      <w:r>
        <w:rPr>
          <w:rFonts w:ascii="Times New Roman" w:hAnsi="Times New Roman"/>
          <w:lang w:eastAsia="zh-CN"/>
        </w:rPr>
        <w:t xml:space="preserve"> 上的累加，分母为其在全部失效模式上的总和。计算得漫顶、渗流破坏、边坡失稳、冲刷和穿堤建筑物失效的权重分别为0.1726、0.4085、0.2350、0.0750和0.1089，渗流破坏的权重最大。运行管理指标不直接改变堤顶高程、坡降比或安全系数，因此不参与失效模式权重的归一化，而作为安全屏障修正物理风险。权重固定时，两层加权在数学上等价于对指标重新赋权的加权平均，仅依靠权重不能保证临界指标在综合结果中得到体现，因此评价模型另设短板项和门控，其作用在评价模型部分给出。</w:t>
      </w:r>
    </w:p>
    <w:p w14:paraId="557DE165">
      <w:pPr>
        <w:pStyle w:val="5"/>
      </w:pPr>
      <w:r>
        <w:rPr>
          <w:rFonts w:ascii="Times New Roman" w:hAnsi="Times New Roman"/>
        </w:rPr>
        <w:t xml:space="preserve">5.2.4 </w:t>
      </w:r>
      <w:r>
        <w:t>无人机巡检与管涌智能识别</w:t>
      </w:r>
    </w:p>
    <w:p w14:paraId="6FB85A90">
      <w:pPr>
        <w:spacing w:after="0" w:line="360" w:lineRule="auto"/>
        <w:rPr>
          <w:lang w:eastAsia="zh-CN"/>
        </w:rPr>
      </w:pPr>
      <w:r>
        <w:rPr>
          <w:rFonts w:ascii="Times New Roman" w:hAnsi="Times New Roman"/>
          <w:lang w:eastAsia="zh-CN"/>
        </w:rPr>
        <w:t>指标体系中的渗流指标主要由渗流计算给出，计算能够反映堤防内部的水头、坡降和出逸状态，但其结果依赖地质概化和参数取值，也不能反映已经出现的病害。管涌、散浸等渗流病害在发展初期往往首先表现为背水坡、坡脚和坑塘边缘的渗水、湿斑和冒水，及时发现这些表面迹象是汛期防守的关键。传统人工巡查效率低、盲区多，夜间和高水位时的作业风险也较大</w:t>
      </w:r>
      <w:r>
        <w:rPr>
          <w:rFonts w:ascii="Times New Roman" w:hAnsi="Times New Roman"/>
          <w:vertAlign w:val="superscript"/>
          <w:lang w:eastAsia="zh-CN"/>
        </w:rPr>
        <w:t>[116]</w:t>
      </w:r>
      <w:r>
        <w:rPr>
          <w:rFonts w:ascii="Times New Roman" w:hAnsi="Times New Roman"/>
          <w:lang w:eastAsia="zh-CN"/>
        </w:rPr>
        <w:t>；无人机红外巡检可以在短时间内覆盖较长堤段，能够到达人工难以接近的坡脚、水塘和涵闸周边，但不能观测内部渗流通道。二者互为补充，巡检结果可以印证或修正计算结论，计算结果则可以指示巡检的重点区域。</w:t>
      </w:r>
    </w:p>
    <w:p w14:paraId="3969ADB8">
      <w:pPr>
        <w:spacing w:after="0" w:line="360" w:lineRule="auto"/>
        <w:rPr>
          <w:lang w:eastAsia="zh-CN"/>
        </w:rPr>
      </w:pPr>
      <w:r>
        <w:rPr>
          <w:rFonts w:ascii="Times New Roman" w:hAnsi="Times New Roman"/>
          <w:lang w:eastAsia="zh-CN"/>
        </w:rPr>
        <w:t>巡检结果要进入评价，须满足三项要求：能落到确定的桩号区间；保留采集时间、设备参数和复核记录；将算法检出、人工复核和巡检覆盖范围分开记录。围绕这三项要求，巡检与识别的技术流程如图5-3所示，依次包括巡检方案与航线设计、红外图像采集与预处理、管涌智能识别、人工复核、空间配准和证据接入六个环节。本节按此顺序阐述巡检的物理基础、设备与方案、识别模型及其训练与检验，并分析现场巡检的应用结果。</w:t>
      </w:r>
    </w:p>
    <w:p w14:paraId="65A9F604">
      <w:pPr>
        <w:keepNext/>
        <w:spacing w:before="120" w:after="0" w:line="240" w:lineRule="auto"/>
        <w:jc w:val="center"/>
      </w:pPr>
      <w:r>
        <w:rPr>
          <w:lang w:eastAsia="zh-CN"/>
        </w:rPr>
        <w:drawing>
          <wp:inline distT="0" distB="0" distL="0" distR="0">
            <wp:extent cx="4846320" cy="1524000"/>
            <wp:effectExtent l="0" t="0" r="0" b="0"/>
            <wp:docPr id="93" name="图片 412341133" descr="图5-3  无人机巡检与管涌智能识别技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12341133" descr="图5-3  无人机巡检与管涌智能识别技术流程"/>
                    <pic:cNvPicPr>
                      <a:picLocks noChangeAspect="1"/>
                    </pic:cNvPicPr>
                  </pic:nvPicPr>
                  <pic:blipFill>
                    <a:blip r:embed="rId166"/>
                    <a:stretch>
                      <a:fillRect/>
                    </a:stretch>
                  </pic:blipFill>
                  <pic:spPr>
                    <a:xfrm>
                      <a:off x="0" y="0"/>
                      <a:ext cx="4846320" cy="1524000"/>
                    </a:xfrm>
                    <a:prstGeom prst="rect">
                      <a:avLst/>
                    </a:prstGeom>
                  </pic:spPr>
                </pic:pic>
              </a:graphicData>
            </a:graphic>
          </wp:inline>
        </w:drawing>
      </w:r>
    </w:p>
    <w:p w14:paraId="6A420A9E">
      <w:pPr>
        <w:spacing w:after="120" w:line="240" w:lineRule="auto"/>
        <w:ind w:firstLine="0"/>
        <w:jc w:val="center"/>
        <w:rPr>
          <w:lang w:eastAsia="zh-CN"/>
        </w:rPr>
      </w:pPr>
      <w:r>
        <w:rPr>
          <w:rFonts w:ascii="Times New Roman" w:hAnsi="Times New Roman"/>
          <w:sz w:val="21"/>
          <w:szCs w:val="21"/>
          <w:lang w:eastAsia="zh-CN"/>
        </w:rPr>
        <w:t>图5-3　无人机巡检与管涌智能识别技术流程</w:t>
      </w:r>
    </w:p>
    <w:p w14:paraId="0D89FC7D">
      <w:pPr>
        <w:spacing w:after="120" w:line="240" w:lineRule="auto"/>
        <w:ind w:firstLine="0"/>
        <w:jc w:val="center"/>
        <w:rPr>
          <w:lang w:eastAsia="zh-CN"/>
        </w:rPr>
      </w:pPr>
      <w:r>
        <w:rPr>
          <w:rFonts w:ascii="Times New Roman" w:hAnsi="Times New Roman" w:cs="Times New Roman"/>
          <w:sz w:val="21"/>
          <w:szCs w:val="21"/>
          <w:lang w:eastAsia="zh-CN"/>
        </w:rPr>
        <w:t>Fig. 5-3 Technical workflow of UAV inspection and intelligent piping recognition</w:t>
      </w:r>
    </w:p>
    <w:p w14:paraId="14E2ED1F">
      <w:pPr>
        <w:pStyle w:val="6"/>
      </w:pPr>
      <w:r>
        <w:rPr>
          <w:rFonts w:ascii="Times New Roman" w:hAnsi="Times New Roman"/>
        </w:rPr>
        <w:t xml:space="preserve">5.2.4.1 </w:t>
      </w:r>
      <w:r>
        <w:t>渗漏的红外探测原理与热异常形态</w:t>
      </w:r>
    </w:p>
    <w:p w14:paraId="47124AF4">
      <w:pPr>
        <w:spacing w:after="0" w:line="360" w:lineRule="auto"/>
        <w:rPr>
          <w:lang w:eastAsia="zh-CN"/>
        </w:rPr>
      </w:pPr>
      <w:r>
        <w:rPr>
          <w:rFonts w:ascii="Times New Roman" w:hAnsi="Times New Roman"/>
          <w:lang w:eastAsia="zh-CN"/>
        </w:rPr>
        <w:t>红外热成像依据物体表面的热辐射反演其温度，辐射出射度与绝对温度的四次方和发射率成正比（式（2-6））。水的比热容明显大于土体，渗漏水又多来自温度较稳定的河道深层水体，因此渗流出口及其浸润范围的温度变化速率与周边干燥土体明显不同，在热红外图像上形成局部温度异常</w:t>
      </w:r>
      <w:r>
        <w:rPr>
          <w:rFonts w:ascii="Times New Roman" w:hAnsi="Times New Roman"/>
          <w:vertAlign w:val="superscript"/>
          <w:lang w:eastAsia="zh-CN"/>
        </w:rPr>
        <w:t>[28,210]</w:t>
      </w:r>
      <w:r>
        <w:rPr>
          <w:rFonts w:ascii="Times New Roman" w:hAnsi="Times New Roman"/>
          <w:lang w:eastAsia="zh-CN"/>
        </w:rPr>
        <w:t>。热异常的符号随时段而变化（图5-4）：白天太阳辐射使表层土体快速升温，渗漏水持续带走热量，渗流出口及其周边形成低温斑块；夜间或阴雨天气下表层土体降温较快，河水温度相对较高，渗漏区则表现为高温异常。图5-4引自文献</w:t>
      </w:r>
      <w:r>
        <w:rPr>
          <w:rFonts w:ascii="Times New Roman" w:hAnsi="Times New Roman"/>
          <w:vertAlign w:val="superscript"/>
          <w:lang w:eastAsia="zh-CN"/>
        </w:rPr>
        <w:t>[28]</w:t>
      </w:r>
      <w:r>
        <w:rPr>
          <w:rFonts w:ascii="Times New Roman" w:hAnsi="Times New Roman"/>
          <w:lang w:eastAsia="zh-CN"/>
        </w:rPr>
        <w:t>，其中a、b为白天的低温异常，c、d为夜间或弱辐射条件下的高温异常。</w:t>
      </w:r>
    </w:p>
    <w:p w14:paraId="2333617B">
      <w:pPr>
        <w:keepNext/>
        <w:spacing w:before="120" w:after="0" w:line="240" w:lineRule="auto"/>
        <w:jc w:val="center"/>
      </w:pPr>
      <w:r>
        <w:rPr>
          <w:lang w:eastAsia="zh-CN"/>
        </w:rPr>
        <w:drawing>
          <wp:inline distT="0" distB="0" distL="0" distR="0">
            <wp:extent cx="5303520" cy="1513205"/>
            <wp:effectExtent l="0" t="0" r="0" b="0"/>
            <wp:docPr id="94" name="图片 1665866296" descr="图5-4  渗漏区的两类红外温度异常形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65866296" descr="图5-4  渗漏区的两类红外温度异常形态"/>
                    <pic:cNvPicPr>
                      <a:picLocks noChangeAspect="1"/>
                    </pic:cNvPicPr>
                  </pic:nvPicPr>
                  <pic:blipFill>
                    <a:blip r:embed="rId167"/>
                    <a:stretch>
                      <a:fillRect/>
                    </a:stretch>
                  </pic:blipFill>
                  <pic:spPr>
                    <a:xfrm>
                      <a:off x="0" y="0"/>
                      <a:ext cx="5303520" cy="1513286"/>
                    </a:xfrm>
                    <a:prstGeom prst="rect">
                      <a:avLst/>
                    </a:prstGeom>
                  </pic:spPr>
                </pic:pic>
              </a:graphicData>
            </a:graphic>
          </wp:inline>
        </w:drawing>
      </w:r>
    </w:p>
    <w:p w14:paraId="0E1BDE54">
      <w:pPr>
        <w:spacing w:after="120" w:line="240" w:lineRule="auto"/>
        <w:ind w:firstLine="0"/>
        <w:jc w:val="center"/>
        <w:rPr>
          <w:lang w:eastAsia="zh-CN"/>
        </w:rPr>
      </w:pPr>
      <w:r>
        <w:rPr>
          <w:rFonts w:ascii="Times New Roman" w:hAnsi="Times New Roman"/>
          <w:sz w:val="21"/>
          <w:szCs w:val="21"/>
          <w:lang w:eastAsia="zh-CN"/>
        </w:rPr>
        <w:t>图5-4　渗漏区的两类红外温度异常形态</w:t>
      </w:r>
    </w:p>
    <w:p w14:paraId="4BF67201">
      <w:pPr>
        <w:spacing w:after="120" w:line="240" w:lineRule="auto"/>
        <w:ind w:firstLine="0"/>
        <w:jc w:val="center"/>
        <w:rPr>
          <w:lang w:eastAsia="zh-CN"/>
        </w:rPr>
      </w:pPr>
      <w:r>
        <w:rPr>
          <w:rFonts w:ascii="Times New Roman" w:hAnsi="Times New Roman" w:cs="Times New Roman"/>
          <w:sz w:val="21"/>
          <w:szCs w:val="21"/>
          <w:lang w:eastAsia="zh-CN"/>
        </w:rPr>
        <w:t>Fig. 5-4 Two types of infrared thermal anomaly patterns in leakage areas</w:t>
      </w:r>
    </w:p>
    <w:p w14:paraId="4705A1B8">
      <w:pPr>
        <w:spacing w:after="0" w:line="360" w:lineRule="auto"/>
        <w:rPr>
          <w:lang w:eastAsia="zh-CN"/>
        </w:rPr>
      </w:pPr>
      <w:r>
        <w:rPr>
          <w:rFonts w:ascii="Times New Roman" w:hAnsi="Times New Roman"/>
          <w:lang w:eastAsia="zh-CN"/>
        </w:rPr>
        <w:t>上述机理决定了红外识别的三个难点：一是渗漏出口通常只有数十厘米，在航拍图像中仅占少量像素，属于小目标；二是渗水沿地表扩散，异常区与背景之间呈渐变过渡，没有清晰的边界；三是植被、裸土、阴影、水体和人工构筑物之间本身存在显著的温度差异，容易形成与渗漏相似的热斑，白天尤为突出</w:t>
      </w:r>
      <w:r>
        <w:rPr>
          <w:rFonts w:ascii="Times New Roman" w:hAnsi="Times New Roman"/>
          <w:vertAlign w:val="superscript"/>
          <w:lang w:eastAsia="zh-CN"/>
        </w:rPr>
        <w:t>[28,210]</w:t>
      </w:r>
      <w:r>
        <w:rPr>
          <w:rFonts w:ascii="Times New Roman" w:hAnsi="Times New Roman"/>
          <w:lang w:eastAsia="zh-CN"/>
        </w:rPr>
        <w:t>。这三个难点分别对应识别模型需要解决的小目标感知、模糊边界定位和背景干扰抑制问题，也决定了巡检时段的选择和识别结果必须经过复核。</w:t>
      </w:r>
    </w:p>
    <w:p w14:paraId="295B855A">
      <w:pPr>
        <w:pStyle w:val="6"/>
      </w:pPr>
      <w:r>
        <w:rPr>
          <w:rFonts w:ascii="Times New Roman" w:hAnsi="Times New Roman"/>
        </w:rPr>
        <w:t xml:space="preserve">5.2.4.2 </w:t>
      </w:r>
      <w:r>
        <w:t>巡检设备</w:t>
      </w:r>
    </w:p>
    <w:p w14:paraId="07CF640F">
      <w:pPr>
        <w:spacing w:after="0" w:line="360" w:lineRule="auto"/>
        <w:rPr>
          <w:lang w:eastAsia="zh-CN"/>
        </w:rPr>
      </w:pPr>
      <w:r>
        <w:rPr>
          <w:rFonts w:ascii="Times New Roman" w:hAnsi="Times New Roman"/>
          <w:lang w:eastAsia="zh-CN"/>
        </w:rPr>
        <w:t xml:space="preserve">巡检采用M300 RTK四旋翼无人机搭载禅思H20T多传感器载荷</w:t>
      </w:r>
      <w:del w:id="900051" w:author="Claude" w:date="2026-10-28T00:00:00Z">
        <w:r>
          <w:rPr>
            <w:rFonts w:ascii="Times New Roman" w:hAnsi="Times New Roman"/>
            <w:lang w:eastAsia="zh-CN"/>
          </w:rPr>
          <w:delText xml:space="preserve">（图5-5）</w:delText>
        </w:r>
      </w:del>
      <w:ins w:id="900052" w:author="Claude" w:date="2026-10-28T00:00:00Z">
        <w:r>
          <w:rPr>
            <w:rFonts w:ascii="Times New Roman" w:hAnsi="Times New Roman"/>
            <w:lang w:eastAsia="zh-CN"/>
          </w:rPr>
          <w:t>（图5-5a、b）</w:t>
        </w:r>
      </w:ins>
      <w:r>
        <w:rPr>
          <w:rFonts w:ascii="Times New Roman" w:hAnsi="Times New Roman"/>
          <w:lang w:eastAsia="zh-CN"/>
        </w:rPr>
        <w:t xml:space="preserve">。M300 RTK最大起飞重量约9 kg，最大载重约2.7 kg，配备TB60电池时续航时间可达55 min，在RTK模式下悬停定位精度约0.1 m，能够满足长距离堤段的航线飞行和定点拍摄要求。H20T载荷集成了热成像相机、2000万像素变焦相机、1200万像素广角相机和激光测距仪，可同步获取红外与可见光图像，其中热成像相机的主要参数见表5-7。热成像相机工作于8～14 </w:t>
      </w:r>
      <w:r>
        <w:rPr>
          <w:rFonts w:ascii="Times New Roman" w:hAnsi="Times New Roman"/>
        </w:rPr>
        <w:t>μ</w:t>
      </w:r>
      <w:r>
        <w:rPr>
          <w:rFonts w:ascii="Times New Roman" w:hAnsi="Times New Roman"/>
          <w:lang w:eastAsia="zh-CN"/>
        </w:rPr>
        <w:t>m长波红外波段，噪声等效温差不大于50 mK，可分辨约0.05 ℃的温差；照片以16位辐射JPEG（R-JPEG）格式保存，每个像素均带有辐射温度信息，可在采集后重新设定发射率等参数进行温度反演。</w:t>
      </w:r>
      <w:ins w:id="900053" w:author="Claude" w:date="2026-10-28T00:00:00Z">
        <w:r>
          <w:rPr>
            <w:rFonts w:ascii="Times New Roman" w:hAnsi="Times New Roman"/>
            <w:lang w:eastAsia="zh-CN"/>
          </w:rPr>
          <w:t>现场作业时，地面人员在堤顶道路就近起降无人机，按设定航线和航高沿堤采集可见光与红外图像（图5-5c）。</w:t>
        </w:r>
      </w:ins>
    </w:p>
    <w:p w14:paraId="41260C7F">
      <w:pPr>
        <w:keepNext/>
        <w:spacing w:before="120" w:after="0" w:line="240" w:lineRule="auto"/>
        <w:jc w:val="center"/>
      </w:pPr>
      <w:r>
        <w:rPr>
          <w:lang w:eastAsia="zh-CN"/>
        </w:rPr>
        <w:drawing>
          <wp:inline distT="0" distB="0" distL="0" distR="0">
            <wp:extent cx="4389120" cy="3743183"/>
            <wp:effectExtent l="0" t="0" r="0" b="0"/>
            <wp:docPr id="95" name="图片 888347157" descr="图5-5  巡检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88347157" descr="图5-5  巡检设备"/>
                    <pic:cNvPicPr>
                      <a:picLocks noChangeAspect="1"/>
                    </pic:cNvPicPr>
                  </pic:nvPicPr>
                  <pic:blipFill>
                    <a:blip r:embed="rId168"/>
                    <a:stretch>
                      <a:fillRect/>
                    </a:stretch>
                  </pic:blipFill>
                  <pic:spPr>
                    <a:xfrm>
                      <a:off x="0" y="0"/>
                      <a:ext cx="4389120" cy="3743183"/>
                    </a:xfrm>
                    <a:prstGeom prst="rect">
                      <a:avLst/>
                    </a:prstGeom>
                  </pic:spPr>
                </pic:pic>
              </a:graphicData>
            </a:graphic>
          </wp:inline>
        </w:drawing>
      </w:r>
    </w:p>
    <w:p w14:paraId="237D8D23">
      <w:pPr>
        <w:spacing w:after="120" w:line="240" w:lineRule="auto"/>
        <w:ind w:firstLine="0"/>
        <w:jc w:val="center"/>
        <w:rPr>
          <w:lang w:eastAsia="zh-CN"/>
        </w:rPr>
      </w:pPr>
      <w:r>
        <w:rPr>
          <w:rFonts w:ascii="Times New Roman" w:hAnsi="Times New Roman"/>
          <w:sz w:val="21"/>
          <w:szCs w:val="21"/>
          <w:lang w:eastAsia="zh-CN"/>
        </w:rPr>
        <w:t>图5-5　巡检设备</w:t>
      </w:r>
      <w:ins w:id="900054" w:author="Claude" w:date="2026-10-28T00:00:00Z">
        <w:r>
          <w:rPr>
            <w:rFonts w:ascii="Times New Roman" w:hAnsi="Times New Roman"/>
            <w:sz w:val="21"/>
            <w:szCs w:val="21"/>
            <w:lang w:eastAsia="zh-CN"/>
          </w:rPr>
          <w:t>与现场作业</w:t>
        </w:r>
      </w:ins>
    </w:p>
    <w:p w14:paraId="3FE9F6A6">
      <w:pPr>
        <w:spacing w:after="120" w:line="240" w:lineRule="auto"/>
        <w:ind w:firstLine="0"/>
        <w:jc w:val="center"/>
        <w:rPr>
          <w:lang w:eastAsia="zh-CN"/>
        </w:rPr>
      </w:pPr>
      <w:r>
        <w:rPr>
          <w:rFonts w:ascii="Times New Roman" w:hAnsi="Times New Roman" w:cs="Times New Roman"/>
          <w:sz w:val="21"/>
          <w:szCs w:val="21"/>
          <w:lang w:eastAsia="zh-CN"/>
        </w:rPr>
        <w:t>Fig. 5-5 Inspection equipment</w:t>
      </w:r>
      <w:ins w:id="900055" w:author="Claude" w:date="2026-10-28T00:00:00Z">
        <w:r>
          <w:rPr>
            <w:rFonts w:ascii="Times New Roman" w:hAnsi="Times New Roman" w:cs="Times New Roman"/>
            <w:sz w:val="21"/>
            <w:szCs w:val="21"/>
            <w:lang w:eastAsia="zh-CN"/>
          </w:rPr>
          <w:t xml:space="preserve"> and on-site operation</w:t>
        </w:r>
      </w:ins>
    </w:p>
    <w:p w14:paraId="2EF6F034">
      <w:pPr>
        <w:keepNext/>
        <w:spacing w:after="120" w:line="240" w:lineRule="auto"/>
        <w:ind w:firstLine="0"/>
        <w:jc w:val="center"/>
        <w:rPr>
          <w:lang w:eastAsia="zh-CN"/>
        </w:rPr>
      </w:pPr>
      <w:r>
        <w:rPr>
          <w:rFonts w:ascii="Times New Roman" w:hAnsi="Times New Roman"/>
          <w:sz w:val="21"/>
          <w:szCs w:val="21"/>
          <w:lang w:eastAsia="zh-CN"/>
        </w:rPr>
        <w:t>表5-7　H20T热成像相机主要参数</w:t>
      </w:r>
    </w:p>
    <w:p w14:paraId="70AF7D08">
      <w:pPr>
        <w:keepNext/>
        <w:spacing w:after="120" w:line="240" w:lineRule="auto"/>
        <w:ind w:firstLine="0"/>
        <w:jc w:val="center"/>
        <w:rPr>
          <w:lang w:eastAsia="zh-CN"/>
        </w:rPr>
      </w:pPr>
      <w:r>
        <w:rPr>
          <w:rFonts w:ascii="Times New Roman" w:hAnsi="Times New Roman" w:cs="Times New Roman"/>
          <w:sz w:val="21"/>
          <w:szCs w:val="21"/>
          <w:lang w:eastAsia="zh-CN"/>
        </w:rPr>
        <w:t>Table 5-7 Main parameters of the H20T thermal imaging camera</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6806"/>
      </w:tblGrid>
      <w:tr w14:paraId="7CC963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600" w:type="dxa"/>
            <w:tcBorders>
              <w:bottom w:val="single" w:color="000000" w:sz="6" w:space="0"/>
            </w:tcBorders>
            <w:vAlign w:val="center"/>
          </w:tcPr>
          <w:p w14:paraId="359C8F53">
            <w:pPr>
              <w:keepNext/>
              <w:spacing w:before="20" w:after="20" w:line="240" w:lineRule="auto"/>
              <w:ind w:left="0" w:right="0" w:firstLine="0"/>
              <w:jc w:val="center"/>
            </w:pPr>
            <w:r>
              <w:rPr>
                <w:rFonts w:ascii="Times New Roman" w:hAnsi="Times New Roman" w:eastAsia="黑体"/>
                <w:b/>
                <w:sz w:val="21"/>
              </w:rPr>
              <w:t>项目</w:t>
            </w:r>
          </w:p>
        </w:tc>
        <w:tc>
          <w:tcPr>
            <w:tcW w:w="6806" w:type="dxa"/>
            <w:tcBorders>
              <w:bottom w:val="single" w:color="000000" w:sz="6" w:space="0"/>
            </w:tcBorders>
            <w:vAlign w:val="center"/>
          </w:tcPr>
          <w:p w14:paraId="2BA7D98B">
            <w:pPr>
              <w:keepNext/>
              <w:spacing w:before="20" w:after="20" w:line="240" w:lineRule="auto"/>
              <w:ind w:left="0" w:right="0" w:firstLine="0"/>
              <w:jc w:val="center"/>
            </w:pPr>
            <w:r>
              <w:rPr>
                <w:rFonts w:ascii="Times New Roman" w:hAnsi="Times New Roman" w:eastAsia="黑体"/>
                <w:b/>
                <w:sz w:val="21"/>
              </w:rPr>
              <w:t>参数</w:t>
            </w:r>
          </w:p>
        </w:tc>
      </w:tr>
      <w:tr w14:paraId="0BBBFA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08FD5C12">
            <w:pPr>
              <w:spacing w:before="20" w:after="20" w:line="240" w:lineRule="auto"/>
              <w:ind w:left="0" w:right="0" w:firstLine="0"/>
            </w:pPr>
            <w:r>
              <w:rPr>
                <w:rFonts w:ascii="Times New Roman" w:hAnsi="Times New Roman"/>
                <w:sz w:val="21"/>
              </w:rPr>
              <w:t>传感器类型</w:t>
            </w:r>
          </w:p>
        </w:tc>
        <w:tc>
          <w:tcPr>
            <w:tcW w:w="6806" w:type="dxa"/>
            <w:vAlign w:val="center"/>
          </w:tcPr>
          <w:p w14:paraId="5C1B91DA">
            <w:pPr>
              <w:spacing w:before="20" w:after="20" w:line="240" w:lineRule="auto"/>
              <w:ind w:left="0" w:right="0" w:firstLine="0"/>
              <w:rPr>
                <w:lang w:eastAsia="zh-CN"/>
              </w:rPr>
            </w:pPr>
            <w:r>
              <w:rPr>
                <w:rFonts w:ascii="Times New Roman" w:hAnsi="Times New Roman"/>
                <w:sz w:val="21"/>
                <w:lang w:eastAsia="zh-CN"/>
              </w:rPr>
              <w:t>非制冷氧化钒（VOx）微测辐射热计</w:t>
            </w:r>
          </w:p>
        </w:tc>
      </w:tr>
      <w:tr w14:paraId="6DB36D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0147DC7">
            <w:pPr>
              <w:spacing w:before="20" w:after="20" w:line="240" w:lineRule="auto"/>
              <w:ind w:left="0" w:right="0" w:firstLine="0"/>
            </w:pPr>
            <w:r>
              <w:rPr>
                <w:rFonts w:ascii="Times New Roman" w:hAnsi="Times New Roman"/>
                <w:sz w:val="21"/>
              </w:rPr>
              <w:t>分辨率与像元间距</w:t>
            </w:r>
          </w:p>
        </w:tc>
        <w:tc>
          <w:tcPr>
            <w:tcW w:w="6806" w:type="dxa"/>
            <w:vAlign w:val="center"/>
          </w:tcPr>
          <w:p w14:paraId="1A965348">
            <w:pPr>
              <w:spacing w:before="20" w:after="20" w:line="240" w:lineRule="auto"/>
              <w:ind w:left="0" w:right="0" w:firstLine="0"/>
            </w:pPr>
            <w:r>
              <w:rPr>
                <w:rFonts w:ascii="Times New Roman" w:hAnsi="Times New Roman"/>
                <w:sz w:val="21"/>
              </w:rPr>
              <w:t>640×512，12 μm</w:t>
            </w:r>
          </w:p>
        </w:tc>
      </w:tr>
      <w:tr w14:paraId="01F75A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DD668F0">
            <w:pPr>
              <w:spacing w:before="20" w:after="20" w:line="240" w:lineRule="auto"/>
              <w:ind w:left="0" w:right="0" w:firstLine="0"/>
            </w:pPr>
            <w:r>
              <w:rPr>
                <w:rFonts w:ascii="Times New Roman" w:hAnsi="Times New Roman"/>
                <w:sz w:val="21"/>
              </w:rPr>
              <w:t>镜头</w:t>
            </w:r>
          </w:p>
        </w:tc>
        <w:tc>
          <w:tcPr>
            <w:tcW w:w="6806" w:type="dxa"/>
            <w:vAlign w:val="center"/>
          </w:tcPr>
          <w:p w14:paraId="4F5F59C1">
            <w:pPr>
              <w:spacing w:before="20" w:after="20" w:line="240" w:lineRule="auto"/>
              <w:ind w:left="0" w:right="0" w:firstLine="0"/>
              <w:rPr>
                <w:lang w:eastAsia="zh-CN"/>
              </w:rPr>
            </w:pPr>
            <w:r>
              <w:rPr>
                <w:rFonts w:ascii="Times New Roman" w:hAnsi="Times New Roman"/>
                <w:sz w:val="21"/>
                <w:lang w:eastAsia="zh-CN"/>
              </w:rPr>
              <w:t>焦距13.5 mm（等效58 mm），光圈f/1.0，对角视场角40.6°</w:t>
            </w:r>
          </w:p>
        </w:tc>
      </w:tr>
      <w:tr w14:paraId="53F8AB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59B49A4">
            <w:pPr>
              <w:spacing w:before="20" w:after="20" w:line="240" w:lineRule="auto"/>
              <w:ind w:left="0" w:right="0" w:firstLine="0"/>
            </w:pPr>
            <w:r>
              <w:rPr>
                <w:rFonts w:ascii="Times New Roman" w:hAnsi="Times New Roman"/>
                <w:sz w:val="21"/>
              </w:rPr>
              <w:t>工作波段</w:t>
            </w:r>
          </w:p>
        </w:tc>
        <w:tc>
          <w:tcPr>
            <w:tcW w:w="6806" w:type="dxa"/>
            <w:vAlign w:val="center"/>
          </w:tcPr>
          <w:p w14:paraId="28ABEFA0">
            <w:pPr>
              <w:spacing w:before="20" w:after="20" w:line="240" w:lineRule="auto"/>
              <w:ind w:left="0" w:right="0" w:firstLine="0"/>
            </w:pPr>
            <w:r>
              <w:rPr>
                <w:rFonts w:ascii="Times New Roman" w:hAnsi="Times New Roman"/>
                <w:sz w:val="21"/>
              </w:rPr>
              <w:t>8～14 μm</w:t>
            </w:r>
          </w:p>
        </w:tc>
      </w:tr>
      <w:tr w14:paraId="09E5DE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282F358">
            <w:pPr>
              <w:spacing w:before="20" w:after="20" w:line="240" w:lineRule="auto"/>
              <w:ind w:left="0" w:right="0" w:firstLine="0"/>
            </w:pPr>
            <w:r>
              <w:rPr>
                <w:rFonts w:ascii="Times New Roman" w:hAnsi="Times New Roman"/>
                <w:sz w:val="21"/>
              </w:rPr>
              <w:t>噪声等效温差</w:t>
            </w:r>
          </w:p>
        </w:tc>
        <w:tc>
          <w:tcPr>
            <w:tcW w:w="6806" w:type="dxa"/>
            <w:vAlign w:val="center"/>
          </w:tcPr>
          <w:p w14:paraId="42478B3B">
            <w:pPr>
              <w:spacing w:before="20" w:after="20" w:line="240" w:lineRule="auto"/>
              <w:ind w:left="0" w:right="0" w:firstLine="0"/>
            </w:pPr>
            <w:r>
              <w:rPr>
                <w:rFonts w:ascii="Times New Roman" w:hAnsi="Times New Roman"/>
                <w:sz w:val="21"/>
              </w:rPr>
              <w:t>≤50 mK（f/1.0）</w:t>
            </w:r>
          </w:p>
        </w:tc>
      </w:tr>
      <w:tr w14:paraId="2CC80F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0C6E8160">
            <w:pPr>
              <w:spacing w:before="20" w:after="20" w:line="240" w:lineRule="auto"/>
              <w:ind w:left="0" w:right="0" w:firstLine="0"/>
            </w:pPr>
            <w:r>
              <w:rPr>
                <w:rFonts w:ascii="Times New Roman" w:hAnsi="Times New Roman"/>
                <w:sz w:val="21"/>
              </w:rPr>
              <w:t>测温范围</w:t>
            </w:r>
          </w:p>
        </w:tc>
        <w:tc>
          <w:tcPr>
            <w:tcW w:w="6806" w:type="dxa"/>
            <w:vAlign w:val="center"/>
          </w:tcPr>
          <w:p w14:paraId="1F32DEDE">
            <w:pPr>
              <w:spacing w:before="20" w:after="20" w:line="240" w:lineRule="auto"/>
              <w:ind w:left="0" w:right="0" w:firstLine="0"/>
            </w:pPr>
            <w:r>
              <w:rPr>
                <w:rFonts w:ascii="Times New Roman" w:hAnsi="Times New Roman"/>
                <w:sz w:val="21"/>
              </w:rPr>
              <w:t>−40～150 ℃（高增益），−40～550 ℃（低增益）</w:t>
            </w:r>
          </w:p>
        </w:tc>
      </w:tr>
      <w:tr w14:paraId="543133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2943470A">
            <w:pPr>
              <w:spacing w:before="20" w:after="20" w:line="240" w:lineRule="auto"/>
              <w:ind w:left="0" w:right="0" w:firstLine="0"/>
            </w:pPr>
            <w:r>
              <w:rPr>
                <w:rFonts w:ascii="Times New Roman" w:hAnsi="Times New Roman"/>
                <w:sz w:val="21"/>
              </w:rPr>
              <w:t>照片与元数据</w:t>
            </w:r>
          </w:p>
        </w:tc>
        <w:tc>
          <w:tcPr>
            <w:tcW w:w="6806" w:type="dxa"/>
            <w:vAlign w:val="center"/>
          </w:tcPr>
          <w:p w14:paraId="2A4E6A75">
            <w:pPr>
              <w:spacing w:before="20" w:after="20" w:line="240" w:lineRule="auto"/>
              <w:ind w:left="0" w:right="0" w:firstLine="0"/>
              <w:rPr>
                <w:lang w:eastAsia="zh-CN"/>
              </w:rPr>
            </w:pPr>
            <w:r>
              <w:rPr>
                <w:rFonts w:ascii="Times New Roman" w:hAnsi="Times New Roman"/>
                <w:sz w:val="21"/>
                <w:lang w:eastAsia="zh-CN"/>
              </w:rPr>
              <w:t>R-JPEG（16位辐射数据）；记录机位坐标、相对航高、云台姿态和采集时间</w:t>
            </w:r>
          </w:p>
        </w:tc>
      </w:tr>
    </w:tbl>
    <w:p w14:paraId="090EA5D2">
      <w:pPr>
        <w:pStyle w:val="6"/>
      </w:pPr>
      <w:r>
        <w:rPr>
          <w:rFonts w:ascii="Times New Roman" w:hAnsi="Times New Roman"/>
        </w:rPr>
        <w:t xml:space="preserve">5.2.4.3 </w:t>
      </w:r>
      <w:r>
        <w:t>巡检方案与航线设计</w:t>
      </w:r>
    </w:p>
    <w:p w14:paraId="72DBE4D9">
      <w:pPr>
        <w:spacing w:after="0" w:line="360" w:lineRule="auto"/>
        <w:rPr>
          <w:lang w:eastAsia="zh-CN"/>
        </w:rPr>
      </w:pPr>
      <w:r>
        <w:rPr>
          <w:rFonts w:ascii="Times New Roman" w:hAnsi="Times New Roman"/>
          <w:lang w:eastAsia="zh-CN"/>
        </w:rPr>
        <w:t>巡检方案需要确定何时飞、飞哪里和怎么飞。采集时段宜选在夜间或凌晨，并安排在高水位期间及退水初期。夜间无日照干扰，渗水区因热容量大而降温较慢，与干燥土体的温差最明显；白天水体边缘和植被阴影易形成与渗水相似的低温区。航线沿堤顶、背水坡、坡脚和可能出逸区布设，出逸区依据渗流计算识别的潜在管涌通道出口和出逸梯度大于0.825的高梯度出逸面确定，并叠加历史险情位置，使巡检重点与计算结果相互对应。飞行高度由地面分辨率确定：</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B396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5F06B30">
            <w:pPr>
              <w:spacing w:before="60" w:after="60" w:line="240" w:lineRule="auto"/>
              <w:ind w:left="0" w:right="0" w:firstLine="0"/>
              <w:jc w:val="center"/>
              <w:rPr>
                <w:rFonts w:ascii="Times New Roman" w:hAnsi="Times New Roman" w:cs="Times New Roman"/>
              </w:rPr>
            </w:pPr>
            <w:r>
              <w:rPr>
                <w:rFonts w:ascii="Times New Roman" w:hAnsi="Times New Roman" w:cs="Times New Roman"/>
              </w:rPr>
              <w:t>GSD = Hp/f</w:t>
            </w:r>
          </w:p>
        </w:tc>
        <w:tc>
          <w:tcPr>
            <w:tcW w:w="848" w:type="dxa"/>
            <w:tcBorders>
              <w:top w:val="nil"/>
              <w:left w:val="nil"/>
              <w:bottom w:val="nil"/>
              <w:right w:val="nil"/>
            </w:tcBorders>
            <w:vAlign w:val="center"/>
          </w:tcPr>
          <w:p w14:paraId="58C43DF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（5-4）</w:t>
            </w:r>
          </w:p>
        </w:tc>
      </w:tr>
    </w:tbl>
    <w:p w14:paraId="79A892B1">
      <w:pPr>
        <w:spacing w:after="0" w:line="360" w:lineRule="auto"/>
        <w:rPr>
          <w:lang w:eastAsia="zh-CN"/>
        </w:rPr>
      </w:pPr>
      <w:r>
        <w:rPr>
          <w:rFonts w:ascii="Times New Roman" w:hAnsi="Times New Roman"/>
          <w:lang w:eastAsia="zh-CN"/>
        </w:rPr>
        <w:t>式中，GSD 为地面分辨率，即一个像素对应的地面尺寸；</w:t>
      </w:r>
      <w:r>
        <w:rPr>
          <w:rFonts w:ascii="Times New Roman" w:hAnsi="Times New Roman"/>
          <w:i/>
          <w:lang w:eastAsia="zh-CN"/>
        </w:rPr>
        <w:t>H</w:t>
      </w:r>
      <w:r>
        <w:rPr>
          <w:rFonts w:ascii="Times New Roman" w:hAnsi="Times New Roman"/>
          <w:lang w:eastAsia="zh-CN"/>
        </w:rPr>
        <w:t xml:space="preserve"> 为相对地面飞行高度；</w:t>
      </w:r>
      <w:r>
        <w:rPr>
          <w:rFonts w:ascii="Times New Roman" w:hAnsi="Times New Roman"/>
          <w:i/>
          <w:lang w:eastAsia="zh-CN"/>
        </w:rPr>
        <w:t>p</w:t>
      </w:r>
      <w:r>
        <w:rPr>
          <w:rFonts w:ascii="Times New Roman" w:hAnsi="Times New Roman"/>
          <w:lang w:eastAsia="zh-CN"/>
        </w:rPr>
        <w:t xml:space="preserve"> 为像元间距；</w:t>
      </w:r>
      <w:r>
        <w:rPr>
          <w:rFonts w:ascii="Times New Roman" w:hAnsi="Times New Roman"/>
          <w:i/>
          <w:lang w:eastAsia="zh-CN"/>
        </w:rPr>
        <w:t>f</w:t>
      </w:r>
      <w:r>
        <w:rPr>
          <w:rFonts w:ascii="Times New Roman" w:hAnsi="Times New Roman"/>
          <w:lang w:eastAsia="zh-CN"/>
        </w:rPr>
        <w:t xml:space="preserve"> 为焦距。按H20T热成像相机计算，飞行高度50 m时地面分辨率约4.4 cm，单张图像覆盖约28 m×23 m，直径0.3 m的管涌出口仅占约7个像素；飞行高度100 m时地面分辨率约8.9 cm，覆盖约57 m×46 m，同一出口仅占约3个像素。据此，巡检可分两档航高实施：先以约100 m航高普查较大范围，再以约50 m航高对普查发现的异常和计算识别的出逸区详查。相邻图像的航向重叠宜不少于30%；发射率按地物设定（湿土和水体约0.95），测量距离取实际航高；每次飞行应逐段记录覆盖的桩号区间和次数，以区分未观测与已检查无异常。方案要求与本批现场资料的核对见表5-8。</w:t>
      </w:r>
    </w:p>
    <w:p w14:paraId="10F22552">
      <w:pPr>
        <w:keepNext/>
        <w:spacing w:after="120" w:line="240" w:lineRule="auto"/>
        <w:ind w:firstLine="0"/>
        <w:jc w:val="center"/>
        <w:rPr>
          <w:lang w:eastAsia="zh-CN"/>
        </w:rPr>
      </w:pPr>
      <w:r>
        <w:rPr>
          <w:rFonts w:ascii="Times New Roman" w:hAnsi="Times New Roman"/>
          <w:sz w:val="21"/>
          <w:szCs w:val="21"/>
          <w:lang w:eastAsia="zh-CN"/>
        </w:rPr>
        <w:t>表5-8　巡检方案要求与本批现场资料核对</w:t>
      </w:r>
    </w:p>
    <w:p w14:paraId="0BC88454">
      <w:pPr>
        <w:keepNext/>
        <w:spacing w:after="120" w:line="240" w:lineRule="auto"/>
        <w:ind w:firstLine="0"/>
        <w:jc w:val="center"/>
        <w:rPr>
          <w:lang w:eastAsia="zh-CN"/>
        </w:rPr>
      </w:pPr>
      <w:r>
        <w:rPr>
          <w:rFonts w:ascii="Times New Roman" w:hAnsi="Times New Roman" w:cs="Times New Roman"/>
          <w:sz w:val="21"/>
          <w:szCs w:val="21"/>
          <w:lang w:eastAsia="zh-CN"/>
        </w:rPr>
        <w:t>Table 5-8 Inspection plan requirements checked against the on-site data of this batch</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3300"/>
        <w:gridCol w:w="4806"/>
      </w:tblGrid>
      <w:tr w14:paraId="54905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759312CF">
            <w:pPr>
              <w:keepNext/>
              <w:spacing w:before="20" w:after="20" w:line="240" w:lineRule="auto"/>
              <w:ind w:left="0" w:right="0" w:firstLine="0"/>
              <w:jc w:val="center"/>
            </w:pPr>
            <w:r>
              <w:rPr>
                <w:rFonts w:ascii="Times New Roman" w:hAnsi="Times New Roman" w:eastAsia="黑体"/>
                <w:b/>
                <w:sz w:val="21"/>
              </w:rPr>
              <w:t>项目</w:t>
            </w:r>
          </w:p>
        </w:tc>
        <w:tc>
          <w:tcPr>
            <w:tcW w:w="3300" w:type="dxa"/>
            <w:tcBorders>
              <w:bottom w:val="single" w:color="000000" w:sz="6" w:space="0"/>
            </w:tcBorders>
            <w:vAlign w:val="center"/>
          </w:tcPr>
          <w:p w14:paraId="1B5A5EA3">
            <w:pPr>
              <w:keepNext/>
              <w:spacing w:before="20" w:after="20" w:line="240" w:lineRule="auto"/>
              <w:ind w:left="0" w:right="0" w:firstLine="0"/>
              <w:jc w:val="center"/>
            </w:pPr>
            <w:r>
              <w:rPr>
                <w:rFonts w:ascii="Times New Roman" w:hAnsi="Times New Roman" w:eastAsia="黑体"/>
                <w:b/>
                <w:sz w:val="21"/>
              </w:rPr>
              <w:t>方案要求</w:t>
            </w:r>
          </w:p>
        </w:tc>
        <w:tc>
          <w:tcPr>
            <w:tcW w:w="4806" w:type="dxa"/>
            <w:tcBorders>
              <w:bottom w:val="single" w:color="000000" w:sz="6" w:space="0"/>
            </w:tcBorders>
            <w:vAlign w:val="center"/>
          </w:tcPr>
          <w:p w14:paraId="03B4DB65">
            <w:pPr>
              <w:keepNext/>
              <w:spacing w:before="20" w:after="20" w:line="240" w:lineRule="auto"/>
              <w:ind w:left="0" w:right="0" w:firstLine="0"/>
              <w:jc w:val="center"/>
            </w:pPr>
            <w:r>
              <w:rPr>
                <w:rFonts w:ascii="Times New Roman" w:hAnsi="Times New Roman" w:eastAsia="黑体"/>
                <w:b/>
                <w:sz w:val="21"/>
              </w:rPr>
              <w:t>本批现场资料</w:t>
            </w:r>
          </w:p>
        </w:tc>
      </w:tr>
      <w:tr w14:paraId="3C1A4B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4550ACD">
            <w:pPr>
              <w:spacing w:before="20" w:after="20" w:line="240" w:lineRule="auto"/>
              <w:ind w:left="0" w:right="0" w:firstLine="0"/>
              <w:jc w:val="center"/>
            </w:pPr>
            <w:r>
              <w:rPr>
                <w:rFonts w:ascii="Times New Roman" w:hAnsi="Times New Roman"/>
                <w:sz w:val="21"/>
              </w:rPr>
              <w:t>采集时段</w:t>
            </w:r>
          </w:p>
        </w:tc>
        <w:tc>
          <w:tcPr>
            <w:tcW w:w="3300" w:type="dxa"/>
            <w:vAlign w:val="center"/>
          </w:tcPr>
          <w:p w14:paraId="08C597C9">
            <w:pPr>
              <w:spacing w:before="20" w:after="20" w:line="240" w:lineRule="auto"/>
              <w:ind w:left="0" w:right="0" w:firstLine="0"/>
              <w:rPr>
                <w:lang w:eastAsia="zh-CN"/>
              </w:rPr>
            </w:pPr>
            <w:r>
              <w:rPr>
                <w:rFonts w:ascii="Times New Roman" w:hAnsi="Times New Roman"/>
                <w:sz w:val="21"/>
                <w:lang w:eastAsia="zh-CN"/>
              </w:rPr>
              <w:t>夜间或凌晨，高水位及退水初期</w:t>
            </w:r>
          </w:p>
        </w:tc>
        <w:tc>
          <w:tcPr>
            <w:tcW w:w="4806" w:type="dxa"/>
            <w:vAlign w:val="center"/>
          </w:tcPr>
          <w:p w14:paraId="0F593EA6">
            <w:pPr>
              <w:spacing w:before="20" w:after="20" w:line="240" w:lineRule="auto"/>
              <w:ind w:left="0" w:right="0" w:firstLine="0"/>
            </w:pPr>
            <w:r>
              <w:rPr>
                <w:rFonts w:ascii="Times New Roman" w:hAnsi="Times New Roman"/>
                <w:sz w:val="21"/>
              </w:rPr>
              <w:t>2025年8月28日白天，09:41～15:03</w:t>
            </w:r>
          </w:p>
        </w:tc>
      </w:tr>
      <w:tr w14:paraId="04BDE9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E22145B">
            <w:pPr>
              <w:spacing w:before="20" w:after="20" w:line="240" w:lineRule="auto"/>
              <w:ind w:left="0" w:right="0" w:firstLine="0"/>
              <w:jc w:val="center"/>
            </w:pPr>
            <w:r>
              <w:rPr>
                <w:rFonts w:ascii="Times New Roman" w:hAnsi="Times New Roman"/>
                <w:sz w:val="21"/>
              </w:rPr>
              <w:t>巡检范围</w:t>
            </w:r>
          </w:p>
        </w:tc>
        <w:tc>
          <w:tcPr>
            <w:tcW w:w="3300" w:type="dxa"/>
            <w:vAlign w:val="center"/>
          </w:tcPr>
          <w:p w14:paraId="75FEA3C6">
            <w:pPr>
              <w:spacing w:before="20" w:after="20" w:line="240" w:lineRule="auto"/>
              <w:ind w:left="0" w:right="0" w:firstLine="0"/>
              <w:rPr>
                <w:lang w:eastAsia="zh-CN"/>
              </w:rPr>
            </w:pPr>
            <w:r>
              <w:rPr>
                <w:rFonts w:ascii="Times New Roman" w:hAnsi="Times New Roman"/>
                <w:sz w:val="21"/>
                <w:lang w:eastAsia="zh-CN"/>
              </w:rPr>
              <w:t>堤顶、背水坡、坡脚及出逸区</w:t>
            </w:r>
          </w:p>
        </w:tc>
        <w:tc>
          <w:tcPr>
            <w:tcW w:w="4806" w:type="dxa"/>
            <w:vAlign w:val="center"/>
          </w:tcPr>
          <w:p w14:paraId="0A5155B4">
            <w:pPr>
              <w:spacing w:before="20" w:after="20" w:line="240" w:lineRule="auto"/>
              <w:ind w:left="0" w:right="0" w:firstLine="0"/>
            </w:pPr>
            <w:r>
              <w:rPr>
                <w:rFonts w:ascii="Times New Roman" w:hAnsi="Times New Roman"/>
                <w:sz w:val="21"/>
              </w:rPr>
              <w:t>3个片区，红外图像113张</w:t>
            </w:r>
          </w:p>
        </w:tc>
      </w:tr>
      <w:tr w14:paraId="2AEFEB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46893DA2">
            <w:pPr>
              <w:spacing w:before="20" w:after="20" w:line="240" w:lineRule="auto"/>
              <w:ind w:left="0" w:right="0" w:firstLine="0"/>
              <w:jc w:val="center"/>
            </w:pPr>
            <w:r>
              <w:rPr>
                <w:rFonts w:ascii="Times New Roman" w:hAnsi="Times New Roman"/>
                <w:sz w:val="21"/>
              </w:rPr>
              <w:t>航高与重叠</w:t>
            </w:r>
          </w:p>
        </w:tc>
        <w:tc>
          <w:tcPr>
            <w:tcW w:w="3300" w:type="dxa"/>
            <w:vAlign w:val="center"/>
          </w:tcPr>
          <w:p w14:paraId="1B9A4411">
            <w:pPr>
              <w:spacing w:before="20" w:after="20" w:line="240" w:lineRule="auto"/>
              <w:ind w:left="0" w:right="0" w:firstLine="0"/>
              <w:rPr>
                <w:lang w:eastAsia="zh-CN"/>
              </w:rPr>
            </w:pPr>
            <w:r>
              <w:rPr>
                <w:rFonts w:ascii="Times New Roman" w:hAnsi="Times New Roman"/>
                <w:sz w:val="21"/>
                <w:lang w:eastAsia="zh-CN"/>
              </w:rPr>
              <w:t>按式（5-4）确定，普查约100 m、详查约50 m；航向重叠不少于30%</w:t>
            </w:r>
          </w:p>
        </w:tc>
        <w:tc>
          <w:tcPr>
            <w:tcW w:w="4806" w:type="dxa"/>
            <w:vAlign w:val="center"/>
          </w:tcPr>
          <w:p w14:paraId="17176117">
            <w:pPr>
              <w:spacing w:before="20" w:after="20" w:line="240" w:lineRule="auto"/>
              <w:ind w:left="0" w:right="0" w:firstLine="0"/>
              <w:rPr>
                <w:lang w:eastAsia="zh-CN"/>
              </w:rPr>
            </w:pPr>
            <w:r>
              <w:rPr>
                <w:rFonts w:ascii="Times New Roman" w:hAnsi="Times New Roman"/>
                <w:sz w:val="21"/>
                <w:lang w:eastAsia="zh-CN"/>
              </w:rPr>
              <w:t>片区A以约50 m和约100 m两档为主，片区B为11～301 m的定点拍摄；重叠率未记录</w:t>
            </w:r>
          </w:p>
        </w:tc>
      </w:tr>
      <w:tr w14:paraId="56348A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341D97F3">
            <w:pPr>
              <w:spacing w:before="20" w:after="20" w:line="240" w:lineRule="auto"/>
              <w:ind w:left="0" w:right="0" w:firstLine="0"/>
              <w:jc w:val="center"/>
            </w:pPr>
            <w:r>
              <w:rPr>
                <w:rFonts w:ascii="Times New Roman" w:hAnsi="Times New Roman"/>
                <w:sz w:val="21"/>
              </w:rPr>
              <w:t>拍摄姿态</w:t>
            </w:r>
          </w:p>
        </w:tc>
        <w:tc>
          <w:tcPr>
            <w:tcW w:w="3300" w:type="dxa"/>
            <w:vAlign w:val="center"/>
          </w:tcPr>
          <w:p w14:paraId="6FB83B03">
            <w:pPr>
              <w:spacing w:before="20" w:after="20" w:line="240" w:lineRule="auto"/>
              <w:ind w:left="0" w:right="0" w:firstLine="0"/>
            </w:pPr>
            <w:r>
              <w:rPr>
                <w:rFonts w:ascii="Times New Roman" w:hAnsi="Times New Roman"/>
                <w:sz w:val="21"/>
              </w:rPr>
              <w:t>云台垂直向下或固定俯角</w:t>
            </w:r>
          </w:p>
        </w:tc>
        <w:tc>
          <w:tcPr>
            <w:tcW w:w="4806" w:type="dxa"/>
            <w:vAlign w:val="center"/>
          </w:tcPr>
          <w:p w14:paraId="3D219AF0">
            <w:pPr>
              <w:spacing w:before="20" w:after="20" w:line="240" w:lineRule="auto"/>
              <w:ind w:left="0" w:right="0" w:firstLine="0"/>
              <w:rPr>
                <w:lang w:eastAsia="zh-CN"/>
              </w:rPr>
            </w:pPr>
            <w:r>
              <w:rPr>
                <w:rFonts w:ascii="Times New Roman" w:hAnsi="Times New Roman"/>
                <w:sz w:val="21"/>
                <w:lang w:eastAsia="zh-CN"/>
              </w:rPr>
              <w:t>110张云台俯仰角在−80°以下，接近垂直向下</w:t>
            </w:r>
          </w:p>
        </w:tc>
      </w:tr>
      <w:tr w14:paraId="7A268A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BE8B40B">
            <w:pPr>
              <w:spacing w:before="20" w:after="20" w:line="240" w:lineRule="auto"/>
              <w:ind w:left="0" w:right="0" w:firstLine="0"/>
              <w:jc w:val="center"/>
            </w:pPr>
            <w:r>
              <w:rPr>
                <w:rFonts w:ascii="Times New Roman" w:hAnsi="Times New Roman"/>
                <w:sz w:val="21"/>
              </w:rPr>
              <w:t>辐射参数</w:t>
            </w:r>
          </w:p>
        </w:tc>
        <w:tc>
          <w:tcPr>
            <w:tcW w:w="3300" w:type="dxa"/>
            <w:vAlign w:val="center"/>
          </w:tcPr>
          <w:p w14:paraId="77510F4A">
            <w:pPr>
              <w:spacing w:before="20" w:after="20" w:line="240" w:lineRule="auto"/>
              <w:ind w:left="0" w:right="0" w:firstLine="0"/>
              <w:rPr>
                <w:lang w:eastAsia="zh-CN"/>
              </w:rPr>
            </w:pPr>
            <w:r>
              <w:rPr>
                <w:rFonts w:ascii="Times New Roman" w:hAnsi="Times New Roman"/>
                <w:sz w:val="21"/>
                <w:lang w:eastAsia="zh-CN"/>
              </w:rPr>
              <w:t>发射率约0.95，距离取实际航高</w:t>
            </w:r>
          </w:p>
        </w:tc>
        <w:tc>
          <w:tcPr>
            <w:tcW w:w="4806" w:type="dxa"/>
            <w:vAlign w:val="center"/>
          </w:tcPr>
          <w:p w14:paraId="5B20BD07">
            <w:pPr>
              <w:spacing w:before="20" w:after="20" w:line="240" w:lineRule="auto"/>
              <w:ind w:left="0" w:right="0" w:firstLine="0"/>
              <w:rPr>
                <w:lang w:eastAsia="zh-CN"/>
              </w:rPr>
            </w:pPr>
            <w:r>
              <w:rPr>
                <w:rFonts w:ascii="Times New Roman" w:hAnsi="Times New Roman"/>
                <w:sz w:val="21"/>
                <w:lang w:eastAsia="zh-CN"/>
              </w:rPr>
              <w:t>全部为默认值：发射率1.00、距离5 m、湿度70%、反射温度23.0 ℃</w:t>
            </w:r>
          </w:p>
        </w:tc>
      </w:tr>
      <w:tr w14:paraId="04FA18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71C97591">
            <w:pPr>
              <w:spacing w:before="20" w:after="20" w:line="240" w:lineRule="auto"/>
              <w:ind w:left="0" w:right="0" w:firstLine="0"/>
              <w:jc w:val="center"/>
            </w:pPr>
            <w:r>
              <w:rPr>
                <w:rFonts w:ascii="Times New Roman" w:hAnsi="Times New Roman"/>
                <w:sz w:val="21"/>
              </w:rPr>
              <w:t>覆盖记录</w:t>
            </w:r>
          </w:p>
        </w:tc>
        <w:tc>
          <w:tcPr>
            <w:tcW w:w="3300" w:type="dxa"/>
            <w:vAlign w:val="center"/>
          </w:tcPr>
          <w:p w14:paraId="3F6C6D06">
            <w:pPr>
              <w:spacing w:before="20" w:after="20" w:line="240" w:lineRule="auto"/>
              <w:ind w:left="0" w:right="0" w:firstLine="0"/>
              <w:rPr>
                <w:lang w:eastAsia="zh-CN"/>
              </w:rPr>
            </w:pPr>
            <w:r>
              <w:rPr>
                <w:rFonts w:ascii="Times New Roman" w:hAnsi="Times New Roman"/>
                <w:sz w:val="21"/>
                <w:lang w:eastAsia="zh-CN"/>
              </w:rPr>
              <w:t>逐段记录覆盖区间与次数</w:t>
            </w:r>
          </w:p>
        </w:tc>
        <w:tc>
          <w:tcPr>
            <w:tcW w:w="4806" w:type="dxa"/>
            <w:vAlign w:val="center"/>
          </w:tcPr>
          <w:p w14:paraId="1AF523A0">
            <w:pPr>
              <w:spacing w:before="20" w:after="20" w:line="240" w:lineRule="auto"/>
              <w:ind w:left="0" w:right="0" w:firstLine="0"/>
              <w:rPr>
                <w:lang w:eastAsia="zh-CN"/>
              </w:rPr>
            </w:pPr>
            <w:r>
              <w:rPr>
                <w:rFonts w:ascii="Times New Roman" w:hAnsi="Times New Roman"/>
                <w:sz w:val="21"/>
                <w:lang w:eastAsia="zh-CN"/>
              </w:rPr>
              <w:t>未提供，仅有航线截图</w:t>
            </w:r>
          </w:p>
        </w:tc>
      </w:tr>
      <w:tr w14:paraId="5EF46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63E45C1">
            <w:pPr>
              <w:spacing w:before="20" w:after="20" w:line="240" w:lineRule="auto"/>
              <w:ind w:left="0" w:right="0" w:firstLine="0"/>
              <w:jc w:val="center"/>
            </w:pPr>
            <w:r>
              <w:rPr>
                <w:rFonts w:ascii="Times New Roman" w:hAnsi="Times New Roman"/>
                <w:sz w:val="21"/>
              </w:rPr>
              <w:t>复核记录</w:t>
            </w:r>
          </w:p>
        </w:tc>
        <w:tc>
          <w:tcPr>
            <w:tcW w:w="3300" w:type="dxa"/>
            <w:vAlign w:val="center"/>
          </w:tcPr>
          <w:p w14:paraId="1DF63690">
            <w:pPr>
              <w:spacing w:before="20" w:after="20" w:line="240" w:lineRule="auto"/>
              <w:ind w:left="0" w:right="0" w:firstLine="0"/>
              <w:rPr>
                <w:lang w:eastAsia="zh-CN"/>
              </w:rPr>
            </w:pPr>
            <w:r>
              <w:rPr>
                <w:rFonts w:ascii="Times New Roman" w:hAnsi="Times New Roman"/>
                <w:sz w:val="21"/>
                <w:lang w:eastAsia="zh-CN"/>
              </w:rPr>
              <w:t>结论、原因、复核人、时间、处置意见</w:t>
            </w:r>
          </w:p>
        </w:tc>
        <w:tc>
          <w:tcPr>
            <w:tcW w:w="4806" w:type="dxa"/>
            <w:vAlign w:val="center"/>
          </w:tcPr>
          <w:p w14:paraId="00219F6A">
            <w:pPr>
              <w:spacing w:before="20" w:after="20" w:line="240" w:lineRule="auto"/>
              <w:ind w:left="0" w:right="0" w:firstLine="0"/>
              <w:rPr>
                <w:lang w:eastAsia="zh-CN"/>
              </w:rPr>
            </w:pPr>
            <w:r>
              <w:rPr>
                <w:rFonts w:ascii="Times New Roman" w:hAnsi="Times New Roman"/>
                <w:sz w:val="21"/>
                <w:lang w:eastAsia="zh-CN"/>
              </w:rPr>
              <w:t>结论与原因齐全，复核人、时间和处置意见未填写</w:t>
            </w:r>
          </w:p>
        </w:tc>
      </w:tr>
    </w:tbl>
    <w:p w14:paraId="562B9B5E">
      <w:pPr>
        <w:spacing w:after="0" w:line="360" w:lineRule="auto"/>
        <w:rPr>
          <w:lang w:eastAsia="zh-CN"/>
        </w:rPr>
      </w:pPr>
      <w:r>
        <w:rPr>
          <w:rFonts w:ascii="Times New Roman" w:hAnsi="Times New Roman"/>
          <w:lang w:eastAsia="zh-CN"/>
        </w:rPr>
        <w:t>由表5-8可见，本批资料在采集设备、拍摄姿态和元数据记录方面满足方案要求，但采集时段、辐射参数设置和覆盖记录与方案存在差距。这些差距不影响图像的识别和复核，却直接限制了巡检结果在评价中的作用：白天采集会增加误报，默认辐射参数使绝对温度存在偏差，缺少覆盖记录则无法证明未检出区域已经检查。</w:t>
      </w:r>
    </w:p>
    <w:p w14:paraId="7B16F57D">
      <w:pPr>
        <w:pStyle w:val="6"/>
      </w:pPr>
      <w:r>
        <w:rPr>
          <w:rFonts w:ascii="Times New Roman" w:hAnsi="Times New Roman"/>
        </w:rPr>
        <w:t xml:space="preserve">5.2.4.4 </w:t>
      </w:r>
      <w:r>
        <w:t>现场巡检概况</w:t>
      </w:r>
    </w:p>
    <w:p w14:paraId="63CF79E0">
      <w:pPr>
        <w:spacing w:after="0" w:line="360" w:lineRule="auto"/>
        <w:rPr>
          <w:lang w:eastAsia="zh-CN"/>
        </w:rPr>
      </w:pPr>
      <w:r>
        <w:rPr>
          <w:rFonts w:ascii="Times New Roman" w:hAnsi="Times New Roman"/>
          <w:lang w:eastAsia="zh-CN"/>
        </w:rPr>
        <w:t>2025年8月28日在匿名堤段开展了一次现场红外巡检，共获取图像114张，其中红外图像113张。根据机位的空间分布，113张红外图像分属3个巡检片区（图5-6a、b）。各片区的地理位置不予报告，图中坐标为相对各片区首张图像机位的东向、北向距离。片区A于09:41～10:02采集87张，航迹呈带状，南北向延伸约590 m，累计航迹长约1.39 km；片区B于10:38～11:15采集24张，为约310 m×300 m范围内的多点拍摄，累计航迹长约1.76 km；片区C于15:02～15:03补充采集2张。经人工复核的9个算法候选中，1个位于片区A，8个位于片区B。</w:t>
      </w:r>
    </w:p>
    <w:p w14:paraId="7E27053D">
      <w:pPr>
        <w:keepNext/>
        <w:spacing w:before="120" w:after="0" w:line="240" w:lineRule="auto"/>
        <w:jc w:val="center"/>
      </w:pPr>
      <w:r>
        <w:rPr>
          <w:lang w:eastAsia="zh-CN"/>
        </w:rPr>
        <w:drawing>
          <wp:inline distT="0" distB="0" distL="0" distR="0">
            <wp:extent cx="4572000" cy="3314700"/>
            <wp:effectExtent l="0" t="0" r="0" b="0"/>
            <wp:docPr id="96" name="图片 1698972902" descr="图5-6  现场巡检片区、飞行高度与图像温度极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698972902" descr="图5-6  现场巡检片区、飞行高度与图像温度极值"/>
                    <pic:cNvPicPr>
                      <a:picLocks noChangeAspect="1"/>
                    </pic:cNvPicPr>
                  </pic:nvPicPr>
                  <pic:blipFill>
                    <a:blip r:embed="rId169"/>
                    <a:stretch>
                      <a:fillRect/>
                    </a:stretch>
                  </pic:blipFill>
                  <pic:spPr>
                    <a:xfrm>
                      <a:off x="0" y="0"/>
                      <a:ext cx="4572000" cy="3315067"/>
                    </a:xfrm>
                    <a:prstGeom prst="rect">
                      <a:avLst/>
                    </a:prstGeom>
                  </pic:spPr>
                </pic:pic>
              </a:graphicData>
            </a:graphic>
          </wp:inline>
        </w:drawing>
      </w:r>
    </w:p>
    <w:p w14:paraId="69000A73">
      <w:pPr>
        <w:spacing w:after="120" w:line="240" w:lineRule="auto"/>
        <w:ind w:firstLine="0"/>
        <w:jc w:val="center"/>
        <w:rPr>
          <w:lang w:eastAsia="zh-CN"/>
        </w:rPr>
      </w:pPr>
      <w:r>
        <w:rPr>
          <w:rFonts w:ascii="Times New Roman" w:hAnsi="Times New Roman"/>
          <w:sz w:val="21"/>
          <w:szCs w:val="21"/>
          <w:lang w:eastAsia="zh-CN"/>
        </w:rPr>
        <w:t>图5-6　现场巡检片区、飞行高度与图像温度极值</w:t>
      </w:r>
    </w:p>
    <w:p w14:paraId="1BC1ED93">
      <w:pPr>
        <w:spacing w:after="120" w:line="240" w:lineRule="auto"/>
        <w:ind w:firstLine="0"/>
        <w:jc w:val="center"/>
        <w:rPr>
          <w:lang w:eastAsia="zh-CN"/>
        </w:rPr>
      </w:pPr>
      <w:r>
        <w:rPr>
          <w:rFonts w:ascii="Times New Roman" w:hAnsi="Times New Roman" w:cs="Times New Roman"/>
          <w:sz w:val="21"/>
          <w:szCs w:val="21"/>
          <w:lang w:eastAsia="zh-CN"/>
        </w:rPr>
        <w:t>Fig. 5-6 On-site inspection zones, flight altitudes and image temperature extremes</w:t>
      </w:r>
    </w:p>
    <w:p w14:paraId="2AA2AFCF">
      <w:pPr>
        <w:spacing w:after="0" w:line="360" w:lineRule="auto"/>
        <w:rPr>
          <w:lang w:eastAsia="zh-CN"/>
        </w:rPr>
      </w:pPr>
      <w:r>
        <w:rPr>
          <w:rFonts w:ascii="Times New Roman" w:hAnsi="Times New Roman"/>
          <w:lang w:eastAsia="zh-CN"/>
        </w:rPr>
        <w:t>图像元数据记录了相对起飞点的航高和云台姿态（图5-6c）。片区A的87张图像中，62张航高为47～60 m，25张为85～105 m，与普查、详查两档航高的方案一致；片区B的24张图像航高在11～301 m之间变化，属于针对特定目标的定点拍摄；113张图像中有110张云台俯仰角在−80°以下，接近垂直向下拍摄，便于后续的地面投影。需要注意的是，元数据中的航高是相对起飞点而非相对地面的高度，堤顶、坡脚和水面之间存在高差时，须结合数字高程模型换算为相对地面的高度后才能用于式（5-4）。</w:t>
      </w:r>
    </w:p>
    <w:p w14:paraId="6D487FD6">
      <w:pPr>
        <w:spacing w:after="0" w:line="360" w:lineRule="auto"/>
        <w:rPr>
          <w:lang w:eastAsia="zh-CN"/>
        </w:rPr>
      </w:pPr>
      <w:r>
        <w:rPr>
          <w:rFonts w:ascii="Times New Roman" w:hAnsi="Times New Roman"/>
          <w:lang w:eastAsia="zh-CN"/>
        </w:rPr>
        <w:t>根据辐射温度报告，113张图像的设备型号、焦距和光圈一致，测量参数均为默认值（距离5 m、空气湿度70%、发射率1.00、反射温度23.0 ℃）。各图像的最高温度为30.9～59.3 ℃（中位数42.2 ℃），最低温度为20.3～28.4 ℃（中位数25.8 ℃），单张图像内的温差为3.2～36.9 ℃（中位数16.5 ℃）（图5-6d）。片区B采集时日照增强，单张图像的温差中位数达26.7 ℃，高于片区A的15.7 ℃。路面、裸土、水体和植被之间存在明显的日照温差，此类背景温差远大于渗漏引起的局部温差，是白天采集误报较多的主要原因。</w:t>
      </w:r>
    </w:p>
    <w:p w14:paraId="78BF0D56">
      <w:pPr>
        <w:pStyle w:val="6"/>
      </w:pPr>
      <w:r>
        <w:rPr>
          <w:rFonts w:ascii="Times New Roman" w:hAnsi="Times New Roman"/>
        </w:rPr>
        <w:t xml:space="preserve">5.2.4.5 </w:t>
      </w:r>
      <w:r>
        <w:t>红外图像预处理</w:t>
      </w:r>
    </w:p>
    <w:p w14:paraId="660E0E89">
      <w:pPr>
        <w:spacing w:after="0" w:line="360" w:lineRule="auto"/>
        <w:rPr>
          <w:lang w:eastAsia="zh-CN"/>
        </w:rPr>
      </w:pPr>
      <w:r>
        <w:rPr>
          <w:rFonts w:ascii="Times New Roman" w:hAnsi="Times New Roman"/>
          <w:lang w:eastAsia="zh-CN"/>
        </w:rPr>
        <w:t>红外图像需经温度反演与发射率校正、局部温差提取、双光配准与地面投影三步预处理。设备按设定的发射率将接收辐射换算为温度，设定值与实际地物不符时读数存在偏差，忽略大气衰减时可按下式校正</w:t>
      </w:r>
      <w:r>
        <w:rPr>
          <w:rFonts w:ascii="Times New Roman" w:hAnsi="Times New Roman"/>
          <w:vertAlign w:val="superscript"/>
          <w:lang w:eastAsia="zh-CN"/>
        </w:rPr>
        <w:t>[211]</w:t>
      </w:r>
      <w:r>
        <w:rPr>
          <w:rFonts w:ascii="Times New Roman" w:hAnsi="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C6F7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A644117">
            <w:pPr>
              <w:spacing w:before="60" w:after="60" w:line="240" w:lineRule="auto"/>
              <w:ind w:left="0" w:right="0" w:firstLine="0"/>
              <w:jc w:val="center"/>
              <w:rPr>
                <w:rFonts w:ascii="Times New Roman" w:hAnsi="Times New Roman" w:cs="Times New Roman"/>
              </w:rPr>
            </w:pPr>
            <w:r>
              <w:rPr>
                <w:rFonts w:ascii="Times New Roman" w:hAnsi="Times New Roman" w:cs="Times New Roman"/>
              </w:rPr>
              <w:t>Tobj = [(Tm4 − (1 − ε)Trefl4)/ε]1/4</w:t>
            </w:r>
          </w:p>
        </w:tc>
        <w:tc>
          <w:tcPr>
            <w:tcW w:w="848" w:type="dxa"/>
            <w:tcBorders>
              <w:top w:val="nil"/>
              <w:left w:val="nil"/>
              <w:bottom w:val="nil"/>
              <w:right w:val="nil"/>
            </w:tcBorders>
            <w:vAlign w:val="center"/>
          </w:tcPr>
          <w:p w14:paraId="381190C5">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（5-5）</w:t>
            </w:r>
          </w:p>
        </w:tc>
      </w:tr>
    </w:tbl>
    <w:p w14:paraId="4F7B2D30">
      <w:pPr>
        <w:spacing w:after="0" w:line="360" w:lineRule="auto"/>
        <w:rPr>
          <w:lang w:eastAsia="zh-CN"/>
        </w:rPr>
      </w:pPr>
      <w:r>
        <w:rPr>
          <w:rFonts w:ascii="Times New Roman" w:hAnsi="Times New Roman"/>
          <w:lang w:eastAsia="zh-CN"/>
        </w:rPr>
        <w:t>式中，</w:t>
      </w:r>
      <w:r>
        <w:rPr>
          <w:rFonts w:ascii="Times New Roman" w:hAnsi="Times New Roman"/>
          <w:i/>
          <w:lang w:eastAsia="zh-CN"/>
        </w:rPr>
        <w:t>T</w:t>
      </w:r>
      <w:r>
        <w:rPr>
          <w:rFonts w:ascii="Times New Roman" w:hAnsi="Times New Roman"/>
          <w:vertAlign w:val="subscript"/>
          <w:lang w:eastAsia="zh-CN"/>
        </w:rPr>
        <w:t>obj</w:t>
      </w:r>
      <w:r>
        <w:rPr>
          <w:rFonts w:ascii="Times New Roman" w:hAnsi="Times New Roman"/>
          <w:lang w:eastAsia="zh-CN"/>
        </w:rPr>
        <w:t xml:space="preserve"> 为地物温度；</w:t>
      </w:r>
      <w:r>
        <w:rPr>
          <w:rFonts w:ascii="Times New Roman" w:hAnsi="Times New Roman"/>
          <w:i/>
          <w:lang w:eastAsia="zh-CN"/>
        </w:rPr>
        <w:t>T</w:t>
      </w:r>
      <w:r>
        <w:rPr>
          <w:rFonts w:ascii="Times New Roman" w:hAnsi="Times New Roman"/>
          <w:vertAlign w:val="subscript"/>
          <w:lang w:eastAsia="zh-CN"/>
        </w:rPr>
        <w:t>m</w:t>
      </w:r>
      <w:r>
        <w:rPr>
          <w:rFonts w:ascii="Times New Roman" w:hAnsi="Times New Roman"/>
          <w:lang w:eastAsia="zh-CN"/>
        </w:rPr>
        <w:t xml:space="preserve"> 为按发射率1.0换算的温度；</w:t>
      </w:r>
      <w:r>
        <w:rPr>
          <w:rFonts w:ascii="Times New Roman" w:hAnsi="Times New Roman"/>
          <w:i/>
          <w:lang w:eastAsia="zh-CN"/>
        </w:rPr>
        <w:t>T</w:t>
      </w:r>
      <w:r>
        <w:rPr>
          <w:rFonts w:ascii="Times New Roman" w:hAnsi="Times New Roman"/>
          <w:vertAlign w:val="subscript"/>
          <w:lang w:eastAsia="zh-CN"/>
        </w:rPr>
        <w:t>refl</w:t>
      </w:r>
      <w:r>
        <w:rPr>
          <w:rFonts w:ascii="Times New Roman" w:hAnsi="Times New Roman"/>
          <w:lang w:eastAsia="zh-CN"/>
        </w:rPr>
        <w:t xml:space="preserve"> 为反射环境温度；</w:t>
      </w:r>
      <w:r>
        <w:rPr>
          <w:rFonts w:ascii="Times New Roman" w:hAnsi="Times New Roman"/>
          <w:i/>
        </w:rPr>
        <w:t>ε</w:t>
      </w:r>
      <w:r>
        <w:rPr>
          <w:rFonts w:ascii="Times New Roman" w:hAnsi="Times New Roman"/>
          <w:lang w:eastAsia="zh-CN"/>
        </w:rPr>
        <w:t xml:space="preserve"> 为地物发射率；温度单位为K。本批图像采用设备默认参数，绝对温度未经校正，仅用于相对温差判读。渗漏判读关注可疑区域与周边地表的温差：</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7840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163F69D">
            <w:pPr>
              <w:spacing w:before="60" w:after="60" w:line="240" w:lineRule="auto"/>
              <w:ind w:left="0" w:right="0" w:firstLine="0"/>
              <w:jc w:val="center"/>
              <w:rPr>
                <w:rFonts w:ascii="Times New Roman" w:hAnsi="Times New Roman" w:cs="Times New Roman"/>
              </w:rPr>
            </w:pPr>
            <w:r>
              <w:rPr>
                <w:rFonts w:ascii="Times New Roman" w:hAnsi="Times New Roman" w:cs="Times New Roman"/>
              </w:rPr>
              <w:t>ΔT = Tbox − median(Tring)</w:t>
            </w:r>
          </w:p>
        </w:tc>
        <w:tc>
          <w:tcPr>
            <w:tcW w:w="848" w:type="dxa"/>
            <w:tcBorders>
              <w:top w:val="nil"/>
              <w:left w:val="nil"/>
              <w:bottom w:val="nil"/>
              <w:right w:val="nil"/>
            </w:tcBorders>
            <w:vAlign w:val="center"/>
          </w:tcPr>
          <w:p w14:paraId="44BD16C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（5-6）</w:t>
            </w:r>
          </w:p>
        </w:tc>
      </w:tr>
    </w:tbl>
    <w:p w14:paraId="7108B997">
      <w:pPr>
        <w:spacing w:after="0" w:line="360" w:lineRule="auto"/>
        <w:rPr>
          <w:lang w:eastAsia="zh-CN"/>
        </w:rPr>
      </w:pPr>
      <w:r>
        <w:rPr>
          <w:rFonts w:ascii="Times New Roman" w:hAnsi="Times New Roman"/>
          <w:lang w:eastAsia="zh-CN"/>
        </w:rPr>
        <w:t>式中，</w:t>
      </w:r>
      <w:r>
        <w:rPr>
          <w:rFonts w:ascii="Times New Roman" w:hAnsi="Times New Roman"/>
          <w:i/>
          <w:lang w:eastAsia="zh-CN"/>
        </w:rPr>
        <w:t>T</w:t>
      </w:r>
      <w:r>
        <w:rPr>
          <w:rFonts w:ascii="Times New Roman" w:hAnsi="Times New Roman"/>
          <w:vertAlign w:val="subscript"/>
          <w:lang w:eastAsia="zh-CN"/>
        </w:rPr>
        <w:t>box</w:t>
      </w:r>
      <w:r>
        <w:rPr>
          <w:rFonts w:ascii="Times New Roman" w:hAnsi="Times New Roman"/>
          <w:lang w:eastAsia="zh-CN"/>
        </w:rPr>
        <w:t xml:space="preserve"> 为检测框内的平均温度；</w:t>
      </w:r>
      <w:r>
        <w:rPr>
          <w:rFonts w:ascii="Times New Roman" w:hAnsi="Times New Roman"/>
          <w:i/>
          <w:lang w:eastAsia="zh-CN"/>
        </w:rPr>
        <w:t>T</w:t>
      </w:r>
      <w:r>
        <w:rPr>
          <w:rFonts w:ascii="Times New Roman" w:hAnsi="Times New Roman"/>
          <w:vertAlign w:val="subscript"/>
          <w:lang w:eastAsia="zh-CN"/>
        </w:rPr>
        <w:t>ring</w:t>
      </w:r>
      <w:r>
        <w:rPr>
          <w:rFonts w:ascii="Times New Roman" w:hAnsi="Times New Roman"/>
          <w:lang w:eastAsia="zh-CN"/>
        </w:rPr>
        <w:t xml:space="preserve"> 为框外环带的温度，环带取以检测框为中心、宽和高各放大1倍的矩形扣除检测框后的区域，取中位数可减小个别异常像素的影响。夜间渗水区通常偏暖、白天常偏冷，</w:t>
      </w:r>
      <w:r>
        <w:rPr>
          <w:rFonts w:ascii="Times New Roman" w:hAnsi="Times New Roman"/>
        </w:rPr>
        <w:t>Δ</w:t>
      </w:r>
      <w:r>
        <w:rPr>
          <w:rFonts w:ascii="Times New Roman" w:hAnsi="Times New Roman"/>
          <w:i/>
          <w:lang w:eastAsia="zh-CN"/>
        </w:rPr>
        <w:t>T</w:t>
      </w:r>
      <w:r>
        <w:rPr>
          <w:rFonts w:ascii="Times New Roman" w:hAnsi="Times New Roman"/>
          <w:lang w:eastAsia="zh-CN"/>
        </w:rPr>
        <w:t xml:space="preserve"> 的符号需结合采集时刻判读。R-JPEG的原始辐射数据须用设备厂商的工具解码，本章对导出的辐射温度伪彩色图按其色标将每个像素换算为温度（色标顶端为图像最高温度，底端为最低温度），再按式（5-6）计算温差，所得为近似的相对值。双光配准将红外图像与同时刻的可见光图像对齐，以排除水体、道路和植被干扰，再依据飞行高度、相机姿态和数字高程模型（DEM）投影到地面。</w:t>
      </w:r>
    </w:p>
    <w:p w14:paraId="3098EC9A">
      <w:pPr>
        <w:pStyle w:val="6"/>
      </w:pPr>
      <w:r>
        <w:rPr>
          <w:rFonts w:ascii="Times New Roman" w:hAnsi="Times New Roman"/>
        </w:rPr>
        <w:t xml:space="preserve">5.2.4.6 </w:t>
      </w:r>
      <w:r>
        <w:t>管涌识别模型</w:t>
      </w:r>
    </w:p>
    <w:p w14:paraId="5DD6198C">
      <w:pPr>
        <w:spacing w:after="0" w:line="360" w:lineRule="auto"/>
        <w:rPr>
          <w:lang w:eastAsia="zh-CN"/>
        </w:rPr>
      </w:pPr>
      <w:r>
        <w:rPr>
          <w:rFonts w:ascii="Times New Roman" w:hAnsi="Times New Roman"/>
          <w:lang w:eastAsia="zh-CN"/>
        </w:rPr>
        <w:t>预处理后的红外图像需要由识别模型定位疑似管涌或渗漏区域，输出检测框、类别和置信度。置信度是模型对框内存在目标的评分（0～1），不等于该处确为管涌的概率，因此识别结果在评价中一律先作为候选。识别模型以YOLO系列单阶段检测框架为基础</w:t>
      </w:r>
      <w:r>
        <w:rPr>
          <w:rFonts w:ascii="Times New Roman" w:hAnsi="Times New Roman"/>
          <w:vertAlign w:val="superscript"/>
          <w:lang w:eastAsia="zh-CN"/>
        </w:rPr>
        <w:t>[125]</w:t>
      </w:r>
      <w:r>
        <w:rPr>
          <w:rFonts w:ascii="Times New Roman" w:hAnsi="Times New Roman"/>
          <w:lang w:eastAsia="zh-CN"/>
        </w:rPr>
        <w:t>，YOLOv8</w:t>
      </w:r>
      <w:r>
        <w:rPr>
          <w:rFonts w:ascii="Times New Roman" w:hAnsi="Times New Roman"/>
          <w:vertAlign w:val="superscript"/>
          <w:lang w:eastAsia="zh-CN"/>
        </w:rPr>
        <w:t>[126]</w:t>
      </w:r>
      <w:r>
        <w:rPr>
          <w:rFonts w:ascii="Times New Roman" w:hAnsi="Times New Roman"/>
          <w:lang w:eastAsia="zh-CN"/>
        </w:rPr>
        <w:t>的骨干网络、颈部网络和解耦检测头结构已在第2章介绍，其轻量版本YOLOv8n参数量少、推理速度快，适合部署于机载或边缘设备，因此选作基线模型。</w:t>
      </w:r>
    </w:p>
    <w:p w14:paraId="20BD2793">
      <w:pPr>
        <w:spacing w:after="0" w:line="360" w:lineRule="auto"/>
        <w:rPr>
          <w:lang w:eastAsia="zh-CN"/>
        </w:rPr>
      </w:pPr>
      <w:r>
        <w:rPr>
          <w:rFonts w:ascii="Times New Roman" w:hAnsi="Times New Roman"/>
          <w:lang w:eastAsia="zh-CN"/>
        </w:rPr>
        <w:t>在YOLOv8骨干网络中嵌入CBAM卷积块注意力模块</w:t>
      </w:r>
      <w:r>
        <w:rPr>
          <w:rFonts w:ascii="Times New Roman" w:hAnsi="Times New Roman"/>
          <w:vertAlign w:val="superscript"/>
          <w:lang w:eastAsia="zh-CN"/>
        </w:rPr>
        <w:t>[130]</w:t>
      </w:r>
      <w:r>
        <w:rPr>
          <w:rFonts w:ascii="Times New Roman" w:hAnsi="Times New Roman"/>
          <w:lang w:eastAsia="zh-CN"/>
        </w:rPr>
        <w:t>，通过通道与空间两个维度的自适应加权增强微弱温度异常的特征响应。但CBAM主要作用于特征提取阶段，并未改变YOLOv8自8倍下采样起检测的结构，对小目标的感知、边界框回归和背景热斑抑制仍有不足。为此，进一步采用在YOLOv8n基础上改进的P2ES-YOLO模型</w:t>
      </w:r>
      <w:r>
        <w:rPr>
          <w:rFonts w:ascii="Times New Roman" w:hAnsi="Times New Roman"/>
          <w:vertAlign w:val="superscript"/>
          <w:lang w:eastAsia="zh-CN"/>
        </w:rPr>
        <w:t>[28]</w:t>
      </w:r>
      <w:r>
        <w:rPr>
          <w:rFonts w:ascii="Times New Roman" w:hAnsi="Times New Roman"/>
          <w:lang w:eastAsia="zh-CN"/>
        </w:rPr>
        <w:t>，其结构如图5-7所示，从特征提取、定位精度和误检抑制三个层面加以改进。</w:t>
      </w:r>
    </w:p>
    <w:p w14:paraId="485566D5">
      <w:pPr>
        <w:keepNext/>
        <w:spacing w:before="120" w:after="0" w:line="240" w:lineRule="auto"/>
        <w:jc w:val="center"/>
      </w:pPr>
      <w:r>
        <w:rPr>
          <w:lang w:eastAsia="zh-CN"/>
        </w:rPr>
        <w:drawing>
          <wp:inline distT="0" distB="0" distL="0" distR="0">
            <wp:extent cx="3474720" cy="3289935"/>
            <wp:effectExtent l="0" t="0" r="0" b="0"/>
            <wp:docPr id="97" name="图片 1743756" descr="图5-7  P2ES-YOLO管涌识别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743756" descr="图5-7  P2ES-YOLO管涌识别模型结构"/>
                    <pic:cNvPicPr>
                      <a:picLocks noChangeAspect="1"/>
                    </pic:cNvPicPr>
                  </pic:nvPicPr>
                  <pic:blipFill>
                    <a:blip r:embed="rId170"/>
                    <a:stretch>
                      <a:fillRect/>
                    </a:stretch>
                  </pic:blipFill>
                  <pic:spPr>
                    <a:xfrm>
                      <a:off x="0" y="0"/>
                      <a:ext cx="3474720" cy="3290336"/>
                    </a:xfrm>
                    <a:prstGeom prst="rect">
                      <a:avLst/>
                    </a:prstGeom>
                  </pic:spPr>
                </pic:pic>
              </a:graphicData>
            </a:graphic>
          </wp:inline>
        </w:drawing>
      </w:r>
    </w:p>
    <w:p w14:paraId="37BD443D">
      <w:pPr>
        <w:spacing w:after="120" w:line="240" w:lineRule="auto"/>
        <w:ind w:firstLine="0"/>
        <w:jc w:val="center"/>
        <w:rPr>
          <w:lang w:eastAsia="zh-CN"/>
        </w:rPr>
      </w:pPr>
      <w:r>
        <w:rPr>
          <w:rFonts w:ascii="Times New Roman" w:hAnsi="Times New Roman"/>
          <w:sz w:val="21"/>
          <w:szCs w:val="21"/>
          <w:lang w:eastAsia="zh-CN"/>
        </w:rPr>
        <w:t>图5-7　P2ES-YOLO管涌识别模型结构</w:t>
      </w:r>
    </w:p>
    <w:p w14:paraId="0E6232E2">
      <w:pPr>
        <w:spacing w:after="120" w:line="240" w:lineRule="auto"/>
        <w:ind w:firstLine="0"/>
        <w:jc w:val="center"/>
        <w:rPr>
          <w:lang w:eastAsia="zh-CN"/>
        </w:rPr>
      </w:pPr>
      <w:r>
        <w:rPr>
          <w:rFonts w:ascii="Times New Roman" w:hAnsi="Times New Roman" w:cs="Times New Roman"/>
          <w:sz w:val="21"/>
          <w:szCs w:val="21"/>
          <w:lang w:eastAsia="zh-CN"/>
        </w:rPr>
        <w:t>Fig. 5-7 Structure of the P2ES-YOLO piping recognition model</w:t>
      </w:r>
    </w:p>
    <w:p w14:paraId="76EA0F79">
      <w:pPr>
        <w:spacing w:after="0" w:line="360" w:lineRule="auto"/>
        <w:rPr>
          <w:lang w:eastAsia="zh-CN"/>
        </w:rPr>
      </w:pPr>
      <w:r>
        <w:rPr>
          <w:rFonts w:ascii="Times New Roman" w:hAnsi="Times New Roman"/>
          <w:lang w:eastAsia="zh-CN"/>
        </w:rPr>
        <w:t>一是增加P2小目标检测分支。YOLOv8n的特征金字塔从P3层（8倍下采样，640×640输入时特征图为80×80）开始检测，尺寸小于8×8像素的渗漏目标在该层不足1个网格单元，表征能力不足。P2分支利用骨干网络中4倍下采样的P2层特征图（160×160），该层保留了更丰富的空间细节和原始温度梯度信息，并通过一条自上而下的路径与深层语义融合</w:t>
      </w:r>
      <w:r>
        <w:rPr>
          <w:rFonts w:ascii="Times New Roman" w:hAnsi="Times New Roman"/>
          <w:vertAlign w:val="superscript"/>
          <w:lang w:eastAsia="zh-CN"/>
        </w:rPr>
        <w:t>[212]</w:t>
      </w:r>
      <w:r>
        <w:rPr>
          <w:rFonts w:ascii="Times New Roman" w:hAnsi="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99D7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2356490">
            <w:pPr>
              <w:spacing w:before="60" w:after="60" w:line="240" w:lineRule="auto"/>
              <w:ind w:left="0" w:right="0" w:firstLine="0"/>
              <w:jc w:val="center"/>
              <w:rPr>
                <w:rFonts w:ascii="Times New Roman" w:hAnsi="Times New Roman" w:cs="Times New Roman"/>
              </w:rPr>
            </w:pPr>
            <w:r>
              <w:rPr>
                <w:rFonts w:ascii="Times New Roman" w:hAnsi="Times New Roman" w:cs="Times New Roman"/>
              </w:rPr>
              <w:t>p2out = Conv(Concat(p2in, Upsample(p3in)))</w:t>
            </w:r>
          </w:p>
        </w:tc>
        <w:tc>
          <w:tcPr>
            <w:tcW w:w="848" w:type="dxa"/>
            <w:tcBorders>
              <w:top w:val="nil"/>
              <w:left w:val="nil"/>
              <w:bottom w:val="nil"/>
              <w:right w:val="nil"/>
            </w:tcBorders>
            <w:vAlign w:val="center"/>
          </w:tcPr>
          <w:p w14:paraId="15F9587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（5-7）</w:t>
            </w:r>
          </w:p>
        </w:tc>
      </w:tr>
    </w:tbl>
    <w:p w14:paraId="08F3C52D">
      <w:pPr>
        <w:spacing w:after="0" w:line="360" w:lineRule="auto"/>
      </w:pPr>
      <w:r>
        <w:rPr>
          <w:rFonts w:ascii="Times New Roman" w:hAnsi="Times New Roman"/>
        </w:rPr>
        <w:t>式中，</w:t>
      </w:r>
      <w:r>
        <w:rPr>
          <w:rFonts w:ascii="Times New Roman" w:hAnsi="Times New Roman"/>
          <w:i/>
        </w:rPr>
        <w:t>p</w:t>
      </w:r>
      <w:r>
        <w:rPr>
          <w:rFonts w:ascii="Times New Roman" w:hAnsi="Times New Roman"/>
          <w:vertAlign w:val="subscript"/>
        </w:rPr>
        <w:t>2</w:t>
      </w:r>
      <w:r>
        <w:rPr>
          <w:rFonts w:ascii="Times New Roman" w:hAnsi="Times New Roman"/>
          <w:vertAlign w:val="superscript"/>
        </w:rPr>
        <w:t>in</w:t>
      </w:r>
      <w:r>
        <w:rPr>
          <w:rFonts w:ascii="Times New Roman" w:hAnsi="Times New Roman"/>
        </w:rPr>
        <w:t>、</w:t>
      </w:r>
      <w:r>
        <w:rPr>
          <w:rFonts w:ascii="Times New Roman" w:hAnsi="Times New Roman"/>
          <w:i/>
        </w:rPr>
        <w:t>p</w:t>
      </w:r>
      <w:r>
        <w:rPr>
          <w:rFonts w:ascii="Times New Roman" w:hAnsi="Times New Roman"/>
          <w:vertAlign w:val="subscript"/>
        </w:rPr>
        <w:t>3</w:t>
      </w:r>
      <w:r>
        <w:rPr>
          <w:rFonts w:ascii="Times New Roman" w:hAnsi="Times New Roman"/>
          <w:vertAlign w:val="superscript"/>
        </w:rPr>
        <w:t>in</w:t>
      </w:r>
      <w:r>
        <w:rPr>
          <w:rFonts w:ascii="Times New Roman" w:hAnsi="Times New Roman"/>
        </w:rPr>
        <w:t xml:space="preserve"> 分别为骨干网络输出的P2层和P3层特征图；Upsample 为上采样；Concat 为通道拼接；Conv 为融合卷积；</w:t>
      </w:r>
      <w:r>
        <w:rPr>
          <w:rFonts w:ascii="Times New Roman" w:hAnsi="Times New Roman"/>
          <w:i/>
        </w:rPr>
        <w:t>p</w:t>
      </w:r>
      <w:r>
        <w:rPr>
          <w:rFonts w:ascii="Times New Roman" w:hAnsi="Times New Roman"/>
          <w:vertAlign w:val="subscript"/>
        </w:rPr>
        <w:t>2</w:t>
      </w:r>
      <w:r>
        <w:rPr>
          <w:rFonts w:ascii="Times New Roman" w:hAnsi="Times New Roman"/>
          <w:vertAlign w:val="superscript"/>
        </w:rPr>
        <w:t>out</w:t>
      </w:r>
      <w:r>
        <w:rPr>
          <w:rFonts w:ascii="Times New Roman" w:hAnsi="Times New Roman"/>
        </w:rPr>
        <w:t xml:space="preserve"> 为小目标检测分支的输出特征图。</w:t>
      </w:r>
    </w:p>
    <w:p w14:paraId="7805E239">
      <w:pPr>
        <w:spacing w:after="0" w:line="360" w:lineRule="auto"/>
      </w:pPr>
      <w:r>
        <w:rPr>
          <w:rFonts w:ascii="Times New Roman" w:hAnsi="Times New Roman"/>
        </w:rPr>
        <w:t>二是以EIoU损失替代CIoU损失。交并比（IoU）、YOLOv8原有的CIoU损失</w:t>
      </w:r>
      <w:r>
        <w:rPr>
          <w:rFonts w:ascii="Times New Roman" w:hAnsi="Times New Roman"/>
          <w:vertAlign w:val="superscript"/>
        </w:rPr>
        <w:t>[213]</w:t>
      </w:r>
      <w:r>
        <w:rPr>
          <w:rFonts w:ascii="Times New Roman" w:hAnsi="Times New Roman"/>
        </w:rPr>
        <w:t>和EIoU损失</w:t>
      </w:r>
      <w:r>
        <w:rPr>
          <w:rFonts w:ascii="Times New Roman" w:hAnsi="Times New Roman"/>
          <w:vertAlign w:val="superscript"/>
        </w:rPr>
        <w:t>[214]</w:t>
      </w:r>
      <w:r>
        <w:rPr>
          <w:rFonts w:ascii="Times New Roman" w:hAnsi="Times New Roman"/>
        </w:rPr>
        <w:t>分别为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BCD8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8CA6902">
            <w:pPr>
              <w:spacing w:before="60" w:after="60" w:line="240" w:lineRule="auto"/>
              <w:ind w:left="0" w:right="0" w:firstLine="0"/>
              <w:jc w:val="center"/>
              <w:rPr>
                <w:rFonts w:ascii="Times New Roman" w:hAnsi="Times New Roman" w:cs="Times New Roman"/>
              </w:rPr>
            </w:pPr>
            <w:r>
              <w:rPr>
                <w:rFonts w:ascii="Times New Roman" w:hAnsi="Times New Roman" w:cs="Times New Roman"/>
              </w:rPr>
              <w:t>IoU = |B∩Bgt|/|B∪Bgt|</w:t>
            </w:r>
          </w:p>
        </w:tc>
        <w:tc>
          <w:tcPr>
            <w:tcW w:w="848" w:type="dxa"/>
            <w:tcBorders>
              <w:top w:val="nil"/>
              <w:left w:val="nil"/>
              <w:bottom w:val="nil"/>
              <w:right w:val="nil"/>
            </w:tcBorders>
            <w:vAlign w:val="center"/>
          </w:tcPr>
          <w:p w14:paraId="6C235B6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（5-8）</w:t>
            </w:r>
          </w:p>
        </w:tc>
      </w:tr>
      <w:tr w14:paraId="7A122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B0862B5">
            <w:pPr>
              <w:spacing w:before="60" w:after="60" w:line="240" w:lineRule="auto"/>
              <w:ind w:left="0" w:right="0" w:firstLine="0"/>
              <w:jc w:val="center"/>
              <w:rPr>
                <w:rFonts w:ascii="Times New Roman" w:hAnsi="Times New Roman" w:cs="Times New Roman"/>
              </w:rPr>
            </w:pPr>
            <w:r>
              <w:rPr>
                <w:rFonts w:ascii="Times New Roman" w:hAnsi="Times New Roman" w:cs="Times New Roman"/>
              </w:rPr>
              <w:t>LCIoU = 1 − IoU + d2/c2 + αv,  v = (4/π2)(arctan(wgt/hgt) − arctan(w/h))2</w:t>
            </w:r>
          </w:p>
        </w:tc>
        <w:tc>
          <w:tcPr>
            <w:tcW w:w="848" w:type="dxa"/>
            <w:tcBorders>
              <w:top w:val="nil"/>
              <w:left w:val="nil"/>
              <w:bottom w:val="nil"/>
              <w:right w:val="nil"/>
            </w:tcBorders>
            <w:vAlign w:val="center"/>
          </w:tcPr>
          <w:p w14:paraId="531EDFD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（5-9）</w:t>
            </w:r>
          </w:p>
        </w:tc>
      </w:tr>
      <w:tr w14:paraId="68722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AE495A1">
            <w:pPr>
              <w:spacing w:before="60" w:after="60" w:line="240" w:lineRule="auto"/>
              <w:ind w:left="0" w:right="0" w:firstLine="0"/>
              <w:jc w:val="center"/>
              <w:rPr>
                <w:rFonts w:ascii="Times New Roman" w:hAnsi="Times New Roman" w:cs="Times New Roman"/>
              </w:rPr>
            </w:pPr>
            <w:r>
              <w:rPr>
                <w:rFonts w:ascii="Times New Roman" w:hAnsi="Times New Roman" w:cs="Times New Roman"/>
              </w:rPr>
              <w:t>LEIoU = 1 − IoU + d2/c2 + (w − wgt)2/Cw2 + (h − hgt)2/Ch2</w:t>
            </w:r>
          </w:p>
        </w:tc>
        <w:tc>
          <w:tcPr>
            <w:tcW w:w="848" w:type="dxa"/>
            <w:tcBorders>
              <w:top w:val="nil"/>
              <w:left w:val="nil"/>
              <w:bottom w:val="nil"/>
              <w:right w:val="nil"/>
            </w:tcBorders>
            <w:vAlign w:val="center"/>
          </w:tcPr>
          <w:p w14:paraId="32D05FA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（5-10）</w:t>
            </w:r>
          </w:p>
        </w:tc>
      </w:tr>
    </w:tbl>
    <w:p w14:paraId="0C4880D2">
      <w:pPr>
        <w:spacing w:after="0" w:line="360" w:lineRule="auto"/>
        <w:rPr>
          <w:lang w:eastAsia="zh-CN"/>
        </w:rPr>
      </w:pPr>
      <w:r>
        <w:rPr>
          <w:rFonts w:ascii="Times New Roman" w:hAnsi="Times New Roman"/>
          <w:lang w:eastAsia="zh-CN"/>
        </w:rPr>
        <w:t>式中，</w:t>
      </w:r>
      <w:r>
        <w:rPr>
          <w:rFonts w:ascii="Times New Roman" w:hAnsi="Times New Roman"/>
          <w:i/>
          <w:lang w:eastAsia="zh-CN"/>
        </w:rPr>
        <w:t>B</w:t>
      </w:r>
      <w:r>
        <w:rPr>
          <w:rFonts w:ascii="Times New Roman" w:hAnsi="Times New Roman"/>
          <w:lang w:eastAsia="zh-CN"/>
        </w:rPr>
        <w:t>、</w:t>
      </w:r>
      <w:r>
        <w:rPr>
          <w:rFonts w:ascii="Times New Roman" w:hAnsi="Times New Roman"/>
          <w:i/>
          <w:lang w:eastAsia="zh-CN"/>
        </w:rPr>
        <w:t>B</w:t>
      </w:r>
      <w:r>
        <w:rPr>
          <w:rFonts w:ascii="Times New Roman" w:hAnsi="Times New Roman"/>
          <w:vertAlign w:val="superscript"/>
          <w:lang w:eastAsia="zh-CN"/>
        </w:rPr>
        <w:t>gt</w:t>
      </w:r>
      <w:r>
        <w:rPr>
          <w:rFonts w:ascii="Times New Roman" w:hAnsi="Times New Roman"/>
          <w:lang w:eastAsia="zh-CN"/>
        </w:rPr>
        <w:t xml:space="preserve"> 分别为预测框和标注框；</w:t>
      </w:r>
      <w:r>
        <w:rPr>
          <w:rFonts w:ascii="Times New Roman" w:hAnsi="Times New Roman"/>
          <w:i/>
          <w:lang w:eastAsia="zh-CN"/>
        </w:rPr>
        <w:t>d</w:t>
      </w:r>
      <w:r>
        <w:rPr>
          <w:rFonts w:ascii="Times New Roman" w:hAnsi="Times New Roman"/>
          <w:lang w:eastAsia="zh-CN"/>
        </w:rPr>
        <w:t xml:space="preserve"> 为两框中心距离；</w:t>
      </w:r>
      <w:r>
        <w:rPr>
          <w:rFonts w:ascii="Times New Roman" w:hAnsi="Times New Roman"/>
          <w:i/>
          <w:lang w:eastAsia="zh-CN"/>
        </w:rPr>
        <w:t>c</w:t>
      </w:r>
      <w:r>
        <w:rPr>
          <w:rFonts w:ascii="Times New Roman" w:hAnsi="Times New Roman"/>
          <w:lang w:eastAsia="zh-CN"/>
        </w:rPr>
        <w:t xml:space="preserve"> 为两框最小外接矩形的对角线长度；</w:t>
      </w:r>
      <w:r>
        <w:rPr>
          <w:rFonts w:ascii="Times New Roman" w:hAnsi="Times New Roman"/>
          <w:i/>
          <w:lang w:eastAsia="zh-CN"/>
        </w:rPr>
        <w:t>v</w:t>
      </w:r>
      <w:r>
        <w:rPr>
          <w:rFonts w:ascii="Times New Roman" w:hAnsi="Times New Roman"/>
          <w:lang w:eastAsia="zh-CN"/>
        </w:rPr>
        <w:t xml:space="preserve"> 为宽高比一致性项；</w:t>
      </w:r>
      <w:r>
        <w:rPr>
          <w:rFonts w:ascii="Times New Roman" w:hAnsi="Times New Roman"/>
          <w:i/>
        </w:rPr>
        <w:t>α</w:t>
      </w:r>
      <w:r>
        <w:rPr>
          <w:rFonts w:ascii="Times New Roman" w:hAnsi="Times New Roman"/>
          <w:lang w:eastAsia="zh-CN"/>
        </w:rPr>
        <w:t xml:space="preserve"> = </w:t>
      </w:r>
      <w:r>
        <w:rPr>
          <w:rFonts w:ascii="Times New Roman" w:hAnsi="Times New Roman"/>
          <w:i/>
          <w:lang w:eastAsia="zh-CN"/>
        </w:rPr>
        <w:t>v</w:t>
      </w:r>
      <w:r>
        <w:rPr>
          <w:rFonts w:ascii="Times New Roman" w:hAnsi="Times New Roman"/>
          <w:lang w:eastAsia="zh-CN"/>
        </w:rPr>
        <w:t xml:space="preserve">/(1 − IoU + </w:t>
      </w:r>
      <w:r>
        <w:rPr>
          <w:rFonts w:ascii="Times New Roman" w:hAnsi="Times New Roman"/>
          <w:i/>
          <w:lang w:eastAsia="zh-CN"/>
        </w:rPr>
        <w:t>v</w:t>
      </w:r>
      <w:r>
        <w:rPr>
          <w:rFonts w:ascii="Times New Roman" w:hAnsi="Times New Roman"/>
          <w:lang w:eastAsia="zh-CN"/>
        </w:rPr>
        <w:t>) 为平衡系数；</w:t>
      </w:r>
      <w:r>
        <w:rPr>
          <w:rFonts w:ascii="Times New Roman" w:hAnsi="Times New Roman"/>
          <w:i/>
          <w:lang w:eastAsia="zh-CN"/>
        </w:rPr>
        <w:t>w</w:t>
      </w:r>
      <w:r>
        <w:rPr>
          <w:rFonts w:ascii="Times New Roman" w:hAnsi="Times New Roman"/>
          <w:lang w:eastAsia="zh-CN"/>
        </w:rPr>
        <w:t>、</w:t>
      </w:r>
      <w:r>
        <w:rPr>
          <w:rFonts w:ascii="Times New Roman" w:hAnsi="Times New Roman"/>
          <w:i/>
          <w:lang w:eastAsia="zh-CN"/>
        </w:rPr>
        <w:t>h</w:t>
      </w:r>
      <w:r>
        <w:rPr>
          <w:rFonts w:ascii="Times New Roman" w:hAnsi="Times New Roman"/>
          <w:lang w:eastAsia="zh-CN"/>
        </w:rPr>
        <w:t xml:space="preserve"> 和 </w:t>
      </w:r>
      <w:r>
        <w:rPr>
          <w:rFonts w:ascii="Times New Roman" w:hAnsi="Times New Roman"/>
          <w:i/>
          <w:lang w:eastAsia="zh-CN"/>
        </w:rPr>
        <w:t>w</w:t>
      </w:r>
      <w:r>
        <w:rPr>
          <w:rFonts w:ascii="Times New Roman" w:hAnsi="Times New Roman"/>
          <w:vertAlign w:val="superscript"/>
          <w:lang w:eastAsia="zh-CN"/>
        </w:rPr>
        <w:t>gt</w:t>
      </w:r>
      <w:r>
        <w:rPr>
          <w:rFonts w:ascii="Times New Roman" w:hAnsi="Times New Roman"/>
          <w:lang w:eastAsia="zh-CN"/>
        </w:rPr>
        <w:t>、</w:t>
      </w:r>
      <w:r>
        <w:rPr>
          <w:rFonts w:ascii="Times New Roman" w:hAnsi="Times New Roman"/>
          <w:i/>
          <w:lang w:eastAsia="zh-CN"/>
        </w:rPr>
        <w:t>h</w:t>
      </w:r>
      <w:r>
        <w:rPr>
          <w:rFonts w:ascii="Times New Roman" w:hAnsi="Times New Roman"/>
          <w:vertAlign w:val="superscript"/>
          <w:lang w:eastAsia="zh-CN"/>
        </w:rPr>
        <w:t>gt</w:t>
      </w:r>
      <w:r>
        <w:rPr>
          <w:rFonts w:ascii="Times New Roman" w:hAnsi="Times New Roman"/>
          <w:lang w:eastAsia="zh-CN"/>
        </w:rPr>
        <w:t xml:space="preserve"> 分别为预测框和标注框的宽、高；</w:t>
      </w:r>
      <w:r>
        <w:rPr>
          <w:rFonts w:ascii="Times New Roman" w:hAnsi="Times New Roman"/>
          <w:i/>
          <w:lang w:eastAsia="zh-CN"/>
        </w:rPr>
        <w:t>C</w:t>
      </w:r>
      <w:r>
        <w:rPr>
          <w:rFonts w:ascii="Times New Roman" w:hAnsi="Times New Roman"/>
          <w:i/>
          <w:vertAlign w:val="subscript"/>
          <w:lang w:eastAsia="zh-CN"/>
        </w:rPr>
        <w:t>w</w:t>
      </w:r>
      <w:r>
        <w:rPr>
          <w:rFonts w:ascii="Times New Roman" w:hAnsi="Times New Roman"/>
          <w:lang w:eastAsia="zh-CN"/>
        </w:rPr>
        <w:t>、</w:t>
      </w:r>
      <w:r>
        <w:rPr>
          <w:rFonts w:ascii="Times New Roman" w:hAnsi="Times New Roman"/>
          <w:i/>
          <w:lang w:eastAsia="zh-CN"/>
        </w:rPr>
        <w:t>C</w:t>
      </w:r>
      <w:r>
        <w:rPr>
          <w:rFonts w:ascii="Times New Roman" w:hAnsi="Times New Roman"/>
          <w:i/>
          <w:vertAlign w:val="subscript"/>
          <w:lang w:eastAsia="zh-CN"/>
        </w:rPr>
        <w:t>h</w:t>
      </w:r>
      <w:r>
        <w:rPr>
          <w:rFonts w:ascii="Times New Roman" w:hAnsi="Times New Roman"/>
          <w:lang w:eastAsia="zh-CN"/>
        </w:rPr>
        <w:t xml:space="preserve"> 为外接矩形的宽和高。CIoU的形状项只约束宽高比，预测框与标注框宽高比相同而尺寸不同时该项惩罚为零；EIoU将其拆分为宽度和高度两项分别惩罚，使预测框更紧密地贴合形状渐变、边界不规则的渗漏区域，在高IoU阈值下定位更准确。</w:t>
      </w:r>
    </w:p>
    <w:p w14:paraId="2B52A87A">
      <w:pPr>
        <w:spacing w:after="0" w:line="360" w:lineRule="auto"/>
        <w:rPr>
          <w:lang w:eastAsia="zh-CN"/>
        </w:rPr>
      </w:pPr>
      <w:r>
        <w:rPr>
          <w:rFonts w:ascii="Times New Roman" w:hAnsi="Times New Roman"/>
          <w:lang w:eastAsia="zh-CN"/>
        </w:rPr>
        <w:t>三是在颈部网络的C2f模块中嵌入SimAM无参数注意力模块</w:t>
      </w:r>
      <w:r>
        <w:rPr>
          <w:rFonts w:ascii="Times New Roman" w:hAnsi="Times New Roman"/>
          <w:vertAlign w:val="superscript"/>
          <w:lang w:eastAsia="zh-CN"/>
        </w:rPr>
        <w:t>[215]</w:t>
      </w:r>
      <w:r>
        <w:rPr>
          <w:rFonts w:ascii="Times New Roman" w:hAnsi="Times New Roman"/>
          <w:lang w:eastAsia="zh-CN"/>
        </w:rPr>
        <w:t>，构成C2FSimAM模块（图5-8）。SimAM依据神经科学中的空间抑制现象，为特征图中的每个神经元定义能量函数，其最小能量具有解析解：</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7C0D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AC88734">
            <w:pPr>
              <w:spacing w:before="60" w:after="60" w:line="240" w:lineRule="auto"/>
              <w:ind w:left="0" w:right="0" w:firstLine="0"/>
              <w:jc w:val="center"/>
              <w:rPr>
                <w:rFonts w:ascii="Times New Roman" w:hAnsi="Times New Roman" w:cs="Times New Roman"/>
              </w:rPr>
            </w:pPr>
            <w:r>
              <w:rPr>
                <w:rFonts w:ascii="Times New Roman" w:hAnsi="Times New Roman" w:cs="Times New Roman"/>
              </w:rPr>
              <w:t>et = 4(σ2 + λ)/((t − μ)2 + 2σ2 + 2λ),  Y = Sigmoid(1/E)⊙X</w:t>
            </w:r>
          </w:p>
        </w:tc>
        <w:tc>
          <w:tcPr>
            <w:tcW w:w="848" w:type="dxa"/>
            <w:tcBorders>
              <w:top w:val="nil"/>
              <w:left w:val="nil"/>
              <w:bottom w:val="nil"/>
              <w:right w:val="nil"/>
            </w:tcBorders>
            <w:vAlign w:val="center"/>
          </w:tcPr>
          <w:p w14:paraId="0C0BACF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（5-11）</w:t>
            </w:r>
          </w:p>
        </w:tc>
      </w:tr>
    </w:tbl>
    <w:p w14:paraId="2E664834">
      <w:pPr>
        <w:spacing w:after="0" w:line="360" w:lineRule="auto"/>
        <w:rPr>
          <w:lang w:eastAsia="zh-CN"/>
        </w:rPr>
      </w:pPr>
      <w:r>
        <w:rPr>
          <w:rFonts w:ascii="Times New Roman" w:hAnsi="Times New Roman"/>
          <w:lang w:eastAsia="zh-CN"/>
        </w:rPr>
        <w:t>式中，</w:t>
      </w:r>
      <w:r>
        <w:rPr>
          <w:rFonts w:ascii="Times New Roman" w:hAnsi="Times New Roman"/>
          <w:i/>
          <w:lang w:eastAsia="zh-CN"/>
        </w:rPr>
        <w:t>t</w:t>
      </w:r>
      <w:r>
        <w:rPr>
          <w:rFonts w:ascii="Times New Roman" w:hAnsi="Times New Roman"/>
          <w:lang w:eastAsia="zh-CN"/>
        </w:rPr>
        <w:t xml:space="preserve"> 为目标神经元的取值；</w:t>
      </w:r>
      <w:r>
        <w:rPr>
          <w:rFonts w:ascii="Times New Roman" w:hAnsi="Times New Roman"/>
          <w:i/>
        </w:rPr>
        <w:t>μ</w:t>
      </w:r>
      <w:r>
        <w:rPr>
          <w:rFonts w:ascii="Times New Roman" w:hAnsi="Times New Roman"/>
          <w:lang w:eastAsia="zh-CN"/>
        </w:rPr>
        <w:t>、</w:t>
      </w:r>
      <w:r>
        <w:rPr>
          <w:rFonts w:ascii="Times New Roman" w:hAnsi="Times New Roman"/>
          <w:i/>
        </w:rPr>
        <w:t>σ</w:t>
      </w:r>
      <w:r>
        <w:rPr>
          <w:rFonts w:ascii="Times New Roman" w:hAnsi="Times New Roman"/>
          <w:vertAlign w:val="superscript"/>
          <w:lang w:eastAsia="zh-CN"/>
        </w:rPr>
        <w:t>2</w:t>
      </w:r>
      <w:r>
        <w:rPr>
          <w:rFonts w:ascii="Times New Roman" w:hAnsi="Times New Roman"/>
          <w:lang w:eastAsia="zh-CN"/>
        </w:rPr>
        <w:t xml:space="preserve"> 为同一通道内其余神经元的均值和方差；</w:t>
      </w:r>
      <w:r>
        <w:rPr>
          <w:rFonts w:ascii="Times New Roman" w:hAnsi="Times New Roman"/>
          <w:i/>
        </w:rPr>
        <w:t>λ</w:t>
      </w:r>
      <w:r>
        <w:rPr>
          <w:rFonts w:ascii="Times New Roman" w:hAnsi="Times New Roman"/>
          <w:lang w:eastAsia="zh-CN"/>
        </w:rPr>
        <w:t xml:space="preserve"> 为正则化系数；</w:t>
      </w:r>
      <w:r>
        <w:rPr>
          <w:rFonts w:ascii="Times New Roman" w:hAnsi="Times New Roman"/>
          <w:i/>
          <w:lang w:eastAsia="zh-CN"/>
        </w:rPr>
        <w:t>e</w:t>
      </w:r>
      <w:r>
        <w:rPr>
          <w:rFonts w:ascii="Times New Roman" w:hAnsi="Times New Roman"/>
          <w:i/>
          <w:vertAlign w:val="subscript"/>
          <w:lang w:eastAsia="zh-CN"/>
        </w:rPr>
        <w:t>t</w:t>
      </w:r>
      <w:r>
        <w:rPr>
          <w:rFonts w:ascii="Times New Roman" w:hAnsi="Times New Roman"/>
          <w:lang w:eastAsia="zh-CN"/>
        </w:rPr>
        <w:t xml:space="preserve"> 为最小能量，能量越低表示该神经元与周围差异越大、越重要；</w:t>
      </w:r>
      <w:r>
        <w:rPr>
          <w:rFonts w:ascii="Times New Roman" w:hAnsi="Times New Roman"/>
          <w:i/>
          <w:lang w:eastAsia="zh-CN"/>
        </w:rPr>
        <w:t>E</w:t>
      </w:r>
      <w:r>
        <w:rPr>
          <w:rFonts w:ascii="Times New Roman" w:hAnsi="Times New Roman"/>
          <w:lang w:eastAsia="zh-CN"/>
        </w:rPr>
        <w:t xml:space="preserve"> 为由各神经元 </w:t>
      </w:r>
      <w:r>
        <w:rPr>
          <w:rFonts w:ascii="Times New Roman" w:hAnsi="Times New Roman"/>
          <w:i/>
          <w:lang w:eastAsia="zh-CN"/>
        </w:rPr>
        <w:t>e</w:t>
      </w:r>
      <w:r>
        <w:rPr>
          <w:rFonts w:ascii="Times New Roman" w:hAnsi="Times New Roman"/>
          <w:i/>
          <w:vertAlign w:val="subscript"/>
          <w:lang w:eastAsia="zh-CN"/>
        </w:rPr>
        <w:t>t</w:t>
      </w:r>
      <w:r>
        <w:rPr>
          <w:rFonts w:ascii="Times New Roman" w:hAnsi="Times New Roman"/>
          <w:lang w:eastAsia="zh-CN"/>
        </w:rPr>
        <w:t xml:space="preserve"> 组成的能量矩阵；</w:t>
      </w:r>
      <w:r>
        <w:rPr>
          <w:rFonts w:ascii="Times New Roman" w:hAnsi="Times New Roman"/>
          <w:i/>
          <w:lang w:eastAsia="zh-CN"/>
        </w:rPr>
        <w:t>X</w:t>
      </w:r>
      <w:r>
        <w:rPr>
          <w:rFonts w:ascii="Times New Roman" w:hAnsi="Times New Roman"/>
          <w:lang w:eastAsia="zh-CN"/>
        </w:rPr>
        <w:t>、</w:t>
      </w:r>
      <w:r>
        <w:rPr>
          <w:rFonts w:ascii="Times New Roman" w:hAnsi="Times New Roman"/>
          <w:i/>
          <w:lang w:eastAsia="zh-CN"/>
        </w:rPr>
        <w:t>Y</w:t>
      </w:r>
      <w:r>
        <w:rPr>
          <w:rFonts w:ascii="Times New Roman" w:hAnsi="Times New Roman"/>
          <w:lang w:eastAsia="zh-CN"/>
        </w:rPr>
        <w:t xml:space="preserve"> 分别为输入和加权后的特征；⊙为逐元素相乘。与CBAM等需要学习参数的注意力模块不同，SimAM不增加网络参数，能够突出局部温度异常并抑制均匀背景和植被、阴影形成的背景热斑。</w:t>
      </w:r>
    </w:p>
    <w:p w14:paraId="38AB81FC">
      <w:pPr>
        <w:keepNext/>
        <w:spacing w:before="120" w:after="0" w:line="240" w:lineRule="auto"/>
        <w:jc w:val="center"/>
      </w:pPr>
      <w:r>
        <w:rPr>
          <w:lang w:eastAsia="zh-CN"/>
        </w:rPr>
        <w:drawing>
          <wp:inline distT="0" distB="0" distL="0" distR="0">
            <wp:extent cx="4114800" cy="1546225"/>
            <wp:effectExtent l="0" t="0" r="0" b="0"/>
            <wp:docPr id="98" name="图片 62" descr="图5-8  C2FSimAM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2" descr="图5-8  C2FSimAM模块结构"/>
                    <pic:cNvPicPr>
                      <a:picLocks noChangeAspect="1"/>
                    </pic:cNvPicPr>
                  </pic:nvPicPr>
                  <pic:blipFill>
                    <a:blip r:embed="rId171"/>
                    <a:stretch>
                      <a:fillRect/>
                    </a:stretch>
                  </pic:blipFill>
                  <pic:spPr>
                    <a:xfrm>
                      <a:off x="0" y="0"/>
                      <a:ext cx="4114800" cy="1546577"/>
                    </a:xfrm>
                    <a:prstGeom prst="rect">
                      <a:avLst/>
                    </a:prstGeom>
                  </pic:spPr>
                </pic:pic>
              </a:graphicData>
            </a:graphic>
          </wp:inline>
        </w:drawing>
      </w:r>
    </w:p>
    <w:p w14:paraId="10A81E32">
      <w:pPr>
        <w:spacing w:after="120" w:line="240" w:lineRule="auto"/>
        <w:ind w:firstLine="0"/>
        <w:jc w:val="center"/>
        <w:rPr>
          <w:lang w:eastAsia="zh-CN"/>
        </w:rPr>
      </w:pPr>
      <w:r>
        <w:rPr>
          <w:rFonts w:ascii="Times New Roman" w:hAnsi="Times New Roman"/>
          <w:sz w:val="21"/>
          <w:szCs w:val="21"/>
          <w:lang w:eastAsia="zh-CN"/>
        </w:rPr>
        <w:t>图5-8　C2FSimAM模块结构</w:t>
      </w:r>
    </w:p>
    <w:p w14:paraId="7F69CCBD">
      <w:pPr>
        <w:spacing w:after="120" w:line="240" w:lineRule="auto"/>
        <w:ind w:firstLine="0"/>
        <w:jc w:val="center"/>
        <w:rPr>
          <w:lang w:eastAsia="zh-CN"/>
        </w:rPr>
      </w:pPr>
      <w:r>
        <w:rPr>
          <w:rFonts w:ascii="Times New Roman" w:hAnsi="Times New Roman" w:cs="Times New Roman"/>
          <w:sz w:val="21"/>
          <w:szCs w:val="21"/>
          <w:lang w:eastAsia="zh-CN"/>
        </w:rPr>
        <w:t>Fig. 5-8 Structure of the C2FSimAM module</w:t>
      </w:r>
    </w:p>
    <w:p w14:paraId="31A51D7D">
      <w:pPr>
        <w:pStyle w:val="6"/>
      </w:pPr>
      <w:r>
        <w:rPr>
          <w:rFonts w:ascii="Times New Roman" w:hAnsi="Times New Roman"/>
        </w:rPr>
        <w:t xml:space="preserve">5.2.4.7 </w:t>
      </w:r>
      <w:r>
        <w:t>训练数据集构建</w:t>
      </w:r>
    </w:p>
    <w:p w14:paraId="5FD95E64">
      <w:pPr>
        <w:spacing w:after="0" w:line="360" w:lineRule="auto"/>
        <w:rPr>
          <w:lang w:eastAsia="zh-CN"/>
        </w:rPr>
      </w:pPr>
      <w:r>
        <w:rPr>
          <w:rFonts w:ascii="Times New Roman" w:hAnsi="Times New Roman"/>
          <w:lang w:eastAsia="zh-CN"/>
        </w:rPr>
        <w:t>识别模型的性能首先取决于训练数据。目前公开的堤防渗漏红外数据集数量有限，现场又很少能在汛期遇到真实管涌，因此训练数据须由公开的模型试验数据和自主采集数据共同构成。数据集经历了两个阶段（表5-9）。</w:t>
      </w:r>
    </w:p>
    <w:p w14:paraId="7E2A4F50">
      <w:pPr>
        <w:keepNext/>
        <w:spacing w:after="120" w:line="240" w:lineRule="auto"/>
        <w:ind w:firstLine="0"/>
        <w:jc w:val="center"/>
        <w:rPr>
          <w:lang w:eastAsia="zh-CN"/>
        </w:rPr>
      </w:pPr>
      <w:r>
        <w:rPr>
          <w:rFonts w:ascii="Times New Roman" w:hAnsi="Times New Roman"/>
          <w:sz w:val="21"/>
          <w:szCs w:val="21"/>
          <w:lang w:eastAsia="zh-CN"/>
        </w:rPr>
        <w:t>表5-9　管涌识别模型的训练数据来源与划分</w:t>
      </w:r>
    </w:p>
    <w:p w14:paraId="2D518AFE">
      <w:pPr>
        <w:keepNext/>
        <w:spacing w:after="120" w:line="240" w:lineRule="auto"/>
        <w:ind w:firstLine="0"/>
        <w:jc w:val="center"/>
        <w:rPr>
          <w:lang w:eastAsia="zh-CN"/>
        </w:rPr>
      </w:pPr>
      <w:r>
        <w:rPr>
          <w:rFonts w:ascii="Times New Roman" w:hAnsi="Times New Roman" w:cs="Times New Roman"/>
          <w:sz w:val="21"/>
          <w:szCs w:val="21"/>
          <w:lang w:eastAsia="zh-CN"/>
        </w:rPr>
        <w:t>Table 5-9 Sources and partitions of the training data for the piping recognition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3700"/>
        <w:gridCol w:w="1800"/>
        <w:gridCol w:w="2406"/>
      </w:tblGrid>
      <w:tr w14:paraId="2144AC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00" w:type="dxa"/>
            <w:tcBorders>
              <w:bottom w:val="single" w:color="000000" w:sz="6" w:space="0"/>
            </w:tcBorders>
            <w:vAlign w:val="center"/>
          </w:tcPr>
          <w:p w14:paraId="3797B7C3">
            <w:pPr>
              <w:keepNext/>
              <w:spacing w:before="20" w:after="20" w:line="240" w:lineRule="auto"/>
              <w:ind w:left="0" w:right="0" w:firstLine="0"/>
              <w:jc w:val="center"/>
            </w:pPr>
            <w:r>
              <w:rPr>
                <w:rFonts w:ascii="Times New Roman" w:hAnsi="Times New Roman" w:eastAsia="黑体"/>
                <w:b/>
                <w:sz w:val="21"/>
              </w:rPr>
              <w:t>阶段</w:t>
            </w:r>
          </w:p>
        </w:tc>
        <w:tc>
          <w:tcPr>
            <w:tcW w:w="3700" w:type="dxa"/>
            <w:tcBorders>
              <w:bottom w:val="single" w:color="000000" w:sz="6" w:space="0"/>
            </w:tcBorders>
            <w:vAlign w:val="center"/>
          </w:tcPr>
          <w:p w14:paraId="6CA0FE05">
            <w:pPr>
              <w:keepNext/>
              <w:spacing w:before="20" w:after="20" w:line="240" w:lineRule="auto"/>
              <w:ind w:left="0" w:right="0" w:firstLine="0"/>
              <w:jc w:val="center"/>
            </w:pPr>
            <w:r>
              <w:rPr>
                <w:rFonts w:ascii="Times New Roman" w:hAnsi="Times New Roman" w:eastAsia="黑体"/>
                <w:b/>
                <w:sz w:val="21"/>
              </w:rPr>
              <w:t>数据来源</w:t>
            </w:r>
          </w:p>
        </w:tc>
        <w:tc>
          <w:tcPr>
            <w:tcW w:w="1800" w:type="dxa"/>
            <w:tcBorders>
              <w:bottom w:val="single" w:color="000000" w:sz="6" w:space="0"/>
            </w:tcBorders>
            <w:vAlign w:val="center"/>
          </w:tcPr>
          <w:p w14:paraId="6B28D07B">
            <w:pPr>
              <w:keepNext/>
              <w:spacing w:before="20" w:after="20" w:line="240" w:lineRule="auto"/>
              <w:ind w:left="0" w:right="0" w:firstLine="0"/>
              <w:jc w:val="center"/>
            </w:pPr>
            <w:r>
              <w:rPr>
                <w:rFonts w:ascii="Times New Roman" w:hAnsi="Times New Roman" w:eastAsia="黑体"/>
                <w:b/>
                <w:sz w:val="21"/>
              </w:rPr>
              <w:t>筛选与标注</w:t>
            </w:r>
          </w:p>
        </w:tc>
        <w:tc>
          <w:tcPr>
            <w:tcW w:w="2406" w:type="dxa"/>
            <w:tcBorders>
              <w:bottom w:val="single" w:color="000000" w:sz="6" w:space="0"/>
            </w:tcBorders>
            <w:vAlign w:val="center"/>
          </w:tcPr>
          <w:p w14:paraId="0762983C">
            <w:pPr>
              <w:keepNext/>
              <w:spacing w:before="20" w:after="20" w:line="240" w:lineRule="auto"/>
              <w:ind w:left="0" w:right="0" w:firstLine="0"/>
              <w:jc w:val="center"/>
            </w:pPr>
            <w:r>
              <w:rPr>
                <w:rFonts w:ascii="Times New Roman" w:hAnsi="Times New Roman" w:eastAsia="黑体"/>
                <w:b/>
                <w:sz w:val="21"/>
              </w:rPr>
              <w:t>划分与用途</w:t>
            </w:r>
          </w:p>
        </w:tc>
      </w:tr>
      <w:tr w14:paraId="3BDDD1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07FBF2F5">
            <w:pPr>
              <w:spacing w:before="20" w:after="20" w:line="240" w:lineRule="auto"/>
              <w:ind w:left="0" w:right="0" w:firstLine="0"/>
              <w:jc w:val="center"/>
            </w:pPr>
            <w:r>
              <w:rPr>
                <w:rFonts w:ascii="Times New Roman" w:hAnsi="Times New Roman"/>
                <w:sz w:val="21"/>
              </w:rPr>
              <w:t>前期（YOLOv8+CBAM）</w:t>
            </w:r>
          </w:p>
        </w:tc>
        <w:tc>
          <w:tcPr>
            <w:tcW w:w="3700" w:type="dxa"/>
            <w:vAlign w:val="center"/>
          </w:tcPr>
          <w:p w14:paraId="6061BCCB">
            <w:pPr>
              <w:spacing w:before="20" w:after="20" w:line="240" w:lineRule="auto"/>
              <w:ind w:left="0" w:right="0" w:firstLine="0"/>
              <w:rPr>
                <w:lang w:eastAsia="zh-CN"/>
              </w:rPr>
            </w:pPr>
            <w:r>
              <w:rPr>
                <w:rFonts w:ascii="Times New Roman" w:hAnsi="Times New Roman"/>
                <w:sz w:val="21"/>
                <w:lang w:eastAsia="zh-CN"/>
              </w:rPr>
              <w:t>匿名堤段现场巡检的可见光与红外图像482张，收集的堤防管涌与渗漏模型试验图像986张，共1468张</w:t>
            </w:r>
          </w:p>
        </w:tc>
        <w:tc>
          <w:tcPr>
            <w:tcW w:w="1800" w:type="dxa"/>
            <w:vAlign w:val="center"/>
          </w:tcPr>
          <w:p w14:paraId="6BD53C9A">
            <w:pPr>
              <w:spacing w:before="20" w:after="20" w:line="240" w:lineRule="auto"/>
              <w:ind w:left="0" w:right="0" w:firstLine="0"/>
              <w:rPr>
                <w:lang w:eastAsia="zh-CN"/>
              </w:rPr>
            </w:pPr>
            <w:r>
              <w:rPr>
                <w:rFonts w:ascii="Times New Roman" w:hAnsi="Times New Roman"/>
                <w:sz w:val="21"/>
                <w:lang w:eastAsia="zh-CN"/>
              </w:rPr>
              <w:t>选取含明确温度异常且元数据完整的351张，以LabelImg标注为管涌单类</w:t>
            </w:r>
          </w:p>
        </w:tc>
        <w:tc>
          <w:tcPr>
            <w:tcW w:w="2406" w:type="dxa"/>
            <w:vAlign w:val="center"/>
          </w:tcPr>
          <w:p w14:paraId="2DA04C62">
            <w:pPr>
              <w:spacing w:before="20" w:after="20" w:line="240" w:lineRule="auto"/>
              <w:ind w:left="0" w:right="0" w:firstLine="0"/>
              <w:rPr>
                <w:lang w:eastAsia="zh-CN"/>
              </w:rPr>
            </w:pPr>
            <w:r>
              <w:rPr>
                <w:rFonts w:ascii="Times New Roman" w:hAnsi="Times New Roman"/>
                <w:sz w:val="21"/>
                <w:lang w:eastAsia="zh-CN"/>
              </w:rPr>
              <w:t>随机划分训练集331张、验证集20张，用于方法可行性检验</w:t>
            </w:r>
          </w:p>
        </w:tc>
      </w:tr>
      <w:tr w14:paraId="570667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2A43726F">
            <w:pPr>
              <w:spacing w:before="20" w:after="20" w:line="240" w:lineRule="auto"/>
              <w:ind w:left="0" w:right="0" w:firstLine="0"/>
              <w:jc w:val="center"/>
            </w:pPr>
            <w:r>
              <w:rPr>
                <w:rFonts w:ascii="Times New Roman" w:hAnsi="Times New Roman"/>
                <w:sz w:val="21"/>
              </w:rPr>
              <w:t>改进（P2ES-YOLO）</w:t>
            </w:r>
          </w:p>
        </w:tc>
        <w:tc>
          <w:tcPr>
            <w:tcW w:w="3700" w:type="dxa"/>
            <w:vAlign w:val="center"/>
          </w:tcPr>
          <w:p w14:paraId="331A234A">
            <w:pPr>
              <w:spacing w:before="20" w:after="20" w:line="240" w:lineRule="auto"/>
              <w:ind w:left="0" w:right="0" w:firstLine="0"/>
              <w:rPr>
                <w:lang w:eastAsia="zh-CN"/>
              </w:rPr>
            </w:pPr>
            <w:r>
              <w:rPr>
                <w:rFonts w:ascii="Times New Roman" w:hAnsi="Times New Roman"/>
                <w:sz w:val="21"/>
                <w:lang w:eastAsia="zh-CN"/>
              </w:rPr>
              <w:t>公开红外渗漏模拟试验数据集</w:t>
            </w:r>
            <w:r>
              <w:rPr>
                <w:rFonts w:ascii="Times New Roman" w:hAnsi="Times New Roman"/>
                <w:sz w:val="21"/>
                <w:vertAlign w:val="superscript"/>
                <w:lang w:eastAsia="zh-CN"/>
              </w:rPr>
              <w:t>[23-27]</w:t>
            </w:r>
            <w:r>
              <w:rPr>
                <w:rFonts w:ascii="Times New Roman" w:hAnsi="Times New Roman"/>
                <w:sz w:val="21"/>
                <w:lang w:eastAsia="zh-CN"/>
              </w:rPr>
              <w:t>与M300 RTK搭载H20T在模拟堤防环境下自建的数据，比例约6∶4，共2856张</w:t>
            </w:r>
          </w:p>
        </w:tc>
        <w:tc>
          <w:tcPr>
            <w:tcW w:w="1800" w:type="dxa"/>
            <w:vAlign w:val="center"/>
          </w:tcPr>
          <w:p w14:paraId="3E73D6B9">
            <w:pPr>
              <w:spacing w:before="20" w:after="20" w:line="240" w:lineRule="auto"/>
              <w:ind w:left="0" w:right="0" w:firstLine="0"/>
              <w:rPr>
                <w:lang w:eastAsia="zh-CN"/>
              </w:rPr>
            </w:pPr>
            <w:r>
              <w:rPr>
                <w:rFonts w:ascii="Times New Roman" w:hAnsi="Times New Roman"/>
                <w:sz w:val="21"/>
                <w:lang w:eastAsia="zh-CN"/>
              </w:rPr>
              <w:t>剔除模糊、过曝、重复和无效图像，保留含有效标注的1422张</w:t>
            </w:r>
          </w:p>
        </w:tc>
        <w:tc>
          <w:tcPr>
            <w:tcW w:w="2406" w:type="dxa"/>
            <w:vAlign w:val="center"/>
          </w:tcPr>
          <w:p w14:paraId="2E976191">
            <w:pPr>
              <w:spacing w:before="20" w:after="20" w:line="240" w:lineRule="auto"/>
              <w:ind w:left="0" w:right="0" w:firstLine="0"/>
              <w:rPr>
                <w:lang w:eastAsia="zh-CN"/>
              </w:rPr>
            </w:pPr>
            <w:r>
              <w:rPr>
                <w:rFonts w:ascii="Times New Roman" w:hAnsi="Times New Roman"/>
                <w:sz w:val="21"/>
                <w:lang w:eastAsia="zh-CN"/>
              </w:rPr>
              <w:t>按7∶2∶1随机划分为训练集995张、验证集285张、测试集142张</w:t>
            </w:r>
          </w:p>
        </w:tc>
      </w:tr>
      <w:tr w14:paraId="4AEA5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1396B8B5">
            <w:pPr>
              <w:spacing w:before="20" w:after="20" w:line="240" w:lineRule="auto"/>
              <w:ind w:left="0" w:right="0" w:firstLine="0"/>
              <w:jc w:val="center"/>
            </w:pPr>
            <w:r>
              <w:rPr>
                <w:rFonts w:ascii="Times New Roman" w:hAnsi="Times New Roman"/>
                <w:sz w:val="21"/>
              </w:rPr>
              <w:t>现场应用</w:t>
            </w:r>
          </w:p>
        </w:tc>
        <w:tc>
          <w:tcPr>
            <w:tcW w:w="3700" w:type="dxa"/>
            <w:vAlign w:val="center"/>
          </w:tcPr>
          <w:p w14:paraId="1100528C">
            <w:pPr>
              <w:spacing w:before="20" w:after="20" w:line="240" w:lineRule="auto"/>
              <w:ind w:left="0" w:right="0" w:firstLine="0"/>
              <w:rPr>
                <w:lang w:eastAsia="zh-CN"/>
              </w:rPr>
            </w:pPr>
            <w:r>
              <w:rPr>
                <w:rFonts w:ascii="Times New Roman" w:hAnsi="Times New Roman"/>
                <w:sz w:val="21"/>
                <w:lang w:eastAsia="zh-CN"/>
              </w:rPr>
              <w:t>本章现场巡检的红外图像113张；人工管涌验证图13张</w:t>
            </w:r>
          </w:p>
        </w:tc>
        <w:tc>
          <w:tcPr>
            <w:tcW w:w="1800" w:type="dxa"/>
            <w:vAlign w:val="center"/>
          </w:tcPr>
          <w:p w14:paraId="010CAB50">
            <w:pPr>
              <w:spacing w:before="20" w:after="20" w:line="240" w:lineRule="auto"/>
              <w:ind w:left="0" w:right="0" w:firstLine="0"/>
              <w:rPr>
                <w:lang w:eastAsia="zh-CN"/>
              </w:rPr>
            </w:pPr>
            <w:r>
              <w:rPr>
                <w:rFonts w:ascii="Times New Roman" w:hAnsi="Times New Roman"/>
                <w:sz w:val="21"/>
                <w:lang w:eastAsia="zh-CN"/>
              </w:rPr>
              <w:t>现场图像无管涌真值，9个候选经人工复核</w:t>
            </w:r>
          </w:p>
        </w:tc>
        <w:tc>
          <w:tcPr>
            <w:tcW w:w="2406" w:type="dxa"/>
            <w:vAlign w:val="center"/>
          </w:tcPr>
          <w:p w14:paraId="3545B2AB">
            <w:pPr>
              <w:spacing w:before="20" w:after="20" w:line="240" w:lineRule="auto"/>
              <w:ind w:left="0" w:right="0" w:firstLine="0"/>
              <w:rPr>
                <w:lang w:eastAsia="zh-CN"/>
              </w:rPr>
            </w:pPr>
            <w:r>
              <w:rPr>
                <w:rFonts w:ascii="Times New Roman" w:hAnsi="Times New Roman"/>
                <w:sz w:val="21"/>
                <w:lang w:eastAsia="zh-CN"/>
              </w:rPr>
              <w:t>检验现场误报及模型在已知管涌图像上的检出</w:t>
            </w:r>
          </w:p>
        </w:tc>
      </w:tr>
    </w:tbl>
    <w:p w14:paraId="7854A88E">
      <w:pPr>
        <w:spacing w:after="0" w:line="360" w:lineRule="auto"/>
        <w:rPr>
          <w:lang w:eastAsia="zh-CN"/>
        </w:rPr>
      </w:pPr>
      <w:r>
        <w:rPr>
          <w:rFonts w:ascii="Times New Roman" w:hAnsi="Times New Roman"/>
          <w:lang w:eastAsia="zh-CN"/>
        </w:rPr>
        <w:t>前期数据集用于检验技术路线的可行性。现场图像来自一次白天巡检，其中并无确认的管涌，有效的正样本主要来自模型试验图像，因此在1468张图像中只选取了351张含有明确温度异常的图像，统一转换为640×640像素后，以LabelImg</w:t>
      </w:r>
      <w:r>
        <w:rPr>
          <w:rFonts w:ascii="Times New Roman" w:hAnsi="Times New Roman"/>
          <w:vertAlign w:val="superscript"/>
          <w:lang w:eastAsia="zh-CN"/>
        </w:rPr>
        <w:t>[216]</w:t>
      </w:r>
      <w:r>
        <w:rPr>
          <w:rFonts w:ascii="Times New Roman" w:hAnsi="Times New Roman"/>
          <w:lang w:eastAsia="zh-CN"/>
        </w:rPr>
        <w:t>按矩形框标注，标签统一设为管涌（Piping）。</w:t>
      </w:r>
    </w:p>
    <w:p w14:paraId="68797315">
      <w:pPr>
        <w:spacing w:after="0" w:line="360" w:lineRule="auto"/>
        <w:rPr>
          <w:lang w:eastAsia="zh-CN"/>
        </w:rPr>
      </w:pPr>
      <w:r>
        <w:rPr>
          <w:rFonts w:ascii="Times New Roman" w:hAnsi="Times New Roman"/>
          <w:lang w:eastAsia="zh-CN"/>
        </w:rPr>
        <w:t>改进阶段扩充了数据规模和场景多样性。公开数据来自河海大学发布的土石堤坝渗漏红外与可见光双光图像、长续航双光巡测装备示范应用与野外巡测图像、土坝渗漏红外感测模型试验等数据集</w:t>
      </w:r>
      <w:r>
        <w:rPr>
          <w:rFonts w:ascii="Times New Roman" w:hAnsi="Times New Roman"/>
          <w:vertAlign w:val="superscript"/>
          <w:lang w:eastAsia="zh-CN"/>
        </w:rPr>
        <w:t>[217-220]</w:t>
      </w:r>
      <w:r>
        <w:rPr>
          <w:rFonts w:ascii="Times New Roman" w:hAnsi="Times New Roman"/>
          <w:lang w:eastAsia="zh-CN"/>
        </w:rPr>
        <w:t>，以及河堤管涌无人机检测数据集</w:t>
      </w:r>
      <w:r>
        <w:rPr>
          <w:rFonts w:ascii="Times New Roman" w:hAnsi="Times New Roman"/>
          <w:vertAlign w:val="superscript"/>
          <w:lang w:eastAsia="zh-CN"/>
        </w:rPr>
        <w:t>[221]</w:t>
      </w:r>
      <w:r>
        <w:rPr>
          <w:rFonts w:ascii="Times New Roman" w:hAnsi="Times New Roman"/>
          <w:lang w:eastAsia="zh-CN"/>
        </w:rPr>
        <w:t>；自建数据由M300 RTK搭载H20T在模拟堤防环境中采集。两部分数据涵盖不同光照条件、植被覆盖和阴影干扰，以及不同发展阶段和尺度的渗漏与管涌目标（图5-9a～c）。标注以渗漏或管涌的核心异常区域为中心，以矩形框覆盖其主要温度扩散范围并尽量贴合目标边界（图5-9d），标签采用YOLO格式的归一化中心点坐标。</w:t>
      </w:r>
    </w:p>
    <w:p w14:paraId="27149107">
      <w:pPr>
        <w:keepNext/>
        <w:spacing w:before="120" w:after="0" w:line="240" w:lineRule="auto"/>
        <w:jc w:val="center"/>
      </w:pPr>
      <w:r>
        <w:rPr>
          <w:lang w:eastAsia="zh-CN"/>
        </w:rPr>
        <w:drawing>
          <wp:inline distT="0" distB="0" distL="0" distR="0">
            <wp:extent cx="5303520" cy="1569085"/>
            <wp:effectExtent l="0" t="0" r="0" b="0"/>
            <wp:docPr id="99" name="图片 826381002" descr="图5-9  训练数据示例与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26381002" descr="图5-9  训练数据示例与标注"/>
                    <pic:cNvPicPr>
                      <a:picLocks noChangeAspect="1"/>
                    </pic:cNvPicPr>
                  </pic:nvPicPr>
                  <pic:blipFill>
                    <a:blip r:embed="rId172"/>
                    <a:stretch>
                      <a:fillRect/>
                    </a:stretch>
                  </pic:blipFill>
                  <pic:spPr>
                    <a:xfrm>
                      <a:off x="0" y="0"/>
                      <a:ext cx="5303520" cy="1569437"/>
                    </a:xfrm>
                    <a:prstGeom prst="rect">
                      <a:avLst/>
                    </a:prstGeom>
                  </pic:spPr>
                </pic:pic>
              </a:graphicData>
            </a:graphic>
          </wp:inline>
        </w:drawing>
      </w:r>
    </w:p>
    <w:p w14:paraId="204FF1D8">
      <w:pPr>
        <w:spacing w:after="120" w:line="240" w:lineRule="auto"/>
        <w:ind w:firstLine="0"/>
        <w:jc w:val="center"/>
        <w:rPr>
          <w:lang w:eastAsia="zh-CN"/>
        </w:rPr>
      </w:pPr>
      <w:r>
        <w:rPr>
          <w:rFonts w:ascii="Times New Roman" w:hAnsi="Times New Roman"/>
          <w:sz w:val="21"/>
          <w:szCs w:val="21"/>
          <w:lang w:eastAsia="zh-CN"/>
        </w:rPr>
        <w:t>图5-9　训练数据示例与标注</w:t>
      </w:r>
    </w:p>
    <w:p w14:paraId="1F24D3AA">
      <w:pPr>
        <w:spacing w:after="120" w:line="240" w:lineRule="auto"/>
        <w:ind w:firstLine="0"/>
        <w:jc w:val="center"/>
        <w:rPr>
          <w:lang w:eastAsia="zh-CN"/>
        </w:rPr>
      </w:pPr>
      <w:r>
        <w:rPr>
          <w:rFonts w:ascii="Times New Roman" w:hAnsi="Times New Roman" w:cs="Times New Roman"/>
          <w:sz w:val="21"/>
          <w:szCs w:val="21"/>
          <w:lang w:eastAsia="zh-CN"/>
        </w:rPr>
        <w:t>Fig. 5-9 Examples and annotations of the training data</w:t>
      </w:r>
    </w:p>
    <w:p w14:paraId="6FAA775A">
      <w:pPr>
        <w:spacing w:after="0" w:line="360" w:lineRule="auto"/>
        <w:rPr>
          <w:lang w:eastAsia="zh-CN"/>
        </w:rPr>
      </w:pPr>
      <w:r>
        <w:rPr>
          <w:rFonts w:ascii="Times New Roman" w:hAnsi="Times New Roman"/>
          <w:lang w:eastAsia="zh-CN"/>
        </w:rPr>
        <w:t>需要指出，两个阶段的数据集均为随机划分。同一试验或同一架次的相邻图像较为相似，随机划分可能使相似图像同时出现在训练集和测试集中，使测试指标偏高；后续扩充数据时宜按试验场次或飞行架次整体划分。此外，训练数据以模型试验和模拟环境为主，与真实堤防在植被、地物和水体分布上存在差异，模型在现场的表现仍需以现场数据单独检验。</w:t>
      </w:r>
    </w:p>
    <w:p w14:paraId="71E89D06">
      <w:pPr>
        <w:pStyle w:val="6"/>
      </w:pPr>
      <w:r>
        <w:rPr>
          <w:rFonts w:ascii="Times New Roman" w:hAnsi="Times New Roman"/>
        </w:rPr>
        <w:t xml:space="preserve">5.2.4.8 </w:t>
      </w:r>
      <w:r>
        <w:t>训练环境与参数</w:t>
      </w:r>
    </w:p>
    <w:p w14:paraId="31F4F636">
      <w:pPr>
        <w:spacing w:after="0" w:line="360" w:lineRule="auto"/>
        <w:rPr>
          <w:lang w:eastAsia="zh-CN"/>
        </w:rPr>
      </w:pPr>
      <w:r>
        <w:rPr>
          <w:rFonts w:ascii="Times New Roman" w:hAnsi="Times New Roman"/>
          <w:lang w:eastAsia="zh-CN"/>
        </w:rPr>
        <w:t>模型训练与验证均在同一计算平台上完成，主要训练环境与参数见表5-10。为保证对比的公平性，消融与对比试验中的各模型均采用相同的数据划分、训练参数和评估流程，仅改变所检验的模块。</w:t>
      </w:r>
    </w:p>
    <w:p w14:paraId="3111C197">
      <w:pPr>
        <w:keepNext/>
        <w:spacing w:after="120" w:line="240" w:lineRule="auto"/>
        <w:ind w:firstLine="0"/>
        <w:jc w:val="center"/>
        <w:rPr>
          <w:lang w:eastAsia="zh-CN"/>
        </w:rPr>
      </w:pPr>
      <w:r>
        <w:rPr>
          <w:rFonts w:ascii="Times New Roman" w:hAnsi="Times New Roman"/>
          <w:sz w:val="21"/>
          <w:szCs w:val="21"/>
          <w:lang w:eastAsia="zh-CN"/>
        </w:rPr>
        <w:t>表5-10　管涌识别模型训练环境与参数</w:t>
      </w:r>
    </w:p>
    <w:p w14:paraId="0FA63CA7">
      <w:pPr>
        <w:keepNext/>
        <w:spacing w:after="120" w:line="240" w:lineRule="auto"/>
        <w:ind w:firstLine="0"/>
        <w:jc w:val="center"/>
        <w:rPr>
          <w:lang w:eastAsia="zh-CN"/>
        </w:rPr>
      </w:pPr>
      <w:r>
        <w:rPr>
          <w:rFonts w:ascii="Times New Roman" w:hAnsi="Times New Roman" w:cs="Times New Roman"/>
          <w:sz w:val="21"/>
          <w:szCs w:val="21"/>
          <w:lang w:eastAsia="zh-CN"/>
        </w:rPr>
        <w:t>Table 5-10 Training environment and parameters of the piping recognition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3203"/>
        <w:gridCol w:w="1500"/>
        <w:gridCol w:w="3203"/>
      </w:tblGrid>
      <w:tr w14:paraId="09912B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00" w:type="dxa"/>
            <w:tcBorders>
              <w:bottom w:val="single" w:color="000000" w:sz="6" w:space="0"/>
            </w:tcBorders>
            <w:vAlign w:val="center"/>
          </w:tcPr>
          <w:p w14:paraId="47192A21">
            <w:pPr>
              <w:keepNext/>
              <w:spacing w:before="20" w:after="20" w:line="240" w:lineRule="auto"/>
              <w:ind w:left="0" w:right="0" w:firstLine="0"/>
              <w:jc w:val="center"/>
            </w:pPr>
            <w:r>
              <w:rPr>
                <w:rFonts w:ascii="Times New Roman" w:hAnsi="Times New Roman" w:eastAsia="黑体"/>
                <w:b/>
                <w:sz w:val="21"/>
              </w:rPr>
              <w:t>项目</w:t>
            </w:r>
          </w:p>
        </w:tc>
        <w:tc>
          <w:tcPr>
            <w:tcW w:w="3203" w:type="dxa"/>
            <w:tcBorders>
              <w:bottom w:val="single" w:color="000000" w:sz="6" w:space="0"/>
            </w:tcBorders>
            <w:vAlign w:val="center"/>
          </w:tcPr>
          <w:p w14:paraId="37D6CA95">
            <w:pPr>
              <w:keepNext/>
              <w:spacing w:before="20" w:after="20" w:line="240" w:lineRule="auto"/>
              <w:ind w:left="0" w:right="0" w:firstLine="0"/>
              <w:jc w:val="center"/>
            </w:pPr>
            <w:r>
              <w:rPr>
                <w:rFonts w:ascii="Times New Roman" w:hAnsi="Times New Roman" w:eastAsia="黑体"/>
                <w:b/>
                <w:sz w:val="21"/>
              </w:rPr>
              <w:t>取值</w:t>
            </w:r>
          </w:p>
        </w:tc>
        <w:tc>
          <w:tcPr>
            <w:tcW w:w="1500" w:type="dxa"/>
            <w:tcBorders>
              <w:bottom w:val="single" w:color="000000" w:sz="6" w:space="0"/>
            </w:tcBorders>
            <w:vAlign w:val="center"/>
          </w:tcPr>
          <w:p w14:paraId="162F19A5">
            <w:pPr>
              <w:keepNext/>
              <w:spacing w:before="20" w:after="20" w:line="240" w:lineRule="auto"/>
              <w:ind w:left="0" w:right="0" w:firstLine="0"/>
              <w:jc w:val="center"/>
            </w:pPr>
            <w:r>
              <w:rPr>
                <w:rFonts w:ascii="Times New Roman" w:hAnsi="Times New Roman" w:eastAsia="黑体"/>
                <w:b/>
                <w:sz w:val="21"/>
              </w:rPr>
              <w:t>项目</w:t>
            </w:r>
          </w:p>
        </w:tc>
        <w:tc>
          <w:tcPr>
            <w:tcW w:w="3203" w:type="dxa"/>
            <w:tcBorders>
              <w:bottom w:val="single" w:color="000000" w:sz="6" w:space="0"/>
            </w:tcBorders>
            <w:vAlign w:val="center"/>
          </w:tcPr>
          <w:p w14:paraId="1EC798A1">
            <w:pPr>
              <w:keepNext/>
              <w:spacing w:before="20" w:after="20" w:line="240" w:lineRule="auto"/>
              <w:ind w:left="0" w:right="0" w:firstLine="0"/>
              <w:jc w:val="center"/>
            </w:pPr>
            <w:r>
              <w:rPr>
                <w:rFonts w:ascii="Times New Roman" w:hAnsi="Times New Roman" w:eastAsia="黑体"/>
                <w:b/>
                <w:sz w:val="21"/>
              </w:rPr>
              <w:t>取值</w:t>
            </w:r>
          </w:p>
        </w:tc>
      </w:tr>
      <w:tr w14:paraId="1F06F7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3A59370A">
            <w:pPr>
              <w:spacing w:before="20" w:after="20" w:line="240" w:lineRule="auto"/>
              <w:ind w:left="0" w:right="0" w:firstLine="0"/>
            </w:pPr>
            <w:r>
              <w:rPr>
                <w:rFonts w:ascii="Times New Roman" w:hAnsi="Times New Roman"/>
                <w:sz w:val="21"/>
              </w:rPr>
              <w:t>GPU</w:t>
            </w:r>
          </w:p>
        </w:tc>
        <w:tc>
          <w:tcPr>
            <w:tcW w:w="3203" w:type="dxa"/>
            <w:vAlign w:val="center"/>
          </w:tcPr>
          <w:p w14:paraId="431C7355">
            <w:pPr>
              <w:spacing w:before="20" w:after="20" w:line="240" w:lineRule="auto"/>
              <w:ind w:left="0" w:right="0" w:firstLine="0"/>
            </w:pPr>
            <w:r>
              <w:rPr>
                <w:rFonts w:ascii="Times New Roman" w:hAnsi="Times New Roman"/>
                <w:sz w:val="21"/>
              </w:rPr>
              <w:t>NVIDIA GeForce RTX 4060（8 GB显存）</w:t>
            </w:r>
          </w:p>
        </w:tc>
        <w:tc>
          <w:tcPr>
            <w:tcW w:w="1500" w:type="dxa"/>
            <w:vAlign w:val="center"/>
          </w:tcPr>
          <w:p w14:paraId="7CB92C95">
            <w:pPr>
              <w:spacing w:before="20" w:after="20" w:line="240" w:lineRule="auto"/>
              <w:ind w:left="0" w:right="0" w:firstLine="0"/>
            </w:pPr>
            <w:r>
              <w:rPr>
                <w:rFonts w:ascii="Times New Roman" w:hAnsi="Times New Roman"/>
                <w:sz w:val="21"/>
              </w:rPr>
              <w:t>输入尺寸</w:t>
            </w:r>
          </w:p>
        </w:tc>
        <w:tc>
          <w:tcPr>
            <w:tcW w:w="3203" w:type="dxa"/>
            <w:vAlign w:val="center"/>
          </w:tcPr>
          <w:p w14:paraId="71542433">
            <w:pPr>
              <w:spacing w:before="20" w:after="20" w:line="240" w:lineRule="auto"/>
              <w:ind w:left="0" w:right="0" w:firstLine="0"/>
            </w:pPr>
            <w:r>
              <w:rPr>
                <w:rFonts w:ascii="Times New Roman" w:hAnsi="Times New Roman"/>
                <w:sz w:val="21"/>
              </w:rPr>
              <w:t>640×640</w:t>
            </w:r>
          </w:p>
        </w:tc>
      </w:tr>
      <w:tr w14:paraId="1682FE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0B1C2784">
            <w:pPr>
              <w:spacing w:before="20" w:after="20" w:line="240" w:lineRule="auto"/>
              <w:ind w:left="0" w:right="0" w:firstLine="0"/>
            </w:pPr>
            <w:r>
              <w:rPr>
                <w:rFonts w:ascii="Times New Roman" w:hAnsi="Times New Roman"/>
                <w:sz w:val="21"/>
              </w:rPr>
              <w:t>CPU与内存</w:t>
            </w:r>
          </w:p>
        </w:tc>
        <w:tc>
          <w:tcPr>
            <w:tcW w:w="3203" w:type="dxa"/>
            <w:vAlign w:val="center"/>
          </w:tcPr>
          <w:p w14:paraId="1299D7FD">
            <w:pPr>
              <w:spacing w:before="20" w:after="20" w:line="240" w:lineRule="auto"/>
              <w:ind w:left="0" w:right="0" w:firstLine="0"/>
            </w:pPr>
            <w:r>
              <w:rPr>
                <w:rFonts w:ascii="Times New Roman" w:hAnsi="Times New Roman"/>
                <w:sz w:val="21"/>
              </w:rPr>
              <w:t>Intel Core i7-12700F，32 GB</w:t>
            </w:r>
          </w:p>
        </w:tc>
        <w:tc>
          <w:tcPr>
            <w:tcW w:w="1500" w:type="dxa"/>
            <w:vAlign w:val="center"/>
          </w:tcPr>
          <w:p w14:paraId="5B963BF4">
            <w:pPr>
              <w:spacing w:before="20" w:after="20" w:line="240" w:lineRule="auto"/>
              <w:ind w:left="0" w:right="0" w:firstLine="0"/>
            </w:pPr>
            <w:r>
              <w:rPr>
                <w:rFonts w:ascii="Times New Roman" w:hAnsi="Times New Roman"/>
                <w:sz w:val="21"/>
              </w:rPr>
              <w:t>训练轮数</w:t>
            </w:r>
          </w:p>
        </w:tc>
        <w:tc>
          <w:tcPr>
            <w:tcW w:w="3203" w:type="dxa"/>
            <w:vAlign w:val="center"/>
          </w:tcPr>
          <w:p w14:paraId="31552174">
            <w:pPr>
              <w:spacing w:before="20" w:after="20" w:line="240" w:lineRule="auto"/>
              <w:ind w:left="0" w:right="0" w:firstLine="0"/>
            </w:pPr>
            <w:r>
              <w:rPr>
                <w:rFonts w:ascii="Times New Roman" w:hAnsi="Times New Roman"/>
                <w:sz w:val="21"/>
              </w:rPr>
              <w:t>300</w:t>
            </w:r>
          </w:p>
        </w:tc>
      </w:tr>
      <w:tr w14:paraId="01B108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45BA1EB2">
            <w:pPr>
              <w:spacing w:before="20" w:after="20" w:line="240" w:lineRule="auto"/>
              <w:ind w:left="0" w:right="0" w:firstLine="0"/>
            </w:pPr>
            <w:r>
              <w:rPr>
                <w:rFonts w:ascii="Times New Roman" w:hAnsi="Times New Roman"/>
                <w:sz w:val="21"/>
              </w:rPr>
              <w:t>软件环境</w:t>
            </w:r>
          </w:p>
        </w:tc>
        <w:tc>
          <w:tcPr>
            <w:tcW w:w="3203" w:type="dxa"/>
            <w:vAlign w:val="center"/>
          </w:tcPr>
          <w:p w14:paraId="503D0602">
            <w:pPr>
              <w:spacing w:before="20" w:after="20" w:line="240" w:lineRule="auto"/>
              <w:ind w:left="0" w:right="0" w:firstLine="0"/>
            </w:pPr>
            <w:r>
              <w:rPr>
                <w:rFonts w:ascii="Times New Roman" w:hAnsi="Times New Roman"/>
                <w:sz w:val="21"/>
              </w:rPr>
              <w:t>Windows 11，CUDA 12.6，Ultralytics YOLO</w:t>
            </w:r>
          </w:p>
        </w:tc>
        <w:tc>
          <w:tcPr>
            <w:tcW w:w="1500" w:type="dxa"/>
            <w:vAlign w:val="center"/>
          </w:tcPr>
          <w:p w14:paraId="75D762FB">
            <w:pPr>
              <w:spacing w:before="20" w:after="20" w:line="240" w:lineRule="auto"/>
              <w:ind w:left="0" w:right="0" w:firstLine="0"/>
            </w:pPr>
            <w:r>
              <w:rPr>
                <w:rFonts w:ascii="Times New Roman" w:hAnsi="Times New Roman"/>
                <w:sz w:val="21"/>
              </w:rPr>
              <w:t>批量大小</w:t>
            </w:r>
          </w:p>
        </w:tc>
        <w:tc>
          <w:tcPr>
            <w:tcW w:w="3203" w:type="dxa"/>
            <w:vAlign w:val="center"/>
          </w:tcPr>
          <w:p w14:paraId="3B73B035">
            <w:pPr>
              <w:spacing w:before="20" w:after="20" w:line="240" w:lineRule="auto"/>
              <w:ind w:left="0" w:right="0" w:firstLine="0"/>
            </w:pPr>
            <w:r>
              <w:rPr>
                <w:rFonts w:ascii="Times New Roman" w:hAnsi="Times New Roman"/>
                <w:sz w:val="21"/>
              </w:rPr>
              <w:t>16</w:t>
            </w:r>
          </w:p>
        </w:tc>
      </w:tr>
      <w:tr w14:paraId="00B52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6B1AD9F6">
            <w:pPr>
              <w:spacing w:before="20" w:after="20" w:line="240" w:lineRule="auto"/>
              <w:ind w:left="0" w:right="0" w:firstLine="0"/>
            </w:pPr>
            <w:r>
              <w:rPr>
                <w:rFonts w:ascii="Times New Roman" w:hAnsi="Times New Roman"/>
                <w:sz w:val="21"/>
              </w:rPr>
              <w:t>随机种子</w:t>
            </w:r>
          </w:p>
        </w:tc>
        <w:tc>
          <w:tcPr>
            <w:tcW w:w="3203" w:type="dxa"/>
            <w:vAlign w:val="center"/>
          </w:tcPr>
          <w:p w14:paraId="06F089B2">
            <w:pPr>
              <w:spacing w:before="20" w:after="20" w:line="240" w:lineRule="auto"/>
              <w:ind w:left="0" w:right="0" w:firstLine="0"/>
            </w:pPr>
            <w:r>
              <w:rPr>
                <w:rFonts w:ascii="Times New Roman" w:hAnsi="Times New Roman"/>
                <w:sz w:val="21"/>
              </w:rPr>
              <w:t>42</w:t>
            </w:r>
          </w:p>
        </w:tc>
        <w:tc>
          <w:tcPr>
            <w:tcW w:w="1500" w:type="dxa"/>
            <w:vAlign w:val="center"/>
          </w:tcPr>
          <w:p w14:paraId="541941EA">
            <w:pPr>
              <w:spacing w:before="20" w:after="20" w:line="240" w:lineRule="auto"/>
              <w:ind w:left="0" w:right="0" w:firstLine="0"/>
            </w:pPr>
            <w:r>
              <w:rPr>
                <w:rFonts w:ascii="Times New Roman" w:hAnsi="Times New Roman"/>
                <w:sz w:val="21"/>
              </w:rPr>
              <w:t>初始学习率</w:t>
            </w:r>
          </w:p>
        </w:tc>
        <w:tc>
          <w:tcPr>
            <w:tcW w:w="3203" w:type="dxa"/>
            <w:vAlign w:val="center"/>
          </w:tcPr>
          <w:p w14:paraId="3E79D6EB">
            <w:pPr>
              <w:spacing w:before="20" w:after="20" w:line="240" w:lineRule="auto"/>
              <w:ind w:left="0" w:right="0" w:firstLine="0"/>
            </w:pPr>
            <w:r>
              <w:rPr>
                <w:rFonts w:ascii="Times New Roman" w:hAnsi="Times New Roman"/>
                <w:sz w:val="21"/>
              </w:rPr>
              <w:t>0.001</w:t>
            </w:r>
          </w:p>
        </w:tc>
      </w:tr>
      <w:tr w14:paraId="3355BC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152D6AF3">
            <w:pPr>
              <w:spacing w:before="20" w:after="20" w:line="240" w:lineRule="auto"/>
              <w:ind w:left="0" w:right="0" w:firstLine="0"/>
            </w:pPr>
            <w:r>
              <w:rPr>
                <w:rFonts w:ascii="Times New Roman" w:hAnsi="Times New Roman"/>
                <w:sz w:val="21"/>
              </w:rPr>
              <w:t>数据增强</w:t>
            </w:r>
          </w:p>
        </w:tc>
        <w:tc>
          <w:tcPr>
            <w:tcW w:w="3203" w:type="dxa"/>
            <w:vAlign w:val="center"/>
          </w:tcPr>
          <w:p w14:paraId="1840356C">
            <w:pPr>
              <w:spacing w:before="20" w:after="20" w:line="240" w:lineRule="auto"/>
              <w:ind w:left="0" w:right="0" w:firstLine="0"/>
              <w:rPr>
                <w:lang w:eastAsia="zh-CN"/>
              </w:rPr>
            </w:pPr>
            <w:r>
              <w:rPr>
                <w:rFonts w:ascii="Times New Roman" w:hAnsi="Times New Roman"/>
                <w:sz w:val="21"/>
                <w:lang w:eastAsia="zh-CN"/>
              </w:rPr>
              <w:t>翻转、亮度与对比度扰动、噪声注入、多图拼接</w:t>
            </w:r>
          </w:p>
        </w:tc>
        <w:tc>
          <w:tcPr>
            <w:tcW w:w="1500" w:type="dxa"/>
            <w:vMerge w:val="restart"/>
            <w:vAlign w:val="center"/>
          </w:tcPr>
          <w:p w14:paraId="6E9B5BFD">
            <w:pPr>
              <w:spacing w:before="20" w:after="20" w:line="240" w:lineRule="auto"/>
              <w:ind w:left="0" w:right="0" w:firstLine="0"/>
            </w:pPr>
            <w:r>
              <w:rPr>
                <w:rFonts w:ascii="Times New Roman" w:hAnsi="Times New Roman"/>
                <w:sz w:val="21"/>
              </w:rPr>
              <w:t>权重衰减</w:t>
            </w:r>
          </w:p>
        </w:tc>
        <w:tc>
          <w:tcPr>
            <w:tcW w:w="3203" w:type="dxa"/>
            <w:vMerge w:val="restart"/>
            <w:vAlign w:val="center"/>
          </w:tcPr>
          <w:p w14:paraId="7D2519FA">
            <w:pPr>
              <w:spacing w:before="20" w:after="20" w:line="240" w:lineRule="auto"/>
              <w:ind w:left="0" w:right="0" w:firstLine="0"/>
            </w:pPr>
            <w:r>
              <w:rPr>
                <w:rFonts w:ascii="Times New Roman" w:hAnsi="Times New Roman"/>
                <w:sz w:val="21"/>
              </w:rPr>
              <w:t>0.0005</w:t>
            </w:r>
          </w:p>
        </w:tc>
      </w:tr>
      <w:tr w14:paraId="6361C3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0223E382">
            <w:pPr>
              <w:spacing w:before="20" w:after="20" w:line="240" w:lineRule="auto"/>
              <w:ind w:left="0" w:right="0" w:firstLine="0"/>
            </w:pPr>
            <w:r>
              <w:rPr>
                <w:rFonts w:ascii="Times New Roman" w:hAnsi="Times New Roman"/>
                <w:sz w:val="21"/>
              </w:rPr>
              <w:t>损失函数</w:t>
            </w:r>
          </w:p>
        </w:tc>
        <w:tc>
          <w:tcPr>
            <w:tcW w:w="3203" w:type="dxa"/>
            <w:vAlign w:val="center"/>
          </w:tcPr>
          <w:p w14:paraId="22E30A92">
            <w:pPr>
              <w:spacing w:before="20" w:after="20" w:line="240" w:lineRule="auto"/>
              <w:ind w:left="0" w:right="0" w:firstLine="0"/>
              <w:rPr>
                <w:lang w:eastAsia="zh-CN"/>
              </w:rPr>
            </w:pPr>
            <w:r>
              <w:rPr>
                <w:rFonts w:ascii="Times New Roman" w:hAnsi="Times New Roman"/>
                <w:sz w:val="21"/>
                <w:lang w:eastAsia="zh-CN"/>
              </w:rPr>
              <w:t>EIoU定位损失、分类损失、分布焦点损失（DFL）</w:t>
            </w:r>
          </w:p>
        </w:tc>
        <w:tc>
          <w:tcPr>
            <w:tcW w:w="1500" w:type="dxa"/>
            <w:vMerge w:val="continue"/>
            <w:vAlign w:val="center"/>
          </w:tcPr>
          <w:p w14:paraId="404D9F13">
            <w:pPr>
              <w:spacing w:before="20" w:after="20" w:line="240" w:lineRule="auto"/>
              <w:ind w:left="0" w:right="0" w:firstLine="0"/>
              <w:rPr>
                <w:lang w:eastAsia="zh-CN"/>
              </w:rPr>
            </w:pPr>
          </w:p>
        </w:tc>
        <w:tc>
          <w:tcPr>
            <w:tcW w:w="3203" w:type="dxa"/>
            <w:vMerge w:val="continue"/>
            <w:vAlign w:val="center"/>
          </w:tcPr>
          <w:p w14:paraId="6CAFCBB3">
            <w:pPr>
              <w:spacing w:before="20" w:after="20" w:line="240" w:lineRule="auto"/>
              <w:ind w:left="0" w:right="0" w:firstLine="0"/>
              <w:rPr>
                <w:lang w:eastAsia="zh-CN"/>
              </w:rPr>
            </w:pPr>
          </w:p>
        </w:tc>
      </w:tr>
    </w:tbl>
    <w:p w14:paraId="419432AB">
      <w:pPr>
        <w:spacing w:after="0" w:line="360" w:lineRule="auto"/>
        <w:rPr>
          <w:lang w:eastAsia="zh-CN"/>
        </w:rPr>
      </w:pPr>
      <w:r>
        <w:rPr>
          <w:rFonts w:ascii="Times New Roman" w:hAnsi="Times New Roman"/>
          <w:lang w:eastAsia="zh-CN"/>
        </w:rPr>
        <w:t>前期YOLOv8+CBAM模型的训练过程如图5-10所示。训练集的边界框损失、分类损失和分布焦点损失持续下降，验证集的分类损失同样下降，边界框损失和分布焦点损失虽有波动但总体下降，表明模型逐步学到了温度异常的类别和位置特征；查准率、查全率和mAP@0.5在约30轮后接近1.0，mAP@0.5:0.95稳定在0.6～0.75。然而，验证集只有20张图像，指标接近1.0并不能说明模型具有足够的泛化能力，高IoU阈值下的定位精度也有提升空间。这正是改进阶段扩充数据集、增设测试集并改进模型结构的原因。</w:t>
      </w:r>
    </w:p>
    <w:p w14:paraId="740CEA2F">
      <w:pPr>
        <w:keepNext/>
        <w:spacing w:before="120" w:after="0" w:line="240" w:lineRule="auto"/>
        <w:jc w:val="center"/>
      </w:pPr>
      <w:r>
        <w:rPr>
          <w:lang w:eastAsia="zh-CN"/>
        </w:rPr>
        <w:drawing>
          <wp:inline distT="0" distB="0" distL="0" distR="0">
            <wp:extent cx="4206240" cy="2125345"/>
            <wp:effectExtent l="0" t="0" r="0" b="0"/>
            <wp:docPr id="100" name="图片 689071245" descr="图5-10  前期YOLOv8+CBAM模型的训练与验证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89071245" descr="图5-10  前期YOLOv8+CBAM模型的训练与验证曲线"/>
                    <pic:cNvPicPr>
                      <a:picLocks noChangeAspect="1"/>
                    </pic:cNvPicPr>
                  </pic:nvPicPr>
                  <pic:blipFill>
                    <a:blip r:embed="rId173"/>
                    <a:stretch>
                      <a:fillRect/>
                    </a:stretch>
                  </pic:blipFill>
                  <pic:spPr>
                    <a:xfrm>
                      <a:off x="0" y="0"/>
                      <a:ext cx="4206240" cy="2125414"/>
                    </a:xfrm>
                    <a:prstGeom prst="rect">
                      <a:avLst/>
                    </a:prstGeom>
                  </pic:spPr>
                </pic:pic>
              </a:graphicData>
            </a:graphic>
          </wp:inline>
        </w:drawing>
      </w:r>
    </w:p>
    <w:p w14:paraId="18F7E0C5">
      <w:pPr>
        <w:spacing w:after="120" w:line="240" w:lineRule="auto"/>
        <w:ind w:firstLine="0"/>
        <w:jc w:val="center"/>
        <w:rPr>
          <w:lang w:eastAsia="zh-CN"/>
        </w:rPr>
      </w:pPr>
      <w:r>
        <w:rPr>
          <w:rFonts w:ascii="Times New Roman" w:hAnsi="Times New Roman"/>
          <w:sz w:val="21"/>
          <w:szCs w:val="21"/>
          <w:lang w:eastAsia="zh-CN"/>
        </w:rPr>
        <w:t>图5-10　前期YOLOv8+CBAM模型的训练与验证曲线</w:t>
      </w:r>
    </w:p>
    <w:p w14:paraId="05AAE9F9">
      <w:pPr>
        <w:spacing w:after="120" w:line="240" w:lineRule="auto"/>
        <w:ind w:firstLine="0"/>
        <w:jc w:val="center"/>
        <w:rPr>
          <w:lang w:eastAsia="zh-CN"/>
        </w:rPr>
      </w:pPr>
      <w:r>
        <w:rPr>
          <w:rFonts w:ascii="Times New Roman" w:hAnsi="Times New Roman" w:cs="Times New Roman"/>
          <w:sz w:val="21"/>
          <w:szCs w:val="21"/>
          <w:lang w:eastAsia="zh-CN"/>
        </w:rPr>
        <w:t>Fig. 5-10 Training and validation curves of the preliminary YOLOv8+CBAM model</w:t>
      </w:r>
    </w:p>
    <w:p w14:paraId="09A9F426">
      <w:pPr>
        <w:pStyle w:val="6"/>
      </w:pPr>
      <w:r>
        <w:rPr>
          <w:rFonts w:ascii="Times New Roman" w:hAnsi="Times New Roman"/>
        </w:rPr>
        <w:t xml:space="preserve">5.2.4.9 </w:t>
      </w:r>
      <w:r>
        <w:t>识别性能指标</w:t>
      </w:r>
    </w:p>
    <w:p w14:paraId="1D0D58AE">
      <w:pPr>
        <w:spacing w:after="0" w:line="360" w:lineRule="auto"/>
        <w:rPr>
          <w:lang w:eastAsia="zh-CN"/>
        </w:rPr>
      </w:pPr>
      <w:r>
        <w:rPr>
          <w:rFonts w:ascii="Times New Roman" w:hAnsi="Times New Roman"/>
          <w:lang w:eastAsia="zh-CN"/>
        </w:rPr>
        <w:t>识别性能采用查准率、查全率、平均精度（AP）和平均精度均值（mAP）评价</w:t>
      </w:r>
      <w:r>
        <w:rPr>
          <w:rFonts w:ascii="Times New Roman" w:hAnsi="Times New Roman"/>
          <w:vertAlign w:val="superscript"/>
          <w:lang w:eastAsia="zh-CN"/>
        </w:rPr>
        <w:t>[222]</w:t>
      </w:r>
      <w:r>
        <w:rPr>
          <w:rFonts w:ascii="Times New Roman" w:hAnsi="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E4B8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21A4249">
            <w:pPr>
              <w:spacing w:before="60" w:after="60" w:line="240" w:lineRule="auto"/>
              <w:ind w:left="0" w:right="0" w:firstLine="0"/>
              <w:jc w:val="center"/>
              <w:rPr>
                <w:rFonts w:ascii="Times New Roman" w:hAnsi="Times New Roman" w:cs="Times New Roman"/>
              </w:rPr>
            </w:pPr>
            <w:r>
              <w:rPr>
                <w:rFonts w:ascii="Times New Roman" w:hAnsi="Times New Roman" w:cs="Times New Roman"/>
              </w:rPr>
              <w:t>Pre = TP/(TP + FP),  Rec = TP/(TP + FN)</w:t>
            </w:r>
          </w:p>
        </w:tc>
        <w:tc>
          <w:tcPr>
            <w:tcW w:w="848" w:type="dxa"/>
            <w:tcBorders>
              <w:top w:val="nil"/>
              <w:left w:val="nil"/>
              <w:bottom w:val="nil"/>
              <w:right w:val="nil"/>
            </w:tcBorders>
            <w:vAlign w:val="center"/>
          </w:tcPr>
          <w:p w14:paraId="7DEBC01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（5-12）</w:t>
            </w:r>
          </w:p>
        </w:tc>
      </w:tr>
      <w:tr w14:paraId="01C4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3A68F8C">
            <w:pPr>
              <w:spacing w:before="60" w:after="60" w:line="240" w:lineRule="auto"/>
              <w:ind w:left="0" w:right="0" w:firstLine="0"/>
              <w:jc w:val="center"/>
              <w:rPr>
                <w:rFonts w:ascii="Times New Roman" w:hAnsi="Times New Roman" w:cs="Times New Roman"/>
              </w:rPr>
            </w:pPr>
            <w:r>
              <w:rPr>
                <w:rFonts w:ascii="Times New Roman" w:hAnsi="Times New Roman" w:cs="Times New Roman"/>
              </w:rPr>
              <w:t>AP = Σn(Recn − Recn−1)Pren,  mAP = 1/(K)ΣkAPk</w:t>
            </w:r>
          </w:p>
        </w:tc>
        <w:tc>
          <w:tcPr>
            <w:tcW w:w="848" w:type="dxa"/>
            <w:tcBorders>
              <w:top w:val="nil"/>
              <w:left w:val="nil"/>
              <w:bottom w:val="nil"/>
              <w:right w:val="nil"/>
            </w:tcBorders>
            <w:vAlign w:val="center"/>
          </w:tcPr>
          <w:p w14:paraId="2B67E32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（5-13）</w:t>
            </w:r>
          </w:p>
        </w:tc>
      </w:tr>
    </w:tbl>
    <w:p w14:paraId="54775976">
      <w:pPr>
        <w:spacing w:after="0" w:line="360" w:lineRule="auto"/>
        <w:rPr>
          <w:lang w:eastAsia="zh-CN"/>
        </w:rPr>
      </w:pPr>
      <w:r>
        <w:rPr>
          <w:rFonts w:ascii="Times New Roman" w:hAnsi="Times New Roman"/>
          <w:lang w:eastAsia="zh-CN"/>
        </w:rPr>
        <w:t>式中，TP、FP、FN 分别为正确检出、误检和漏检的目标数；Pre</w:t>
      </w:r>
      <w:r>
        <w:rPr>
          <w:rFonts w:ascii="Times New Roman" w:hAnsi="Times New Roman"/>
          <w:i/>
          <w:vertAlign w:val="subscript"/>
          <w:lang w:eastAsia="zh-CN"/>
        </w:rPr>
        <w:t>n</w:t>
      </w:r>
      <w:r>
        <w:rPr>
          <w:rFonts w:ascii="Times New Roman" w:hAnsi="Times New Roman"/>
          <w:lang w:eastAsia="zh-CN"/>
        </w:rPr>
        <w:t>、Rec</w:t>
      </w:r>
      <w:r>
        <w:rPr>
          <w:rFonts w:ascii="Times New Roman" w:hAnsi="Times New Roman"/>
          <w:i/>
          <w:vertAlign w:val="subscript"/>
          <w:lang w:eastAsia="zh-CN"/>
        </w:rPr>
        <w:t>n</w:t>
      </w:r>
      <w:r>
        <w:rPr>
          <w:rFonts w:ascii="Times New Roman" w:hAnsi="Times New Roman"/>
          <w:lang w:eastAsia="zh-CN"/>
        </w:rPr>
        <w:t xml:space="preserve"> 为按置信度降序取前 </w:t>
      </w:r>
      <w:r>
        <w:rPr>
          <w:rFonts w:ascii="Times New Roman" w:hAnsi="Times New Roman"/>
          <w:i/>
          <w:lang w:eastAsia="zh-CN"/>
        </w:rPr>
        <w:t>n</w:t>
      </w:r>
      <w:r>
        <w:rPr>
          <w:rFonts w:ascii="Times New Roman" w:hAnsi="Times New Roman"/>
          <w:lang w:eastAsia="zh-CN"/>
        </w:rPr>
        <w:t xml:space="preserve"> 个检测结果时的查准率和查全率；</w:t>
      </w:r>
      <w:r>
        <w:rPr>
          <w:rFonts w:ascii="Times New Roman" w:hAnsi="Times New Roman"/>
          <w:i/>
          <w:lang w:eastAsia="zh-CN"/>
        </w:rPr>
        <w:t>K</w:t>
      </w:r>
      <w:r>
        <w:rPr>
          <w:rFonts w:ascii="Times New Roman" w:hAnsi="Times New Roman"/>
          <w:lang w:eastAsia="zh-CN"/>
        </w:rPr>
        <w:t xml:space="preserve"> 为类别数。交并比阈值取0.5时记为mAP@0.5，在0.5～0.95间按0.05步长取平均时记为mAP@0.5:0.95。查准率反映误检控制能力，查全率反映漏检控制能力；对堤防巡检而言，漏检可能使险情延误，误检则增加复核工作量，二者均需关注。面向评价应用，还应统计每公里误报数和复核工作量；漏检率须有逐图人工真值才能计算。</w:t>
      </w:r>
    </w:p>
    <w:p w14:paraId="4E947B29">
      <w:pPr>
        <w:pStyle w:val="6"/>
      </w:pPr>
      <w:r>
        <w:rPr>
          <w:rFonts w:ascii="Times New Roman" w:hAnsi="Times New Roman"/>
        </w:rPr>
        <w:t xml:space="preserve">5.2.4.10 </w:t>
      </w:r>
      <w:r>
        <w:t>消融与对比试验</w:t>
      </w:r>
    </w:p>
    <w:p w14:paraId="7E7BD04D">
      <w:pPr>
        <w:spacing w:after="0" w:line="360" w:lineRule="auto"/>
        <w:rPr>
          <w:lang w:eastAsia="zh-CN"/>
        </w:rPr>
      </w:pPr>
      <w:r>
        <w:rPr>
          <w:rFonts w:ascii="Times New Roman" w:hAnsi="Times New Roman"/>
          <w:lang w:eastAsia="zh-CN"/>
        </w:rPr>
        <w:t>为检验各改进模块的作用，以YOLOv8n为基线，依次叠加P2小目标检测分支、EIoU损失和SimAM注意力模块（消融试验）；并在相同数据集和训练参数下，与YOLOv5n</w:t>
      </w:r>
      <w:r>
        <w:rPr>
          <w:rFonts w:ascii="Times New Roman" w:hAnsi="Times New Roman"/>
          <w:vertAlign w:val="superscript"/>
          <w:lang w:eastAsia="zh-CN"/>
        </w:rPr>
        <w:t>[223]</w:t>
      </w:r>
      <w:r>
        <w:rPr>
          <w:rFonts w:ascii="Times New Roman" w:hAnsi="Times New Roman"/>
          <w:lang w:eastAsia="zh-CN"/>
        </w:rPr>
        <w:t>、YOLOv9-T</w:t>
      </w:r>
      <w:r>
        <w:rPr>
          <w:rFonts w:ascii="Times New Roman" w:hAnsi="Times New Roman"/>
          <w:vertAlign w:val="superscript"/>
          <w:lang w:eastAsia="zh-CN"/>
        </w:rPr>
        <w:t>[224]</w:t>
      </w:r>
      <w:r>
        <w:rPr>
          <w:rFonts w:ascii="Times New Roman" w:hAnsi="Times New Roman"/>
          <w:lang w:eastAsia="zh-CN"/>
        </w:rPr>
        <w:t>、YOLOv10n</w:t>
      </w:r>
      <w:r>
        <w:rPr>
          <w:rFonts w:ascii="Times New Roman" w:hAnsi="Times New Roman"/>
          <w:vertAlign w:val="superscript"/>
          <w:lang w:eastAsia="zh-CN"/>
        </w:rPr>
        <w:t>[225]</w:t>
      </w:r>
      <w:r>
        <w:rPr>
          <w:rFonts w:ascii="Times New Roman" w:hAnsi="Times New Roman"/>
          <w:lang w:eastAsia="zh-CN"/>
        </w:rPr>
        <w:t>和YOLOv11n</w:t>
      </w:r>
      <w:r>
        <w:rPr>
          <w:rFonts w:ascii="Times New Roman" w:hAnsi="Times New Roman"/>
          <w:vertAlign w:val="superscript"/>
          <w:lang w:eastAsia="zh-CN"/>
        </w:rPr>
        <w:t>[226]</w:t>
      </w:r>
      <w:r>
        <w:rPr>
          <w:rFonts w:ascii="Times New Roman" w:hAnsi="Times New Roman"/>
          <w:lang w:eastAsia="zh-CN"/>
        </w:rPr>
        <w:t>等主流轻量级模型对比（对比试验）。测试集上的结果见表5-11和图5-11。</w:t>
      </w:r>
    </w:p>
    <w:p w14:paraId="07AF1295">
      <w:pPr>
        <w:keepNext/>
        <w:spacing w:after="120" w:line="240" w:lineRule="auto"/>
        <w:ind w:firstLine="0"/>
        <w:jc w:val="center"/>
        <w:rPr>
          <w:lang w:eastAsia="zh-CN"/>
        </w:rPr>
      </w:pPr>
      <w:r>
        <w:rPr>
          <w:rFonts w:ascii="Times New Roman" w:hAnsi="Times New Roman"/>
          <w:sz w:val="21"/>
          <w:szCs w:val="21"/>
          <w:lang w:eastAsia="zh-CN"/>
        </w:rPr>
        <w:t>表5-11　管涌识别模型的消融与对比试验结果</w:t>
      </w:r>
    </w:p>
    <w:p w14:paraId="2ABA018F">
      <w:pPr>
        <w:keepNext/>
        <w:spacing w:after="120" w:line="240" w:lineRule="auto"/>
        <w:ind w:firstLine="0"/>
        <w:jc w:val="center"/>
        <w:rPr>
          <w:lang w:eastAsia="zh-CN"/>
        </w:rPr>
      </w:pPr>
      <w:r>
        <w:rPr>
          <w:rFonts w:ascii="Times New Roman" w:hAnsi="Times New Roman" w:cs="Times New Roman"/>
          <w:sz w:val="21"/>
          <w:szCs w:val="21"/>
          <w:lang w:eastAsia="zh-CN"/>
        </w:rPr>
        <w:t>Table 5-11 Ablation and comparative test results of the piping recognition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3306"/>
        <w:gridCol w:w="1200"/>
        <w:gridCol w:w="1200"/>
        <w:gridCol w:w="1200"/>
        <w:gridCol w:w="1200"/>
      </w:tblGrid>
      <w:tr w14:paraId="74CDF0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5A0E7341">
            <w:pPr>
              <w:keepNext/>
              <w:spacing w:before="20" w:after="20" w:line="240" w:lineRule="auto"/>
              <w:ind w:left="0" w:right="0" w:firstLine="0"/>
              <w:jc w:val="center"/>
            </w:pPr>
            <w:r>
              <w:rPr>
                <w:rFonts w:ascii="Times New Roman" w:hAnsi="Times New Roman" w:eastAsia="黑体"/>
                <w:b/>
                <w:sz w:val="21"/>
              </w:rPr>
              <w:t>试验</w:t>
            </w:r>
          </w:p>
        </w:tc>
        <w:tc>
          <w:tcPr>
            <w:tcW w:w="3306" w:type="dxa"/>
            <w:tcBorders>
              <w:bottom w:val="single" w:color="000000" w:sz="6" w:space="0"/>
            </w:tcBorders>
            <w:vAlign w:val="center"/>
          </w:tcPr>
          <w:p w14:paraId="64B0F668">
            <w:pPr>
              <w:keepNext/>
              <w:spacing w:before="20" w:after="20" w:line="240" w:lineRule="auto"/>
              <w:ind w:left="0" w:right="0" w:firstLine="0"/>
              <w:jc w:val="center"/>
            </w:pPr>
            <w:r>
              <w:rPr>
                <w:rFonts w:ascii="Times New Roman" w:hAnsi="Times New Roman" w:eastAsia="黑体"/>
                <w:b/>
                <w:sz w:val="21"/>
              </w:rPr>
              <w:t>模型</w:t>
            </w:r>
          </w:p>
        </w:tc>
        <w:tc>
          <w:tcPr>
            <w:tcW w:w="1200" w:type="dxa"/>
            <w:tcBorders>
              <w:bottom w:val="single" w:color="000000" w:sz="6" w:space="0"/>
            </w:tcBorders>
            <w:vAlign w:val="center"/>
          </w:tcPr>
          <w:p w14:paraId="230FF2A3">
            <w:pPr>
              <w:keepNext/>
              <w:spacing w:before="20" w:after="20" w:line="240" w:lineRule="auto"/>
              <w:ind w:left="0" w:right="0" w:firstLine="0"/>
              <w:jc w:val="center"/>
            </w:pPr>
            <w:r>
              <w:rPr>
                <w:rFonts w:ascii="Times New Roman" w:hAnsi="Times New Roman" w:eastAsia="黑体"/>
                <w:b/>
                <w:sz w:val="21"/>
              </w:rPr>
              <w:t>查准率/%</w:t>
            </w:r>
          </w:p>
        </w:tc>
        <w:tc>
          <w:tcPr>
            <w:tcW w:w="1200" w:type="dxa"/>
            <w:tcBorders>
              <w:bottom w:val="single" w:color="000000" w:sz="6" w:space="0"/>
            </w:tcBorders>
            <w:vAlign w:val="center"/>
          </w:tcPr>
          <w:p w14:paraId="4D0CFD80">
            <w:pPr>
              <w:keepNext/>
              <w:spacing w:before="20" w:after="20" w:line="240" w:lineRule="auto"/>
              <w:ind w:left="0" w:right="0" w:firstLine="0"/>
              <w:jc w:val="center"/>
            </w:pPr>
            <w:r>
              <w:rPr>
                <w:rFonts w:ascii="Times New Roman" w:hAnsi="Times New Roman" w:eastAsia="黑体"/>
                <w:b/>
                <w:sz w:val="21"/>
              </w:rPr>
              <w:t>查全率/%</w:t>
            </w:r>
          </w:p>
        </w:tc>
        <w:tc>
          <w:tcPr>
            <w:tcW w:w="1200" w:type="dxa"/>
            <w:tcBorders>
              <w:bottom w:val="single" w:color="000000" w:sz="6" w:space="0"/>
            </w:tcBorders>
            <w:vAlign w:val="center"/>
          </w:tcPr>
          <w:p w14:paraId="6EEBEF24">
            <w:pPr>
              <w:keepNext/>
              <w:spacing w:before="20" w:after="20" w:line="240" w:lineRule="auto"/>
              <w:ind w:left="0" w:right="0" w:firstLine="0"/>
              <w:jc w:val="center"/>
            </w:pPr>
            <w:r>
              <w:rPr>
                <w:rFonts w:ascii="Times New Roman" w:hAnsi="Times New Roman" w:eastAsia="黑体"/>
                <w:b/>
                <w:sz w:val="21"/>
              </w:rPr>
              <w:t>mAP@0.5/%</w:t>
            </w:r>
          </w:p>
        </w:tc>
        <w:tc>
          <w:tcPr>
            <w:tcW w:w="1200" w:type="dxa"/>
            <w:tcBorders>
              <w:bottom w:val="single" w:color="000000" w:sz="6" w:space="0"/>
            </w:tcBorders>
            <w:vAlign w:val="center"/>
          </w:tcPr>
          <w:p w14:paraId="48D6CCE8">
            <w:pPr>
              <w:keepNext/>
              <w:spacing w:before="20" w:after="20" w:line="240" w:lineRule="auto"/>
              <w:ind w:left="0" w:right="0" w:firstLine="0"/>
              <w:jc w:val="center"/>
            </w:pPr>
            <w:r>
              <w:rPr>
                <w:rFonts w:ascii="Times New Roman" w:hAnsi="Times New Roman" w:eastAsia="黑体"/>
                <w:b/>
                <w:sz w:val="21"/>
              </w:rPr>
              <w:t>mAP@0.5:0.95/%</w:t>
            </w:r>
          </w:p>
        </w:tc>
      </w:tr>
      <w:tr w14:paraId="03BAE7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restart"/>
            <w:vAlign w:val="center"/>
          </w:tcPr>
          <w:p w14:paraId="2E133C30">
            <w:pPr>
              <w:spacing w:before="20" w:after="20" w:line="240" w:lineRule="auto"/>
              <w:ind w:left="0" w:right="0" w:firstLine="0"/>
              <w:jc w:val="center"/>
            </w:pPr>
            <w:r>
              <w:rPr>
                <w:rFonts w:ascii="Times New Roman" w:hAnsi="Times New Roman"/>
                <w:sz w:val="21"/>
              </w:rPr>
              <w:t>消融试验</w:t>
            </w:r>
          </w:p>
        </w:tc>
        <w:tc>
          <w:tcPr>
            <w:tcW w:w="3306" w:type="dxa"/>
            <w:vAlign w:val="center"/>
          </w:tcPr>
          <w:p w14:paraId="470EDA0B">
            <w:pPr>
              <w:spacing w:before="20" w:after="20" w:line="240" w:lineRule="auto"/>
              <w:ind w:left="0" w:right="0" w:firstLine="0"/>
            </w:pPr>
            <w:r>
              <w:rPr>
                <w:rFonts w:ascii="Times New Roman" w:hAnsi="Times New Roman"/>
                <w:sz w:val="21"/>
              </w:rPr>
              <w:t>YOLOv8n（基线）</w:t>
            </w:r>
          </w:p>
        </w:tc>
        <w:tc>
          <w:tcPr>
            <w:tcW w:w="1200" w:type="dxa"/>
            <w:vAlign w:val="center"/>
          </w:tcPr>
          <w:p w14:paraId="04402DED">
            <w:pPr>
              <w:spacing w:before="20" w:after="20" w:line="240" w:lineRule="auto"/>
              <w:ind w:left="0" w:right="0" w:firstLine="0"/>
              <w:jc w:val="center"/>
            </w:pPr>
            <w:r>
              <w:rPr>
                <w:rFonts w:ascii="Times New Roman" w:hAnsi="Times New Roman"/>
                <w:sz w:val="21"/>
              </w:rPr>
              <w:t>94.0</w:t>
            </w:r>
          </w:p>
        </w:tc>
        <w:tc>
          <w:tcPr>
            <w:tcW w:w="1200" w:type="dxa"/>
            <w:vAlign w:val="center"/>
          </w:tcPr>
          <w:p w14:paraId="237F1CD3">
            <w:pPr>
              <w:spacing w:before="20" w:after="20" w:line="240" w:lineRule="auto"/>
              <w:ind w:left="0" w:right="0" w:firstLine="0"/>
              <w:jc w:val="center"/>
            </w:pPr>
            <w:r>
              <w:rPr>
                <w:rFonts w:ascii="Times New Roman" w:hAnsi="Times New Roman"/>
                <w:sz w:val="21"/>
              </w:rPr>
              <w:t>89.4</w:t>
            </w:r>
          </w:p>
        </w:tc>
        <w:tc>
          <w:tcPr>
            <w:tcW w:w="1200" w:type="dxa"/>
            <w:vAlign w:val="center"/>
          </w:tcPr>
          <w:p w14:paraId="144F1173">
            <w:pPr>
              <w:spacing w:before="20" w:after="20" w:line="240" w:lineRule="auto"/>
              <w:ind w:left="0" w:right="0" w:firstLine="0"/>
              <w:jc w:val="center"/>
            </w:pPr>
            <w:r>
              <w:rPr>
                <w:rFonts w:ascii="Times New Roman" w:hAnsi="Times New Roman"/>
                <w:sz w:val="21"/>
              </w:rPr>
              <w:t>95.7</w:t>
            </w:r>
          </w:p>
        </w:tc>
        <w:tc>
          <w:tcPr>
            <w:tcW w:w="1200" w:type="dxa"/>
            <w:vAlign w:val="center"/>
          </w:tcPr>
          <w:p w14:paraId="5BB26DF6">
            <w:pPr>
              <w:spacing w:before="20" w:after="20" w:line="240" w:lineRule="auto"/>
              <w:ind w:left="0" w:right="0" w:firstLine="0"/>
              <w:jc w:val="center"/>
            </w:pPr>
            <w:r>
              <w:rPr>
                <w:rFonts w:ascii="Times New Roman" w:hAnsi="Times New Roman"/>
                <w:sz w:val="21"/>
              </w:rPr>
              <w:t>66.8</w:t>
            </w:r>
          </w:p>
        </w:tc>
      </w:tr>
      <w:tr w14:paraId="667CBD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53ED94E7">
            <w:pPr>
              <w:spacing w:before="20" w:after="20" w:line="240" w:lineRule="auto"/>
              <w:ind w:left="0" w:right="0" w:firstLine="0"/>
              <w:jc w:val="center"/>
            </w:pPr>
          </w:p>
        </w:tc>
        <w:tc>
          <w:tcPr>
            <w:tcW w:w="3306" w:type="dxa"/>
            <w:vAlign w:val="center"/>
          </w:tcPr>
          <w:p w14:paraId="38C5240B">
            <w:pPr>
              <w:spacing w:before="20" w:after="20" w:line="240" w:lineRule="auto"/>
              <w:ind w:left="0" w:right="0" w:firstLine="0"/>
            </w:pPr>
            <w:r>
              <w:rPr>
                <w:rFonts w:ascii="Times New Roman" w:hAnsi="Times New Roman"/>
                <w:sz w:val="21"/>
              </w:rPr>
              <w:t>YOLOv8n+P2</w:t>
            </w:r>
          </w:p>
        </w:tc>
        <w:tc>
          <w:tcPr>
            <w:tcW w:w="1200" w:type="dxa"/>
            <w:vAlign w:val="center"/>
          </w:tcPr>
          <w:p w14:paraId="1E3C5DCF">
            <w:pPr>
              <w:spacing w:before="20" w:after="20" w:line="240" w:lineRule="auto"/>
              <w:ind w:left="0" w:right="0" w:firstLine="0"/>
              <w:jc w:val="center"/>
            </w:pPr>
            <w:r>
              <w:rPr>
                <w:rFonts w:ascii="Times New Roman" w:hAnsi="Times New Roman"/>
                <w:sz w:val="21"/>
              </w:rPr>
              <w:t>92.4</w:t>
            </w:r>
          </w:p>
        </w:tc>
        <w:tc>
          <w:tcPr>
            <w:tcW w:w="1200" w:type="dxa"/>
            <w:vAlign w:val="center"/>
          </w:tcPr>
          <w:p w14:paraId="280A4EC1">
            <w:pPr>
              <w:spacing w:before="20" w:after="20" w:line="240" w:lineRule="auto"/>
              <w:ind w:left="0" w:right="0" w:firstLine="0"/>
              <w:jc w:val="center"/>
            </w:pPr>
            <w:r>
              <w:rPr>
                <w:rFonts w:ascii="Times New Roman" w:hAnsi="Times New Roman"/>
                <w:sz w:val="21"/>
              </w:rPr>
              <w:t>92.4</w:t>
            </w:r>
          </w:p>
        </w:tc>
        <w:tc>
          <w:tcPr>
            <w:tcW w:w="1200" w:type="dxa"/>
            <w:vAlign w:val="center"/>
          </w:tcPr>
          <w:p w14:paraId="39BDCC7A">
            <w:pPr>
              <w:spacing w:before="20" w:after="20" w:line="240" w:lineRule="auto"/>
              <w:ind w:left="0" w:right="0" w:firstLine="0"/>
              <w:jc w:val="center"/>
            </w:pPr>
            <w:r>
              <w:rPr>
                <w:rFonts w:ascii="Times New Roman" w:hAnsi="Times New Roman"/>
                <w:sz w:val="21"/>
              </w:rPr>
              <w:t>96.9</w:t>
            </w:r>
          </w:p>
        </w:tc>
        <w:tc>
          <w:tcPr>
            <w:tcW w:w="1200" w:type="dxa"/>
            <w:vAlign w:val="center"/>
          </w:tcPr>
          <w:p w14:paraId="149D2249">
            <w:pPr>
              <w:spacing w:before="20" w:after="20" w:line="240" w:lineRule="auto"/>
              <w:ind w:left="0" w:right="0" w:firstLine="0"/>
              <w:jc w:val="center"/>
            </w:pPr>
            <w:r>
              <w:rPr>
                <w:rFonts w:ascii="Times New Roman" w:hAnsi="Times New Roman"/>
                <w:sz w:val="21"/>
              </w:rPr>
              <w:t>68.0</w:t>
            </w:r>
          </w:p>
        </w:tc>
      </w:tr>
      <w:tr w14:paraId="67C20D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074A3335">
            <w:pPr>
              <w:spacing w:before="20" w:after="20" w:line="240" w:lineRule="auto"/>
              <w:ind w:left="0" w:right="0" w:firstLine="0"/>
              <w:jc w:val="center"/>
            </w:pPr>
          </w:p>
        </w:tc>
        <w:tc>
          <w:tcPr>
            <w:tcW w:w="3306" w:type="dxa"/>
            <w:vAlign w:val="center"/>
          </w:tcPr>
          <w:p w14:paraId="0AECF307">
            <w:pPr>
              <w:spacing w:before="20" w:after="20" w:line="240" w:lineRule="auto"/>
              <w:ind w:left="0" w:right="0" w:firstLine="0"/>
            </w:pPr>
            <w:r>
              <w:rPr>
                <w:rFonts w:ascii="Times New Roman" w:hAnsi="Times New Roman"/>
                <w:sz w:val="21"/>
              </w:rPr>
              <w:t>YOLOv8n+P2+EIoU</w:t>
            </w:r>
          </w:p>
        </w:tc>
        <w:tc>
          <w:tcPr>
            <w:tcW w:w="1200" w:type="dxa"/>
            <w:vAlign w:val="center"/>
          </w:tcPr>
          <w:p w14:paraId="72A10E71">
            <w:pPr>
              <w:spacing w:before="20" w:after="20" w:line="240" w:lineRule="auto"/>
              <w:ind w:left="0" w:right="0" w:firstLine="0"/>
              <w:jc w:val="center"/>
            </w:pPr>
            <w:r>
              <w:rPr>
                <w:rFonts w:ascii="Times New Roman" w:hAnsi="Times New Roman"/>
                <w:sz w:val="21"/>
              </w:rPr>
              <w:t>93.6</w:t>
            </w:r>
          </w:p>
        </w:tc>
        <w:tc>
          <w:tcPr>
            <w:tcW w:w="1200" w:type="dxa"/>
            <w:vAlign w:val="center"/>
          </w:tcPr>
          <w:p w14:paraId="56B2CADD">
            <w:pPr>
              <w:spacing w:before="20" w:after="20" w:line="240" w:lineRule="auto"/>
              <w:ind w:left="0" w:right="0" w:firstLine="0"/>
              <w:jc w:val="center"/>
            </w:pPr>
            <w:r>
              <w:rPr>
                <w:rFonts w:ascii="Times New Roman" w:hAnsi="Times New Roman"/>
                <w:sz w:val="21"/>
              </w:rPr>
              <w:t>93.0</w:t>
            </w:r>
          </w:p>
        </w:tc>
        <w:tc>
          <w:tcPr>
            <w:tcW w:w="1200" w:type="dxa"/>
            <w:vAlign w:val="center"/>
          </w:tcPr>
          <w:p w14:paraId="6F6D7554">
            <w:pPr>
              <w:spacing w:before="20" w:after="20" w:line="240" w:lineRule="auto"/>
              <w:ind w:left="0" w:right="0" w:firstLine="0"/>
              <w:jc w:val="center"/>
            </w:pPr>
            <w:r>
              <w:rPr>
                <w:rFonts w:ascii="Times New Roman" w:hAnsi="Times New Roman"/>
                <w:sz w:val="21"/>
              </w:rPr>
              <w:t>96.9</w:t>
            </w:r>
          </w:p>
        </w:tc>
        <w:tc>
          <w:tcPr>
            <w:tcW w:w="1200" w:type="dxa"/>
            <w:vAlign w:val="center"/>
          </w:tcPr>
          <w:p w14:paraId="4A00F12F">
            <w:pPr>
              <w:spacing w:before="20" w:after="20" w:line="240" w:lineRule="auto"/>
              <w:ind w:left="0" w:right="0" w:firstLine="0"/>
              <w:jc w:val="center"/>
            </w:pPr>
            <w:r>
              <w:rPr>
                <w:rFonts w:ascii="Times New Roman" w:hAnsi="Times New Roman"/>
                <w:sz w:val="21"/>
              </w:rPr>
              <w:t>68.1</w:t>
            </w:r>
          </w:p>
        </w:tc>
      </w:tr>
      <w:tr w14:paraId="61B590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3723F2E4">
            <w:pPr>
              <w:spacing w:before="20" w:after="20" w:line="240" w:lineRule="auto"/>
              <w:ind w:left="0" w:right="0" w:firstLine="0"/>
              <w:jc w:val="center"/>
            </w:pPr>
          </w:p>
        </w:tc>
        <w:tc>
          <w:tcPr>
            <w:tcW w:w="3306" w:type="dxa"/>
            <w:vAlign w:val="center"/>
          </w:tcPr>
          <w:p w14:paraId="25CB755F">
            <w:pPr>
              <w:spacing w:before="20" w:after="20" w:line="240" w:lineRule="auto"/>
              <w:ind w:left="0" w:right="0" w:firstLine="0"/>
            </w:pPr>
            <w:r>
              <w:rPr>
                <w:rFonts w:ascii="Times New Roman" w:hAnsi="Times New Roman"/>
                <w:sz w:val="21"/>
              </w:rPr>
              <w:t>YOLOv8n+P2+EIoU+SimAM（P2ES-YOLO）</w:t>
            </w:r>
          </w:p>
        </w:tc>
        <w:tc>
          <w:tcPr>
            <w:tcW w:w="1200" w:type="dxa"/>
            <w:vAlign w:val="center"/>
          </w:tcPr>
          <w:p w14:paraId="736BF889">
            <w:pPr>
              <w:spacing w:before="20" w:after="20" w:line="240" w:lineRule="auto"/>
              <w:ind w:left="0" w:right="0" w:firstLine="0"/>
              <w:jc w:val="center"/>
            </w:pPr>
            <w:r>
              <w:rPr>
                <w:rFonts w:ascii="Times New Roman" w:hAnsi="Times New Roman"/>
                <w:sz w:val="21"/>
              </w:rPr>
              <w:t>95.1</w:t>
            </w:r>
          </w:p>
        </w:tc>
        <w:tc>
          <w:tcPr>
            <w:tcW w:w="1200" w:type="dxa"/>
            <w:vAlign w:val="center"/>
          </w:tcPr>
          <w:p w14:paraId="7DE255CF">
            <w:pPr>
              <w:spacing w:before="20" w:after="20" w:line="240" w:lineRule="auto"/>
              <w:ind w:left="0" w:right="0" w:firstLine="0"/>
              <w:jc w:val="center"/>
            </w:pPr>
            <w:r>
              <w:rPr>
                <w:rFonts w:ascii="Times New Roman" w:hAnsi="Times New Roman"/>
                <w:sz w:val="21"/>
              </w:rPr>
              <w:t>93.4</w:t>
            </w:r>
          </w:p>
        </w:tc>
        <w:tc>
          <w:tcPr>
            <w:tcW w:w="1200" w:type="dxa"/>
            <w:vAlign w:val="center"/>
          </w:tcPr>
          <w:p w14:paraId="41B5A3A0">
            <w:pPr>
              <w:spacing w:before="20" w:after="20" w:line="240" w:lineRule="auto"/>
              <w:ind w:left="0" w:right="0" w:firstLine="0"/>
              <w:jc w:val="center"/>
            </w:pPr>
            <w:r>
              <w:rPr>
                <w:rFonts w:ascii="Times New Roman" w:hAnsi="Times New Roman"/>
                <w:sz w:val="21"/>
              </w:rPr>
              <w:t>97.2</w:t>
            </w:r>
          </w:p>
        </w:tc>
        <w:tc>
          <w:tcPr>
            <w:tcW w:w="1200" w:type="dxa"/>
            <w:vAlign w:val="center"/>
          </w:tcPr>
          <w:p w14:paraId="5E7D6247">
            <w:pPr>
              <w:spacing w:before="20" w:after="20" w:line="240" w:lineRule="auto"/>
              <w:ind w:left="0" w:right="0" w:firstLine="0"/>
              <w:jc w:val="center"/>
            </w:pPr>
            <w:r>
              <w:rPr>
                <w:rFonts w:ascii="Times New Roman" w:hAnsi="Times New Roman"/>
                <w:sz w:val="21"/>
              </w:rPr>
              <w:t>68.5</w:t>
            </w:r>
          </w:p>
        </w:tc>
      </w:tr>
      <w:tr w14:paraId="26C3AF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restart"/>
            <w:vAlign w:val="center"/>
          </w:tcPr>
          <w:p w14:paraId="251C68C4">
            <w:pPr>
              <w:spacing w:before="20" w:after="20" w:line="240" w:lineRule="auto"/>
              <w:ind w:left="0" w:right="0" w:firstLine="0"/>
              <w:jc w:val="center"/>
            </w:pPr>
            <w:r>
              <w:rPr>
                <w:rFonts w:ascii="Times New Roman" w:hAnsi="Times New Roman"/>
                <w:sz w:val="21"/>
              </w:rPr>
              <w:t>对比试验</w:t>
            </w:r>
          </w:p>
        </w:tc>
        <w:tc>
          <w:tcPr>
            <w:tcW w:w="3306" w:type="dxa"/>
            <w:vAlign w:val="center"/>
          </w:tcPr>
          <w:p w14:paraId="00616A3D">
            <w:pPr>
              <w:spacing w:before="20" w:after="20" w:line="240" w:lineRule="auto"/>
              <w:ind w:left="0" w:right="0" w:firstLine="0"/>
            </w:pPr>
            <w:r>
              <w:rPr>
                <w:rFonts w:ascii="Times New Roman" w:hAnsi="Times New Roman"/>
                <w:sz w:val="21"/>
              </w:rPr>
              <w:t>YOLOv5n</w:t>
            </w:r>
          </w:p>
        </w:tc>
        <w:tc>
          <w:tcPr>
            <w:tcW w:w="1200" w:type="dxa"/>
            <w:vAlign w:val="center"/>
          </w:tcPr>
          <w:p w14:paraId="41D86427">
            <w:pPr>
              <w:spacing w:before="20" w:after="20" w:line="240" w:lineRule="auto"/>
              <w:ind w:left="0" w:right="0" w:firstLine="0"/>
              <w:jc w:val="center"/>
            </w:pPr>
            <w:r>
              <w:rPr>
                <w:rFonts w:ascii="Times New Roman" w:hAnsi="Times New Roman"/>
                <w:sz w:val="21"/>
              </w:rPr>
              <w:t>83.1</w:t>
            </w:r>
          </w:p>
        </w:tc>
        <w:tc>
          <w:tcPr>
            <w:tcW w:w="1200" w:type="dxa"/>
            <w:vAlign w:val="center"/>
          </w:tcPr>
          <w:p w14:paraId="6DD9B989">
            <w:pPr>
              <w:spacing w:before="20" w:after="20" w:line="240" w:lineRule="auto"/>
              <w:ind w:left="0" w:right="0" w:firstLine="0"/>
              <w:jc w:val="center"/>
            </w:pPr>
            <w:r>
              <w:rPr>
                <w:rFonts w:ascii="Times New Roman" w:hAnsi="Times New Roman"/>
                <w:sz w:val="21"/>
              </w:rPr>
              <w:t>75.2</w:t>
            </w:r>
          </w:p>
        </w:tc>
        <w:tc>
          <w:tcPr>
            <w:tcW w:w="1200" w:type="dxa"/>
            <w:vAlign w:val="center"/>
          </w:tcPr>
          <w:p w14:paraId="63056DC2">
            <w:pPr>
              <w:spacing w:before="20" w:after="20" w:line="240" w:lineRule="auto"/>
              <w:ind w:left="0" w:right="0" w:firstLine="0"/>
              <w:jc w:val="center"/>
            </w:pPr>
            <w:r>
              <w:rPr>
                <w:rFonts w:ascii="Times New Roman" w:hAnsi="Times New Roman"/>
                <w:sz w:val="21"/>
              </w:rPr>
              <w:t>80.6</w:t>
            </w:r>
          </w:p>
        </w:tc>
        <w:tc>
          <w:tcPr>
            <w:tcW w:w="1200" w:type="dxa"/>
            <w:vAlign w:val="center"/>
          </w:tcPr>
          <w:p w14:paraId="0CDAA722">
            <w:pPr>
              <w:spacing w:before="20" w:after="20" w:line="240" w:lineRule="auto"/>
              <w:ind w:left="0" w:right="0" w:firstLine="0"/>
              <w:jc w:val="center"/>
            </w:pPr>
            <w:r>
              <w:rPr>
                <w:rFonts w:ascii="Times New Roman" w:hAnsi="Times New Roman"/>
                <w:sz w:val="21"/>
              </w:rPr>
              <w:t>42.3</w:t>
            </w:r>
          </w:p>
        </w:tc>
      </w:tr>
      <w:tr w14:paraId="49E11A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43B09A38">
            <w:pPr>
              <w:spacing w:before="20" w:after="20" w:line="240" w:lineRule="auto"/>
              <w:ind w:left="0" w:right="0" w:firstLine="0"/>
              <w:jc w:val="center"/>
            </w:pPr>
          </w:p>
        </w:tc>
        <w:tc>
          <w:tcPr>
            <w:tcW w:w="3306" w:type="dxa"/>
            <w:vAlign w:val="center"/>
          </w:tcPr>
          <w:p w14:paraId="523636CD">
            <w:pPr>
              <w:spacing w:before="20" w:after="20" w:line="240" w:lineRule="auto"/>
              <w:ind w:left="0" w:right="0" w:firstLine="0"/>
            </w:pPr>
            <w:r>
              <w:rPr>
                <w:rFonts w:ascii="Times New Roman" w:hAnsi="Times New Roman"/>
                <w:sz w:val="21"/>
              </w:rPr>
              <w:t>YOLOv9-T</w:t>
            </w:r>
          </w:p>
        </w:tc>
        <w:tc>
          <w:tcPr>
            <w:tcW w:w="1200" w:type="dxa"/>
            <w:vAlign w:val="center"/>
          </w:tcPr>
          <w:p w14:paraId="68183A45">
            <w:pPr>
              <w:spacing w:before="20" w:after="20" w:line="240" w:lineRule="auto"/>
              <w:ind w:left="0" w:right="0" w:firstLine="0"/>
              <w:jc w:val="center"/>
            </w:pPr>
            <w:r>
              <w:rPr>
                <w:rFonts w:ascii="Times New Roman" w:hAnsi="Times New Roman"/>
                <w:sz w:val="21"/>
              </w:rPr>
              <w:t>93.8</w:t>
            </w:r>
          </w:p>
        </w:tc>
        <w:tc>
          <w:tcPr>
            <w:tcW w:w="1200" w:type="dxa"/>
            <w:vAlign w:val="center"/>
          </w:tcPr>
          <w:p w14:paraId="55E48927">
            <w:pPr>
              <w:spacing w:before="20" w:after="20" w:line="240" w:lineRule="auto"/>
              <w:ind w:left="0" w:right="0" w:firstLine="0"/>
              <w:jc w:val="center"/>
            </w:pPr>
            <w:r>
              <w:rPr>
                <w:rFonts w:ascii="Times New Roman" w:hAnsi="Times New Roman"/>
                <w:sz w:val="21"/>
              </w:rPr>
              <w:t>87.4</w:t>
            </w:r>
          </w:p>
        </w:tc>
        <w:tc>
          <w:tcPr>
            <w:tcW w:w="1200" w:type="dxa"/>
            <w:vAlign w:val="center"/>
          </w:tcPr>
          <w:p w14:paraId="4730DE02">
            <w:pPr>
              <w:spacing w:before="20" w:after="20" w:line="240" w:lineRule="auto"/>
              <w:ind w:left="0" w:right="0" w:firstLine="0"/>
              <w:jc w:val="center"/>
            </w:pPr>
            <w:r>
              <w:rPr>
                <w:rFonts w:ascii="Times New Roman" w:hAnsi="Times New Roman"/>
                <w:sz w:val="21"/>
              </w:rPr>
              <w:t>95.0</w:t>
            </w:r>
          </w:p>
        </w:tc>
        <w:tc>
          <w:tcPr>
            <w:tcW w:w="1200" w:type="dxa"/>
            <w:vAlign w:val="center"/>
          </w:tcPr>
          <w:p w14:paraId="16F90DDB">
            <w:pPr>
              <w:spacing w:before="20" w:after="20" w:line="240" w:lineRule="auto"/>
              <w:ind w:left="0" w:right="0" w:firstLine="0"/>
              <w:jc w:val="center"/>
            </w:pPr>
            <w:r>
              <w:rPr>
                <w:rFonts w:ascii="Times New Roman" w:hAnsi="Times New Roman"/>
                <w:sz w:val="21"/>
              </w:rPr>
              <w:t>65.2</w:t>
            </w:r>
          </w:p>
        </w:tc>
      </w:tr>
      <w:tr w14:paraId="64725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31D5CE1E">
            <w:pPr>
              <w:spacing w:before="20" w:after="20" w:line="240" w:lineRule="auto"/>
              <w:ind w:left="0" w:right="0" w:firstLine="0"/>
              <w:jc w:val="center"/>
            </w:pPr>
          </w:p>
        </w:tc>
        <w:tc>
          <w:tcPr>
            <w:tcW w:w="3306" w:type="dxa"/>
            <w:vAlign w:val="center"/>
          </w:tcPr>
          <w:p w14:paraId="7B7DF990">
            <w:pPr>
              <w:spacing w:before="20" w:after="20" w:line="240" w:lineRule="auto"/>
              <w:ind w:left="0" w:right="0" w:firstLine="0"/>
            </w:pPr>
            <w:r>
              <w:rPr>
                <w:rFonts w:ascii="Times New Roman" w:hAnsi="Times New Roman"/>
                <w:sz w:val="21"/>
              </w:rPr>
              <w:t>YOLOv10n</w:t>
            </w:r>
          </w:p>
        </w:tc>
        <w:tc>
          <w:tcPr>
            <w:tcW w:w="1200" w:type="dxa"/>
            <w:vAlign w:val="center"/>
          </w:tcPr>
          <w:p w14:paraId="2671A830">
            <w:pPr>
              <w:spacing w:before="20" w:after="20" w:line="240" w:lineRule="auto"/>
              <w:ind w:left="0" w:right="0" w:firstLine="0"/>
              <w:jc w:val="center"/>
            </w:pPr>
            <w:r>
              <w:rPr>
                <w:rFonts w:ascii="Times New Roman" w:hAnsi="Times New Roman"/>
                <w:sz w:val="21"/>
              </w:rPr>
              <w:t>90.6</w:t>
            </w:r>
          </w:p>
        </w:tc>
        <w:tc>
          <w:tcPr>
            <w:tcW w:w="1200" w:type="dxa"/>
            <w:vAlign w:val="center"/>
          </w:tcPr>
          <w:p w14:paraId="2FAD8891">
            <w:pPr>
              <w:spacing w:before="20" w:after="20" w:line="240" w:lineRule="auto"/>
              <w:ind w:left="0" w:right="0" w:firstLine="0"/>
              <w:jc w:val="center"/>
            </w:pPr>
            <w:r>
              <w:rPr>
                <w:rFonts w:ascii="Times New Roman" w:hAnsi="Times New Roman"/>
                <w:sz w:val="21"/>
              </w:rPr>
              <w:t>89.1</w:t>
            </w:r>
          </w:p>
        </w:tc>
        <w:tc>
          <w:tcPr>
            <w:tcW w:w="1200" w:type="dxa"/>
            <w:vAlign w:val="center"/>
          </w:tcPr>
          <w:p w14:paraId="38D75203">
            <w:pPr>
              <w:spacing w:before="20" w:after="20" w:line="240" w:lineRule="auto"/>
              <w:ind w:left="0" w:right="0" w:firstLine="0"/>
              <w:jc w:val="center"/>
            </w:pPr>
            <w:r>
              <w:rPr>
                <w:rFonts w:ascii="Times New Roman" w:hAnsi="Times New Roman"/>
                <w:sz w:val="21"/>
              </w:rPr>
              <w:t>94.8</w:t>
            </w:r>
          </w:p>
        </w:tc>
        <w:tc>
          <w:tcPr>
            <w:tcW w:w="1200" w:type="dxa"/>
            <w:vAlign w:val="center"/>
          </w:tcPr>
          <w:p w14:paraId="0130DF38">
            <w:pPr>
              <w:spacing w:before="20" w:after="20" w:line="240" w:lineRule="auto"/>
              <w:ind w:left="0" w:right="0" w:firstLine="0"/>
              <w:jc w:val="center"/>
            </w:pPr>
            <w:r>
              <w:rPr>
                <w:rFonts w:ascii="Times New Roman" w:hAnsi="Times New Roman"/>
                <w:sz w:val="21"/>
              </w:rPr>
              <w:t>66.8</w:t>
            </w:r>
          </w:p>
        </w:tc>
      </w:tr>
      <w:tr w14:paraId="2741F2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4A808A29">
            <w:pPr>
              <w:spacing w:before="20" w:after="20" w:line="240" w:lineRule="auto"/>
              <w:ind w:left="0" w:right="0" w:firstLine="0"/>
              <w:jc w:val="center"/>
            </w:pPr>
          </w:p>
        </w:tc>
        <w:tc>
          <w:tcPr>
            <w:tcW w:w="3306" w:type="dxa"/>
            <w:vAlign w:val="center"/>
          </w:tcPr>
          <w:p w14:paraId="7DD051E3">
            <w:pPr>
              <w:spacing w:before="20" w:after="20" w:line="240" w:lineRule="auto"/>
              <w:ind w:left="0" w:right="0" w:firstLine="0"/>
            </w:pPr>
            <w:r>
              <w:rPr>
                <w:rFonts w:ascii="Times New Roman" w:hAnsi="Times New Roman"/>
                <w:sz w:val="21"/>
              </w:rPr>
              <w:t>YOLOv11n</w:t>
            </w:r>
          </w:p>
        </w:tc>
        <w:tc>
          <w:tcPr>
            <w:tcW w:w="1200" w:type="dxa"/>
            <w:vAlign w:val="center"/>
          </w:tcPr>
          <w:p w14:paraId="6FFDA1B7">
            <w:pPr>
              <w:spacing w:before="20" w:after="20" w:line="240" w:lineRule="auto"/>
              <w:ind w:left="0" w:right="0" w:firstLine="0"/>
              <w:jc w:val="center"/>
            </w:pPr>
            <w:r>
              <w:rPr>
                <w:rFonts w:ascii="Times New Roman" w:hAnsi="Times New Roman"/>
                <w:sz w:val="21"/>
              </w:rPr>
              <w:t>86.9</w:t>
            </w:r>
          </w:p>
        </w:tc>
        <w:tc>
          <w:tcPr>
            <w:tcW w:w="1200" w:type="dxa"/>
            <w:vAlign w:val="center"/>
          </w:tcPr>
          <w:p w14:paraId="792BC74E">
            <w:pPr>
              <w:spacing w:before="20" w:after="20" w:line="240" w:lineRule="auto"/>
              <w:ind w:left="0" w:right="0" w:firstLine="0"/>
              <w:jc w:val="center"/>
            </w:pPr>
            <w:r>
              <w:rPr>
                <w:rFonts w:ascii="Times New Roman" w:hAnsi="Times New Roman"/>
                <w:sz w:val="21"/>
              </w:rPr>
              <w:t>87.9</w:t>
            </w:r>
          </w:p>
        </w:tc>
        <w:tc>
          <w:tcPr>
            <w:tcW w:w="1200" w:type="dxa"/>
            <w:vAlign w:val="center"/>
          </w:tcPr>
          <w:p w14:paraId="7C7B13D3">
            <w:pPr>
              <w:spacing w:before="20" w:after="20" w:line="240" w:lineRule="auto"/>
              <w:ind w:left="0" w:right="0" w:firstLine="0"/>
              <w:jc w:val="center"/>
            </w:pPr>
            <w:r>
              <w:rPr>
                <w:rFonts w:ascii="Times New Roman" w:hAnsi="Times New Roman"/>
                <w:sz w:val="21"/>
              </w:rPr>
              <w:t>93.9</w:t>
            </w:r>
          </w:p>
        </w:tc>
        <w:tc>
          <w:tcPr>
            <w:tcW w:w="1200" w:type="dxa"/>
            <w:vAlign w:val="center"/>
          </w:tcPr>
          <w:p w14:paraId="06760791">
            <w:pPr>
              <w:spacing w:before="20" w:after="20" w:line="240" w:lineRule="auto"/>
              <w:ind w:left="0" w:right="0" w:firstLine="0"/>
              <w:jc w:val="center"/>
            </w:pPr>
            <w:r>
              <w:rPr>
                <w:rFonts w:ascii="Times New Roman" w:hAnsi="Times New Roman"/>
                <w:sz w:val="21"/>
              </w:rPr>
              <w:t>63.2</w:t>
            </w:r>
          </w:p>
        </w:tc>
      </w:tr>
    </w:tbl>
    <w:p w14:paraId="7B634054">
      <w:pPr>
        <w:spacing w:before="60" w:after="120" w:line="240" w:lineRule="auto"/>
        <w:rPr>
          <w:lang w:eastAsia="zh-CN"/>
        </w:rPr>
      </w:pPr>
      <w:r>
        <w:rPr>
          <w:rFonts w:ascii="Times New Roman" w:hAnsi="Times New Roman"/>
          <w:sz w:val="21"/>
          <w:lang w:eastAsia="zh-CN"/>
        </w:rPr>
        <w:t>注：数据引自文献</w:t>
      </w:r>
      <w:r>
        <w:rPr>
          <w:rFonts w:ascii="Times New Roman" w:hAnsi="Times New Roman"/>
          <w:sz w:val="21"/>
          <w:vertAlign w:val="superscript"/>
          <w:lang w:eastAsia="zh-CN"/>
        </w:rPr>
        <w:t>[28]</w:t>
      </w:r>
      <w:r>
        <w:rPr>
          <w:rFonts w:ascii="Times New Roman" w:hAnsi="Times New Roman"/>
          <w:sz w:val="21"/>
          <w:lang w:eastAsia="zh-CN"/>
        </w:rPr>
        <w:t>，测试集为改进阶段数据集中的142张图像；对比试验中YOLOv8n与P2ES-YOLO的结果同消融试验。</w:t>
      </w:r>
    </w:p>
    <w:p w14:paraId="6F6101F6">
      <w:pPr>
        <w:keepNext/>
        <w:spacing w:before="120" w:after="0" w:line="240" w:lineRule="auto"/>
        <w:jc w:val="center"/>
      </w:pPr>
      <w:r>
        <w:rPr>
          <w:lang w:eastAsia="zh-CN"/>
        </w:rPr>
        <w:drawing>
          <wp:inline distT="0" distB="0" distL="0" distR="0">
            <wp:extent cx="4846320" cy="1999615"/>
            <wp:effectExtent l="0" t="0" r="0" b="0"/>
            <wp:docPr id="101" name="图片 1465926440" descr="图5-11  管涌识别模型的消融与对比试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465926440" descr="图5-11  管涌识别模型的消融与对比试验结果"/>
                    <pic:cNvPicPr>
                      <a:picLocks noChangeAspect="1"/>
                    </pic:cNvPicPr>
                  </pic:nvPicPr>
                  <pic:blipFill>
                    <a:blip r:embed="rId174"/>
                    <a:stretch>
                      <a:fillRect/>
                    </a:stretch>
                  </pic:blipFill>
                  <pic:spPr>
                    <a:xfrm>
                      <a:off x="0" y="0"/>
                      <a:ext cx="4846320" cy="2000109"/>
                    </a:xfrm>
                    <a:prstGeom prst="rect">
                      <a:avLst/>
                    </a:prstGeom>
                  </pic:spPr>
                </pic:pic>
              </a:graphicData>
            </a:graphic>
          </wp:inline>
        </w:drawing>
      </w:r>
    </w:p>
    <w:p w14:paraId="08A438DB">
      <w:pPr>
        <w:spacing w:after="120" w:line="240" w:lineRule="auto"/>
        <w:ind w:firstLine="0"/>
        <w:jc w:val="center"/>
        <w:rPr>
          <w:lang w:eastAsia="zh-CN"/>
        </w:rPr>
      </w:pPr>
      <w:r>
        <w:rPr>
          <w:rFonts w:ascii="Times New Roman" w:hAnsi="Times New Roman"/>
          <w:sz w:val="21"/>
          <w:szCs w:val="21"/>
          <w:lang w:eastAsia="zh-CN"/>
        </w:rPr>
        <w:t>图5-11　管涌识别模型的消融与对比试验结果</w:t>
      </w:r>
    </w:p>
    <w:p w14:paraId="66CF714B">
      <w:pPr>
        <w:spacing w:after="120" w:line="240" w:lineRule="auto"/>
        <w:ind w:firstLine="0"/>
        <w:jc w:val="center"/>
        <w:rPr>
          <w:lang w:eastAsia="zh-CN"/>
        </w:rPr>
      </w:pPr>
      <w:r>
        <w:rPr>
          <w:rFonts w:ascii="Times New Roman" w:hAnsi="Times New Roman" w:cs="Times New Roman"/>
          <w:sz w:val="21"/>
          <w:szCs w:val="21"/>
          <w:lang w:eastAsia="zh-CN"/>
        </w:rPr>
        <w:t>Fig. 5-11 Ablation and comparative test results of the piping recognition model</w:t>
      </w:r>
    </w:p>
    <w:p w14:paraId="15A7EDFD">
      <w:pPr>
        <w:spacing w:after="0" w:line="360" w:lineRule="auto"/>
        <w:rPr>
          <w:lang w:eastAsia="zh-CN"/>
        </w:rPr>
      </w:pPr>
      <w:r>
        <w:rPr>
          <w:rFonts w:ascii="Times New Roman" w:hAnsi="Times New Roman"/>
        </w:rPr>
        <w:t>引入P2分支后，查全率由89.4%升至92.4%，mAP@0.5和mAP@0.5:0.95均提高1.2个百分点，说明高分辨率特征图增强了对弱小目标的响应；但查准率由94.0%降至92.4%，部分背景热斑也被检出，呈现查全率提高、查准率略降的典型权衡。替换为EIoU损失后，查准率回升至93.6%，查全率升至93.0%，mAP@0.5:0.95小幅提高，表明对中心偏移和宽高误差的分别约束提高了边界框回归的稳定性。</w:t>
      </w:r>
      <w:r>
        <w:rPr>
          <w:rFonts w:ascii="Times New Roman" w:hAnsi="Times New Roman"/>
          <w:lang w:eastAsia="zh-CN"/>
        </w:rPr>
        <w:t>引入SimAM后，查准率进一步升至95.1%，查全率升至93.4%，说明无参数注意力抑制了背景热斑引起的误检。与基线相比，P2ES-YOLO的查准率、查全率、mAP@0.5和mAP@0.5:0.95分别提高1.1、4.0、1.5和1.7个百分点，三个模块的作用相互补充。</w:t>
      </w:r>
    </w:p>
    <w:p w14:paraId="756025E6">
      <w:pPr>
        <w:spacing w:after="0" w:line="360" w:lineRule="auto"/>
      </w:pPr>
      <w:r>
        <w:rPr>
          <w:rFonts w:ascii="Times New Roman" w:hAnsi="Times New Roman"/>
        </w:rPr>
        <w:t>P2ES-YOLO在四项指标上均高于其他模型。YOLOv5n整体性能偏低，mAP@0.5:0.95仅为42.3%；YOLOv9-T、YOLOv10n和YOLOv11n优于YOLOv5n，但查全率分别比P2ES-YOLO低6.0、4.3和5.5个百分点，说明现有轻量级模型在小尺度、边缘渐变和背景热斑干扰下仍存在漏检和误检。</w:t>
      </w:r>
    </w:p>
    <w:p w14:paraId="69B57FF1">
      <w:pPr>
        <w:spacing w:after="0" w:line="360" w:lineRule="auto"/>
        <w:rPr>
          <w:lang w:eastAsia="zh-CN"/>
        </w:rPr>
      </w:pPr>
      <w:r>
        <w:rPr>
          <w:rFonts w:ascii="Times New Roman" w:hAnsi="Times New Roman"/>
          <w:lang w:eastAsia="zh-CN"/>
        </w:rPr>
        <w:t>文献</w:t>
      </w:r>
      <w:r>
        <w:rPr>
          <w:rFonts w:ascii="Times New Roman" w:hAnsi="Times New Roman"/>
          <w:vertAlign w:val="superscript"/>
          <w:lang w:eastAsia="zh-CN"/>
        </w:rPr>
        <w:t>[28]</w:t>
      </w:r>
      <w:r>
        <w:rPr>
          <w:rFonts w:ascii="Times New Roman" w:hAnsi="Times New Roman"/>
          <w:lang w:eastAsia="zh-CN"/>
        </w:rPr>
        <w:t>的检测结果对比还表明，在微弱小目标、复杂背景干扰和边界模糊三类场景中，YOLOv8n分别出现漏检、植被热斑误检和检测框偏移，P2ES-YOLO均有改善，分别对应P2分支、SimAM和EIoU的作用。</w:t>
      </w:r>
    </w:p>
    <w:p w14:paraId="4CBDD769">
      <w:pPr>
        <w:pStyle w:val="6"/>
      </w:pPr>
      <w:r>
        <w:rPr>
          <w:rFonts w:ascii="Times New Roman" w:hAnsi="Times New Roman"/>
        </w:rPr>
        <w:t xml:space="preserve">5.2.4.11 </w:t>
      </w:r>
      <w:r>
        <w:t>现场应用结果与误报分析</w:t>
      </w:r>
    </w:p>
    <w:p w14:paraId="4456B2B1">
      <w:pPr>
        <w:spacing w:after="0" w:line="360" w:lineRule="auto"/>
      </w:pPr>
      <w:r>
        <w:rPr>
          <w:rFonts w:ascii="Times New Roman" w:hAnsi="Times New Roman"/>
          <w:lang w:eastAsia="zh-CN"/>
        </w:rPr>
        <w:t>上述试验是在以模型试验和模拟环境为主的数据集上完成的，模型能否用于真实堤防还需现场检验。推理输出经置信度阈值筛选和非极大值抑制（NMS）</w:t>
      </w:r>
      <w:r>
        <w:rPr>
          <w:rFonts w:ascii="Times New Roman" w:hAnsi="Times New Roman"/>
          <w:vertAlign w:val="superscript"/>
          <w:lang w:eastAsia="zh-CN"/>
        </w:rPr>
        <w:t>[227]</w:t>
      </w:r>
      <w:r>
        <w:rPr>
          <w:rFonts w:ascii="Times New Roman" w:hAnsi="Times New Roman"/>
          <w:lang w:eastAsia="zh-CN"/>
        </w:rPr>
        <w:t>后形成检测结果，本批资料共有23个检测框，其中人工管涌验证图13张检出14个，现场113张红外图像检出9个，复核表中的置信度与算法输出全部一致。典型检测结果如图5-12所示。</w:t>
      </w:r>
    </w:p>
    <w:p w14:paraId="5C7B8F57">
      <w:pPr>
        <w:keepNext/>
        <w:spacing w:before="120" w:after="0" w:line="240" w:lineRule="auto"/>
        <w:jc w:val="center"/>
      </w:pPr>
      <w:r>
        <w:rPr>
          <w:lang w:eastAsia="zh-CN"/>
        </w:rPr>
        <w:drawing>
          <wp:inline distT="0" distB="0" distL="0" distR="0">
            <wp:extent cx="4480560" cy="2746375"/>
            <wp:effectExtent l="0" t="0" r="0" b="0"/>
            <wp:docPr id="102" name="图片 1237724047" descr="图5-12  管涌识别模型的典型检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237724047" descr="图5-12  管涌识别模型的典型检测结果"/>
                    <pic:cNvPicPr>
                      <a:picLocks noChangeAspect="1"/>
                    </pic:cNvPicPr>
                  </pic:nvPicPr>
                  <pic:blipFill>
                    <a:blip r:embed="rId175"/>
                    <a:stretch>
                      <a:fillRect/>
                    </a:stretch>
                  </pic:blipFill>
                  <pic:spPr>
                    <a:xfrm>
                      <a:off x="0" y="0"/>
                      <a:ext cx="4480560" cy="2746685"/>
                    </a:xfrm>
                    <a:prstGeom prst="rect">
                      <a:avLst/>
                    </a:prstGeom>
                  </pic:spPr>
                </pic:pic>
              </a:graphicData>
            </a:graphic>
          </wp:inline>
        </w:drawing>
      </w:r>
    </w:p>
    <w:p w14:paraId="64932119">
      <w:pPr>
        <w:spacing w:after="120" w:line="240" w:lineRule="auto"/>
        <w:ind w:firstLine="0"/>
        <w:jc w:val="center"/>
        <w:rPr>
          <w:lang w:eastAsia="zh-CN"/>
        </w:rPr>
      </w:pPr>
      <w:r>
        <w:rPr>
          <w:rFonts w:ascii="Times New Roman" w:hAnsi="Times New Roman"/>
          <w:sz w:val="21"/>
          <w:szCs w:val="21"/>
          <w:lang w:eastAsia="zh-CN"/>
        </w:rPr>
        <w:t>图5-12　管涌识别模型的典型检测结果</w:t>
      </w:r>
    </w:p>
    <w:p w14:paraId="22EAF554">
      <w:pPr>
        <w:spacing w:after="120" w:line="240" w:lineRule="auto"/>
        <w:ind w:firstLine="0"/>
        <w:jc w:val="center"/>
        <w:rPr>
          <w:lang w:eastAsia="zh-CN"/>
        </w:rPr>
      </w:pPr>
      <w:r>
        <w:rPr>
          <w:rFonts w:ascii="Times New Roman" w:hAnsi="Times New Roman" w:cs="Times New Roman"/>
          <w:sz w:val="21"/>
          <w:szCs w:val="21"/>
          <w:lang w:eastAsia="zh-CN"/>
        </w:rPr>
        <w:t>Fig. 5-12 Typical detection results of the piping recognition model</w:t>
      </w:r>
    </w:p>
    <w:p w14:paraId="256F4633">
      <w:pPr>
        <w:spacing w:after="0" w:line="360" w:lineRule="auto"/>
        <w:rPr>
          <w:lang w:eastAsia="zh-CN"/>
        </w:rPr>
      </w:pPr>
      <w:r>
        <w:rPr>
          <w:rFonts w:ascii="Times New Roman" w:hAnsi="Times New Roman"/>
          <w:lang w:eastAsia="zh-CN"/>
        </w:rPr>
        <w:t>13张人工管涌验证图均检出目标，检出框位于集中出水形成的温度异常区，置信度为0.67～0.93（中位数0.86）。这些图像来自人工管涌模拟试验，其命名方式与公开模型试验数据一致，可能与训练数据同源，因此只能说明模型在已知存在管涌的图像上能够给出检出，不能作为独立的测试结果。</w:t>
      </w:r>
    </w:p>
    <w:p w14:paraId="26301926">
      <w:pPr>
        <w:spacing w:after="0" w:line="360" w:lineRule="auto"/>
        <w:rPr>
          <w:lang w:eastAsia="zh-CN"/>
        </w:rPr>
      </w:pPr>
      <w:r>
        <w:rPr>
          <w:rFonts w:ascii="Times New Roman" w:hAnsi="Times New Roman"/>
          <w:lang w:eastAsia="zh-CN"/>
        </w:rPr>
        <w:t>现场9个候选的复核结论均为误报，各候选的信息见表5-12。误报原因可归为四类：水陆边界5个、植被与阴影2个、建筑边缘与阴影1个、潮湿地面或镜头边缘1个。</w:t>
      </w:r>
    </w:p>
    <w:p w14:paraId="404D3AFF">
      <w:pPr>
        <w:keepNext/>
        <w:spacing w:after="120" w:line="240" w:lineRule="auto"/>
        <w:ind w:firstLine="0"/>
        <w:jc w:val="center"/>
        <w:rPr>
          <w:lang w:eastAsia="zh-CN"/>
        </w:rPr>
      </w:pPr>
      <w:r>
        <w:rPr>
          <w:rFonts w:ascii="Times New Roman" w:hAnsi="Times New Roman"/>
          <w:sz w:val="21"/>
          <w:szCs w:val="21"/>
          <w:lang w:eastAsia="zh-CN"/>
        </w:rPr>
        <w:t>表5-12　现场候选的检测与复核结果</w:t>
      </w:r>
    </w:p>
    <w:p w14:paraId="5F9FFBF4">
      <w:pPr>
        <w:keepNext/>
        <w:spacing w:after="120" w:line="240" w:lineRule="auto"/>
        <w:ind w:firstLine="0"/>
        <w:jc w:val="center"/>
        <w:rPr>
          <w:lang w:eastAsia="zh-CN"/>
        </w:rPr>
      </w:pPr>
      <w:r>
        <w:rPr>
          <w:rFonts w:ascii="Times New Roman" w:hAnsi="Times New Roman" w:cs="Times New Roman"/>
          <w:sz w:val="21"/>
          <w:szCs w:val="21"/>
          <w:lang w:eastAsia="zh-CN"/>
        </w:rPr>
        <w:t>Table 5-12 Detection and review results of on-site candidates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0"/>
        <w:gridCol w:w="1700"/>
        <w:gridCol w:w="900"/>
        <w:gridCol w:w="1500"/>
        <w:gridCol w:w="900"/>
        <w:gridCol w:w="3806"/>
      </w:tblGrid>
      <w:tr w14:paraId="4DD47F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00" w:type="dxa"/>
            <w:tcBorders>
              <w:bottom w:val="single" w:color="000000" w:sz="6" w:space="0"/>
            </w:tcBorders>
            <w:vAlign w:val="center"/>
          </w:tcPr>
          <w:p w14:paraId="1E365EEC">
            <w:pPr>
              <w:keepNext/>
              <w:spacing w:before="20" w:after="20" w:line="240" w:lineRule="auto"/>
              <w:ind w:left="0" w:right="0" w:firstLine="0"/>
              <w:jc w:val="center"/>
            </w:pPr>
            <w:r>
              <w:rPr>
                <w:rFonts w:ascii="Times New Roman" w:hAnsi="Times New Roman" w:eastAsia="黑体"/>
                <w:b/>
                <w:sz w:val="21"/>
              </w:rPr>
              <w:t>序号</w:t>
            </w:r>
          </w:p>
        </w:tc>
        <w:tc>
          <w:tcPr>
            <w:tcW w:w="1700" w:type="dxa"/>
            <w:tcBorders>
              <w:bottom w:val="single" w:color="000000" w:sz="6" w:space="0"/>
            </w:tcBorders>
            <w:vAlign w:val="center"/>
          </w:tcPr>
          <w:p w14:paraId="182E07D0">
            <w:pPr>
              <w:keepNext/>
              <w:spacing w:before="20" w:after="20" w:line="240" w:lineRule="auto"/>
              <w:ind w:left="0" w:right="0" w:firstLine="0"/>
              <w:jc w:val="center"/>
            </w:pPr>
            <w:r>
              <w:rPr>
                <w:rFonts w:ascii="Times New Roman" w:hAnsi="Times New Roman" w:eastAsia="黑体"/>
                <w:b/>
                <w:sz w:val="21"/>
              </w:rPr>
              <w:t>采集时刻（片区）</w:t>
            </w:r>
          </w:p>
        </w:tc>
        <w:tc>
          <w:tcPr>
            <w:tcW w:w="900" w:type="dxa"/>
            <w:tcBorders>
              <w:bottom w:val="single" w:color="000000" w:sz="6" w:space="0"/>
            </w:tcBorders>
            <w:vAlign w:val="center"/>
          </w:tcPr>
          <w:p w14:paraId="6514BC47">
            <w:pPr>
              <w:keepNext/>
              <w:spacing w:before="20" w:after="20" w:line="240" w:lineRule="auto"/>
              <w:ind w:left="0" w:right="0" w:firstLine="0"/>
              <w:jc w:val="center"/>
            </w:pPr>
            <w:r>
              <w:rPr>
                <w:rFonts w:ascii="Times New Roman" w:hAnsi="Times New Roman" w:eastAsia="黑体"/>
                <w:b/>
                <w:sz w:val="21"/>
              </w:rPr>
              <w:t>置信度</w:t>
            </w:r>
          </w:p>
        </w:tc>
        <w:tc>
          <w:tcPr>
            <w:tcW w:w="1500" w:type="dxa"/>
            <w:tcBorders>
              <w:bottom w:val="single" w:color="000000" w:sz="6" w:space="0"/>
            </w:tcBorders>
            <w:vAlign w:val="center"/>
          </w:tcPr>
          <w:p w14:paraId="4FBDC4C7">
            <w:pPr>
              <w:keepNext/>
              <w:spacing w:before="20" w:after="20" w:line="240" w:lineRule="auto"/>
              <w:ind w:left="0" w:right="0" w:firstLine="0"/>
              <w:jc w:val="center"/>
            </w:pPr>
            <w:r>
              <w:rPr>
                <w:rFonts w:ascii="Times New Roman" w:hAnsi="Times New Roman" w:eastAsia="黑体"/>
                <w:b/>
                <w:sz w:val="21"/>
              </w:rPr>
              <w:t>框的地面尺寸/m</w:t>
            </w:r>
          </w:p>
        </w:tc>
        <w:tc>
          <w:tcPr>
            <w:tcW w:w="900" w:type="dxa"/>
            <w:tcBorders>
              <w:bottom w:val="single" w:color="000000" w:sz="6" w:space="0"/>
            </w:tcBorders>
            <w:vAlign w:val="center"/>
          </w:tcPr>
          <w:p w14:paraId="15CEF7A3">
            <w:pPr>
              <w:keepNext/>
              <w:spacing w:before="20" w:after="20" w:line="240" w:lineRule="auto"/>
              <w:ind w:left="0" w:right="0" w:firstLine="0"/>
              <w:jc w:val="center"/>
            </w:pPr>
            <w:r>
              <w:rPr>
                <w:rFonts w:ascii="Times New Roman" w:hAnsi="Times New Roman" w:eastAsia="黑体"/>
                <w:b/>
                <w:sz w:val="21"/>
              </w:rPr>
              <w:t>ΔT/℃</w:t>
            </w:r>
          </w:p>
        </w:tc>
        <w:tc>
          <w:tcPr>
            <w:tcW w:w="3806" w:type="dxa"/>
            <w:tcBorders>
              <w:bottom w:val="single" w:color="000000" w:sz="6" w:space="0"/>
            </w:tcBorders>
            <w:vAlign w:val="center"/>
          </w:tcPr>
          <w:p w14:paraId="67D93C4F">
            <w:pPr>
              <w:keepNext/>
              <w:spacing w:before="20" w:after="20" w:line="240" w:lineRule="auto"/>
              <w:ind w:left="0" w:right="0" w:firstLine="0"/>
              <w:jc w:val="center"/>
            </w:pPr>
            <w:r>
              <w:rPr>
                <w:rFonts w:ascii="Times New Roman" w:hAnsi="Times New Roman" w:eastAsia="黑体"/>
                <w:b/>
                <w:sz w:val="21"/>
              </w:rPr>
              <w:t>复核结论与原因</w:t>
            </w:r>
          </w:p>
        </w:tc>
      </w:tr>
      <w:tr w14:paraId="46767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6B96FE62">
            <w:pPr>
              <w:spacing w:before="20" w:after="20" w:line="240" w:lineRule="auto"/>
              <w:ind w:left="0" w:right="0" w:firstLine="0"/>
              <w:jc w:val="center"/>
            </w:pPr>
            <w:r>
              <w:rPr>
                <w:rFonts w:ascii="Times New Roman" w:hAnsi="Times New Roman"/>
                <w:sz w:val="21"/>
              </w:rPr>
              <w:t>1</w:t>
            </w:r>
          </w:p>
        </w:tc>
        <w:tc>
          <w:tcPr>
            <w:tcW w:w="1700" w:type="dxa"/>
            <w:vAlign w:val="center"/>
          </w:tcPr>
          <w:p w14:paraId="1D6FD39E">
            <w:pPr>
              <w:spacing w:before="20" w:after="20" w:line="240" w:lineRule="auto"/>
              <w:ind w:left="0" w:right="0" w:firstLine="0"/>
              <w:jc w:val="center"/>
            </w:pPr>
            <w:r>
              <w:rPr>
                <w:rFonts w:ascii="Times New Roman" w:hAnsi="Times New Roman"/>
                <w:sz w:val="21"/>
              </w:rPr>
              <w:t>09:51:51（A）</w:t>
            </w:r>
          </w:p>
        </w:tc>
        <w:tc>
          <w:tcPr>
            <w:tcW w:w="900" w:type="dxa"/>
            <w:vAlign w:val="center"/>
          </w:tcPr>
          <w:p w14:paraId="71BA046B">
            <w:pPr>
              <w:spacing w:before="20" w:after="20" w:line="240" w:lineRule="auto"/>
              <w:ind w:left="0" w:right="0" w:firstLine="0"/>
              <w:jc w:val="center"/>
            </w:pPr>
            <w:r>
              <w:rPr>
                <w:rFonts w:ascii="Times New Roman" w:hAnsi="Times New Roman"/>
                <w:sz w:val="21"/>
              </w:rPr>
              <w:t>0.570</w:t>
            </w:r>
          </w:p>
        </w:tc>
        <w:tc>
          <w:tcPr>
            <w:tcW w:w="1500" w:type="dxa"/>
            <w:vAlign w:val="center"/>
          </w:tcPr>
          <w:p w14:paraId="5558EF8A">
            <w:pPr>
              <w:spacing w:before="20" w:after="20" w:line="240" w:lineRule="auto"/>
              <w:ind w:left="0" w:right="0" w:firstLine="0"/>
              <w:jc w:val="center"/>
            </w:pPr>
            <w:r>
              <w:rPr>
                <w:rFonts w:ascii="Times New Roman" w:hAnsi="Times New Roman"/>
                <w:sz w:val="21"/>
              </w:rPr>
              <w:t>1.9×8.5</w:t>
            </w:r>
          </w:p>
        </w:tc>
        <w:tc>
          <w:tcPr>
            <w:tcW w:w="900" w:type="dxa"/>
            <w:vAlign w:val="center"/>
          </w:tcPr>
          <w:p w14:paraId="44BAA14F">
            <w:pPr>
              <w:spacing w:before="20" w:after="20" w:line="240" w:lineRule="auto"/>
              <w:ind w:left="0" w:right="0" w:firstLine="0"/>
              <w:jc w:val="center"/>
            </w:pPr>
            <w:r>
              <w:rPr>
                <w:rFonts w:ascii="Times New Roman" w:hAnsi="Times New Roman"/>
                <w:sz w:val="21"/>
              </w:rPr>
              <w:t>−2.4</w:t>
            </w:r>
          </w:p>
        </w:tc>
        <w:tc>
          <w:tcPr>
            <w:tcW w:w="3806" w:type="dxa"/>
            <w:vAlign w:val="center"/>
          </w:tcPr>
          <w:p w14:paraId="746B0B65">
            <w:pPr>
              <w:spacing w:before="20" w:after="20" w:line="240" w:lineRule="auto"/>
              <w:ind w:left="0" w:right="0" w:firstLine="0"/>
              <w:rPr>
                <w:lang w:eastAsia="zh-CN"/>
              </w:rPr>
            </w:pPr>
            <w:r>
              <w:rPr>
                <w:rFonts w:ascii="Times New Roman" w:hAnsi="Times New Roman"/>
                <w:sz w:val="21"/>
                <w:lang w:eastAsia="zh-CN"/>
              </w:rPr>
              <w:t>误报，建筑边缘阴影与地物热惯性差异</w:t>
            </w:r>
          </w:p>
        </w:tc>
      </w:tr>
      <w:tr w14:paraId="0A1889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73EEB7B8">
            <w:pPr>
              <w:spacing w:before="20" w:after="20" w:line="240" w:lineRule="auto"/>
              <w:ind w:left="0" w:right="0" w:firstLine="0"/>
              <w:jc w:val="center"/>
            </w:pPr>
            <w:r>
              <w:rPr>
                <w:rFonts w:ascii="Times New Roman" w:hAnsi="Times New Roman"/>
                <w:sz w:val="21"/>
              </w:rPr>
              <w:t>2</w:t>
            </w:r>
          </w:p>
        </w:tc>
        <w:tc>
          <w:tcPr>
            <w:tcW w:w="1700" w:type="dxa"/>
            <w:vAlign w:val="center"/>
          </w:tcPr>
          <w:p w14:paraId="77BEF43D">
            <w:pPr>
              <w:spacing w:before="20" w:after="20" w:line="240" w:lineRule="auto"/>
              <w:ind w:left="0" w:right="0" w:firstLine="0"/>
              <w:jc w:val="center"/>
            </w:pPr>
            <w:r>
              <w:rPr>
                <w:rFonts w:ascii="Times New Roman" w:hAnsi="Times New Roman"/>
                <w:sz w:val="21"/>
              </w:rPr>
              <w:t>10:39:05（B）</w:t>
            </w:r>
          </w:p>
        </w:tc>
        <w:tc>
          <w:tcPr>
            <w:tcW w:w="900" w:type="dxa"/>
            <w:vAlign w:val="center"/>
          </w:tcPr>
          <w:p w14:paraId="54BB6F2B">
            <w:pPr>
              <w:spacing w:before="20" w:after="20" w:line="240" w:lineRule="auto"/>
              <w:ind w:left="0" w:right="0" w:firstLine="0"/>
              <w:jc w:val="center"/>
            </w:pPr>
            <w:r>
              <w:rPr>
                <w:rFonts w:ascii="Times New Roman" w:hAnsi="Times New Roman"/>
                <w:sz w:val="21"/>
              </w:rPr>
              <w:t>0.466</w:t>
            </w:r>
          </w:p>
        </w:tc>
        <w:tc>
          <w:tcPr>
            <w:tcW w:w="1500" w:type="dxa"/>
            <w:vAlign w:val="center"/>
          </w:tcPr>
          <w:p w14:paraId="031D5D35">
            <w:pPr>
              <w:spacing w:before="20" w:after="20" w:line="240" w:lineRule="auto"/>
              <w:ind w:left="0" w:right="0" w:firstLine="0"/>
              <w:jc w:val="center"/>
            </w:pPr>
            <w:r>
              <w:rPr>
                <w:rFonts w:ascii="Times New Roman" w:hAnsi="Times New Roman"/>
                <w:sz w:val="21"/>
              </w:rPr>
              <w:t>18.8×37.2</w:t>
            </w:r>
          </w:p>
        </w:tc>
        <w:tc>
          <w:tcPr>
            <w:tcW w:w="900" w:type="dxa"/>
            <w:vAlign w:val="center"/>
          </w:tcPr>
          <w:p w14:paraId="36B972F8">
            <w:pPr>
              <w:spacing w:before="20" w:after="20" w:line="240" w:lineRule="auto"/>
              <w:ind w:left="0" w:right="0" w:firstLine="0"/>
              <w:jc w:val="center"/>
            </w:pPr>
            <w:r>
              <w:rPr>
                <w:rFonts w:ascii="Times New Roman" w:hAnsi="Times New Roman"/>
                <w:sz w:val="21"/>
              </w:rPr>
              <w:t>−2.6</w:t>
            </w:r>
          </w:p>
        </w:tc>
        <w:tc>
          <w:tcPr>
            <w:tcW w:w="3806" w:type="dxa"/>
            <w:vAlign w:val="center"/>
          </w:tcPr>
          <w:p w14:paraId="08D2C883">
            <w:pPr>
              <w:spacing w:before="20" w:after="20" w:line="240" w:lineRule="auto"/>
              <w:ind w:left="0" w:right="0" w:firstLine="0"/>
              <w:rPr>
                <w:lang w:eastAsia="zh-CN"/>
              </w:rPr>
            </w:pPr>
            <w:r>
              <w:rPr>
                <w:rFonts w:ascii="Times New Roman" w:hAnsi="Times New Roman"/>
                <w:sz w:val="21"/>
                <w:lang w:eastAsia="zh-CN"/>
              </w:rPr>
              <w:t>误报，水体与岸坡交界的自然温差</w:t>
            </w:r>
          </w:p>
        </w:tc>
      </w:tr>
      <w:tr w14:paraId="727BEE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20C290F5">
            <w:pPr>
              <w:spacing w:before="20" w:after="20" w:line="240" w:lineRule="auto"/>
              <w:ind w:left="0" w:right="0" w:firstLine="0"/>
              <w:jc w:val="center"/>
            </w:pPr>
            <w:r>
              <w:rPr>
                <w:rFonts w:ascii="Times New Roman" w:hAnsi="Times New Roman"/>
                <w:sz w:val="21"/>
              </w:rPr>
              <w:t>3</w:t>
            </w:r>
          </w:p>
        </w:tc>
        <w:tc>
          <w:tcPr>
            <w:tcW w:w="1700" w:type="dxa"/>
            <w:vAlign w:val="center"/>
          </w:tcPr>
          <w:p w14:paraId="693901A5">
            <w:pPr>
              <w:spacing w:before="20" w:after="20" w:line="240" w:lineRule="auto"/>
              <w:ind w:left="0" w:right="0" w:firstLine="0"/>
              <w:jc w:val="center"/>
            </w:pPr>
            <w:r>
              <w:rPr>
                <w:rFonts w:ascii="Times New Roman" w:hAnsi="Times New Roman"/>
                <w:sz w:val="21"/>
              </w:rPr>
              <w:t>10:40:36（B）</w:t>
            </w:r>
          </w:p>
        </w:tc>
        <w:tc>
          <w:tcPr>
            <w:tcW w:w="900" w:type="dxa"/>
            <w:vAlign w:val="center"/>
          </w:tcPr>
          <w:p w14:paraId="6E536D86">
            <w:pPr>
              <w:spacing w:before="20" w:after="20" w:line="240" w:lineRule="auto"/>
              <w:ind w:left="0" w:right="0" w:firstLine="0"/>
              <w:jc w:val="center"/>
            </w:pPr>
            <w:r>
              <w:rPr>
                <w:rFonts w:ascii="Times New Roman" w:hAnsi="Times New Roman"/>
                <w:sz w:val="21"/>
              </w:rPr>
              <w:t>0.777</w:t>
            </w:r>
          </w:p>
        </w:tc>
        <w:tc>
          <w:tcPr>
            <w:tcW w:w="1500" w:type="dxa"/>
            <w:vAlign w:val="center"/>
          </w:tcPr>
          <w:p w14:paraId="4A71E054">
            <w:pPr>
              <w:spacing w:before="20" w:after="20" w:line="240" w:lineRule="auto"/>
              <w:ind w:left="0" w:right="0" w:firstLine="0"/>
              <w:jc w:val="center"/>
            </w:pPr>
            <w:r>
              <w:rPr>
                <w:rFonts w:ascii="Times New Roman" w:hAnsi="Times New Roman"/>
                <w:sz w:val="21"/>
              </w:rPr>
              <w:t>23.2×27.6</w:t>
            </w:r>
          </w:p>
        </w:tc>
        <w:tc>
          <w:tcPr>
            <w:tcW w:w="900" w:type="dxa"/>
            <w:vAlign w:val="center"/>
          </w:tcPr>
          <w:p w14:paraId="3BDFC7BF">
            <w:pPr>
              <w:spacing w:before="20" w:after="20" w:line="240" w:lineRule="auto"/>
              <w:ind w:left="0" w:right="0" w:firstLine="0"/>
              <w:jc w:val="center"/>
            </w:pPr>
            <w:r>
              <w:rPr>
                <w:rFonts w:ascii="Times New Roman" w:hAnsi="Times New Roman"/>
                <w:sz w:val="21"/>
              </w:rPr>
              <w:t>−2.3</w:t>
            </w:r>
          </w:p>
        </w:tc>
        <w:tc>
          <w:tcPr>
            <w:tcW w:w="3806" w:type="dxa"/>
            <w:vAlign w:val="center"/>
          </w:tcPr>
          <w:p w14:paraId="3F9D0686">
            <w:pPr>
              <w:spacing w:before="20" w:after="20" w:line="240" w:lineRule="auto"/>
              <w:ind w:left="0" w:right="0" w:firstLine="0"/>
            </w:pPr>
            <w:r>
              <w:rPr>
                <w:rFonts w:ascii="Times New Roman" w:hAnsi="Times New Roman"/>
                <w:sz w:val="21"/>
              </w:rPr>
              <w:t>误报，水体边缘冷区</w:t>
            </w:r>
          </w:p>
        </w:tc>
      </w:tr>
      <w:tr w14:paraId="647F59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41CD7AF2">
            <w:pPr>
              <w:spacing w:before="20" w:after="20" w:line="240" w:lineRule="auto"/>
              <w:ind w:left="0" w:right="0" w:firstLine="0"/>
              <w:jc w:val="center"/>
            </w:pPr>
            <w:r>
              <w:rPr>
                <w:rFonts w:ascii="Times New Roman" w:hAnsi="Times New Roman"/>
                <w:sz w:val="21"/>
              </w:rPr>
              <w:t>4</w:t>
            </w:r>
          </w:p>
        </w:tc>
        <w:tc>
          <w:tcPr>
            <w:tcW w:w="1700" w:type="dxa"/>
            <w:vAlign w:val="center"/>
          </w:tcPr>
          <w:p w14:paraId="534A5A14">
            <w:pPr>
              <w:spacing w:before="20" w:after="20" w:line="240" w:lineRule="auto"/>
              <w:ind w:left="0" w:right="0" w:firstLine="0"/>
              <w:jc w:val="center"/>
            </w:pPr>
            <w:r>
              <w:rPr>
                <w:rFonts w:ascii="Times New Roman" w:hAnsi="Times New Roman"/>
                <w:sz w:val="21"/>
              </w:rPr>
              <w:t>10:43:33（B）</w:t>
            </w:r>
          </w:p>
        </w:tc>
        <w:tc>
          <w:tcPr>
            <w:tcW w:w="900" w:type="dxa"/>
            <w:vAlign w:val="center"/>
          </w:tcPr>
          <w:p w14:paraId="57B7474E">
            <w:pPr>
              <w:spacing w:before="20" w:after="20" w:line="240" w:lineRule="auto"/>
              <w:ind w:left="0" w:right="0" w:firstLine="0"/>
              <w:jc w:val="center"/>
            </w:pPr>
            <w:r>
              <w:rPr>
                <w:rFonts w:ascii="Times New Roman" w:hAnsi="Times New Roman"/>
                <w:sz w:val="21"/>
              </w:rPr>
              <w:t>0.646</w:t>
            </w:r>
          </w:p>
        </w:tc>
        <w:tc>
          <w:tcPr>
            <w:tcW w:w="1500" w:type="dxa"/>
            <w:vAlign w:val="center"/>
          </w:tcPr>
          <w:p w14:paraId="45F2367C">
            <w:pPr>
              <w:spacing w:before="20" w:after="20" w:line="240" w:lineRule="auto"/>
              <w:ind w:left="0" w:right="0" w:firstLine="0"/>
              <w:jc w:val="center"/>
            </w:pPr>
            <w:r>
              <w:rPr>
                <w:rFonts w:ascii="Times New Roman" w:hAnsi="Times New Roman"/>
                <w:sz w:val="21"/>
              </w:rPr>
              <w:t>3.5×10.4</w:t>
            </w:r>
          </w:p>
        </w:tc>
        <w:tc>
          <w:tcPr>
            <w:tcW w:w="900" w:type="dxa"/>
            <w:vAlign w:val="center"/>
          </w:tcPr>
          <w:p w14:paraId="106DED5C">
            <w:pPr>
              <w:spacing w:before="20" w:after="20" w:line="240" w:lineRule="auto"/>
              <w:ind w:left="0" w:right="0" w:firstLine="0"/>
              <w:jc w:val="center"/>
            </w:pPr>
            <w:r>
              <w:rPr>
                <w:rFonts w:ascii="Times New Roman" w:hAnsi="Times New Roman"/>
                <w:sz w:val="21"/>
              </w:rPr>
              <w:t>+8.2</w:t>
            </w:r>
          </w:p>
        </w:tc>
        <w:tc>
          <w:tcPr>
            <w:tcW w:w="3806" w:type="dxa"/>
            <w:vAlign w:val="center"/>
          </w:tcPr>
          <w:p w14:paraId="29E02B34">
            <w:pPr>
              <w:spacing w:before="20" w:after="20" w:line="240" w:lineRule="auto"/>
              <w:ind w:left="0" w:right="0" w:firstLine="0"/>
              <w:rPr>
                <w:lang w:eastAsia="zh-CN"/>
              </w:rPr>
            </w:pPr>
            <w:r>
              <w:rPr>
                <w:rFonts w:ascii="Times New Roman" w:hAnsi="Times New Roman"/>
                <w:sz w:val="21"/>
                <w:lang w:eastAsia="zh-CN"/>
              </w:rPr>
              <w:t>误报，植被与道路交界的光影干扰</w:t>
            </w:r>
          </w:p>
        </w:tc>
      </w:tr>
      <w:tr w14:paraId="4E07BC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59F88246">
            <w:pPr>
              <w:spacing w:before="20" w:after="20" w:line="240" w:lineRule="auto"/>
              <w:ind w:left="0" w:right="0" w:firstLine="0"/>
              <w:jc w:val="center"/>
            </w:pPr>
            <w:r>
              <w:rPr>
                <w:rFonts w:ascii="Times New Roman" w:hAnsi="Times New Roman"/>
                <w:sz w:val="21"/>
              </w:rPr>
              <w:t>5</w:t>
            </w:r>
          </w:p>
        </w:tc>
        <w:tc>
          <w:tcPr>
            <w:tcW w:w="1700" w:type="dxa"/>
            <w:vAlign w:val="center"/>
          </w:tcPr>
          <w:p w14:paraId="68D1238A">
            <w:pPr>
              <w:spacing w:before="20" w:after="20" w:line="240" w:lineRule="auto"/>
              <w:ind w:left="0" w:right="0" w:firstLine="0"/>
              <w:jc w:val="center"/>
            </w:pPr>
            <w:r>
              <w:rPr>
                <w:rFonts w:ascii="Times New Roman" w:hAnsi="Times New Roman"/>
                <w:sz w:val="21"/>
              </w:rPr>
              <w:t>10:51:39（B）</w:t>
            </w:r>
          </w:p>
        </w:tc>
        <w:tc>
          <w:tcPr>
            <w:tcW w:w="900" w:type="dxa"/>
            <w:vAlign w:val="center"/>
          </w:tcPr>
          <w:p w14:paraId="437E32FF">
            <w:pPr>
              <w:spacing w:before="20" w:after="20" w:line="240" w:lineRule="auto"/>
              <w:ind w:left="0" w:right="0" w:firstLine="0"/>
              <w:jc w:val="center"/>
            </w:pPr>
            <w:r>
              <w:rPr>
                <w:rFonts w:ascii="Times New Roman" w:hAnsi="Times New Roman"/>
                <w:sz w:val="21"/>
              </w:rPr>
              <w:t>0.467</w:t>
            </w:r>
          </w:p>
        </w:tc>
        <w:tc>
          <w:tcPr>
            <w:tcW w:w="1500" w:type="dxa"/>
            <w:vAlign w:val="center"/>
          </w:tcPr>
          <w:p w14:paraId="75CB9CB0">
            <w:pPr>
              <w:spacing w:before="20" w:after="20" w:line="240" w:lineRule="auto"/>
              <w:ind w:left="0" w:right="0" w:firstLine="0"/>
              <w:jc w:val="center"/>
            </w:pPr>
            <w:r>
              <w:rPr>
                <w:rFonts w:ascii="Times New Roman" w:hAnsi="Times New Roman"/>
                <w:sz w:val="21"/>
              </w:rPr>
              <w:t>2.8×14.4</w:t>
            </w:r>
          </w:p>
        </w:tc>
        <w:tc>
          <w:tcPr>
            <w:tcW w:w="900" w:type="dxa"/>
            <w:vAlign w:val="center"/>
          </w:tcPr>
          <w:p w14:paraId="12C8BD37">
            <w:pPr>
              <w:spacing w:before="20" w:after="20" w:line="240" w:lineRule="auto"/>
              <w:ind w:left="0" w:right="0" w:firstLine="0"/>
              <w:jc w:val="center"/>
            </w:pPr>
            <w:r>
              <w:rPr>
                <w:rFonts w:ascii="Times New Roman" w:hAnsi="Times New Roman"/>
                <w:sz w:val="21"/>
              </w:rPr>
              <w:t>−1.9</w:t>
            </w:r>
          </w:p>
        </w:tc>
        <w:tc>
          <w:tcPr>
            <w:tcW w:w="3806" w:type="dxa"/>
            <w:vAlign w:val="center"/>
          </w:tcPr>
          <w:p w14:paraId="47FC382B">
            <w:pPr>
              <w:spacing w:before="20" w:after="20" w:line="240" w:lineRule="auto"/>
              <w:ind w:left="0" w:right="0" w:firstLine="0"/>
            </w:pPr>
            <w:r>
              <w:rPr>
                <w:rFonts w:ascii="Times New Roman" w:hAnsi="Times New Roman"/>
                <w:sz w:val="21"/>
              </w:rPr>
              <w:t>误报，水域边界</w:t>
            </w:r>
          </w:p>
        </w:tc>
      </w:tr>
      <w:tr w14:paraId="26C15F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75933517">
            <w:pPr>
              <w:spacing w:before="20" w:after="20" w:line="240" w:lineRule="auto"/>
              <w:ind w:left="0" w:right="0" w:firstLine="0"/>
              <w:jc w:val="center"/>
            </w:pPr>
            <w:r>
              <w:rPr>
                <w:rFonts w:ascii="Times New Roman" w:hAnsi="Times New Roman"/>
                <w:sz w:val="21"/>
              </w:rPr>
              <w:t>6</w:t>
            </w:r>
          </w:p>
        </w:tc>
        <w:tc>
          <w:tcPr>
            <w:tcW w:w="1700" w:type="dxa"/>
            <w:vAlign w:val="center"/>
          </w:tcPr>
          <w:p w14:paraId="5FD8C805">
            <w:pPr>
              <w:spacing w:before="20" w:after="20" w:line="240" w:lineRule="auto"/>
              <w:ind w:left="0" w:right="0" w:firstLine="0"/>
              <w:jc w:val="center"/>
            </w:pPr>
            <w:r>
              <w:rPr>
                <w:rFonts w:ascii="Times New Roman" w:hAnsi="Times New Roman"/>
                <w:sz w:val="21"/>
              </w:rPr>
              <w:t>10:58:59（B）</w:t>
            </w:r>
          </w:p>
        </w:tc>
        <w:tc>
          <w:tcPr>
            <w:tcW w:w="900" w:type="dxa"/>
            <w:vAlign w:val="center"/>
          </w:tcPr>
          <w:p w14:paraId="3BB693C1">
            <w:pPr>
              <w:spacing w:before="20" w:after="20" w:line="240" w:lineRule="auto"/>
              <w:ind w:left="0" w:right="0" w:firstLine="0"/>
              <w:jc w:val="center"/>
            </w:pPr>
            <w:r>
              <w:rPr>
                <w:rFonts w:ascii="Times New Roman" w:hAnsi="Times New Roman"/>
                <w:sz w:val="21"/>
              </w:rPr>
              <w:t>0.577</w:t>
            </w:r>
          </w:p>
        </w:tc>
        <w:tc>
          <w:tcPr>
            <w:tcW w:w="1500" w:type="dxa"/>
            <w:vAlign w:val="center"/>
          </w:tcPr>
          <w:p w14:paraId="3A4931CB">
            <w:pPr>
              <w:spacing w:before="20" w:after="20" w:line="240" w:lineRule="auto"/>
              <w:ind w:left="0" w:right="0" w:firstLine="0"/>
              <w:jc w:val="center"/>
            </w:pPr>
            <w:r>
              <w:rPr>
                <w:rFonts w:ascii="Times New Roman" w:hAnsi="Times New Roman"/>
                <w:sz w:val="21"/>
              </w:rPr>
              <w:t>0.6×0.9</w:t>
            </w:r>
          </w:p>
        </w:tc>
        <w:tc>
          <w:tcPr>
            <w:tcW w:w="900" w:type="dxa"/>
            <w:vAlign w:val="center"/>
          </w:tcPr>
          <w:p w14:paraId="1D2EDC9E">
            <w:pPr>
              <w:spacing w:before="20" w:after="20" w:line="240" w:lineRule="auto"/>
              <w:ind w:left="0" w:right="0" w:firstLine="0"/>
              <w:jc w:val="center"/>
            </w:pPr>
            <w:r>
              <w:rPr>
                <w:rFonts w:ascii="Times New Roman" w:hAnsi="Times New Roman"/>
                <w:sz w:val="21"/>
              </w:rPr>
              <w:t>+3.2</w:t>
            </w:r>
          </w:p>
        </w:tc>
        <w:tc>
          <w:tcPr>
            <w:tcW w:w="3806" w:type="dxa"/>
            <w:vAlign w:val="center"/>
          </w:tcPr>
          <w:p w14:paraId="5D74D1EF">
            <w:pPr>
              <w:spacing w:before="20" w:after="20" w:line="240" w:lineRule="auto"/>
              <w:ind w:left="0" w:right="0" w:firstLine="0"/>
              <w:rPr>
                <w:lang w:eastAsia="zh-CN"/>
              </w:rPr>
            </w:pPr>
            <w:r>
              <w:rPr>
                <w:rFonts w:ascii="Times New Roman" w:hAnsi="Times New Roman"/>
                <w:sz w:val="21"/>
                <w:lang w:eastAsia="zh-CN"/>
              </w:rPr>
              <w:t>误报，图像边缘的局部潮湿或渐晕</w:t>
            </w:r>
          </w:p>
        </w:tc>
      </w:tr>
      <w:tr w14:paraId="5C1349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66C162A1">
            <w:pPr>
              <w:spacing w:before="20" w:after="20" w:line="240" w:lineRule="auto"/>
              <w:ind w:left="0" w:right="0" w:firstLine="0"/>
              <w:jc w:val="center"/>
            </w:pPr>
            <w:r>
              <w:rPr>
                <w:rFonts w:ascii="Times New Roman" w:hAnsi="Times New Roman"/>
                <w:sz w:val="21"/>
              </w:rPr>
              <w:t>7</w:t>
            </w:r>
          </w:p>
        </w:tc>
        <w:tc>
          <w:tcPr>
            <w:tcW w:w="1700" w:type="dxa"/>
            <w:vAlign w:val="center"/>
          </w:tcPr>
          <w:p w14:paraId="60B00562">
            <w:pPr>
              <w:spacing w:before="20" w:after="20" w:line="240" w:lineRule="auto"/>
              <w:ind w:left="0" w:right="0" w:firstLine="0"/>
              <w:jc w:val="center"/>
            </w:pPr>
            <w:r>
              <w:rPr>
                <w:rFonts w:ascii="Times New Roman" w:hAnsi="Times New Roman"/>
                <w:sz w:val="21"/>
              </w:rPr>
              <w:t>11:01:28（B）</w:t>
            </w:r>
          </w:p>
        </w:tc>
        <w:tc>
          <w:tcPr>
            <w:tcW w:w="900" w:type="dxa"/>
            <w:vAlign w:val="center"/>
          </w:tcPr>
          <w:p w14:paraId="58258F72">
            <w:pPr>
              <w:spacing w:before="20" w:after="20" w:line="240" w:lineRule="auto"/>
              <w:ind w:left="0" w:right="0" w:firstLine="0"/>
              <w:jc w:val="center"/>
            </w:pPr>
            <w:r>
              <w:rPr>
                <w:rFonts w:ascii="Times New Roman" w:hAnsi="Times New Roman"/>
                <w:sz w:val="21"/>
              </w:rPr>
              <w:t>0.767</w:t>
            </w:r>
          </w:p>
        </w:tc>
        <w:tc>
          <w:tcPr>
            <w:tcW w:w="1500" w:type="dxa"/>
            <w:vAlign w:val="center"/>
          </w:tcPr>
          <w:p w14:paraId="0332619D">
            <w:pPr>
              <w:spacing w:before="20" w:after="20" w:line="240" w:lineRule="auto"/>
              <w:ind w:left="0" w:right="0" w:firstLine="0"/>
              <w:jc w:val="center"/>
            </w:pPr>
            <w:r>
              <w:rPr>
                <w:rFonts w:ascii="Times New Roman" w:hAnsi="Times New Roman"/>
                <w:sz w:val="21"/>
              </w:rPr>
              <w:t>7.7×17.3</w:t>
            </w:r>
          </w:p>
        </w:tc>
        <w:tc>
          <w:tcPr>
            <w:tcW w:w="900" w:type="dxa"/>
            <w:vAlign w:val="center"/>
          </w:tcPr>
          <w:p w14:paraId="76A0F28A">
            <w:pPr>
              <w:spacing w:before="20" w:after="20" w:line="240" w:lineRule="auto"/>
              <w:ind w:left="0" w:right="0" w:firstLine="0"/>
              <w:jc w:val="center"/>
            </w:pPr>
            <w:r>
              <w:rPr>
                <w:rFonts w:ascii="Times New Roman" w:hAnsi="Times New Roman"/>
                <w:sz w:val="21"/>
              </w:rPr>
              <w:t>−7.0</w:t>
            </w:r>
          </w:p>
        </w:tc>
        <w:tc>
          <w:tcPr>
            <w:tcW w:w="3806" w:type="dxa"/>
            <w:vAlign w:val="center"/>
          </w:tcPr>
          <w:p w14:paraId="0C0BE1FC">
            <w:pPr>
              <w:spacing w:before="20" w:after="20" w:line="240" w:lineRule="auto"/>
              <w:ind w:left="0" w:right="0" w:firstLine="0"/>
              <w:rPr>
                <w:lang w:eastAsia="zh-CN"/>
              </w:rPr>
            </w:pPr>
            <w:r>
              <w:rPr>
                <w:rFonts w:ascii="Times New Roman" w:hAnsi="Times New Roman"/>
                <w:sz w:val="21"/>
                <w:lang w:eastAsia="zh-CN"/>
              </w:rPr>
              <w:t>误报，植被蒸腾与阴影形成的冷斑</w:t>
            </w:r>
          </w:p>
        </w:tc>
      </w:tr>
      <w:tr w14:paraId="010063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19150D7A">
            <w:pPr>
              <w:spacing w:before="20" w:after="20" w:line="240" w:lineRule="auto"/>
              <w:ind w:left="0" w:right="0" w:firstLine="0"/>
              <w:jc w:val="center"/>
            </w:pPr>
            <w:r>
              <w:rPr>
                <w:rFonts w:ascii="Times New Roman" w:hAnsi="Times New Roman"/>
                <w:sz w:val="21"/>
              </w:rPr>
              <w:t>8</w:t>
            </w:r>
          </w:p>
        </w:tc>
        <w:tc>
          <w:tcPr>
            <w:tcW w:w="1700" w:type="dxa"/>
            <w:vAlign w:val="center"/>
          </w:tcPr>
          <w:p w14:paraId="6CF3F651">
            <w:pPr>
              <w:spacing w:before="20" w:after="20" w:line="240" w:lineRule="auto"/>
              <w:ind w:left="0" w:right="0" w:firstLine="0"/>
              <w:jc w:val="center"/>
            </w:pPr>
            <w:r>
              <w:rPr>
                <w:rFonts w:ascii="Times New Roman" w:hAnsi="Times New Roman"/>
                <w:sz w:val="21"/>
              </w:rPr>
              <w:t>11:13:41（B）</w:t>
            </w:r>
          </w:p>
        </w:tc>
        <w:tc>
          <w:tcPr>
            <w:tcW w:w="900" w:type="dxa"/>
            <w:vAlign w:val="center"/>
          </w:tcPr>
          <w:p w14:paraId="15418CD7">
            <w:pPr>
              <w:spacing w:before="20" w:after="20" w:line="240" w:lineRule="auto"/>
              <w:ind w:left="0" w:right="0" w:firstLine="0"/>
              <w:jc w:val="center"/>
            </w:pPr>
            <w:r>
              <w:rPr>
                <w:rFonts w:ascii="Times New Roman" w:hAnsi="Times New Roman"/>
                <w:sz w:val="21"/>
              </w:rPr>
              <w:t>0.580</w:t>
            </w:r>
          </w:p>
        </w:tc>
        <w:tc>
          <w:tcPr>
            <w:tcW w:w="1500" w:type="dxa"/>
            <w:vAlign w:val="center"/>
          </w:tcPr>
          <w:p w14:paraId="4ECD8D3C">
            <w:pPr>
              <w:spacing w:before="20" w:after="20" w:line="240" w:lineRule="auto"/>
              <w:ind w:left="0" w:right="0" w:firstLine="0"/>
              <w:jc w:val="center"/>
            </w:pPr>
            <w:r>
              <w:rPr>
                <w:rFonts w:ascii="Times New Roman" w:hAnsi="Times New Roman"/>
                <w:sz w:val="21"/>
              </w:rPr>
              <w:t>10.8×37.5</w:t>
            </w:r>
          </w:p>
        </w:tc>
        <w:tc>
          <w:tcPr>
            <w:tcW w:w="900" w:type="dxa"/>
            <w:vAlign w:val="center"/>
          </w:tcPr>
          <w:p w14:paraId="0D3E9FD7">
            <w:pPr>
              <w:spacing w:before="20" w:after="20" w:line="240" w:lineRule="auto"/>
              <w:ind w:left="0" w:right="0" w:firstLine="0"/>
              <w:jc w:val="center"/>
            </w:pPr>
            <w:r>
              <w:rPr>
                <w:rFonts w:ascii="Times New Roman" w:hAnsi="Times New Roman"/>
                <w:sz w:val="21"/>
              </w:rPr>
              <w:t>−1.3</w:t>
            </w:r>
          </w:p>
        </w:tc>
        <w:tc>
          <w:tcPr>
            <w:tcW w:w="3806" w:type="dxa"/>
            <w:vAlign w:val="center"/>
          </w:tcPr>
          <w:p w14:paraId="77740347">
            <w:pPr>
              <w:spacing w:before="20" w:after="20" w:line="240" w:lineRule="auto"/>
              <w:ind w:left="0" w:right="0" w:firstLine="0"/>
              <w:rPr>
                <w:lang w:eastAsia="zh-CN"/>
              </w:rPr>
            </w:pPr>
            <w:r>
              <w:rPr>
                <w:rFonts w:ascii="Times New Roman" w:hAnsi="Times New Roman"/>
                <w:sz w:val="21"/>
                <w:lang w:eastAsia="zh-CN"/>
              </w:rPr>
              <w:t>误报，水岸斜坡的水面辐射与潮湿土壤</w:t>
            </w:r>
          </w:p>
        </w:tc>
      </w:tr>
      <w:tr w14:paraId="32BF90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5B10EFC5">
            <w:pPr>
              <w:spacing w:before="20" w:after="20" w:line="240" w:lineRule="auto"/>
              <w:ind w:left="0" w:right="0" w:firstLine="0"/>
              <w:jc w:val="center"/>
            </w:pPr>
            <w:r>
              <w:rPr>
                <w:rFonts w:ascii="Times New Roman" w:hAnsi="Times New Roman"/>
                <w:sz w:val="21"/>
              </w:rPr>
              <w:t>9</w:t>
            </w:r>
          </w:p>
        </w:tc>
        <w:tc>
          <w:tcPr>
            <w:tcW w:w="1700" w:type="dxa"/>
            <w:vAlign w:val="center"/>
          </w:tcPr>
          <w:p w14:paraId="06B9DA66">
            <w:pPr>
              <w:spacing w:before="20" w:after="20" w:line="240" w:lineRule="auto"/>
              <w:ind w:left="0" w:right="0" w:firstLine="0"/>
              <w:jc w:val="center"/>
            </w:pPr>
            <w:r>
              <w:rPr>
                <w:rFonts w:ascii="Times New Roman" w:hAnsi="Times New Roman"/>
                <w:sz w:val="21"/>
              </w:rPr>
              <w:t>11:13:47（B）</w:t>
            </w:r>
          </w:p>
        </w:tc>
        <w:tc>
          <w:tcPr>
            <w:tcW w:w="900" w:type="dxa"/>
            <w:vAlign w:val="center"/>
          </w:tcPr>
          <w:p w14:paraId="1C910189">
            <w:pPr>
              <w:spacing w:before="20" w:after="20" w:line="240" w:lineRule="auto"/>
              <w:ind w:left="0" w:right="0" w:firstLine="0"/>
              <w:jc w:val="center"/>
            </w:pPr>
            <w:r>
              <w:rPr>
                <w:rFonts w:ascii="Times New Roman" w:hAnsi="Times New Roman"/>
                <w:sz w:val="21"/>
              </w:rPr>
              <w:t>0.496</w:t>
            </w:r>
          </w:p>
        </w:tc>
        <w:tc>
          <w:tcPr>
            <w:tcW w:w="1500" w:type="dxa"/>
            <w:vAlign w:val="center"/>
          </w:tcPr>
          <w:p w14:paraId="798A0CFE">
            <w:pPr>
              <w:spacing w:before="20" w:after="20" w:line="240" w:lineRule="auto"/>
              <w:ind w:left="0" w:right="0" w:firstLine="0"/>
              <w:jc w:val="center"/>
            </w:pPr>
            <w:r>
              <w:rPr>
                <w:rFonts w:ascii="Times New Roman" w:hAnsi="Times New Roman"/>
                <w:sz w:val="21"/>
              </w:rPr>
              <w:t>10.7×32.0</w:t>
            </w:r>
          </w:p>
        </w:tc>
        <w:tc>
          <w:tcPr>
            <w:tcW w:w="900" w:type="dxa"/>
            <w:vAlign w:val="center"/>
          </w:tcPr>
          <w:p w14:paraId="683F62FF">
            <w:pPr>
              <w:spacing w:before="20" w:after="20" w:line="240" w:lineRule="auto"/>
              <w:ind w:left="0" w:right="0" w:firstLine="0"/>
              <w:jc w:val="center"/>
            </w:pPr>
            <w:r>
              <w:rPr>
                <w:rFonts w:ascii="Times New Roman" w:hAnsi="Times New Roman"/>
                <w:sz w:val="21"/>
              </w:rPr>
              <w:t>−1.0</w:t>
            </w:r>
          </w:p>
        </w:tc>
        <w:tc>
          <w:tcPr>
            <w:tcW w:w="3806" w:type="dxa"/>
            <w:vAlign w:val="center"/>
          </w:tcPr>
          <w:p w14:paraId="5ACB976C">
            <w:pPr>
              <w:spacing w:before="20" w:after="20" w:line="240" w:lineRule="auto"/>
              <w:ind w:left="0" w:right="0" w:firstLine="0"/>
              <w:rPr>
                <w:lang w:eastAsia="zh-CN"/>
              </w:rPr>
            </w:pPr>
            <w:r>
              <w:rPr>
                <w:rFonts w:ascii="Times New Roman" w:hAnsi="Times New Roman"/>
                <w:sz w:val="21"/>
                <w:lang w:eastAsia="zh-CN"/>
              </w:rPr>
              <w:t>误报，水体边缘的低温梯度带</w:t>
            </w:r>
          </w:p>
        </w:tc>
      </w:tr>
    </w:tbl>
    <w:p w14:paraId="6D77E217">
      <w:pPr>
        <w:spacing w:before="60" w:after="120" w:line="240" w:lineRule="auto"/>
        <w:rPr>
          <w:lang w:eastAsia="zh-CN"/>
        </w:rPr>
      </w:pPr>
      <w:r>
        <w:rPr>
          <w:rFonts w:ascii="Times New Roman" w:hAnsi="Times New Roman"/>
          <w:sz w:val="21"/>
          <w:lang w:eastAsia="zh-CN"/>
        </w:rPr>
        <w:t>注：框的地面尺寸按检测框像素尺寸、相对航高和式（5-4）换算；</w:t>
      </w:r>
      <w:r>
        <w:rPr>
          <w:rFonts w:ascii="Times New Roman" w:hAnsi="Times New Roman"/>
          <w:sz w:val="21"/>
        </w:rPr>
        <w:t>Δ</w:t>
      </w:r>
      <w:r>
        <w:rPr>
          <w:rFonts w:ascii="Times New Roman" w:hAnsi="Times New Roman"/>
          <w:sz w:val="21"/>
          <w:lang w:eastAsia="zh-CN"/>
        </w:rPr>
        <w:t>T按式（5-6）由辐射温度伪彩色图换算，为近似值；序号8、9为同一机位的相邻两帧。</w:t>
      </w:r>
    </w:p>
    <w:p w14:paraId="05E5F0C1">
      <w:pPr>
        <w:keepNext/>
        <w:spacing w:before="120" w:after="0" w:line="240" w:lineRule="auto"/>
        <w:jc w:val="center"/>
      </w:pPr>
      <w:r>
        <w:rPr>
          <w:lang w:eastAsia="zh-CN"/>
        </w:rPr>
        <w:drawing>
          <wp:inline distT="0" distB="0" distL="0" distR="0">
            <wp:extent cx="5029200" cy="2191385"/>
            <wp:effectExtent l="0" t="0" r="0" b="0"/>
            <wp:docPr id="103" name="图片 2122673111" descr="图5-13  现场候选的置信度、框内外温差与图像采集时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122673111" descr="图5-13  现场候选的置信度、框内外温差与图像采集时刻"/>
                    <pic:cNvPicPr>
                      <a:picLocks noChangeAspect="1"/>
                    </pic:cNvPicPr>
                  </pic:nvPicPr>
                  <pic:blipFill>
                    <a:blip r:embed="rId176"/>
                    <a:stretch>
                      <a:fillRect/>
                    </a:stretch>
                  </pic:blipFill>
                  <pic:spPr>
                    <a:xfrm>
                      <a:off x="0" y="0"/>
                      <a:ext cx="5029200" cy="2191480"/>
                    </a:xfrm>
                    <a:prstGeom prst="rect">
                      <a:avLst/>
                    </a:prstGeom>
                  </pic:spPr>
                </pic:pic>
              </a:graphicData>
            </a:graphic>
          </wp:inline>
        </w:drawing>
      </w:r>
    </w:p>
    <w:p w14:paraId="0320FC45">
      <w:pPr>
        <w:spacing w:after="120" w:line="240" w:lineRule="auto"/>
        <w:ind w:firstLine="0"/>
        <w:jc w:val="center"/>
        <w:rPr>
          <w:lang w:eastAsia="zh-CN"/>
        </w:rPr>
      </w:pPr>
      <w:r>
        <w:rPr>
          <w:rFonts w:ascii="Times New Roman" w:hAnsi="Times New Roman"/>
          <w:sz w:val="21"/>
          <w:szCs w:val="21"/>
          <w:lang w:eastAsia="zh-CN"/>
        </w:rPr>
        <w:t>图5-13　现场候选的置信度、框内外温差与图像采集时刻</w:t>
      </w:r>
    </w:p>
    <w:p w14:paraId="7B6D72C1">
      <w:pPr>
        <w:spacing w:after="120" w:line="240" w:lineRule="auto"/>
        <w:ind w:firstLine="0"/>
        <w:jc w:val="center"/>
        <w:rPr>
          <w:lang w:eastAsia="zh-CN"/>
        </w:rPr>
      </w:pPr>
      <w:r>
        <w:rPr>
          <w:rFonts w:ascii="Times New Roman" w:hAnsi="Times New Roman" w:cs="Times New Roman"/>
          <w:sz w:val="21"/>
          <w:szCs w:val="21"/>
          <w:lang w:eastAsia="zh-CN"/>
        </w:rPr>
        <w:t>Fig. 5-13 Confidence, inside-outside box temperature difference and acquisition time of on-site candidates</w:t>
      </w:r>
    </w:p>
    <w:p w14:paraId="41FF4626">
      <w:pPr>
        <w:spacing w:after="0" w:line="360" w:lineRule="auto"/>
        <w:rPr>
          <w:lang w:eastAsia="zh-CN"/>
        </w:rPr>
      </w:pPr>
      <w:r>
        <w:rPr>
          <w:rFonts w:ascii="Times New Roman" w:hAnsi="Times New Roman"/>
          <w:lang w:eastAsia="zh-CN"/>
        </w:rPr>
        <w:t>结合表5-12和图5-13，可得到以下认识。第一，置信度不能区分误报与真实渗漏。现场候选的置信度为0.466～0.777，最高的两个（0.777和0.767）恰来自水体边缘和植被区，提高置信度阈值只能减少候选数量，而不能提高候选为真的比例（图5-13a）。第二，框内外温差以负值为主。9个候选中7个框内偏冷，</w:t>
      </w:r>
      <w:r>
        <w:rPr>
          <w:rFonts w:ascii="Times New Roman" w:hAnsi="Times New Roman"/>
        </w:rPr>
        <w:t>Δ</w:t>
      </w:r>
      <w:r>
        <w:rPr>
          <w:rFonts w:ascii="Times New Roman" w:hAnsi="Times New Roman"/>
          <w:lang w:eastAsia="zh-CN"/>
        </w:rPr>
        <w:t>T为−7.0～−1.0 ℃，其中水陆边界的5个为−2.6～−1.0 ℃，与白天水体升温较慢的特征一致；另有2个框内偏暖，分别包含道路和受日照的地物（图5-13b）。这些温差均小于所在图像14.8～33.2 ℃的背景温差，说明白天的背景热差异足以掩盖渗漏信号。第三，误报框的形态与管涌出口不符。9个框中7个与图像边缘相接，框住的是被画面截断的水体或植被；按航高换算，7个框的长边超过10 m，最大达37.5 m，远大于管涌出口及其浸润范围的通常尺度。第四，采集时段与方案不符。全部图像均采集于白天，其中73.5%集中在09时（图5-13c），日照下水体升温慢、植被与阴影使地表偏冷，与复核所述的误报原因一致。</w:t>
      </w:r>
    </w:p>
    <w:p w14:paraId="666C77D2">
      <w:pPr>
        <w:spacing w:after="0" w:line="360" w:lineRule="auto"/>
        <w:rPr>
          <w:lang w:eastAsia="zh-CN"/>
        </w:rPr>
      </w:pPr>
      <w:r>
        <w:rPr>
          <w:rFonts w:ascii="Times New Roman" w:hAnsi="Times New Roman"/>
          <w:lang w:eastAsia="zh-CN"/>
        </w:rPr>
        <w:t>上述认识可以转化为后处理规则。若剔除与图像边缘相接的检测框，或剔除地面尺寸长边超过10 m的检测框，并将同一机位相邻帧的检测合并为一个事件，9个候选可减少为1个（序号1）；若再以同时刻可见光图像识别水体并剔除水陆边界上的检测框，水陆边界类的5个误报有望在复核前排除。但这些规则只在误报样本上得到验证，尚缺少现场真实管涌样本检验其对查全率的影响，因此本章仅将其作为复核排序的辅助条件，而不用于直接删除候选。</w:t>
      </w:r>
    </w:p>
    <w:p w14:paraId="2443EE84">
      <w:pPr>
        <w:spacing w:after="0" w:line="360" w:lineRule="auto"/>
        <w:rPr>
          <w:lang w:eastAsia="zh-CN"/>
        </w:rPr>
      </w:pPr>
      <w:r>
        <w:rPr>
          <w:rFonts w:ascii="Times New Roman" w:hAnsi="Times New Roman"/>
          <w:lang w:eastAsia="zh-CN"/>
        </w:rPr>
        <w:t>按二项分布的Clopper–Pearson精确置信区间</w:t>
      </w:r>
      <w:r>
        <w:rPr>
          <w:rFonts w:ascii="Times New Roman" w:hAnsi="Times New Roman"/>
          <w:vertAlign w:val="superscript"/>
          <w:lang w:eastAsia="zh-CN"/>
        </w:rPr>
        <w:t>[228]</w:t>
      </w:r>
      <w:r>
        <w:rPr>
          <w:rFonts w:ascii="Times New Roman" w:hAnsi="Times New Roman"/>
          <w:lang w:eastAsia="zh-CN"/>
        </w:rPr>
        <w:t>，0/9的复核结果表明此类候选中真实管涌的比例在95%置信水平下不超过28%。由于其余104张图像没有逐图真值、验证图也没有漏检记录，该结果既不能用于估计现场查全率，也不能得出现场无管涌的结论。因此，现场候选只生成复核任务而不直接计入C3，未检出候选的区域记为无真值而非已检查无异常，夜间采集与难例负样本训练是降低误报的首要措施。</w:t>
      </w:r>
    </w:p>
    <w:p w14:paraId="041EAB07">
      <w:pPr>
        <w:pStyle w:val="6"/>
      </w:pPr>
      <w:r>
        <w:rPr>
          <w:rFonts w:ascii="Times New Roman" w:hAnsi="Times New Roman"/>
        </w:rPr>
        <w:t xml:space="preserve">5.2.4.12 </w:t>
      </w:r>
      <w:r>
        <w:t>巡检结果的空间配准</w:t>
      </w:r>
    </w:p>
    <w:p w14:paraId="2FF12217">
      <w:pPr>
        <w:spacing w:after="0" w:line="360" w:lineRule="auto"/>
        <w:rPr>
          <w:lang w:eastAsia="zh-CN"/>
        </w:rPr>
      </w:pPr>
      <w:r>
        <w:rPr>
          <w:rFonts w:ascii="Times New Roman" w:hAnsi="Times New Roman"/>
          <w:lang w:eastAsia="zh-CN"/>
        </w:rPr>
        <w:t xml:space="preserve">复核后的候选要进入评价，还须确定其所在的评价单元。图像记录的坐标为无人机机位而非病害位置，候选落到评价单元需经三步：将WGS84经纬度转换为与地质模型和渗流计算一致的工程平面坐标；依据飞行高度、相机姿态和DEM将检测框投影为地面足迹 </w:t>
      </w:r>
      <w:r>
        <w:rPr>
          <w:rFonts w:ascii="Times New Roman" w:hAnsi="Times New Roman"/>
          <w:i/>
          <w:lang w:eastAsia="zh-CN"/>
        </w:rPr>
        <w:t>F</w:t>
      </w:r>
      <w:r>
        <w:rPr>
          <w:rFonts w:ascii="Times New Roman" w:hAnsi="Times New Roman"/>
          <w:lang w:eastAsia="zh-CN"/>
        </w:rPr>
        <w:t>；再向有版本号的堤轴参考线投影，得到桩号区间</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FD73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09448FF">
            <w:pPr>
              <w:spacing w:before="60" w:after="60" w:line="240" w:lineRule="auto"/>
              <w:ind w:left="0" w:right="0" w:firstLine="0"/>
              <w:jc w:val="center"/>
              <w:rPr>
                <w:rFonts w:ascii="Times New Roman" w:hAnsi="Times New Roman" w:cs="Times New Roman"/>
              </w:rPr>
            </w:pPr>
            <w:r>
              <w:rPr>
                <w:rFonts w:ascii="Times New Roman" w:hAnsi="Times New Roman" w:cs="Times New Roman"/>
              </w:rPr>
              <w:t>[c−, c+] = Πg(F) ⊕ [−δ, δ]</w:t>
            </w:r>
          </w:p>
        </w:tc>
        <w:tc>
          <w:tcPr>
            <w:tcW w:w="848" w:type="dxa"/>
            <w:tcBorders>
              <w:top w:val="nil"/>
              <w:left w:val="nil"/>
              <w:bottom w:val="nil"/>
              <w:right w:val="nil"/>
            </w:tcBorders>
            <w:vAlign w:val="center"/>
          </w:tcPr>
          <w:p w14:paraId="46F681F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（5-14）</w:t>
            </w:r>
          </w:p>
        </w:tc>
      </w:tr>
    </w:tbl>
    <w:p w14:paraId="788D7B92">
      <w:pPr>
        <w:spacing w:after="0" w:line="360" w:lineRule="auto"/>
        <w:rPr>
          <w:lang w:eastAsia="zh-CN"/>
        </w:rPr>
      </w:pPr>
      <w:r>
        <w:rPr>
          <w:rFonts w:ascii="Times New Roman" w:hAnsi="Times New Roman"/>
          <w:lang w:eastAsia="zh-CN"/>
        </w:rPr>
        <w:t>式中，</w:t>
      </w:r>
      <w:r>
        <w:rPr>
          <w:rFonts w:ascii="Times New Roman" w:hAnsi="Times New Roman"/>
          <w:i/>
          <w:lang w:eastAsia="zh-CN"/>
        </w:rPr>
        <w:t>c</w:t>
      </w:r>
      <w:r>
        <w:rPr>
          <w:rFonts w:ascii="Times New Roman" w:hAnsi="Times New Roman"/>
          <w:vertAlign w:val="superscript"/>
          <w:lang w:eastAsia="zh-CN"/>
        </w:rPr>
        <w:t>−</w:t>
      </w:r>
      <w:r>
        <w:rPr>
          <w:rFonts w:ascii="Times New Roman" w:hAnsi="Times New Roman"/>
          <w:lang w:eastAsia="zh-CN"/>
        </w:rPr>
        <w:t>、</w:t>
      </w:r>
      <w:r>
        <w:rPr>
          <w:rFonts w:ascii="Times New Roman" w:hAnsi="Times New Roman"/>
          <w:i/>
          <w:lang w:eastAsia="zh-CN"/>
        </w:rPr>
        <w:t>c</w:t>
      </w:r>
      <w:r>
        <w:rPr>
          <w:rFonts w:ascii="Times New Roman" w:hAnsi="Times New Roman"/>
          <w:vertAlign w:val="superscript"/>
          <w:lang w:eastAsia="zh-CN"/>
        </w:rPr>
        <w:t>+</w:t>
      </w:r>
      <w:r>
        <w:rPr>
          <w:rFonts w:ascii="Times New Roman" w:hAnsi="Times New Roman"/>
          <w:lang w:eastAsia="zh-CN"/>
        </w:rPr>
        <w:t xml:space="preserve"> 为桩号区间的起点和终点；</w:t>
      </w:r>
      <w:r>
        <w:rPr>
          <w:rFonts w:ascii="Times New Roman" w:hAnsi="Times New Roman"/>
        </w:rPr>
        <w:t>Π</w:t>
      </w:r>
      <w:r>
        <w:rPr>
          <w:rFonts w:ascii="Times New Roman" w:hAnsi="Times New Roman"/>
          <w:i/>
          <w:vertAlign w:val="subscript"/>
          <w:lang w:eastAsia="zh-CN"/>
        </w:rPr>
        <w:t>g</w:t>
      </w:r>
      <w:r>
        <w:rPr>
          <w:rFonts w:ascii="Times New Roman" w:hAnsi="Times New Roman"/>
          <w:lang w:eastAsia="zh-CN"/>
        </w:rPr>
        <w:t xml:space="preserve"> 表示向第 </w:t>
      </w:r>
      <w:r>
        <w:rPr>
          <w:rFonts w:ascii="Times New Roman" w:hAnsi="Times New Roman"/>
          <w:i/>
          <w:lang w:eastAsia="zh-CN"/>
        </w:rPr>
        <w:t>g</w:t>
      </w:r>
      <w:r>
        <w:rPr>
          <w:rFonts w:ascii="Times New Roman" w:hAnsi="Times New Roman"/>
          <w:lang w:eastAsia="zh-CN"/>
        </w:rPr>
        <w:t xml:space="preserve"> 版堤轴的投影；</w:t>
      </w:r>
      <w:r>
        <w:rPr>
          <w:rFonts w:ascii="Times New Roman" w:hAnsi="Times New Roman"/>
          <w:i/>
        </w:rPr>
        <w:t>δ</w:t>
      </w:r>
      <w:r>
        <w:rPr>
          <w:rFonts w:ascii="Times New Roman" w:hAnsi="Times New Roman"/>
          <w:lang w:eastAsia="zh-CN"/>
        </w:rPr>
        <w:t xml:space="preserve"> 为定位误差，无误差估计时区间宽度不得取零。候选事件 </w:t>
      </w:r>
      <w:r>
        <w:rPr>
          <w:rFonts w:ascii="Times New Roman" w:hAnsi="Times New Roman"/>
          <w:i/>
          <w:lang w:eastAsia="zh-CN"/>
        </w:rPr>
        <w:t>e</w:t>
      </w:r>
      <w:r>
        <w:rPr>
          <w:rFonts w:ascii="Times New Roman" w:hAnsi="Times New Roman"/>
          <w:lang w:eastAsia="zh-CN"/>
        </w:rPr>
        <w:t xml:space="preserve"> 与评价单元 </w:t>
      </w:r>
      <w:r>
        <w:rPr>
          <w:rFonts w:ascii="Times New Roman" w:hAnsi="Times New Roman"/>
          <w:i/>
          <w:lang w:eastAsia="zh-CN"/>
        </w:rPr>
        <w:t>u</w:t>
      </w:r>
      <w:r>
        <w:rPr>
          <w:rFonts w:ascii="Times New Roman" w:hAnsi="Times New Roman"/>
          <w:lang w:eastAsia="zh-CN"/>
        </w:rPr>
        <w:t xml:space="preserve"> 采用区间求交关联：</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CF64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CECF1B9">
            <w:pPr>
              <w:spacing w:before="60" w:after="60" w:line="240" w:lineRule="auto"/>
              <w:ind w:left="0" w:right="0" w:firstLine="0"/>
              <w:jc w:val="center"/>
              <w:rPr>
                <w:rFonts w:ascii="Times New Roman" w:hAnsi="Times New Roman" w:cs="Times New Roman"/>
              </w:rPr>
            </w:pPr>
            <w:r>
              <w:rPr>
                <w:rFonts w:ascii="Times New Roman" w:hAnsi="Times New Roman" w:cs="Times New Roman"/>
              </w:rPr>
              <w:t>U(e) = {u:[ce−, ce+]∩[cu−, cu+] ≠ ∅,  ge = gu}</w:t>
            </w:r>
          </w:p>
        </w:tc>
        <w:tc>
          <w:tcPr>
            <w:tcW w:w="848" w:type="dxa"/>
            <w:tcBorders>
              <w:top w:val="nil"/>
              <w:left w:val="nil"/>
              <w:bottom w:val="nil"/>
              <w:right w:val="nil"/>
            </w:tcBorders>
            <w:vAlign w:val="center"/>
          </w:tcPr>
          <w:p w14:paraId="7DB0EDD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（5-15）</w:t>
            </w:r>
          </w:p>
        </w:tc>
      </w:tr>
    </w:tbl>
    <w:p w14:paraId="78B2AF25">
      <w:pPr>
        <w:spacing w:after="0" w:line="360" w:lineRule="auto"/>
        <w:rPr>
          <w:lang w:eastAsia="zh-CN"/>
        </w:rPr>
      </w:pPr>
      <w:r>
        <w:rPr>
          <w:rFonts w:ascii="Times New Roman" w:hAnsi="Times New Roman"/>
          <w:lang w:eastAsia="zh-CN"/>
        </w:rPr>
        <w:t xml:space="preserve">跨越单元分界的候选同时关联两个单元并标记空间歧义；原模型将渗漏点匹配到最近的代表桩号（最大250 m），会把跨界或定位不准的候选误归入唯一断面。关联时还需检查时间，只有采集时间处于工况有效期内且</w:t>
      </w:r>
      <w:del w:id="900017" w:author="Claude" w:date="2026-10-28T00:00:00Z">
        <w:r>
          <w:rPr>
            <w:rFonts w:ascii="Times New Roman" w:hAnsi="Times New Roman"/>
            <w:lang w:eastAsia="zh-CN"/>
          </w:rPr>
          <w:delText xml:space="preserve">在评价时刻前已入库的记录参与评价，迟到记录只进入之后的评价</w:delText>
        </w:r>
      </w:del>
      <w:ins w:id="900018" w:author="Claude" w:date="2026-10-28T00:00:00Z">
        <w:r>
          <w:rPr>
            <w:rFonts w:ascii="Times New Roman" w:hAnsi="Times New Roman"/>
            <w:lang w:eastAsia="zh-CN"/>
          </w:rPr>
          <w:t>在资料截止时间前已入库的记录参与评价，迟到记录进入下一轮评价</w:t>
        </w:r>
      </w:ins>
      <w:r>
        <w:rPr>
          <w:rFonts w:ascii="Times New Roman" w:hAnsi="Times New Roman"/>
          <w:lang w:eastAsia="zh-CN"/>
        </w:rPr>
        <w:t xml:space="preserve">。本批资料的原始图像元数据记录了机位坐标、相对起飞点航高和云台俯仰、横滚、偏航角，110张图像接近垂直向下拍摄，已具备将检测框投影为地面足迹的条件；但相对地面高度需借助DEM换算，且缺少带桩号的堤轴几何版本，目前只能形成候选桩号区间。挂载到数字孪生场景的是候选事件而非图像坐标，每个事件保存编号、几何版本、桩号区间、采集与入库时间、类型（疑似、确认、解除）和复核记录编号，第6章平台据此实现巡检事件图层与评价结果的联动。</w:t>
      </w:r>
    </w:p>
    <w:p w14:paraId="4E5DA40C">
      <w:pPr>
        <w:pStyle w:val="5"/>
      </w:pPr>
      <w:r>
        <w:rPr>
          <w:rFonts w:ascii="Times New Roman" w:hAnsi="Times New Roman"/>
        </w:rPr>
        <w:t xml:space="preserve">5.2.5 </w:t>
      </w:r>
      <w:r>
        <w:t>巡检证据的评价接入</w:t>
      </w:r>
    </w:p>
    <w:p w14:paraId="155D038A">
      <w:pPr>
        <w:spacing w:after="0" w:line="360" w:lineRule="auto"/>
        <w:rPr>
          <w:lang w:eastAsia="zh-CN"/>
        </w:rPr>
      </w:pPr>
      <w:r>
        <w:rPr>
          <w:rFonts w:ascii="Times New Roman" w:hAnsi="Times New Roman"/>
          <w:lang w:eastAsia="zh-CN"/>
        </w:rPr>
        <w:t>经过识别、复核和空间配准后，巡检结果已经具备进入评价的条件，但还需要回答以何种身份进入评价的问题。评价资料中常见的问题往往不是数值误差，而是状态混淆，例如将未检查当作无异常、将算法候选当作确认险情、将过期的计算结果当作当期结论。现场9个候选全部为误报的结果表明，若不加区分地将检出视为发生，误报将直接转化为错误的降级。为此，对每条证据记录五种状态，并规定相应的处理方式（表5-13）。</w:t>
      </w:r>
    </w:p>
    <w:p w14:paraId="5B80C29C">
      <w:pPr>
        <w:keepNext/>
        <w:spacing w:after="120" w:line="240" w:lineRule="auto"/>
        <w:ind w:firstLine="0"/>
        <w:jc w:val="center"/>
        <w:rPr>
          <w:lang w:eastAsia="zh-CN"/>
        </w:rPr>
      </w:pPr>
      <w:r>
        <w:rPr>
          <w:rFonts w:ascii="Times New Roman" w:hAnsi="Times New Roman"/>
          <w:sz w:val="21"/>
          <w:szCs w:val="21"/>
          <w:lang w:eastAsia="zh-CN"/>
        </w:rPr>
        <w:t>表5-13　证据状态定义与处理规则</w:t>
      </w:r>
    </w:p>
    <w:p w14:paraId="630D703F">
      <w:pPr>
        <w:keepNext/>
        <w:spacing w:after="120" w:line="240" w:lineRule="auto"/>
        <w:ind w:firstLine="0"/>
        <w:jc w:val="center"/>
        <w:rPr>
          <w:lang w:eastAsia="zh-CN"/>
        </w:rPr>
      </w:pPr>
      <w:r>
        <w:rPr>
          <w:rFonts w:ascii="Times New Roman" w:hAnsi="Times New Roman" w:cs="Times New Roman"/>
          <w:sz w:val="21"/>
          <w:szCs w:val="21"/>
          <w:lang w:eastAsia="zh-CN"/>
        </w:rPr>
        <w:t>Table 5-13 Definitions of evidence states and the corresponding processing rules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0"/>
        <w:gridCol w:w="2900"/>
        <w:gridCol w:w="5506"/>
      </w:tblGrid>
      <w:tr w14:paraId="0F36A6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000" w:type="dxa"/>
            <w:tcBorders>
              <w:bottom w:val="single" w:color="000000" w:sz="6" w:space="0"/>
            </w:tcBorders>
            <w:vAlign w:val="center"/>
          </w:tcPr>
          <w:p w14:paraId="305FDB55">
            <w:pPr>
              <w:keepNext/>
              <w:spacing w:before="20" w:after="20" w:line="240" w:lineRule="auto"/>
              <w:ind w:left="0" w:right="0" w:firstLine="0"/>
              <w:jc w:val="center"/>
            </w:pPr>
            <w:r>
              <w:rPr>
                <w:rFonts w:ascii="Times New Roman" w:hAnsi="Times New Roman" w:eastAsia="黑体"/>
                <w:b/>
                <w:sz w:val="21"/>
              </w:rPr>
              <w:t>状态</w:t>
            </w:r>
          </w:p>
        </w:tc>
        <w:tc>
          <w:tcPr>
            <w:tcW w:w="2900" w:type="dxa"/>
            <w:tcBorders>
              <w:bottom w:val="single" w:color="000000" w:sz="6" w:space="0"/>
            </w:tcBorders>
            <w:vAlign w:val="center"/>
          </w:tcPr>
          <w:p w14:paraId="773628E9">
            <w:pPr>
              <w:keepNext/>
              <w:spacing w:before="20" w:after="20" w:line="240" w:lineRule="auto"/>
              <w:ind w:left="0" w:right="0" w:firstLine="0"/>
              <w:jc w:val="center"/>
            </w:pPr>
            <w:r>
              <w:rPr>
                <w:rFonts w:ascii="Times New Roman" w:hAnsi="Times New Roman" w:eastAsia="黑体"/>
                <w:b/>
                <w:sz w:val="21"/>
              </w:rPr>
              <w:t>判定条件</w:t>
            </w:r>
          </w:p>
        </w:tc>
        <w:tc>
          <w:tcPr>
            <w:tcW w:w="5506" w:type="dxa"/>
            <w:tcBorders>
              <w:bottom w:val="single" w:color="000000" w:sz="6" w:space="0"/>
            </w:tcBorders>
            <w:vAlign w:val="center"/>
          </w:tcPr>
          <w:p w14:paraId="040F9ABD">
            <w:pPr>
              <w:keepNext/>
              <w:spacing w:before="20" w:after="20" w:line="240" w:lineRule="auto"/>
              <w:ind w:left="0" w:right="0" w:firstLine="0"/>
              <w:jc w:val="center"/>
            </w:pPr>
            <w:r>
              <w:rPr>
                <w:rFonts w:ascii="Times New Roman" w:hAnsi="Times New Roman" w:eastAsia="黑体"/>
                <w:b/>
                <w:sz w:val="21"/>
              </w:rPr>
              <w:t>评价中的处理</w:t>
            </w:r>
          </w:p>
        </w:tc>
      </w:tr>
      <w:tr w14:paraId="59C7CE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67162620">
            <w:pPr>
              <w:spacing w:before="20" w:after="20" w:line="240" w:lineRule="auto"/>
              <w:ind w:left="0" w:right="0" w:firstLine="0"/>
              <w:jc w:val="center"/>
            </w:pPr>
            <w:r>
              <w:rPr>
                <w:rFonts w:ascii="Times New Roman" w:hAnsi="Times New Roman"/>
                <w:sz w:val="21"/>
              </w:rPr>
              <w:t>缺失</w:t>
            </w:r>
          </w:p>
        </w:tc>
        <w:tc>
          <w:tcPr>
            <w:tcW w:w="2900" w:type="dxa"/>
            <w:vAlign w:val="center"/>
          </w:tcPr>
          <w:p w14:paraId="59CBCF3E">
            <w:pPr>
              <w:spacing w:before="20" w:after="20" w:line="240" w:lineRule="auto"/>
              <w:ind w:left="0" w:right="0" w:firstLine="0"/>
              <w:rPr>
                <w:lang w:eastAsia="zh-CN"/>
              </w:rPr>
            </w:pPr>
            <w:r>
              <w:rPr>
                <w:rFonts w:ascii="Times New Roman" w:hAnsi="Times New Roman"/>
                <w:sz w:val="21"/>
                <w:lang w:eastAsia="zh-CN"/>
              </w:rPr>
              <w:t>应评价但未取得、过期或不可用</w:t>
            </w:r>
          </w:p>
        </w:tc>
        <w:tc>
          <w:tcPr>
            <w:tcW w:w="5506" w:type="dxa"/>
            <w:vAlign w:val="center"/>
          </w:tcPr>
          <w:p w14:paraId="471656B9">
            <w:pPr>
              <w:spacing w:before="20" w:after="20" w:line="240" w:lineRule="auto"/>
              <w:ind w:left="0" w:right="0" w:firstLine="0"/>
              <w:rPr>
                <w:lang w:eastAsia="zh-CN"/>
              </w:rPr>
            </w:pPr>
            <w:r>
              <w:rPr>
                <w:rFonts w:ascii="Times New Roman" w:hAnsi="Times New Roman"/>
                <w:sz w:val="21"/>
                <w:lang w:eastAsia="zh-CN"/>
              </w:rPr>
              <w:t>不补0分或100分，按风险未知计算或输出证据不足</w:t>
            </w:r>
          </w:p>
        </w:tc>
      </w:tr>
      <w:tr w14:paraId="6296E2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6DF4A159">
            <w:pPr>
              <w:spacing w:before="20" w:after="20" w:line="240" w:lineRule="auto"/>
              <w:ind w:left="0" w:right="0" w:firstLine="0"/>
              <w:jc w:val="center"/>
            </w:pPr>
            <w:r>
              <w:rPr>
                <w:rFonts w:ascii="Times New Roman" w:hAnsi="Times New Roman"/>
                <w:sz w:val="21"/>
              </w:rPr>
              <w:t>不适用</w:t>
            </w:r>
          </w:p>
        </w:tc>
        <w:tc>
          <w:tcPr>
            <w:tcW w:w="2900" w:type="dxa"/>
            <w:vAlign w:val="center"/>
          </w:tcPr>
          <w:p w14:paraId="6A62F3DA">
            <w:pPr>
              <w:spacing w:before="20" w:after="20" w:line="240" w:lineRule="auto"/>
              <w:ind w:left="0" w:right="0" w:firstLine="0"/>
              <w:rPr>
                <w:lang w:eastAsia="zh-CN"/>
              </w:rPr>
            </w:pPr>
            <w:r>
              <w:rPr>
                <w:rFonts w:ascii="Times New Roman" w:hAnsi="Times New Roman"/>
                <w:sz w:val="21"/>
                <w:lang w:eastAsia="zh-CN"/>
              </w:rPr>
              <w:t>经确认对应设施或失效模式不存在</w:t>
            </w:r>
          </w:p>
        </w:tc>
        <w:tc>
          <w:tcPr>
            <w:tcW w:w="5506" w:type="dxa"/>
            <w:vAlign w:val="center"/>
          </w:tcPr>
          <w:p w14:paraId="361BEBF2">
            <w:pPr>
              <w:spacing w:before="20" w:after="20" w:line="240" w:lineRule="auto"/>
              <w:ind w:left="0" w:right="0" w:firstLine="0"/>
              <w:rPr>
                <w:lang w:eastAsia="zh-CN"/>
              </w:rPr>
            </w:pPr>
            <w:r>
              <w:rPr>
                <w:rFonts w:ascii="Times New Roman" w:hAnsi="Times New Roman"/>
                <w:sz w:val="21"/>
                <w:lang w:eastAsia="zh-CN"/>
              </w:rPr>
              <w:t>停用对应指标或模式并记录依据，不以100分表示合格</w:t>
            </w:r>
          </w:p>
        </w:tc>
      </w:tr>
      <w:tr w14:paraId="7F5F12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2FFCC403">
            <w:pPr>
              <w:spacing w:before="20" w:after="20" w:line="240" w:lineRule="auto"/>
              <w:ind w:left="0" w:right="0" w:firstLine="0"/>
              <w:jc w:val="center"/>
            </w:pPr>
            <w:r>
              <w:rPr>
                <w:rFonts w:ascii="Times New Roman" w:hAnsi="Times New Roman"/>
                <w:sz w:val="21"/>
              </w:rPr>
              <w:t>候选</w:t>
            </w:r>
          </w:p>
        </w:tc>
        <w:tc>
          <w:tcPr>
            <w:tcW w:w="2900" w:type="dxa"/>
            <w:vAlign w:val="center"/>
          </w:tcPr>
          <w:p w14:paraId="5531C631">
            <w:pPr>
              <w:spacing w:before="20" w:after="20" w:line="240" w:lineRule="auto"/>
              <w:ind w:left="0" w:right="0" w:firstLine="0"/>
            </w:pPr>
            <w:r>
              <w:rPr>
                <w:rFonts w:ascii="Times New Roman" w:hAnsi="Times New Roman"/>
                <w:sz w:val="21"/>
              </w:rPr>
              <w:t>算法检出、尚未复核</w:t>
            </w:r>
          </w:p>
        </w:tc>
        <w:tc>
          <w:tcPr>
            <w:tcW w:w="5506" w:type="dxa"/>
            <w:vAlign w:val="center"/>
          </w:tcPr>
          <w:p w14:paraId="037373FE">
            <w:pPr>
              <w:spacing w:before="20" w:after="20" w:line="240" w:lineRule="auto"/>
              <w:ind w:left="0" w:right="0" w:firstLine="0"/>
              <w:rPr>
                <w:lang w:eastAsia="zh-CN"/>
              </w:rPr>
            </w:pPr>
            <w:r>
              <w:rPr>
                <w:rFonts w:ascii="Times New Roman" w:hAnsi="Times New Roman"/>
                <w:sz w:val="21"/>
                <w:lang w:eastAsia="zh-CN"/>
              </w:rPr>
              <w:t>生成复核任务，只放宽等级可能上限，不作为确认险情</w:t>
            </w:r>
          </w:p>
        </w:tc>
      </w:tr>
      <w:tr w14:paraId="5B54B7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5AD28565">
            <w:pPr>
              <w:spacing w:before="20" w:after="20" w:line="240" w:lineRule="auto"/>
              <w:ind w:left="0" w:right="0" w:firstLine="0"/>
              <w:jc w:val="center"/>
            </w:pPr>
            <w:r>
              <w:rPr>
                <w:rFonts w:ascii="Times New Roman" w:hAnsi="Times New Roman"/>
                <w:sz w:val="21"/>
              </w:rPr>
              <w:t>已复核</w:t>
            </w:r>
          </w:p>
        </w:tc>
        <w:tc>
          <w:tcPr>
            <w:tcW w:w="2900" w:type="dxa"/>
            <w:vAlign w:val="center"/>
          </w:tcPr>
          <w:p w14:paraId="12A9AE99">
            <w:pPr>
              <w:spacing w:before="20" w:after="20" w:line="240" w:lineRule="auto"/>
              <w:ind w:left="0" w:right="0" w:firstLine="0"/>
              <w:rPr>
                <w:lang w:eastAsia="zh-CN"/>
              </w:rPr>
            </w:pPr>
            <w:r>
              <w:rPr>
                <w:rFonts w:ascii="Times New Roman" w:hAnsi="Times New Roman"/>
                <w:sz w:val="21"/>
                <w:lang w:eastAsia="zh-CN"/>
              </w:rPr>
              <w:t>人工给出确认、误报或存疑结论</w:t>
            </w:r>
          </w:p>
        </w:tc>
        <w:tc>
          <w:tcPr>
            <w:tcW w:w="5506" w:type="dxa"/>
            <w:vAlign w:val="center"/>
          </w:tcPr>
          <w:p w14:paraId="6D0C3C05">
            <w:pPr>
              <w:spacing w:before="20" w:after="20" w:line="240" w:lineRule="auto"/>
              <w:ind w:left="0" w:right="0" w:firstLine="0"/>
              <w:rPr>
                <w:lang w:eastAsia="zh-CN"/>
              </w:rPr>
            </w:pPr>
            <w:r>
              <w:rPr>
                <w:rFonts w:ascii="Times New Roman" w:hAnsi="Times New Roman"/>
                <w:sz w:val="21"/>
                <w:lang w:eastAsia="zh-CN"/>
              </w:rPr>
              <w:t>确认者核实时间与位置后可采纳；误报区不视为已检查无异常</w:t>
            </w:r>
          </w:p>
        </w:tc>
      </w:tr>
      <w:tr w14:paraId="0C20B1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63A150D8">
            <w:pPr>
              <w:spacing w:before="20" w:after="20" w:line="240" w:lineRule="auto"/>
              <w:ind w:left="0" w:right="0" w:firstLine="0"/>
              <w:jc w:val="center"/>
            </w:pPr>
            <w:r>
              <w:rPr>
                <w:rFonts w:ascii="Times New Roman" w:hAnsi="Times New Roman"/>
                <w:sz w:val="21"/>
              </w:rPr>
              <w:t>可采纳</w:t>
            </w:r>
          </w:p>
        </w:tc>
        <w:tc>
          <w:tcPr>
            <w:tcW w:w="2900" w:type="dxa"/>
            <w:vAlign w:val="center"/>
          </w:tcPr>
          <w:p w14:paraId="6FAB1DEE">
            <w:pPr>
              <w:spacing w:before="20" w:after="20" w:line="240" w:lineRule="auto"/>
              <w:ind w:left="0" w:right="0" w:firstLine="0"/>
              <w:rPr>
                <w:lang w:eastAsia="zh-CN"/>
              </w:rPr>
            </w:pPr>
            <w:r>
              <w:rPr>
                <w:rFonts w:ascii="Times New Roman" w:hAnsi="Times New Roman"/>
                <w:sz w:val="21"/>
                <w:lang w:eastAsia="zh-CN"/>
              </w:rPr>
              <w:t>位置相符、时间有效、版本相容</w:t>
            </w:r>
          </w:p>
        </w:tc>
        <w:tc>
          <w:tcPr>
            <w:tcW w:w="5506" w:type="dxa"/>
            <w:vAlign w:val="center"/>
          </w:tcPr>
          <w:p w14:paraId="0553C29C">
            <w:pPr>
              <w:spacing w:before="20" w:after="20" w:line="240" w:lineRule="auto"/>
              <w:ind w:left="0" w:right="0" w:firstLine="0"/>
              <w:rPr>
                <w:lang w:eastAsia="zh-CN"/>
              </w:rPr>
            </w:pPr>
            <w:r>
              <w:rPr>
                <w:rFonts w:ascii="Times New Roman" w:hAnsi="Times New Roman"/>
                <w:sz w:val="21"/>
                <w:lang w:eastAsia="zh-CN"/>
              </w:rPr>
              <w:t>进入评分、门控与学习模型</w:t>
            </w:r>
          </w:p>
        </w:tc>
      </w:tr>
    </w:tbl>
    <w:p w14:paraId="143D79E6">
      <w:pPr>
        <w:spacing w:after="0" w:line="360" w:lineRule="auto"/>
        <w:rPr>
          <w:lang w:eastAsia="zh-CN"/>
        </w:rPr>
      </w:pPr>
      <w:r>
        <w:rPr>
          <w:rFonts w:ascii="Times New Roman" w:hAnsi="Times New Roman"/>
          <w:lang w:eastAsia="zh-CN"/>
        </w:rPr>
        <w:t xml:space="preserve">可采纳需同时满足空间、时间和版本三个条件。对评价单元 </w:t>
      </w:r>
      <w:r>
        <w:rPr>
          <w:rFonts w:ascii="Times New Roman" w:hAnsi="Times New Roman"/>
          <w:i/>
          <w:lang w:eastAsia="zh-CN"/>
        </w:rPr>
        <w:t>u</w:t>
      </w:r>
      <w:r>
        <w:rPr>
          <w:rFonts w:ascii="Times New Roman" w:hAnsi="Times New Roman"/>
          <w:lang w:eastAsia="zh-CN"/>
        </w:rPr>
        <w:t xml:space="preserve"> = (</w:t>
      </w:r>
      <w:r>
        <w:rPr>
          <w:rFonts w:ascii="Times New Roman" w:hAnsi="Times New Roman"/>
          <w:i/>
          <w:lang w:eastAsia="zh-CN"/>
        </w:rPr>
        <w:t>s</w:t>
      </w:r>
      <w:r>
        <w:rPr>
          <w:rFonts w:ascii="Times New Roman" w:hAnsi="Times New Roman"/>
          <w:lang w:eastAsia="zh-CN"/>
        </w:rPr>
        <w:t xml:space="preserve">, </w:t>
      </w:r>
      <w:r>
        <w:rPr>
          <w:rFonts w:ascii="Times New Roman" w:hAnsi="Times New Roman"/>
          <w:i/>
          <w:lang w:eastAsia="zh-CN"/>
        </w:rPr>
        <w:t>w</w:t>
      </w:r>
      <w:r>
        <w:rPr>
          <w:rFonts w:ascii="Times New Roman" w:hAnsi="Times New Roman"/>
          <w:lang w:eastAsia="zh-CN"/>
        </w:rPr>
        <w:t xml:space="preserve">, </w:t>
      </w:r>
      <w:r>
        <w:rPr>
          <w:rFonts w:ascii="Times New Roman" w:hAnsi="Times New Roman"/>
          <w:i/>
          <w:lang w:eastAsia="zh-CN"/>
        </w:rPr>
        <w:t>t</w:t>
      </w:r>
      <w:r>
        <w:rPr>
          <w:rFonts w:ascii="Times New Roman" w:hAnsi="Times New Roman"/>
          <w:lang w:eastAsia="zh-CN"/>
        </w:rPr>
        <w:t xml:space="preserve">, </w:t>
      </w:r>
      <w:r>
        <w:rPr>
          <w:rFonts w:ascii="Times New Roman" w:hAnsi="Times New Roman"/>
          <w:i/>
          <w:lang w:eastAsia="zh-CN"/>
        </w:rPr>
        <w:t>v</w:t>
      </w:r>
      <w:r>
        <w:rPr>
          <w:rFonts w:ascii="Times New Roman" w:hAnsi="Times New Roman"/>
          <w:lang w:eastAsia="zh-CN"/>
        </w:rPr>
        <w:t xml:space="preserve">)，指标 </w:t>
      </w:r>
      <w:r>
        <w:rPr>
          <w:rFonts w:ascii="Times New Roman" w:hAnsi="Times New Roman"/>
          <w:i/>
          <w:lang w:eastAsia="zh-CN"/>
        </w:rPr>
        <w:t>x</w:t>
      </w:r>
      <w:r>
        <w:rPr>
          <w:rFonts w:ascii="Times New Roman" w:hAnsi="Times New Roman"/>
          <w:i/>
          <w:vertAlign w:val="subscript"/>
          <w:lang w:eastAsia="zh-CN"/>
        </w:rPr>
        <w:t>j</w:t>
      </w:r>
      <w:r>
        <w:rPr>
          <w:rFonts w:ascii="Times New Roman" w:hAnsi="Times New Roman"/>
          <w:lang w:eastAsia="zh-CN"/>
        </w:rPr>
        <w:t xml:space="preserve"> 的可采纳性为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DFD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3B4B030">
            <w:pPr>
              <w:spacing w:before="60" w:after="60" w:line="240" w:lineRule="auto"/>
              <w:ind w:left="0" w:right="0" w:firstLine="0"/>
              <w:jc w:val="center"/>
              <w:rPr>
                <w:rFonts w:ascii="Times New Roman" w:hAnsi="Times New Roman" w:cs="Times New Roman"/>
              </w:rPr>
            </w:pPr>
            <w:r>
              <w:rPr>
                <w:rFonts w:ascii="Times New Roman" w:hAnsi="Times New Roman" w:cs="Times New Roman"/>
              </w:rPr>
              <w:t>aj(s, w, t, v) = 1{Sj∩Ss ≠ ∅}·1{t ∈ Tj}·1{vj≼v}</w:t>
            </w:r>
          </w:p>
        </w:tc>
        <w:tc>
          <w:tcPr>
            <w:tcW w:w="848" w:type="dxa"/>
            <w:tcBorders>
              <w:top w:val="nil"/>
              <w:left w:val="nil"/>
              <w:bottom w:val="nil"/>
              <w:right w:val="nil"/>
            </w:tcBorders>
            <w:vAlign w:val="center"/>
          </w:tcPr>
          <w:p w14:paraId="608720A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（5-16）</w:t>
            </w:r>
          </w:p>
        </w:tc>
      </w:tr>
    </w:tbl>
    <w:p w14:paraId="635057F2">
      <w:pPr>
        <w:spacing w:after="0" w:line="360" w:lineRule="auto"/>
        <w:rPr>
          <w:lang w:eastAsia="zh-CN"/>
        </w:rPr>
      </w:pPr>
      <w:r>
        <w:rPr>
          <w:rFonts w:ascii="Times New Roman" w:hAnsi="Times New Roman"/>
          <w:lang w:eastAsia="zh-CN"/>
        </w:rPr>
        <w:t xml:space="preserve">式中，s、w、t、v 分别为堤段、</w:t>
      </w:r>
      <w:del w:id="900019" w:author="Claude" w:date="2026-10-28T00:00:00Z">
        <w:r>
          <w:rPr>
            <w:rFonts w:ascii="Times New Roman" w:hAnsi="Times New Roman"/>
            <w:lang w:eastAsia="zh-CN"/>
          </w:rPr>
          <w:delText xml:space="preserve">水位工况、评价时刻和规则版本</w:delText>
        </w:r>
      </w:del>
      <w:ins w:id="900020" w:author="Claude" w:date="2026-10-28T00:00:00Z">
        <w:r>
          <w:rPr>
            <w:rFonts w:ascii="Times New Roman" w:hAnsi="Times New Roman"/>
            <w:lang w:eastAsia="zh-CN"/>
          </w:rPr>
          <w:t>水位工况、资料截止时间和规则版本</w:t>
        </w:r>
      </w:ins>
      <w:r>
        <w:rPr>
          <w:rFonts w:ascii="Times New Roman" w:hAnsi="Times New Roman"/>
          <w:lang w:eastAsia="zh-CN"/>
        </w:rPr>
        <w:t xml:space="preserve">；1{·} 为示性函数，条件成立时取1，否则取0；Sj、Ss 分别为证据和堤段的空间范围；Tj 为证据有效期；vj≼v 表示证据版本与规则版本相容。不可采纳的资料完整保留，其来源关系按PROV-DM溯源模型</w:t>
      </w:r>
      <w:r>
        <w:rPr>
          <w:rFonts w:ascii="Times New Roman" w:hAnsi="Times New Roman"/>
          <w:vertAlign w:val="superscript"/>
          <w:lang w:eastAsia="zh-CN"/>
        </w:rPr>
        <w:t>[229]</w:t>
      </w:r>
      <w:r>
        <w:rPr>
          <w:rFonts w:ascii="Times New Roman" w:hAnsi="Times New Roman"/>
          <w:lang w:eastAsia="zh-CN"/>
        </w:rPr>
        <w:t>记录，错配的巡检框或过期的计算结果表现为溯源不通过，而不以数值0混入评价。</w:t>
      </w:r>
    </w:p>
    <w:p w14:paraId="277DE1C1">
      <w:pPr>
        <w:spacing w:after="0" w:line="360" w:lineRule="auto"/>
        <w:rPr>
          <w:lang w:eastAsia="zh-CN"/>
        </w:rPr>
      </w:pPr>
      <w:r>
        <w:rPr>
          <w:rFonts w:ascii="Times New Roman" w:hAnsi="Times New Roman"/>
          <w:lang w:eastAsia="zh-CN"/>
        </w:rPr>
        <w:t>在证据状态的基础上，巡检结果在评价中承担指标输入、等级约束、证据充分性、复核触发和学习特征五种作用（表5-14）。五种作用对应的巡检结果状态不同：只有可采纳的确认事件才能作为指标输入和等级约束，覆盖记录决定证据是否充分，候选只能触发复核。</w:t>
      </w:r>
    </w:p>
    <w:p w14:paraId="5525EE80">
      <w:pPr>
        <w:keepNext/>
        <w:spacing w:after="120" w:line="240" w:lineRule="auto"/>
        <w:ind w:firstLine="0"/>
        <w:jc w:val="center"/>
        <w:rPr>
          <w:lang w:eastAsia="zh-CN"/>
        </w:rPr>
      </w:pPr>
      <w:r>
        <w:rPr>
          <w:rFonts w:ascii="Times New Roman" w:hAnsi="Times New Roman"/>
          <w:sz w:val="21"/>
          <w:szCs w:val="21"/>
          <w:lang w:eastAsia="zh-CN"/>
        </w:rPr>
        <w:t>表5-14　巡检结果在评价模型中的作用</w:t>
      </w:r>
    </w:p>
    <w:p w14:paraId="58D3FFBB">
      <w:pPr>
        <w:keepNext/>
        <w:spacing w:after="120" w:line="240" w:lineRule="auto"/>
        <w:ind w:firstLine="0"/>
        <w:jc w:val="center"/>
        <w:rPr>
          <w:lang w:eastAsia="zh-CN"/>
        </w:rPr>
      </w:pPr>
      <w:r>
        <w:rPr>
          <w:rFonts w:ascii="Times New Roman" w:hAnsi="Times New Roman" w:cs="Times New Roman"/>
          <w:sz w:val="21"/>
          <w:szCs w:val="21"/>
          <w:lang w:eastAsia="zh-CN"/>
        </w:rPr>
        <w:t>Table 5-14 Role of inspection results in the evaluation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300"/>
        <w:gridCol w:w="3100"/>
        <w:gridCol w:w="2706"/>
      </w:tblGrid>
      <w:tr w14:paraId="53BA59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725A9C93">
            <w:pPr>
              <w:keepNext/>
              <w:spacing w:before="20" w:after="20" w:line="240" w:lineRule="auto"/>
              <w:ind w:left="0" w:right="0" w:firstLine="0"/>
              <w:jc w:val="center"/>
            </w:pPr>
            <w:r>
              <w:rPr>
                <w:rFonts w:ascii="Times New Roman" w:hAnsi="Times New Roman" w:eastAsia="黑体"/>
                <w:b/>
                <w:sz w:val="21"/>
              </w:rPr>
              <w:t>作用</w:t>
            </w:r>
          </w:p>
        </w:tc>
        <w:tc>
          <w:tcPr>
            <w:tcW w:w="2300" w:type="dxa"/>
            <w:tcBorders>
              <w:bottom w:val="single" w:color="000000" w:sz="6" w:space="0"/>
            </w:tcBorders>
            <w:vAlign w:val="center"/>
          </w:tcPr>
          <w:p w14:paraId="54525FF1">
            <w:pPr>
              <w:keepNext/>
              <w:spacing w:before="20" w:after="20" w:line="240" w:lineRule="auto"/>
              <w:ind w:left="0" w:right="0" w:firstLine="0"/>
              <w:jc w:val="center"/>
            </w:pPr>
            <w:r>
              <w:rPr>
                <w:rFonts w:ascii="Times New Roman" w:hAnsi="Times New Roman" w:eastAsia="黑体"/>
                <w:b/>
                <w:sz w:val="21"/>
              </w:rPr>
              <w:t>巡检结果状态</w:t>
            </w:r>
          </w:p>
        </w:tc>
        <w:tc>
          <w:tcPr>
            <w:tcW w:w="3100" w:type="dxa"/>
            <w:tcBorders>
              <w:bottom w:val="single" w:color="000000" w:sz="6" w:space="0"/>
            </w:tcBorders>
            <w:vAlign w:val="center"/>
          </w:tcPr>
          <w:p w14:paraId="35868E26">
            <w:pPr>
              <w:keepNext/>
              <w:spacing w:before="20" w:after="20" w:line="240" w:lineRule="auto"/>
              <w:ind w:left="0" w:right="0" w:firstLine="0"/>
              <w:jc w:val="center"/>
            </w:pPr>
            <w:r>
              <w:rPr>
                <w:rFonts w:ascii="Times New Roman" w:hAnsi="Times New Roman" w:eastAsia="黑体"/>
                <w:b/>
                <w:sz w:val="21"/>
              </w:rPr>
              <w:t>进入评价的方式</w:t>
            </w:r>
          </w:p>
        </w:tc>
        <w:tc>
          <w:tcPr>
            <w:tcW w:w="2706" w:type="dxa"/>
            <w:tcBorders>
              <w:bottom w:val="single" w:color="000000" w:sz="6" w:space="0"/>
            </w:tcBorders>
            <w:vAlign w:val="center"/>
          </w:tcPr>
          <w:p w14:paraId="613C57CA">
            <w:pPr>
              <w:keepNext/>
              <w:spacing w:before="20" w:after="20" w:line="240" w:lineRule="auto"/>
              <w:ind w:left="0" w:right="0" w:firstLine="0"/>
              <w:jc w:val="center"/>
            </w:pPr>
            <w:r>
              <w:rPr>
                <w:rFonts w:ascii="Times New Roman" w:hAnsi="Times New Roman" w:eastAsia="黑体"/>
                <w:b/>
                <w:sz w:val="21"/>
              </w:rPr>
              <w:t>对结论的影响</w:t>
            </w:r>
          </w:p>
        </w:tc>
      </w:tr>
      <w:tr w14:paraId="67A63C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06206C7">
            <w:pPr>
              <w:spacing w:before="20" w:after="20" w:line="240" w:lineRule="auto"/>
              <w:ind w:left="0" w:right="0" w:firstLine="0"/>
              <w:jc w:val="center"/>
            </w:pPr>
            <w:r>
              <w:rPr>
                <w:rFonts w:ascii="Times New Roman" w:hAnsi="Times New Roman"/>
                <w:sz w:val="21"/>
              </w:rPr>
              <w:t>指标输入</w:t>
            </w:r>
          </w:p>
        </w:tc>
        <w:tc>
          <w:tcPr>
            <w:tcW w:w="2300" w:type="dxa"/>
            <w:vAlign w:val="center"/>
          </w:tcPr>
          <w:p w14:paraId="155D0158">
            <w:pPr>
              <w:spacing w:before="20" w:after="20" w:line="240" w:lineRule="auto"/>
              <w:ind w:left="0" w:right="0" w:firstLine="0"/>
            </w:pPr>
            <w:r>
              <w:rPr>
                <w:rFonts w:ascii="Times New Roman" w:hAnsi="Times New Roman"/>
                <w:sz w:val="21"/>
              </w:rPr>
              <w:t>可采纳的确认事件</w:t>
            </w:r>
          </w:p>
        </w:tc>
        <w:tc>
          <w:tcPr>
            <w:tcW w:w="3100" w:type="dxa"/>
            <w:vAlign w:val="center"/>
          </w:tcPr>
          <w:p w14:paraId="2D2FF11B">
            <w:pPr>
              <w:spacing w:before="20" w:after="20" w:line="240" w:lineRule="auto"/>
              <w:ind w:left="0" w:right="0" w:firstLine="0"/>
              <w:rPr>
                <w:lang w:eastAsia="zh-CN"/>
              </w:rPr>
            </w:pPr>
            <w:r>
              <w:rPr>
                <w:rFonts w:ascii="Times New Roman" w:hAnsi="Times New Roman"/>
                <w:sz w:val="21"/>
                <w:lang w:eastAsia="zh-CN"/>
              </w:rPr>
              <w:t>按加权渗漏点密度计入C3</w:t>
            </w:r>
          </w:p>
        </w:tc>
        <w:tc>
          <w:tcPr>
            <w:tcW w:w="2706" w:type="dxa"/>
            <w:vAlign w:val="center"/>
          </w:tcPr>
          <w:p w14:paraId="512F3D09">
            <w:pPr>
              <w:spacing w:before="20" w:after="20" w:line="240" w:lineRule="auto"/>
              <w:ind w:left="0" w:right="0" w:firstLine="0"/>
            </w:pPr>
            <w:r>
              <w:rPr>
                <w:rFonts w:ascii="Times New Roman" w:hAnsi="Times New Roman"/>
                <w:sz w:val="21"/>
              </w:rPr>
              <w:t>提高渗流破坏风险</w:t>
            </w:r>
          </w:p>
        </w:tc>
      </w:tr>
      <w:tr w14:paraId="0152F6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FC9A307">
            <w:pPr>
              <w:spacing w:before="20" w:after="20" w:line="240" w:lineRule="auto"/>
              <w:ind w:left="0" w:right="0" w:firstLine="0"/>
              <w:jc w:val="center"/>
            </w:pPr>
            <w:r>
              <w:rPr>
                <w:rFonts w:ascii="Times New Roman" w:hAnsi="Times New Roman"/>
                <w:sz w:val="21"/>
              </w:rPr>
              <w:t>等级约束</w:t>
            </w:r>
          </w:p>
        </w:tc>
        <w:tc>
          <w:tcPr>
            <w:tcW w:w="2300" w:type="dxa"/>
            <w:vAlign w:val="center"/>
          </w:tcPr>
          <w:p w14:paraId="27B7E4BE">
            <w:pPr>
              <w:spacing w:before="20" w:after="20" w:line="240" w:lineRule="auto"/>
              <w:ind w:left="0" w:right="0" w:firstLine="0"/>
            </w:pPr>
            <w:r>
              <w:rPr>
                <w:rFonts w:ascii="Times New Roman" w:hAnsi="Times New Roman"/>
                <w:sz w:val="21"/>
              </w:rPr>
              <w:t>可采纳的确认事件</w:t>
            </w:r>
          </w:p>
        </w:tc>
        <w:tc>
          <w:tcPr>
            <w:tcW w:w="3100" w:type="dxa"/>
            <w:vAlign w:val="center"/>
          </w:tcPr>
          <w:p w14:paraId="625DB7A7">
            <w:pPr>
              <w:spacing w:before="20" w:after="20" w:line="240" w:lineRule="auto"/>
              <w:ind w:left="0" w:right="0" w:firstLine="0"/>
              <w:rPr>
                <w:lang w:eastAsia="zh-CN"/>
              </w:rPr>
            </w:pPr>
            <w:r>
              <w:rPr>
                <w:rFonts w:ascii="Times New Roman" w:hAnsi="Times New Roman"/>
                <w:sz w:val="21"/>
                <w:lang w:eastAsia="zh-CN"/>
              </w:rPr>
              <w:t>观测门控（不优于B级或C级）、确认事件等级下限</w:t>
            </w:r>
          </w:p>
        </w:tc>
        <w:tc>
          <w:tcPr>
            <w:tcW w:w="2706" w:type="dxa"/>
            <w:vAlign w:val="center"/>
          </w:tcPr>
          <w:p w14:paraId="6BB4096E">
            <w:pPr>
              <w:spacing w:before="20" w:after="20" w:line="240" w:lineRule="auto"/>
              <w:ind w:left="0" w:right="0" w:firstLine="0"/>
              <w:rPr>
                <w:lang w:eastAsia="zh-CN"/>
              </w:rPr>
            </w:pPr>
            <w:r>
              <w:rPr>
                <w:rFonts w:ascii="Times New Roman" w:hAnsi="Times New Roman"/>
                <w:sz w:val="21"/>
                <w:lang w:eastAsia="zh-CN"/>
              </w:rPr>
              <w:t>不被其他指标的高分抵消</w:t>
            </w:r>
          </w:p>
        </w:tc>
      </w:tr>
      <w:tr w14:paraId="2F253C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223FA3D">
            <w:pPr>
              <w:spacing w:before="20" w:after="20" w:line="240" w:lineRule="auto"/>
              <w:ind w:left="0" w:right="0" w:firstLine="0"/>
              <w:jc w:val="center"/>
            </w:pPr>
            <w:r>
              <w:rPr>
                <w:rFonts w:ascii="Times New Roman" w:hAnsi="Times New Roman"/>
                <w:sz w:val="21"/>
              </w:rPr>
              <w:t>证据充分性</w:t>
            </w:r>
          </w:p>
        </w:tc>
        <w:tc>
          <w:tcPr>
            <w:tcW w:w="2300" w:type="dxa"/>
            <w:vAlign w:val="center"/>
          </w:tcPr>
          <w:p w14:paraId="241EC4CE">
            <w:pPr>
              <w:spacing w:before="20" w:after="20" w:line="240" w:lineRule="auto"/>
              <w:ind w:left="0" w:right="0" w:firstLine="0"/>
            </w:pPr>
            <w:r>
              <w:rPr>
                <w:rFonts w:ascii="Times New Roman" w:hAnsi="Times New Roman"/>
                <w:sz w:val="21"/>
              </w:rPr>
              <w:t>巡检覆盖记录</w:t>
            </w:r>
          </w:p>
        </w:tc>
        <w:tc>
          <w:tcPr>
            <w:tcW w:w="3100" w:type="dxa"/>
            <w:vAlign w:val="center"/>
          </w:tcPr>
          <w:p w14:paraId="725E5A70">
            <w:pPr>
              <w:spacing w:before="20" w:after="20" w:line="240" w:lineRule="auto"/>
              <w:ind w:left="0" w:right="0" w:firstLine="0"/>
              <w:rPr>
                <w:lang w:eastAsia="zh-CN"/>
              </w:rPr>
            </w:pPr>
            <w:r>
              <w:rPr>
                <w:rFonts w:ascii="Times New Roman" w:hAnsi="Times New Roman"/>
                <w:sz w:val="21"/>
                <w:lang w:eastAsia="zh-CN"/>
              </w:rPr>
              <w:t>覆盖完整时C3才可取无异常</w:t>
            </w:r>
          </w:p>
        </w:tc>
        <w:tc>
          <w:tcPr>
            <w:tcW w:w="2706" w:type="dxa"/>
            <w:vAlign w:val="center"/>
          </w:tcPr>
          <w:p w14:paraId="31E0452C">
            <w:pPr>
              <w:spacing w:before="20" w:after="20" w:line="240" w:lineRule="auto"/>
              <w:ind w:left="0" w:right="0" w:firstLine="0"/>
              <w:rPr>
                <w:lang w:eastAsia="zh-CN"/>
              </w:rPr>
            </w:pPr>
            <w:r>
              <w:rPr>
                <w:rFonts w:ascii="Times New Roman" w:hAnsi="Times New Roman"/>
                <w:sz w:val="21"/>
                <w:lang w:eastAsia="zh-CN"/>
              </w:rPr>
              <w:t>决定能否给出确定的低等级</w:t>
            </w:r>
          </w:p>
        </w:tc>
      </w:tr>
      <w:tr w14:paraId="2D4B4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08555CF8">
            <w:pPr>
              <w:spacing w:before="20" w:after="20" w:line="240" w:lineRule="auto"/>
              <w:ind w:left="0" w:right="0" w:firstLine="0"/>
              <w:jc w:val="center"/>
            </w:pPr>
            <w:r>
              <w:rPr>
                <w:rFonts w:ascii="Times New Roman" w:hAnsi="Times New Roman"/>
                <w:sz w:val="21"/>
              </w:rPr>
              <w:t>复核触发</w:t>
            </w:r>
          </w:p>
        </w:tc>
        <w:tc>
          <w:tcPr>
            <w:tcW w:w="2300" w:type="dxa"/>
            <w:vAlign w:val="center"/>
          </w:tcPr>
          <w:p w14:paraId="491F5B43">
            <w:pPr>
              <w:spacing w:before="20" w:after="20" w:line="240" w:lineRule="auto"/>
              <w:ind w:left="0" w:right="0" w:firstLine="0"/>
            </w:pPr>
            <w:r>
              <w:rPr>
                <w:rFonts w:ascii="Times New Roman" w:hAnsi="Times New Roman"/>
                <w:sz w:val="21"/>
              </w:rPr>
              <w:t>候选、疑似事件</w:t>
            </w:r>
          </w:p>
        </w:tc>
        <w:tc>
          <w:tcPr>
            <w:tcW w:w="3100" w:type="dxa"/>
            <w:vAlign w:val="center"/>
          </w:tcPr>
          <w:p w14:paraId="152A081C">
            <w:pPr>
              <w:spacing w:before="20" w:after="20" w:line="240" w:lineRule="auto"/>
              <w:ind w:left="0" w:right="0" w:firstLine="0"/>
              <w:rPr>
                <w:lang w:eastAsia="zh-CN"/>
              </w:rPr>
            </w:pPr>
            <w:r>
              <w:rPr>
                <w:rFonts w:ascii="Times New Roman" w:hAnsi="Times New Roman"/>
                <w:sz w:val="21"/>
                <w:lang w:eastAsia="zh-CN"/>
              </w:rPr>
              <w:t>生成复核任务，等级标记为暂定</w:t>
            </w:r>
          </w:p>
        </w:tc>
        <w:tc>
          <w:tcPr>
            <w:tcW w:w="2706" w:type="dxa"/>
            <w:vAlign w:val="center"/>
          </w:tcPr>
          <w:p w14:paraId="707598E1">
            <w:pPr>
              <w:spacing w:before="20" w:after="20" w:line="240" w:lineRule="auto"/>
              <w:ind w:left="0" w:right="0" w:firstLine="0"/>
            </w:pPr>
            <w:r>
              <w:rPr>
                <w:rFonts w:ascii="Times New Roman" w:hAnsi="Times New Roman"/>
                <w:sz w:val="21"/>
              </w:rPr>
              <w:t>只放宽等级可能上限</w:t>
            </w:r>
          </w:p>
        </w:tc>
      </w:tr>
      <w:tr w14:paraId="030BFE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571F642D">
            <w:pPr>
              <w:spacing w:before="20" w:after="20" w:line="240" w:lineRule="auto"/>
              <w:ind w:left="0" w:right="0" w:firstLine="0"/>
              <w:jc w:val="center"/>
            </w:pPr>
            <w:r>
              <w:rPr>
                <w:rFonts w:ascii="Times New Roman" w:hAnsi="Times New Roman"/>
                <w:sz w:val="21"/>
              </w:rPr>
              <w:t>学习特征</w:t>
            </w:r>
          </w:p>
        </w:tc>
        <w:tc>
          <w:tcPr>
            <w:tcW w:w="2300" w:type="dxa"/>
            <w:vAlign w:val="center"/>
          </w:tcPr>
          <w:p w14:paraId="764D6C1A">
            <w:pPr>
              <w:spacing w:before="20" w:after="20" w:line="240" w:lineRule="auto"/>
              <w:ind w:left="0" w:right="0" w:firstLine="0"/>
            </w:pPr>
            <w:r>
              <w:rPr>
                <w:rFonts w:ascii="Times New Roman" w:hAnsi="Times New Roman"/>
                <w:sz w:val="21"/>
              </w:rPr>
              <w:t>异常密度、证据等级</w:t>
            </w:r>
          </w:p>
        </w:tc>
        <w:tc>
          <w:tcPr>
            <w:tcW w:w="3100" w:type="dxa"/>
            <w:vAlign w:val="center"/>
          </w:tcPr>
          <w:p w14:paraId="28509591">
            <w:pPr>
              <w:spacing w:before="20" w:after="20" w:line="240" w:lineRule="auto"/>
              <w:ind w:left="0" w:right="0" w:firstLine="0"/>
              <w:rPr>
                <w:lang w:eastAsia="zh-CN"/>
              </w:rPr>
            </w:pPr>
            <w:r>
              <w:rPr>
                <w:rFonts w:ascii="Times New Roman" w:hAnsi="Times New Roman"/>
                <w:sz w:val="21"/>
                <w:lang w:eastAsia="zh-CN"/>
              </w:rPr>
              <w:t>作为随机森林的2项输入</w:t>
            </w:r>
          </w:p>
        </w:tc>
        <w:tc>
          <w:tcPr>
            <w:tcW w:w="2706" w:type="dxa"/>
            <w:vAlign w:val="center"/>
          </w:tcPr>
          <w:p w14:paraId="617C23CE">
            <w:pPr>
              <w:spacing w:before="20" w:after="20" w:line="240" w:lineRule="auto"/>
              <w:ind w:left="0" w:right="0" w:firstLine="0"/>
            </w:pPr>
            <w:r>
              <w:rPr>
                <w:rFonts w:ascii="Times New Roman" w:hAnsi="Times New Roman"/>
                <w:sz w:val="21"/>
              </w:rPr>
              <w:t>受序数下限约束</w:t>
            </w:r>
          </w:p>
        </w:tc>
      </w:tr>
    </w:tbl>
    <w:p w14:paraId="281851D5">
      <w:pPr>
        <w:pStyle w:val="6"/>
        <w:spacing w:after="0" w:line="360" w:lineRule="auto"/>
      </w:pPr>
      <w:r>
        <w:rPr>
          <w:rFonts w:ascii="Times New Roman" w:hAnsi="Times New Roman"/>
        </w:rPr>
        <w:t xml:space="preserve">5.2.5.1 </w:t>
      </w:r>
      <w:r>
        <w:t>指标输入</w:t>
      </w:r>
    </w:p>
    <w:p w14:paraId="2EB566BD">
      <w:pPr>
        <w:spacing w:after="0" w:line="360" w:lineRule="auto"/>
        <w:rPr>
          <w:lang w:eastAsia="zh-CN"/>
        </w:rPr>
      </w:pPr>
      <w:r>
        <w:rPr>
          <w:rFonts w:ascii="Times New Roman" w:hAnsi="Times New Roman"/>
          <w:lang w:eastAsia="zh-CN"/>
        </w:rPr>
        <w:t>C3采用加权渗漏点密度量化：</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5CBC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46F72C5">
            <w:pPr>
              <w:spacing w:before="60" w:after="60" w:line="240" w:lineRule="auto"/>
              <w:ind w:left="0" w:right="0" w:firstLine="0"/>
              <w:jc w:val="center"/>
              <w:rPr>
                <w:rFonts w:ascii="Times New Roman" w:hAnsi="Times New Roman" w:cs="Times New Roman"/>
              </w:rPr>
            </w:pPr>
            <w:r>
              <w:rPr>
                <w:rFonts w:ascii="Times New Roman" w:hAnsi="Times New Roman" w:cs="Times New Roman"/>
              </w:rPr>
              <w:t>D = 100Σkckwkrk/L</w:t>
            </w:r>
          </w:p>
        </w:tc>
        <w:tc>
          <w:tcPr>
            <w:tcW w:w="848" w:type="dxa"/>
            <w:tcBorders>
              <w:top w:val="nil"/>
              <w:left w:val="nil"/>
              <w:bottom w:val="nil"/>
              <w:right w:val="nil"/>
            </w:tcBorders>
            <w:vAlign w:val="center"/>
          </w:tcPr>
          <w:p w14:paraId="64EE1BB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（5-17）</w:t>
            </w:r>
          </w:p>
        </w:tc>
      </w:tr>
    </w:tbl>
    <w:p w14:paraId="2F372ED4">
      <w:pPr>
        <w:spacing w:after="0" w:line="360" w:lineRule="auto"/>
        <w:rPr>
          <w:lang w:eastAsia="zh-CN"/>
        </w:rPr>
      </w:pPr>
      <w:r>
        <w:rPr>
          <w:rFonts w:ascii="Times New Roman" w:hAnsi="Times New Roman"/>
          <w:lang w:eastAsia="zh-CN"/>
        </w:rPr>
        <w:t>式中，</w:t>
      </w:r>
      <w:r>
        <w:rPr>
          <w:rFonts w:ascii="Times New Roman" w:hAnsi="Times New Roman"/>
          <w:i/>
          <w:lang w:eastAsia="zh-CN"/>
        </w:rPr>
        <w:t>D</w:t>
      </w:r>
      <w:r>
        <w:rPr>
          <w:rFonts w:ascii="Times New Roman" w:hAnsi="Times New Roman"/>
          <w:lang w:eastAsia="zh-CN"/>
        </w:rPr>
        <w:t xml:space="preserve"> 为每100 m的加权渗漏点数；</w:t>
      </w:r>
      <w:r>
        <w:rPr>
          <w:rFonts w:ascii="Times New Roman" w:hAnsi="Times New Roman"/>
          <w:i/>
          <w:lang w:eastAsia="zh-CN"/>
        </w:rPr>
        <w:t>L</w:t>
      </w:r>
      <w:r>
        <w:rPr>
          <w:rFonts w:ascii="Times New Roman" w:hAnsi="Times New Roman"/>
          <w:lang w:eastAsia="zh-CN"/>
        </w:rPr>
        <w:t xml:space="preserve"> 为评价段长度，m；</w:t>
      </w:r>
      <w:r>
        <w:rPr>
          <w:rFonts w:ascii="Times New Roman" w:hAnsi="Times New Roman"/>
          <w:i/>
          <w:lang w:eastAsia="zh-CN"/>
        </w:rPr>
        <w:t>c</w:t>
      </w:r>
      <w:r>
        <w:rPr>
          <w:rFonts w:ascii="Times New Roman" w:hAnsi="Times New Roman"/>
          <w:i/>
          <w:vertAlign w:val="subscript"/>
          <w:lang w:eastAsia="zh-CN"/>
        </w:rPr>
        <w:t>k</w:t>
      </w:r>
      <w:r>
        <w:rPr>
          <w:rFonts w:ascii="Times New Roman" w:hAnsi="Times New Roman"/>
          <w:lang w:eastAsia="zh-CN"/>
        </w:rPr>
        <w:t xml:space="preserve"> 为证据权重；</w:t>
      </w:r>
      <w:r>
        <w:rPr>
          <w:rFonts w:ascii="Times New Roman" w:hAnsi="Times New Roman"/>
          <w:i/>
          <w:lang w:eastAsia="zh-CN"/>
        </w:rPr>
        <w:t>w</w:t>
      </w:r>
      <w:r>
        <w:rPr>
          <w:rFonts w:ascii="Times New Roman" w:hAnsi="Times New Roman"/>
          <w:i/>
          <w:vertAlign w:val="subscript"/>
          <w:lang w:eastAsia="zh-CN"/>
        </w:rPr>
        <w:t>k</w:t>
      </w:r>
      <w:r>
        <w:rPr>
          <w:rFonts w:ascii="Times New Roman" w:hAnsi="Times New Roman"/>
          <w:lang w:eastAsia="zh-CN"/>
        </w:rPr>
        <w:t xml:space="preserve"> 为位置权重，普通堤身取1.0，堤脚取1.2，穿堤建筑物附近取1.3，结合部或历史险情附近取1.5；</w:t>
      </w:r>
      <w:r>
        <w:rPr>
          <w:rFonts w:ascii="Times New Roman" w:hAnsi="Times New Roman"/>
          <w:i/>
          <w:lang w:eastAsia="zh-CN"/>
        </w:rPr>
        <w:t>r</w:t>
      </w:r>
      <w:r>
        <w:rPr>
          <w:rFonts w:ascii="Times New Roman" w:hAnsi="Times New Roman"/>
          <w:i/>
          <w:vertAlign w:val="subscript"/>
          <w:lang w:eastAsia="zh-CN"/>
        </w:rPr>
        <w:t>k</w:t>
      </w:r>
      <w:r>
        <w:rPr>
          <w:rFonts w:ascii="Times New Roman" w:hAnsi="Times New Roman"/>
          <w:lang w:eastAsia="zh-CN"/>
        </w:rPr>
        <w:t xml:space="preserve"> 为重复权重，出现1次、2次、3次及以上分别取1.0、1.2和1.5。C3按 </w:t>
      </w:r>
      <w:r>
        <w:rPr>
          <w:rFonts w:ascii="Times New Roman" w:hAnsi="Times New Roman"/>
          <w:i/>
          <w:lang w:eastAsia="zh-CN"/>
        </w:rPr>
        <w:t>D</w:t>
      </w:r>
      <w:r>
        <w:rPr>
          <w:rFonts w:ascii="Times New Roman" w:hAnsi="Times New Roman"/>
          <w:lang w:eastAsia="zh-CN"/>
        </w:rPr>
        <w:t xml:space="preserve"> = 0、(0, 1]、(1, 2]、(2, 4] 和 </w:t>
      </w:r>
      <w:r>
        <w:rPr>
          <w:rFonts w:ascii="Times New Roman" w:hAnsi="Times New Roman"/>
          <w:i/>
          <w:lang w:eastAsia="zh-CN"/>
        </w:rPr>
        <w:t>D</w:t>
      </w:r>
      <w:r>
        <w:rPr>
          <w:rFonts w:ascii="Times New Roman" w:hAnsi="Times New Roman"/>
          <w:lang w:eastAsia="zh-CN"/>
        </w:rPr>
        <w:t xml:space="preserve"> &gt; 4 分别取100、80、60、40和0分。原模型中 </w:t>
      </w:r>
      <w:r>
        <w:rPr>
          <w:rFonts w:ascii="Times New Roman" w:hAnsi="Times New Roman"/>
          <w:i/>
          <w:lang w:eastAsia="zh-CN"/>
        </w:rPr>
        <w:t>c</w:t>
      </w:r>
      <w:r>
        <w:rPr>
          <w:rFonts w:ascii="Times New Roman" w:hAnsi="Times New Roman"/>
          <w:i/>
          <w:vertAlign w:val="subscript"/>
          <w:lang w:eastAsia="zh-CN"/>
        </w:rPr>
        <w:t>k</w:t>
      </w:r>
      <w:r>
        <w:rPr>
          <w:rFonts w:ascii="Times New Roman" w:hAnsi="Times New Roman"/>
          <w:lang w:eastAsia="zh-CN"/>
        </w:rPr>
        <w:t xml:space="preserve"> 直接取算法置信度，未确认的点默认取0.6，未经复核的候选也会降低C3；本章规定只有可采纳的确认事件进入式（5-17），且 </w:t>
      </w:r>
      <w:r>
        <w:rPr>
          <w:rFonts w:ascii="Times New Roman" w:hAnsi="Times New Roman"/>
          <w:i/>
          <w:lang w:eastAsia="zh-CN"/>
        </w:rPr>
        <w:t>c</w:t>
      </w:r>
      <w:r>
        <w:rPr>
          <w:rFonts w:ascii="Times New Roman" w:hAnsi="Times New Roman"/>
          <w:i/>
          <w:vertAlign w:val="subscript"/>
          <w:lang w:eastAsia="zh-CN"/>
        </w:rPr>
        <w:t>k</w:t>
      </w:r>
      <w:r>
        <w:rPr>
          <w:rFonts w:ascii="Times New Roman" w:hAnsi="Times New Roman"/>
          <w:lang w:eastAsia="zh-CN"/>
        </w:rPr>
        <w:t xml:space="preserve"> = 1，同一位置的连续多帧检测先合并为一个事件。</w:t>
      </w:r>
    </w:p>
    <w:p w14:paraId="55B3AE39">
      <w:pPr>
        <w:pStyle w:val="6"/>
        <w:spacing w:after="0" w:line="360" w:lineRule="auto"/>
      </w:pPr>
      <w:r>
        <w:rPr>
          <w:rFonts w:ascii="Times New Roman" w:hAnsi="Times New Roman"/>
        </w:rPr>
        <w:t xml:space="preserve">5.2.5.2 </w:t>
      </w:r>
      <w:r>
        <w:t>等级约束</w:t>
      </w:r>
    </w:p>
    <w:p w14:paraId="438EE4BC">
      <w:pPr>
        <w:spacing w:after="0" w:line="360" w:lineRule="auto"/>
        <w:rPr>
          <w:lang w:eastAsia="zh-CN"/>
        </w:rPr>
      </w:pPr>
      <w:r>
        <w:rPr>
          <w:rFonts w:ascii="Times New Roman" w:hAnsi="Times New Roman"/>
          <w:lang w:eastAsia="zh-CN"/>
        </w:rPr>
        <w:t xml:space="preserve">渗漏点带砂、浑水、冒水或集中成簇，重复3次及以上，或 </w:t>
      </w:r>
      <w:r>
        <w:rPr>
          <w:rFonts w:ascii="Times New Roman" w:hAnsi="Times New Roman"/>
          <w:i/>
          <w:lang w:eastAsia="zh-CN"/>
        </w:rPr>
        <w:t>D</w:t>
      </w:r>
      <w:r>
        <w:rPr>
          <w:rFonts w:ascii="Times New Roman" w:hAnsi="Times New Roman"/>
          <w:lang w:eastAsia="zh-CN"/>
        </w:rPr>
        <w:t xml:space="preserve"> &gt; 3 时，等级不优于C级；位于堤脚、穿堤建筑物附近等敏感部位，出现2个及以上点，重复2次，或 </w:t>
      </w:r>
      <w:r>
        <w:rPr>
          <w:rFonts w:ascii="Times New Roman" w:hAnsi="Times New Roman"/>
          <w:i/>
          <w:lang w:eastAsia="zh-CN"/>
        </w:rPr>
        <w:t>D</w:t>
      </w:r>
      <w:r>
        <w:rPr>
          <w:rFonts w:ascii="Times New Roman" w:hAnsi="Times New Roman"/>
          <w:lang w:eastAsia="zh-CN"/>
        </w:rPr>
        <w:t xml:space="preserve"> &gt; 1 时，等级不优于B级。观测门控在综合评分之后施加，不会被其他指标的高分抵消。</w:t>
      </w:r>
    </w:p>
    <w:p w14:paraId="5F387622">
      <w:pPr>
        <w:pStyle w:val="6"/>
        <w:spacing w:after="0" w:line="360" w:lineRule="auto"/>
      </w:pPr>
      <w:r>
        <w:rPr>
          <w:rFonts w:ascii="Times New Roman" w:hAnsi="Times New Roman"/>
        </w:rPr>
        <w:t xml:space="preserve">5.2.5.3 </w:t>
      </w:r>
      <w:r>
        <w:t>证据充分性与复核触发</w:t>
      </w:r>
    </w:p>
    <w:p w14:paraId="2FD002E5">
      <w:pPr>
        <w:spacing w:after="0" w:line="360" w:lineRule="auto"/>
        <w:rPr>
          <w:lang w:eastAsia="zh-CN"/>
        </w:rPr>
      </w:pPr>
      <w:r>
        <w:rPr>
          <w:rFonts w:ascii="Times New Roman" w:hAnsi="Times New Roman"/>
          <w:lang w:eastAsia="zh-CN"/>
        </w:rPr>
        <w:t>C3取100分的前提是巡检覆盖完整且未过期，否则按缺失处理。关键证据缺失或存在待复核候选时，评价输出等级范围：</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D241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5DC9BCC">
            <w:pPr>
              <w:spacing w:before="60" w:after="60" w:line="240" w:lineRule="auto"/>
              <w:ind w:left="0" w:right="0" w:firstLine="0"/>
              <w:jc w:val="center"/>
              <w:rPr>
                <w:rFonts w:ascii="Times New Roman" w:hAnsi="Times New Roman" w:cs="Times New Roman"/>
              </w:rPr>
            </w:pPr>
            <w:r>
              <w:rPr>
                <w:rFonts w:ascii="Times New Roman" w:hAnsi="Times New Roman" w:cs="Times New Roman"/>
              </w:rPr>
              <w:t>g− = max(G(ρ−), maxmkmcert),  g+ = max(G(ρ+), maxmkmposs)</w:t>
            </w:r>
          </w:p>
        </w:tc>
        <w:tc>
          <w:tcPr>
            <w:tcW w:w="848" w:type="dxa"/>
            <w:tcBorders>
              <w:top w:val="nil"/>
              <w:left w:val="nil"/>
              <w:bottom w:val="nil"/>
              <w:right w:val="nil"/>
            </w:tcBorders>
            <w:vAlign w:val="center"/>
          </w:tcPr>
          <w:p w14:paraId="37A3D9E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（5-18）</w:t>
            </w:r>
          </w:p>
        </w:tc>
      </w:tr>
    </w:tbl>
    <w:p w14:paraId="18C5B0FF">
      <w:pPr>
        <w:spacing w:after="0" w:line="360" w:lineRule="auto"/>
        <w:rPr>
          <w:lang w:eastAsia="zh-CN"/>
        </w:rPr>
      </w:pPr>
      <w:r>
        <w:rPr>
          <w:rFonts w:ascii="Times New Roman" w:hAnsi="Times New Roman"/>
          <w:lang w:eastAsia="zh-CN"/>
        </w:rPr>
        <w:t>式中，[</w:t>
      </w:r>
      <w:r>
        <w:rPr>
          <w:rFonts w:ascii="Times New Roman" w:hAnsi="Times New Roman"/>
          <w:i/>
        </w:rPr>
        <w:t>ρ</w:t>
      </w:r>
      <w:r>
        <w:rPr>
          <w:rFonts w:ascii="Times New Roman" w:hAnsi="Times New Roman"/>
          <w:vertAlign w:val="superscript"/>
          <w:lang w:eastAsia="zh-CN"/>
        </w:rPr>
        <w:t>−</w:t>
      </w:r>
      <w:r>
        <w:rPr>
          <w:rFonts w:ascii="Times New Roman" w:hAnsi="Times New Roman"/>
          <w:lang w:eastAsia="zh-CN"/>
        </w:rPr>
        <w:t xml:space="preserve">, </w:t>
      </w:r>
      <w:r>
        <w:rPr>
          <w:rFonts w:ascii="Times New Roman" w:hAnsi="Times New Roman"/>
          <w:i/>
        </w:rPr>
        <w:t>ρ</w:t>
      </w:r>
      <w:r>
        <w:rPr>
          <w:rFonts w:ascii="Times New Roman" w:hAnsi="Times New Roman"/>
          <w:vertAlign w:val="superscript"/>
          <w:lang w:eastAsia="zh-CN"/>
        </w:rPr>
        <w:t>+</w:t>
      </w:r>
      <w:r>
        <w:rPr>
          <w:rFonts w:ascii="Times New Roman" w:hAnsi="Times New Roman"/>
          <w:lang w:eastAsia="zh-CN"/>
        </w:rPr>
        <w:t>] 为缺失指标的风险分别取最小值和最大值时的综合风险范围；</w:t>
      </w:r>
      <w:r>
        <w:rPr>
          <w:rFonts w:ascii="Times New Roman" w:hAnsi="Times New Roman"/>
          <w:i/>
          <w:lang w:eastAsia="zh-CN"/>
        </w:rPr>
        <w:t>G</w:t>
      </w:r>
      <w:r>
        <w:rPr>
          <w:rFonts w:ascii="Times New Roman" w:hAnsi="Times New Roman"/>
          <w:lang w:eastAsia="zh-CN"/>
        </w:rPr>
        <w:t>(·) 为按得分定级的函数；</w:t>
      </w:r>
      <w:r>
        <w:rPr>
          <w:rFonts w:ascii="Times New Roman" w:hAnsi="Times New Roman"/>
          <w:i/>
          <w:lang w:eastAsia="zh-CN"/>
        </w:rPr>
        <w:t>k</w:t>
      </w:r>
      <w:r>
        <w:rPr>
          <w:rFonts w:ascii="Times New Roman" w:hAnsi="Times New Roman"/>
          <w:i/>
          <w:vertAlign w:val="subscript"/>
          <w:lang w:eastAsia="zh-CN"/>
        </w:rPr>
        <w:t>m</w:t>
      </w:r>
      <w:r>
        <w:rPr>
          <w:rFonts w:ascii="Times New Roman" w:hAnsi="Times New Roman"/>
          <w:vertAlign w:val="superscript"/>
          <w:lang w:eastAsia="zh-CN"/>
        </w:rPr>
        <w:t>cert</w:t>
      </w:r>
      <w:r>
        <w:rPr>
          <w:rFonts w:ascii="Times New Roman" w:hAnsi="Times New Roman"/>
          <w:lang w:eastAsia="zh-CN"/>
        </w:rPr>
        <w:t>、</w:t>
      </w:r>
      <w:r>
        <w:rPr>
          <w:rFonts w:ascii="Times New Roman" w:hAnsi="Times New Roman"/>
          <w:i/>
          <w:lang w:eastAsia="zh-CN"/>
        </w:rPr>
        <w:t>k</w:t>
      </w:r>
      <w:r>
        <w:rPr>
          <w:rFonts w:ascii="Times New Roman" w:hAnsi="Times New Roman"/>
          <w:i/>
          <w:vertAlign w:val="subscript"/>
          <w:lang w:eastAsia="zh-CN"/>
        </w:rPr>
        <w:t>m</w:t>
      </w:r>
      <w:r>
        <w:rPr>
          <w:rFonts w:ascii="Times New Roman" w:hAnsi="Times New Roman"/>
          <w:vertAlign w:val="superscript"/>
          <w:lang w:eastAsia="zh-CN"/>
        </w:rPr>
        <w:t>poss</w:t>
      </w:r>
      <w:r>
        <w:rPr>
          <w:rFonts w:ascii="Times New Roman" w:hAnsi="Times New Roman"/>
          <w:lang w:eastAsia="zh-CN"/>
        </w:rPr>
        <w:t xml:space="preserve"> 分别为失效模式 </w:t>
      </w:r>
      <w:r>
        <w:rPr>
          <w:rFonts w:ascii="Times New Roman" w:hAnsi="Times New Roman"/>
          <w:i/>
          <w:lang w:eastAsia="zh-CN"/>
        </w:rPr>
        <w:t>m</w:t>
      </w:r>
      <w:r>
        <w:rPr>
          <w:rFonts w:ascii="Times New Roman" w:hAnsi="Times New Roman"/>
          <w:lang w:eastAsia="zh-CN"/>
        </w:rPr>
        <w:t xml:space="preserve"> 上已确定触发和可能触发的门控等级；</w:t>
      </w:r>
      <w:r>
        <w:rPr>
          <w:rFonts w:ascii="Times New Roman" w:hAnsi="Times New Roman"/>
          <w:i/>
          <w:lang w:eastAsia="zh-CN"/>
        </w:rPr>
        <w:t>g</w:t>
      </w:r>
      <w:r>
        <w:rPr>
          <w:rFonts w:ascii="Times New Roman" w:hAnsi="Times New Roman"/>
          <w:vertAlign w:val="superscript"/>
          <w:lang w:eastAsia="zh-CN"/>
        </w:rPr>
        <w:t>−</w:t>
      </w:r>
      <w:r>
        <w:rPr>
          <w:rFonts w:ascii="Times New Roman" w:hAnsi="Times New Roman"/>
          <w:lang w:eastAsia="zh-CN"/>
        </w:rPr>
        <w:t>、</w:t>
      </w:r>
      <w:r>
        <w:rPr>
          <w:rFonts w:ascii="Times New Roman" w:hAnsi="Times New Roman"/>
          <w:i/>
          <w:lang w:eastAsia="zh-CN"/>
        </w:rPr>
        <w:t>g</w:t>
      </w:r>
      <w:r>
        <w:rPr>
          <w:rFonts w:ascii="Times New Roman" w:hAnsi="Times New Roman"/>
          <w:vertAlign w:val="superscript"/>
          <w:lang w:eastAsia="zh-CN"/>
        </w:rPr>
        <w:t>+</w:t>
      </w:r>
      <w:r>
        <w:rPr>
          <w:rFonts w:ascii="Times New Roman" w:hAnsi="Times New Roman"/>
          <w:lang w:eastAsia="zh-CN"/>
        </w:rPr>
        <w:t xml:space="preserve"> 分别为等级下限和上限，二者相同且关键证据充分时输出确定等级。</w:t>
      </w:r>
    </w:p>
    <w:p w14:paraId="31DA2F4D">
      <w:pPr>
        <w:spacing w:after="0" w:line="360" w:lineRule="auto"/>
        <w:rPr>
          <w:lang w:eastAsia="zh-CN"/>
        </w:rPr>
      </w:pPr>
      <w:r>
        <w:rPr>
          <w:rFonts w:ascii="Times New Roman" w:hAnsi="Times New Roman"/>
          <w:lang w:eastAsia="zh-CN"/>
        </w:rPr>
        <w:t>物理计算与巡检观测的结论可能不一致。计算可能因地质概化偏差而低估风险，巡检也可能因时段、植被遮挡而漏检，两类证据均不应简单舍弃，其处理规则见表5-15。表中只有情景Ⅰ允许给出确定的低等级，即物理计算为低风险且巡检覆盖完整、未见异常；其余情景或者保持较高等级，或者输出等级范围并生成复核任务。</w:t>
      </w:r>
    </w:p>
    <w:p w14:paraId="387228B2">
      <w:pPr>
        <w:keepNext/>
        <w:spacing w:after="120" w:line="240" w:lineRule="auto"/>
        <w:ind w:firstLine="0"/>
        <w:jc w:val="center"/>
        <w:rPr>
          <w:lang w:eastAsia="zh-CN"/>
        </w:rPr>
      </w:pPr>
      <w:r>
        <w:rPr>
          <w:rFonts w:ascii="Times New Roman" w:hAnsi="Times New Roman"/>
          <w:sz w:val="21"/>
          <w:szCs w:val="21"/>
          <w:lang w:eastAsia="zh-CN"/>
        </w:rPr>
        <w:t>表5-15　计算与观测冲突情景的处理规则</w:t>
      </w:r>
    </w:p>
    <w:p w14:paraId="6AA37EAE">
      <w:pPr>
        <w:keepNext/>
        <w:spacing w:after="120" w:line="240" w:lineRule="auto"/>
        <w:ind w:firstLine="0"/>
        <w:jc w:val="center"/>
        <w:rPr>
          <w:lang w:eastAsia="zh-CN"/>
        </w:rPr>
      </w:pPr>
      <w:r>
        <w:rPr>
          <w:rFonts w:ascii="Times New Roman" w:hAnsi="Times New Roman" w:cs="Times New Roman"/>
          <w:sz w:val="21"/>
          <w:szCs w:val="21"/>
          <w:lang w:eastAsia="zh-CN"/>
        </w:rPr>
        <w:t>Table 5-15 Processing rules for scenarios with conflicting computation and observation</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0"/>
        <w:gridCol w:w="1500"/>
        <w:gridCol w:w="2300"/>
        <w:gridCol w:w="4906"/>
      </w:tblGrid>
      <w:tr w14:paraId="2E077F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700" w:type="dxa"/>
            <w:tcBorders>
              <w:bottom w:val="single" w:color="000000" w:sz="6" w:space="0"/>
            </w:tcBorders>
            <w:vAlign w:val="center"/>
          </w:tcPr>
          <w:p w14:paraId="14DBFE05">
            <w:pPr>
              <w:keepNext/>
              <w:spacing w:before="20" w:after="20" w:line="240" w:lineRule="auto"/>
              <w:ind w:left="0" w:right="0" w:firstLine="0"/>
              <w:jc w:val="center"/>
            </w:pPr>
            <w:r>
              <w:rPr>
                <w:rFonts w:ascii="Times New Roman" w:hAnsi="Times New Roman" w:eastAsia="黑体"/>
                <w:b/>
                <w:sz w:val="21"/>
              </w:rPr>
              <w:t>情景</w:t>
            </w:r>
          </w:p>
        </w:tc>
        <w:tc>
          <w:tcPr>
            <w:tcW w:w="1500" w:type="dxa"/>
            <w:tcBorders>
              <w:bottom w:val="single" w:color="000000" w:sz="6" w:space="0"/>
            </w:tcBorders>
            <w:vAlign w:val="center"/>
          </w:tcPr>
          <w:p w14:paraId="63A25C57">
            <w:pPr>
              <w:keepNext/>
              <w:spacing w:before="20" w:after="20" w:line="240" w:lineRule="auto"/>
              <w:ind w:left="0" w:right="0" w:firstLine="0"/>
              <w:jc w:val="center"/>
            </w:pPr>
            <w:r>
              <w:rPr>
                <w:rFonts w:ascii="Times New Roman" w:hAnsi="Times New Roman" w:eastAsia="黑体"/>
                <w:b/>
                <w:sz w:val="21"/>
              </w:rPr>
              <w:t>物理计算</w:t>
            </w:r>
          </w:p>
        </w:tc>
        <w:tc>
          <w:tcPr>
            <w:tcW w:w="2300" w:type="dxa"/>
            <w:tcBorders>
              <w:bottom w:val="single" w:color="000000" w:sz="6" w:space="0"/>
            </w:tcBorders>
            <w:vAlign w:val="center"/>
          </w:tcPr>
          <w:p w14:paraId="0C6B7EC9">
            <w:pPr>
              <w:keepNext/>
              <w:spacing w:before="20" w:after="20" w:line="240" w:lineRule="auto"/>
              <w:ind w:left="0" w:right="0" w:firstLine="0"/>
              <w:jc w:val="center"/>
            </w:pPr>
            <w:r>
              <w:rPr>
                <w:rFonts w:ascii="Times New Roman" w:hAnsi="Times New Roman" w:eastAsia="黑体"/>
                <w:b/>
                <w:sz w:val="21"/>
              </w:rPr>
              <w:t>巡检证据</w:t>
            </w:r>
          </w:p>
        </w:tc>
        <w:tc>
          <w:tcPr>
            <w:tcW w:w="4906" w:type="dxa"/>
            <w:tcBorders>
              <w:bottom w:val="single" w:color="000000" w:sz="6" w:space="0"/>
            </w:tcBorders>
            <w:vAlign w:val="center"/>
          </w:tcPr>
          <w:p w14:paraId="5C9781F5">
            <w:pPr>
              <w:keepNext/>
              <w:spacing w:before="20" w:after="20" w:line="240" w:lineRule="auto"/>
              <w:ind w:left="0" w:right="0" w:firstLine="0"/>
              <w:jc w:val="center"/>
            </w:pPr>
            <w:r>
              <w:rPr>
                <w:rFonts w:ascii="Times New Roman" w:hAnsi="Times New Roman" w:eastAsia="黑体"/>
                <w:b/>
                <w:sz w:val="21"/>
              </w:rPr>
              <w:t>评价输出</w:t>
            </w:r>
          </w:p>
        </w:tc>
      </w:tr>
      <w:tr w14:paraId="7A0528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8816E96">
            <w:pPr>
              <w:spacing w:before="20" w:after="20" w:line="240" w:lineRule="auto"/>
              <w:ind w:left="0" w:right="0" w:firstLine="0"/>
              <w:jc w:val="center"/>
            </w:pPr>
            <w:r>
              <w:rPr>
                <w:rFonts w:ascii="Times New Roman" w:hAnsi="Times New Roman"/>
                <w:sz w:val="21"/>
              </w:rPr>
              <w:t>Ⅰ</w:t>
            </w:r>
          </w:p>
        </w:tc>
        <w:tc>
          <w:tcPr>
            <w:tcW w:w="1500" w:type="dxa"/>
            <w:vAlign w:val="center"/>
          </w:tcPr>
          <w:p w14:paraId="7459808D">
            <w:pPr>
              <w:spacing w:before="20" w:after="20" w:line="240" w:lineRule="auto"/>
              <w:ind w:left="0" w:right="0" w:firstLine="0"/>
              <w:jc w:val="center"/>
            </w:pPr>
            <w:r>
              <w:rPr>
                <w:rFonts w:ascii="Times New Roman" w:hAnsi="Times New Roman"/>
                <w:sz w:val="21"/>
              </w:rPr>
              <w:t>低风险</w:t>
            </w:r>
          </w:p>
        </w:tc>
        <w:tc>
          <w:tcPr>
            <w:tcW w:w="2300" w:type="dxa"/>
            <w:vAlign w:val="center"/>
          </w:tcPr>
          <w:p w14:paraId="3A10EC7C">
            <w:pPr>
              <w:spacing w:before="20" w:after="20" w:line="240" w:lineRule="auto"/>
              <w:ind w:left="0" w:right="0" w:firstLine="0"/>
            </w:pPr>
            <w:r>
              <w:rPr>
                <w:rFonts w:ascii="Times New Roman" w:hAnsi="Times New Roman"/>
                <w:sz w:val="21"/>
              </w:rPr>
              <w:t>覆盖完整、无异常</w:t>
            </w:r>
          </w:p>
        </w:tc>
        <w:tc>
          <w:tcPr>
            <w:tcW w:w="4906" w:type="dxa"/>
            <w:vAlign w:val="center"/>
          </w:tcPr>
          <w:p w14:paraId="2C814478">
            <w:pPr>
              <w:spacing w:before="20" w:after="20" w:line="240" w:lineRule="auto"/>
              <w:ind w:left="0" w:right="0" w:firstLine="0"/>
              <w:rPr>
                <w:lang w:eastAsia="zh-CN"/>
              </w:rPr>
            </w:pPr>
            <w:r>
              <w:rPr>
                <w:rFonts w:ascii="Times New Roman" w:hAnsi="Times New Roman"/>
                <w:sz w:val="21"/>
                <w:lang w:eastAsia="zh-CN"/>
              </w:rPr>
              <w:t>确定的低等级（唯一允许的情景）</w:t>
            </w:r>
          </w:p>
        </w:tc>
      </w:tr>
      <w:tr w14:paraId="7A60AD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7E144ED">
            <w:pPr>
              <w:spacing w:before="20" w:after="20" w:line="240" w:lineRule="auto"/>
              <w:ind w:left="0" w:right="0" w:firstLine="0"/>
              <w:jc w:val="center"/>
            </w:pPr>
            <w:r>
              <w:rPr>
                <w:rFonts w:ascii="Times New Roman" w:hAnsi="Times New Roman"/>
                <w:sz w:val="21"/>
              </w:rPr>
              <w:t>Ⅱ</w:t>
            </w:r>
          </w:p>
        </w:tc>
        <w:tc>
          <w:tcPr>
            <w:tcW w:w="1500" w:type="dxa"/>
            <w:vAlign w:val="center"/>
          </w:tcPr>
          <w:p w14:paraId="176B4DB3">
            <w:pPr>
              <w:spacing w:before="20" w:after="20" w:line="240" w:lineRule="auto"/>
              <w:ind w:left="0" w:right="0" w:firstLine="0"/>
              <w:jc w:val="center"/>
            </w:pPr>
            <w:r>
              <w:rPr>
                <w:rFonts w:ascii="Times New Roman" w:hAnsi="Times New Roman"/>
                <w:sz w:val="21"/>
              </w:rPr>
              <w:t>低风险</w:t>
            </w:r>
          </w:p>
        </w:tc>
        <w:tc>
          <w:tcPr>
            <w:tcW w:w="2300" w:type="dxa"/>
            <w:vAlign w:val="center"/>
          </w:tcPr>
          <w:p w14:paraId="50609B20">
            <w:pPr>
              <w:spacing w:before="20" w:after="20" w:line="240" w:lineRule="auto"/>
              <w:ind w:left="0" w:right="0" w:firstLine="0"/>
            </w:pPr>
            <w:r>
              <w:rPr>
                <w:rFonts w:ascii="Times New Roman" w:hAnsi="Times New Roman"/>
                <w:sz w:val="21"/>
              </w:rPr>
              <w:t>确认异常</w:t>
            </w:r>
          </w:p>
        </w:tc>
        <w:tc>
          <w:tcPr>
            <w:tcW w:w="4906" w:type="dxa"/>
            <w:vAlign w:val="center"/>
          </w:tcPr>
          <w:p w14:paraId="5B23A0C3">
            <w:pPr>
              <w:spacing w:before="20" w:after="20" w:line="240" w:lineRule="auto"/>
              <w:ind w:left="0" w:right="0" w:firstLine="0"/>
              <w:rPr>
                <w:lang w:eastAsia="zh-CN"/>
              </w:rPr>
            </w:pPr>
            <w:r>
              <w:rPr>
                <w:rFonts w:ascii="Times New Roman" w:hAnsi="Times New Roman"/>
                <w:sz w:val="21"/>
                <w:lang w:eastAsia="zh-CN"/>
              </w:rPr>
              <w:t>由确认事件给出等级下限，标记冲突并复核计算条件</w:t>
            </w:r>
          </w:p>
        </w:tc>
      </w:tr>
      <w:tr w14:paraId="2CC069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DDC0A89">
            <w:pPr>
              <w:spacing w:before="20" w:after="20" w:line="240" w:lineRule="auto"/>
              <w:ind w:left="0" w:right="0" w:firstLine="0"/>
              <w:jc w:val="center"/>
            </w:pPr>
            <w:r>
              <w:rPr>
                <w:rFonts w:ascii="Times New Roman" w:hAnsi="Times New Roman"/>
                <w:sz w:val="21"/>
              </w:rPr>
              <w:t>Ⅲ</w:t>
            </w:r>
          </w:p>
        </w:tc>
        <w:tc>
          <w:tcPr>
            <w:tcW w:w="1500" w:type="dxa"/>
            <w:vAlign w:val="center"/>
          </w:tcPr>
          <w:p w14:paraId="5EBC648D">
            <w:pPr>
              <w:spacing w:before="20" w:after="20" w:line="240" w:lineRule="auto"/>
              <w:ind w:left="0" w:right="0" w:firstLine="0"/>
              <w:jc w:val="center"/>
            </w:pPr>
            <w:r>
              <w:rPr>
                <w:rFonts w:ascii="Times New Roman" w:hAnsi="Times New Roman"/>
                <w:sz w:val="21"/>
              </w:rPr>
              <w:t>临界或高风险</w:t>
            </w:r>
          </w:p>
        </w:tc>
        <w:tc>
          <w:tcPr>
            <w:tcW w:w="2300" w:type="dxa"/>
            <w:vAlign w:val="center"/>
          </w:tcPr>
          <w:p w14:paraId="1E759081">
            <w:pPr>
              <w:spacing w:before="20" w:after="20" w:line="240" w:lineRule="auto"/>
              <w:ind w:left="0" w:right="0" w:firstLine="0"/>
            </w:pPr>
            <w:r>
              <w:rPr>
                <w:rFonts w:ascii="Times New Roman" w:hAnsi="Times New Roman"/>
                <w:sz w:val="21"/>
              </w:rPr>
              <w:t>覆盖完整、无异常</w:t>
            </w:r>
          </w:p>
        </w:tc>
        <w:tc>
          <w:tcPr>
            <w:tcW w:w="4906" w:type="dxa"/>
            <w:vAlign w:val="center"/>
          </w:tcPr>
          <w:p w14:paraId="264D4596">
            <w:pPr>
              <w:spacing w:before="20" w:after="20" w:line="240" w:lineRule="auto"/>
              <w:ind w:left="0" w:right="0" w:firstLine="0"/>
            </w:pPr>
            <w:r>
              <w:rPr>
                <w:rFonts w:ascii="Times New Roman" w:hAnsi="Times New Roman"/>
                <w:sz w:val="21"/>
              </w:rPr>
              <w:t>保持物理门控等级</w:t>
            </w:r>
          </w:p>
        </w:tc>
      </w:tr>
      <w:tr w14:paraId="3F6DEF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6427DF7">
            <w:pPr>
              <w:spacing w:before="20" w:after="20" w:line="240" w:lineRule="auto"/>
              <w:ind w:left="0" w:right="0" w:firstLine="0"/>
              <w:jc w:val="center"/>
            </w:pPr>
            <w:r>
              <w:rPr>
                <w:rFonts w:ascii="Times New Roman" w:hAnsi="Times New Roman"/>
                <w:sz w:val="21"/>
              </w:rPr>
              <w:t>Ⅳ</w:t>
            </w:r>
          </w:p>
        </w:tc>
        <w:tc>
          <w:tcPr>
            <w:tcW w:w="1500" w:type="dxa"/>
            <w:vAlign w:val="center"/>
          </w:tcPr>
          <w:p w14:paraId="79D2CD4E">
            <w:pPr>
              <w:spacing w:before="20" w:after="20" w:line="240" w:lineRule="auto"/>
              <w:ind w:left="0" w:right="0" w:firstLine="0"/>
              <w:jc w:val="center"/>
            </w:pPr>
            <w:r>
              <w:rPr>
                <w:rFonts w:ascii="Times New Roman" w:hAnsi="Times New Roman"/>
                <w:sz w:val="21"/>
              </w:rPr>
              <w:t>临界或高风险</w:t>
            </w:r>
          </w:p>
        </w:tc>
        <w:tc>
          <w:tcPr>
            <w:tcW w:w="2300" w:type="dxa"/>
            <w:vAlign w:val="center"/>
          </w:tcPr>
          <w:p w14:paraId="49F0B77A">
            <w:pPr>
              <w:spacing w:before="20" w:after="20" w:line="240" w:lineRule="auto"/>
              <w:ind w:left="0" w:right="0" w:firstLine="0"/>
            </w:pPr>
            <w:r>
              <w:rPr>
                <w:rFonts w:ascii="Times New Roman" w:hAnsi="Times New Roman"/>
                <w:sz w:val="21"/>
              </w:rPr>
              <w:t>确认异常</w:t>
            </w:r>
          </w:p>
        </w:tc>
        <w:tc>
          <w:tcPr>
            <w:tcW w:w="4906" w:type="dxa"/>
            <w:vAlign w:val="center"/>
          </w:tcPr>
          <w:p w14:paraId="3280FAF9">
            <w:pPr>
              <w:spacing w:before="20" w:after="20" w:line="240" w:lineRule="auto"/>
              <w:ind w:left="0" w:right="0" w:firstLine="0"/>
              <w:rPr>
                <w:lang w:eastAsia="zh-CN"/>
              </w:rPr>
            </w:pPr>
            <w:r>
              <w:rPr>
                <w:rFonts w:ascii="Times New Roman" w:hAnsi="Times New Roman"/>
                <w:sz w:val="21"/>
                <w:lang w:eastAsia="zh-CN"/>
              </w:rPr>
              <w:t>高风险等级，两类证据相互印证</w:t>
            </w:r>
          </w:p>
        </w:tc>
      </w:tr>
      <w:tr w14:paraId="594EF0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CB8A468">
            <w:pPr>
              <w:spacing w:before="20" w:after="20" w:line="240" w:lineRule="auto"/>
              <w:ind w:left="0" w:right="0" w:firstLine="0"/>
              <w:jc w:val="center"/>
            </w:pPr>
            <w:r>
              <w:rPr>
                <w:rFonts w:ascii="Times New Roman" w:hAnsi="Times New Roman"/>
                <w:sz w:val="21"/>
              </w:rPr>
              <w:t>Ⅴ</w:t>
            </w:r>
          </w:p>
        </w:tc>
        <w:tc>
          <w:tcPr>
            <w:tcW w:w="1500" w:type="dxa"/>
            <w:vAlign w:val="center"/>
          </w:tcPr>
          <w:p w14:paraId="0A84D777">
            <w:pPr>
              <w:spacing w:before="20" w:after="20" w:line="240" w:lineRule="auto"/>
              <w:ind w:left="0" w:right="0" w:firstLine="0"/>
              <w:jc w:val="center"/>
            </w:pPr>
            <w:r>
              <w:rPr>
                <w:rFonts w:ascii="Times New Roman" w:hAnsi="Times New Roman"/>
                <w:sz w:val="21"/>
              </w:rPr>
              <w:t>任意</w:t>
            </w:r>
          </w:p>
        </w:tc>
        <w:tc>
          <w:tcPr>
            <w:tcW w:w="2300" w:type="dxa"/>
            <w:vAlign w:val="center"/>
          </w:tcPr>
          <w:p w14:paraId="47C5623B">
            <w:pPr>
              <w:spacing w:before="20" w:after="20" w:line="240" w:lineRule="auto"/>
              <w:ind w:left="0" w:right="0" w:firstLine="0"/>
            </w:pPr>
            <w:r>
              <w:rPr>
                <w:rFonts w:ascii="Times New Roman" w:hAnsi="Times New Roman"/>
                <w:sz w:val="21"/>
              </w:rPr>
              <w:t>仅有候选或疑似</w:t>
            </w:r>
          </w:p>
        </w:tc>
        <w:tc>
          <w:tcPr>
            <w:tcW w:w="4906" w:type="dxa"/>
            <w:vAlign w:val="center"/>
          </w:tcPr>
          <w:p w14:paraId="5BAC5062">
            <w:pPr>
              <w:spacing w:before="20" w:after="20" w:line="240" w:lineRule="auto"/>
              <w:ind w:left="0" w:right="0" w:firstLine="0"/>
              <w:rPr>
                <w:lang w:eastAsia="zh-CN"/>
              </w:rPr>
            </w:pPr>
            <w:r>
              <w:rPr>
                <w:rFonts w:ascii="Times New Roman" w:hAnsi="Times New Roman"/>
                <w:sz w:val="21"/>
                <w:lang w:eastAsia="zh-CN"/>
              </w:rPr>
              <w:t>放宽等级可能上限，生成复核任务</w:t>
            </w:r>
          </w:p>
        </w:tc>
      </w:tr>
      <w:tr w14:paraId="22EB1B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2228C85">
            <w:pPr>
              <w:spacing w:before="20" w:after="20" w:line="240" w:lineRule="auto"/>
              <w:ind w:left="0" w:right="0" w:firstLine="0"/>
              <w:jc w:val="center"/>
            </w:pPr>
            <w:r>
              <w:rPr>
                <w:rFonts w:ascii="Times New Roman" w:hAnsi="Times New Roman"/>
                <w:sz w:val="21"/>
              </w:rPr>
              <w:t>Ⅵ</w:t>
            </w:r>
          </w:p>
        </w:tc>
        <w:tc>
          <w:tcPr>
            <w:tcW w:w="1500" w:type="dxa"/>
            <w:vAlign w:val="center"/>
          </w:tcPr>
          <w:p w14:paraId="2FAC66C7">
            <w:pPr>
              <w:spacing w:before="20" w:after="20" w:line="240" w:lineRule="auto"/>
              <w:ind w:left="0" w:right="0" w:firstLine="0"/>
              <w:jc w:val="center"/>
            </w:pPr>
            <w:r>
              <w:rPr>
                <w:rFonts w:ascii="Times New Roman" w:hAnsi="Times New Roman"/>
                <w:sz w:val="21"/>
              </w:rPr>
              <w:t>任意</w:t>
            </w:r>
          </w:p>
        </w:tc>
        <w:tc>
          <w:tcPr>
            <w:tcW w:w="2300" w:type="dxa"/>
            <w:vAlign w:val="center"/>
          </w:tcPr>
          <w:p w14:paraId="6005DB42">
            <w:pPr>
              <w:spacing w:before="20" w:after="20" w:line="240" w:lineRule="auto"/>
              <w:ind w:left="0" w:right="0" w:firstLine="0"/>
            </w:pPr>
            <w:r>
              <w:rPr>
                <w:rFonts w:ascii="Times New Roman" w:hAnsi="Times New Roman"/>
                <w:sz w:val="21"/>
              </w:rPr>
              <w:t>未覆盖、过期或缺失</w:t>
            </w:r>
          </w:p>
        </w:tc>
        <w:tc>
          <w:tcPr>
            <w:tcW w:w="4906" w:type="dxa"/>
            <w:vAlign w:val="center"/>
          </w:tcPr>
          <w:p w14:paraId="0D09ED90">
            <w:pPr>
              <w:spacing w:before="20" w:after="20" w:line="240" w:lineRule="auto"/>
              <w:ind w:left="0" w:right="0" w:firstLine="0"/>
              <w:rPr>
                <w:lang w:eastAsia="zh-CN"/>
              </w:rPr>
            </w:pPr>
            <w:r>
              <w:rPr>
                <w:rFonts w:ascii="Times New Roman" w:hAnsi="Times New Roman"/>
                <w:sz w:val="21"/>
                <w:lang w:eastAsia="zh-CN"/>
              </w:rPr>
              <w:t>输出等级范围与缺失清单</w:t>
            </w:r>
          </w:p>
        </w:tc>
      </w:tr>
      <w:tr w14:paraId="23FFB0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CA80485">
            <w:pPr>
              <w:spacing w:before="20" w:after="20" w:line="240" w:lineRule="auto"/>
              <w:ind w:left="0" w:right="0" w:firstLine="0"/>
              <w:jc w:val="center"/>
            </w:pPr>
            <w:r>
              <w:rPr>
                <w:rFonts w:ascii="Times New Roman" w:hAnsi="Times New Roman"/>
                <w:sz w:val="21"/>
              </w:rPr>
              <w:t>Ⅶ</w:t>
            </w:r>
          </w:p>
        </w:tc>
        <w:tc>
          <w:tcPr>
            <w:tcW w:w="1500" w:type="dxa"/>
            <w:vAlign w:val="center"/>
          </w:tcPr>
          <w:p w14:paraId="61AA7C53">
            <w:pPr>
              <w:spacing w:before="20" w:after="20" w:line="240" w:lineRule="auto"/>
              <w:ind w:left="0" w:right="0" w:firstLine="0"/>
              <w:jc w:val="center"/>
            </w:pPr>
            <w:r>
              <w:rPr>
                <w:rFonts w:ascii="Times New Roman" w:hAnsi="Times New Roman"/>
                <w:sz w:val="21"/>
              </w:rPr>
              <w:t>任意</w:t>
            </w:r>
          </w:p>
        </w:tc>
        <w:tc>
          <w:tcPr>
            <w:tcW w:w="2300" w:type="dxa"/>
            <w:vAlign w:val="center"/>
          </w:tcPr>
          <w:p w14:paraId="1306FEBC">
            <w:pPr>
              <w:spacing w:before="20" w:after="20" w:line="240" w:lineRule="auto"/>
              <w:ind w:left="0" w:right="0" w:firstLine="0"/>
            </w:pPr>
            <w:r>
              <w:rPr>
                <w:rFonts w:ascii="Times New Roman" w:hAnsi="Times New Roman"/>
                <w:sz w:val="21"/>
              </w:rPr>
              <w:t>复核解除记录</w:t>
            </w:r>
          </w:p>
        </w:tc>
        <w:tc>
          <w:tcPr>
            <w:tcW w:w="4906" w:type="dxa"/>
            <w:vAlign w:val="center"/>
          </w:tcPr>
          <w:p w14:paraId="62701DC9">
            <w:pPr>
              <w:spacing w:before="20" w:after="20" w:line="240" w:lineRule="auto"/>
              <w:ind w:left="0" w:right="0" w:firstLine="0"/>
              <w:rPr>
                <w:lang w:eastAsia="zh-CN"/>
              </w:rPr>
            </w:pPr>
            <w:r>
              <w:rPr>
                <w:rFonts w:ascii="Times New Roman" w:hAnsi="Times New Roman"/>
                <w:sz w:val="21"/>
                <w:lang w:eastAsia="zh-CN"/>
              </w:rPr>
              <w:t>解除约束（须指向原事件）</w:t>
            </w:r>
          </w:p>
        </w:tc>
      </w:tr>
    </w:tbl>
    <w:p w14:paraId="210E8477">
      <w:pPr>
        <w:pStyle w:val="4"/>
      </w:pPr>
      <w:r>
        <w:rPr>
          <w:rFonts w:ascii="Times New Roman" w:hAnsi="Times New Roman"/>
        </w:rPr>
        <w:t xml:space="preserve">5.3 </w:t>
      </w:r>
      <w:r>
        <w:t>评价模型</w:t>
      </w:r>
    </w:p>
    <w:p w14:paraId="1CB7A343">
      <w:pPr>
        <w:spacing w:after="0" w:line="360" w:lineRule="auto"/>
        <w:rPr>
          <w:lang w:eastAsia="zh-CN"/>
        </w:rPr>
      </w:pPr>
      <w:r>
        <w:rPr>
          <w:rFonts w:ascii="Times New Roman" w:hAnsi="Times New Roman"/>
          <w:lang w:eastAsia="zh-CN"/>
        </w:rPr>
        <w:t>评价方法将各类资料转换为可采纳的指标和证据，评价模型则将这些指标和证据转换为安全等级。规范评价通常采用按分定级的规则，过程清楚、便于审查，但固定规则难以表达多个指标同时处于中等水平时的组合风险；机器学习模型能够从大量情景中学习指标组合与等级的映射，却可能在物理规则已判为高风险的断面上给出偏低的结论。本章的评价模型因此由物理规则链和随机森林决策模型两条并行路径组成（图5-14）。物理规则链依据29项指标、失效模式响应和门控给出规则等级，体现规范要求与专家经验；随机森林依据14项物理与巡检特征给出学习等级，反映从大量情景中学习到的指标组合规律。两条路径由序数物理下限组合，学习等级只能调高规则等级；学习模型把握不足或存在巡检候选时，结论进入复核门。学习模型的类型和阈值由多目标策略评价离线选定后固定。</w:t>
      </w:r>
    </w:p>
    <w:p w14:paraId="322DF5BD">
      <w:pPr>
        <w:keepNext/>
        <w:spacing w:before="120" w:after="0" w:line="240" w:lineRule="auto"/>
        <w:jc w:val="center"/>
      </w:pPr>
      <w:r>
        <w:rPr>
          <w:lang w:eastAsia="zh-CN"/>
        </w:rPr>
        <w:drawing>
          <wp:inline distT="0" distB="0" distL="0" distR="0">
            <wp:extent cx="4663440" cy="2573655"/>
            <wp:effectExtent l="0" t="0" r="0" b="0"/>
            <wp:docPr id="104" name="图片 2072941887" descr="图5-14  评价模型结构与信息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072941887" descr="图5-14  评价模型结构与信息流"/>
                    <pic:cNvPicPr>
                      <a:picLocks noChangeAspect="1"/>
                    </pic:cNvPicPr>
                  </pic:nvPicPr>
                  <pic:blipFill>
                    <a:blip r:embed="rId177"/>
                    <a:stretch>
                      <a:fillRect/>
                    </a:stretch>
                  </pic:blipFill>
                  <pic:spPr>
                    <a:xfrm>
                      <a:off x="0" y="0"/>
                      <a:ext cx="4663440" cy="2573690"/>
                    </a:xfrm>
                    <a:prstGeom prst="rect">
                      <a:avLst/>
                    </a:prstGeom>
                  </pic:spPr>
                </pic:pic>
              </a:graphicData>
            </a:graphic>
          </wp:inline>
        </w:drawing>
      </w:r>
    </w:p>
    <w:p w14:paraId="6274BF2C">
      <w:pPr>
        <w:spacing w:after="120" w:line="240" w:lineRule="auto"/>
        <w:ind w:firstLine="0"/>
        <w:jc w:val="center"/>
        <w:rPr>
          <w:lang w:eastAsia="zh-CN"/>
        </w:rPr>
      </w:pPr>
      <w:r>
        <w:rPr>
          <w:rFonts w:ascii="Times New Roman" w:hAnsi="Times New Roman"/>
          <w:sz w:val="21"/>
          <w:szCs w:val="21"/>
          <w:lang w:eastAsia="zh-CN"/>
        </w:rPr>
        <w:t>图5-14　评价模型结构与信息流</w:t>
      </w:r>
    </w:p>
    <w:p w14:paraId="0BF2717C">
      <w:pPr>
        <w:spacing w:after="120" w:line="240" w:lineRule="auto"/>
        <w:ind w:firstLine="0"/>
        <w:jc w:val="center"/>
        <w:rPr>
          <w:lang w:eastAsia="zh-CN"/>
        </w:rPr>
      </w:pPr>
      <w:r>
        <w:rPr>
          <w:rFonts w:ascii="Times New Roman" w:hAnsi="Times New Roman" w:cs="Times New Roman"/>
          <w:sz w:val="21"/>
          <w:szCs w:val="21"/>
          <w:lang w:eastAsia="zh-CN"/>
        </w:rPr>
        <w:t>Fig. 5-14 Structure and information flow of the evaluation model</w:t>
      </w:r>
    </w:p>
    <w:p w14:paraId="442AFD5A">
      <w:pPr>
        <w:pStyle w:val="5"/>
      </w:pPr>
      <w:r>
        <w:rPr>
          <w:rFonts w:ascii="Times New Roman" w:hAnsi="Times New Roman"/>
        </w:rPr>
        <w:t xml:space="preserve">5.3.1 </w:t>
      </w:r>
      <w:r>
        <w:t>物理规则链模型</w:t>
      </w:r>
    </w:p>
    <w:p w14:paraId="64E72FAD">
      <w:pPr>
        <w:spacing w:after="0" w:line="360" w:lineRule="auto"/>
        <w:rPr>
          <w:lang w:eastAsia="zh-CN"/>
        </w:rPr>
      </w:pPr>
      <w:r>
        <w:rPr>
          <w:rFonts w:ascii="Times New Roman" w:hAnsi="Times New Roman"/>
          <w:lang w:eastAsia="zh-CN"/>
        </w:rPr>
        <w:t>物理规则链是已有的专家评价模型，其思路是先将指标转换为失效模式的风险，再按最危险环节和总体水平综合，最后以门控保证临界指标不被平均。计算分为四步。</w:t>
      </w:r>
    </w:p>
    <w:p w14:paraId="18ACE1FF">
      <w:pPr>
        <w:pStyle w:val="6"/>
        <w:spacing w:after="0" w:line="360" w:lineRule="auto"/>
      </w:pPr>
      <w:r>
        <w:rPr>
          <w:rFonts w:ascii="Times New Roman" w:hAnsi="Times New Roman"/>
        </w:rPr>
        <w:t xml:space="preserve">5.3.1.1 </w:t>
      </w:r>
      <w:r>
        <w:t>失效模式响应</w:t>
      </w:r>
    </w:p>
    <w:p w14:paraId="47C71819">
      <w:pPr>
        <w:spacing w:after="0" w:line="360" w:lineRule="auto"/>
        <w:rPr>
          <w:lang w:eastAsia="zh-CN"/>
        </w:rPr>
      </w:pPr>
      <w:r>
        <w:rPr>
          <w:rFonts w:ascii="Times New Roman" w:hAnsi="Times New Roman"/>
          <w:lang w:eastAsia="zh-CN"/>
        </w:rPr>
        <w:t xml:space="preserve">将指标得分转换为风险响应 </w:t>
      </w:r>
      <w:r>
        <w:rPr>
          <w:rFonts w:ascii="Times New Roman" w:hAnsi="Times New Roman"/>
          <w:i/>
          <w:lang w:eastAsia="zh-CN"/>
        </w:rPr>
        <w:t>r</w:t>
      </w:r>
      <w:r>
        <w:rPr>
          <w:rFonts w:ascii="Times New Roman" w:hAnsi="Times New Roman"/>
          <w:i/>
          <w:vertAlign w:val="subscript"/>
          <w:lang w:eastAsia="zh-CN"/>
        </w:rPr>
        <w:t>j</w:t>
      </w:r>
      <w:r>
        <w:rPr>
          <w:rFonts w:ascii="Times New Roman" w:hAnsi="Times New Roman"/>
          <w:lang w:eastAsia="zh-CN"/>
        </w:rPr>
        <w:t xml:space="preserve"> = 1 − </w:t>
      </w:r>
      <w:r>
        <w:rPr>
          <w:rFonts w:ascii="Times New Roman" w:hAnsi="Times New Roman"/>
          <w:i/>
          <w:lang w:eastAsia="zh-CN"/>
        </w:rPr>
        <w:t>S</w:t>
      </w:r>
      <w:r>
        <w:rPr>
          <w:rFonts w:ascii="Times New Roman" w:hAnsi="Times New Roman"/>
          <w:i/>
          <w:vertAlign w:val="subscript"/>
          <w:lang w:eastAsia="zh-CN"/>
        </w:rPr>
        <w:t>j</w:t>
      </w:r>
      <w:r>
        <w:rPr>
          <w:rFonts w:ascii="Times New Roman" w:hAnsi="Times New Roman"/>
          <w:lang w:eastAsia="zh-CN"/>
        </w:rPr>
        <w:t xml:space="preserve">/100，在每种失效模式内按表5-6的关联关系加权得到模式响应 </w:t>
      </w:r>
      <w:r>
        <w:rPr>
          <w:rFonts w:ascii="Times New Roman" w:hAnsi="Times New Roman"/>
          <w:i/>
          <w:lang w:eastAsia="zh-CN"/>
        </w:rPr>
        <w:t>R</w:t>
      </w:r>
      <w:r>
        <w:rPr>
          <w:rFonts w:ascii="Times New Roman" w:hAnsi="Times New Roman"/>
          <w:i/>
          <w:vertAlign w:val="subscript"/>
          <w:lang w:eastAsia="zh-CN"/>
        </w:rPr>
        <w:t>m</w:t>
      </w:r>
      <w:r>
        <w:rPr>
          <w:rFonts w:ascii="Times New Roman" w:hAnsi="Times New Roman"/>
          <w:lang w:eastAsia="zh-CN"/>
        </w:rPr>
        <w:t xml:space="preserve">（0～1，越大越危险），只在有资料的指标上归一化；C1、C4、C5任一风险比 </w:t>
      </w:r>
      <w:r>
        <w:rPr>
          <w:rFonts w:ascii="Times New Roman" w:hAnsi="Times New Roman"/>
          <w:i/>
          <w:lang w:eastAsia="zh-CN"/>
        </w:rPr>
        <w:t>R</w:t>
      </w:r>
      <w:r>
        <w:rPr>
          <w:rFonts w:ascii="Times New Roman" w:hAnsi="Times New Roman"/>
          <w:lang w:eastAsia="zh-CN"/>
        </w:rPr>
        <w:t xml:space="preserve"> ≥ 1 或抗滑安全系数小于1.0时，对应模式响应直接取1。</w:t>
      </w:r>
    </w:p>
    <w:p w14:paraId="015C2771">
      <w:pPr>
        <w:pStyle w:val="6"/>
        <w:spacing w:after="0" w:line="360" w:lineRule="auto"/>
      </w:pPr>
      <w:r>
        <w:rPr>
          <w:rFonts w:ascii="Times New Roman" w:hAnsi="Times New Roman"/>
        </w:rPr>
        <w:t xml:space="preserve">5.3.1.2 </w:t>
      </w:r>
      <w:r>
        <w:t>安全屏障修正</w:t>
      </w:r>
    </w:p>
    <w:p w14:paraId="26769FDA">
      <w:pPr>
        <w:spacing w:after="0" w:line="360" w:lineRule="auto"/>
        <w:rPr>
          <w:lang w:eastAsia="zh-CN"/>
        </w:rPr>
      </w:pPr>
      <w:r>
        <w:rPr>
          <w:rFonts w:ascii="Times New Roman" w:hAnsi="Times New Roman"/>
          <w:lang w:eastAsia="zh-CN"/>
        </w:rPr>
        <w:t xml:space="preserve">运行管理不直接产生物理失效，但巡查、预警和应急处置能力不足会使发展中的风险进一步累积。以运行管理能力 </w:t>
      </w:r>
      <w:r>
        <w:rPr>
          <w:rFonts w:ascii="Times New Roman" w:hAnsi="Times New Roman"/>
          <w:i/>
          <w:lang w:eastAsia="zh-CN"/>
        </w:rPr>
        <w:t>B</w:t>
      </w:r>
      <w:r>
        <w:rPr>
          <w:rFonts w:ascii="Times New Roman" w:hAnsi="Times New Roman"/>
          <w:lang w:eastAsia="zh-CN"/>
        </w:rPr>
        <w:t>（由E1～E5计算，越大越好）修正中间风险：</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79D4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4D503AF">
            <w:pPr>
              <w:spacing w:before="60" w:after="60" w:line="240" w:lineRule="auto"/>
              <w:ind w:left="0" w:right="0" w:firstLine="0"/>
              <w:jc w:val="center"/>
              <w:rPr>
                <w:rFonts w:ascii="Times New Roman" w:hAnsi="Times New Roman" w:cs="Times New Roman"/>
              </w:rPr>
            </w:pPr>
            <w:r>
              <w:rPr>
                <w:rFonts w:ascii="Times New Roman" w:hAnsi="Times New Roman" w:cs="Times New Roman"/>
              </w:rPr>
              <w:t>Rm′ = Rm + λcRm(1 − Rm)(1 − B)</w:t>
            </w:r>
          </w:p>
        </w:tc>
        <w:tc>
          <w:tcPr>
            <w:tcW w:w="848" w:type="dxa"/>
            <w:tcBorders>
              <w:top w:val="nil"/>
              <w:left w:val="nil"/>
              <w:bottom w:val="nil"/>
              <w:right w:val="nil"/>
            </w:tcBorders>
            <w:vAlign w:val="center"/>
          </w:tcPr>
          <w:p w14:paraId="4A164CF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（5-19）</w:t>
            </w:r>
          </w:p>
        </w:tc>
      </w:tr>
    </w:tbl>
    <w:p w14:paraId="78F6E4F5">
      <w:pPr>
        <w:spacing w:after="0" w:line="360" w:lineRule="auto"/>
        <w:rPr>
          <w:lang w:eastAsia="zh-CN"/>
        </w:rPr>
      </w:pPr>
      <w:r>
        <w:rPr>
          <w:rFonts w:ascii="Times New Roman" w:hAnsi="Times New Roman"/>
          <w:lang w:eastAsia="zh-CN"/>
        </w:rPr>
        <w:t>式中，</w:t>
      </w:r>
      <w:r>
        <w:rPr>
          <w:rFonts w:ascii="Times New Roman" w:hAnsi="Times New Roman"/>
          <w:i/>
          <w:lang w:eastAsia="zh-CN"/>
        </w:rPr>
        <w:t>R</w:t>
      </w:r>
      <w:r>
        <w:rPr>
          <w:rFonts w:ascii="Times New Roman" w:hAnsi="Times New Roman"/>
          <w:i/>
          <w:vertAlign w:val="subscript"/>
          <w:lang w:eastAsia="zh-CN"/>
        </w:rPr>
        <w:t>m</w:t>
      </w:r>
      <w:r>
        <w:rPr>
          <w:rFonts w:ascii="Times New Roman" w:hAnsi="Times New Roman"/>
          <w:vertAlign w:val="superscript"/>
          <w:lang w:eastAsia="zh-CN"/>
        </w:rPr>
        <w:t>′</w:t>
      </w:r>
      <w:r>
        <w:rPr>
          <w:rFonts w:ascii="Times New Roman" w:hAnsi="Times New Roman"/>
          <w:lang w:eastAsia="zh-CN"/>
        </w:rPr>
        <w:t xml:space="preserve"> 为修正后的模式响应；</w:t>
      </w:r>
      <w:r>
        <w:rPr>
          <w:rFonts w:ascii="Times New Roman" w:hAnsi="Times New Roman"/>
          <w:i/>
        </w:rPr>
        <w:t>λ</w:t>
      </w:r>
      <w:r>
        <w:rPr>
          <w:rFonts w:ascii="Times New Roman" w:hAnsi="Times New Roman"/>
          <w:lang w:eastAsia="zh-CN"/>
        </w:rPr>
        <w:t xml:space="preserve"> = 0.5 为屏障强度；</w:t>
      </w:r>
      <w:r>
        <w:rPr>
          <w:rFonts w:ascii="Times New Roman" w:hAnsi="Times New Roman"/>
          <w:i/>
          <w:lang w:eastAsia="zh-CN"/>
        </w:rPr>
        <w:t>c</w:t>
      </w:r>
      <w:r>
        <w:rPr>
          <w:rFonts w:ascii="Times New Roman" w:hAnsi="Times New Roman"/>
          <w:lang w:eastAsia="zh-CN"/>
        </w:rPr>
        <w:t xml:space="preserve"> 为E1～E5的资料覆盖度。管理越差，中等风险被放大越多，但修正不会使风险低于原值，也不改变已达临界的模式；运行管理资料全部缺失时 </w:t>
      </w:r>
      <w:r>
        <w:rPr>
          <w:rFonts w:ascii="Times New Roman" w:hAnsi="Times New Roman"/>
          <w:i/>
          <w:lang w:eastAsia="zh-CN"/>
        </w:rPr>
        <w:t>c</w:t>
      </w:r>
      <w:r>
        <w:rPr>
          <w:rFonts w:ascii="Times New Roman" w:hAnsi="Times New Roman"/>
          <w:lang w:eastAsia="zh-CN"/>
        </w:rPr>
        <w:t xml:space="preserve"> = 0，不进行修正。</w:t>
      </w:r>
    </w:p>
    <w:p w14:paraId="42C04A10">
      <w:pPr>
        <w:pStyle w:val="6"/>
        <w:spacing w:after="0" w:line="360" w:lineRule="auto"/>
      </w:pPr>
      <w:r>
        <w:rPr>
          <w:rFonts w:ascii="Times New Roman" w:hAnsi="Times New Roman"/>
        </w:rPr>
        <w:t xml:space="preserve">5.3.1.3 </w:t>
      </w:r>
      <w:r>
        <w:t>综合风险与得分</w:t>
      </w:r>
    </w:p>
    <w:p w14:paraId="21A6DC1C">
      <w:pPr>
        <w:spacing w:after="0" w:line="360" w:lineRule="auto"/>
        <w:rPr>
          <w:lang w:eastAsia="zh-CN"/>
        </w:rPr>
      </w:pPr>
      <w:r>
        <w:rPr>
          <w:rFonts w:ascii="Times New Roman" w:hAnsi="Times New Roman"/>
          <w:lang w:eastAsia="zh-CN"/>
        </w:rPr>
        <w:t>若只取加权平均，某一高风险模式会被其他低风险模式稀释；若只取最大值，又会忽略其他模式的累积影响。因此按短板项与加权平均组合：</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4274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03C59CC">
            <w:pPr>
              <w:spacing w:before="60" w:after="60" w:line="240" w:lineRule="auto"/>
              <w:ind w:left="0" w:right="0" w:firstLine="0"/>
              <w:jc w:val="center"/>
              <w:rPr>
                <w:rFonts w:ascii="Times New Roman" w:hAnsi="Times New Roman" w:cs="Times New Roman"/>
              </w:rPr>
            </w:pPr>
            <w:r>
              <w:rPr>
                <w:rFonts w:ascii="Times New Roman" w:hAnsi="Times New Roman" w:cs="Times New Roman"/>
              </w:rPr>
              <w:t>ρ = α maxmRm′ + (1 − α)ΣmπmRm′,  S = 100(1 − ρ)</w:t>
            </w:r>
          </w:p>
        </w:tc>
        <w:tc>
          <w:tcPr>
            <w:tcW w:w="848" w:type="dxa"/>
            <w:tcBorders>
              <w:top w:val="nil"/>
              <w:left w:val="nil"/>
              <w:bottom w:val="nil"/>
              <w:right w:val="nil"/>
            </w:tcBorders>
            <w:vAlign w:val="center"/>
          </w:tcPr>
          <w:p w14:paraId="439A9DE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（5-20）</w:t>
            </w:r>
          </w:p>
        </w:tc>
      </w:tr>
    </w:tbl>
    <w:p w14:paraId="6174A849">
      <w:pPr>
        <w:spacing w:after="0" w:line="360" w:lineRule="auto"/>
        <w:rPr>
          <w:lang w:eastAsia="zh-CN"/>
        </w:rPr>
      </w:pPr>
      <w:r>
        <w:rPr>
          <w:rFonts w:ascii="Times New Roman" w:hAnsi="Times New Roman"/>
          <w:lang w:eastAsia="zh-CN"/>
        </w:rPr>
        <w:t>式中，ρ 为综合风险；πm 为在有资料的模式上重新归一化的模式权重；α = 0.45 为短板系数；S 为综合得分。最大模式响应单独占45%的比重，体现堤防安全由最危险环节控制的特点，与文献</w:t>
      </w:r>
      <w:r>
        <w:rPr>
          <w:rFonts w:ascii="Times New Roman" w:hAnsi="Times New Roman"/>
          <w:vertAlign w:val="superscript"/>
          <w:lang w:eastAsia="zh-CN"/>
        </w:rPr>
        <w:t>[158]</w:t>
      </w:r>
      <w:r>
        <w:rPr>
          <w:rFonts w:ascii="Times New Roman" w:hAnsi="Times New Roman"/>
          <w:lang w:eastAsia="zh-CN"/>
        </w:rPr>
        <w:t>以最弱指标约束综合结果的思路一致，α 越大评价越保守。</w:t>
      </w:r>
    </w:p>
    <w:p w14:paraId="23D9225C">
      <w:pPr>
        <w:pStyle w:val="6"/>
        <w:spacing w:after="0" w:line="360" w:lineRule="auto"/>
      </w:pPr>
      <w:r>
        <w:rPr>
          <w:rFonts w:ascii="Times New Roman" w:hAnsi="Times New Roman"/>
        </w:rPr>
        <w:t xml:space="preserve">5.3.1.4 </w:t>
      </w:r>
      <w:r>
        <w:t>等级判定</w:t>
      </w:r>
    </w:p>
    <w:p w14:paraId="6FA01C6A">
      <w:pPr>
        <w:spacing w:after="0" w:line="360" w:lineRule="auto"/>
        <w:rPr>
          <w:lang w:eastAsia="zh-CN"/>
        </w:rPr>
      </w:pPr>
      <w:r>
        <w:rPr>
          <w:rFonts w:ascii="Times New Roman" w:hAnsi="Times New Roman"/>
          <w:lang w:eastAsia="zh-CN"/>
        </w:rPr>
        <w:t>按综合得分初定等级，再依次施加观测门控和物理硬门控，门控只能使等级保持或升高，最终等级记为规则等级 yrule。主控失效模式取修正后响应最大的模式，用于说明得分主要由哪类风险决定，不代表失事概率；渗流与管涌的失事概率需借助可靠度方法与脆弱性曲线另行量化</w:t>
      </w:r>
      <w:r>
        <w:rPr>
          <w:rFonts w:ascii="Times New Roman" w:hAnsi="Times New Roman"/>
          <w:vertAlign w:val="superscript"/>
          <w:lang w:eastAsia="zh-CN"/>
        </w:rPr>
        <w:t>[230-231]</w:t>
      </w:r>
      <w:r>
        <w:rPr>
          <w:rFonts w:ascii="Times New Roman" w:hAnsi="Times New Roman"/>
          <w:lang w:eastAsia="zh-CN"/>
        </w:rPr>
        <w:t>。等级划分及其工程含义见表5-16，门控阈值见表5-17。研究等级与《堤防工程安全评价导则》</w:t>
      </w:r>
      <w:r>
        <w:rPr>
          <w:rFonts w:ascii="Times New Roman" w:hAnsi="Times New Roman"/>
          <w:vertAlign w:val="superscript"/>
          <w:lang w:eastAsia="zh-CN"/>
        </w:rPr>
        <w:t>[136]</w:t>
      </w:r>
      <w:r>
        <w:rPr>
          <w:rFonts w:ascii="Times New Roman" w:hAnsi="Times New Roman"/>
          <w:lang w:eastAsia="zh-CN"/>
        </w:rPr>
        <w:t>中的工程安全类别不是同一输出，二者不作自动换算，正式安全鉴定仍按规范程序进行。</w:t>
      </w:r>
    </w:p>
    <w:p w14:paraId="12BE847E">
      <w:pPr>
        <w:keepNext/>
        <w:spacing w:after="120" w:line="240" w:lineRule="auto"/>
        <w:ind w:firstLine="0"/>
        <w:jc w:val="center"/>
        <w:rPr>
          <w:lang w:eastAsia="zh-CN"/>
        </w:rPr>
      </w:pPr>
      <w:r>
        <w:rPr>
          <w:rFonts w:ascii="Times New Roman" w:hAnsi="Times New Roman"/>
          <w:sz w:val="21"/>
          <w:szCs w:val="21"/>
          <w:lang w:eastAsia="zh-CN"/>
        </w:rPr>
        <w:t>表5-16　安全等级划分及其工程含义</w:t>
      </w:r>
    </w:p>
    <w:p w14:paraId="5BD2AB4C">
      <w:pPr>
        <w:keepNext/>
        <w:spacing w:after="120" w:line="240" w:lineRule="auto"/>
        <w:ind w:firstLine="0"/>
        <w:jc w:val="center"/>
        <w:rPr>
          <w:lang w:eastAsia="zh-CN"/>
        </w:rPr>
      </w:pPr>
      <w:r>
        <w:rPr>
          <w:rFonts w:ascii="Times New Roman" w:hAnsi="Times New Roman" w:cs="Times New Roman"/>
          <w:sz w:val="21"/>
          <w:szCs w:val="21"/>
          <w:lang w:eastAsia="zh-CN"/>
        </w:rPr>
        <w:t>Table 5-16 Classification of safety levels and their engineering implications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0"/>
        <w:gridCol w:w="2800"/>
        <w:gridCol w:w="2700"/>
        <w:gridCol w:w="2506"/>
      </w:tblGrid>
      <w:tr w14:paraId="04D389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00" w:type="dxa"/>
            <w:tcBorders>
              <w:bottom w:val="single" w:color="000000" w:sz="6" w:space="0"/>
            </w:tcBorders>
            <w:vAlign w:val="center"/>
          </w:tcPr>
          <w:p w14:paraId="56E43DC3">
            <w:pPr>
              <w:keepNext/>
              <w:spacing w:before="20" w:after="20" w:line="240" w:lineRule="auto"/>
              <w:ind w:left="0" w:right="0" w:firstLine="0"/>
              <w:jc w:val="center"/>
            </w:pPr>
            <w:r>
              <w:rPr>
                <w:rFonts w:ascii="Times New Roman" w:hAnsi="Times New Roman" w:eastAsia="黑体"/>
                <w:b/>
                <w:sz w:val="21"/>
              </w:rPr>
              <w:t>等级</w:t>
            </w:r>
          </w:p>
        </w:tc>
        <w:tc>
          <w:tcPr>
            <w:tcW w:w="2800" w:type="dxa"/>
            <w:tcBorders>
              <w:bottom w:val="single" w:color="000000" w:sz="6" w:space="0"/>
            </w:tcBorders>
            <w:vAlign w:val="center"/>
          </w:tcPr>
          <w:p w14:paraId="48E9543F">
            <w:pPr>
              <w:keepNext/>
              <w:spacing w:before="20" w:after="20" w:line="240" w:lineRule="auto"/>
              <w:ind w:left="0" w:right="0" w:firstLine="0"/>
              <w:jc w:val="center"/>
            </w:pPr>
            <w:r>
              <w:rPr>
                <w:rFonts w:ascii="Times New Roman" w:hAnsi="Times New Roman" w:eastAsia="黑体"/>
                <w:b/>
                <w:sz w:val="21"/>
              </w:rPr>
              <w:t>判定条件</w:t>
            </w:r>
          </w:p>
        </w:tc>
        <w:tc>
          <w:tcPr>
            <w:tcW w:w="2700" w:type="dxa"/>
            <w:tcBorders>
              <w:bottom w:val="single" w:color="000000" w:sz="6" w:space="0"/>
            </w:tcBorders>
            <w:vAlign w:val="center"/>
          </w:tcPr>
          <w:p w14:paraId="6C01DB62">
            <w:pPr>
              <w:keepNext/>
              <w:spacing w:before="20" w:after="20" w:line="240" w:lineRule="auto"/>
              <w:ind w:left="0" w:right="0" w:firstLine="0"/>
              <w:jc w:val="center"/>
            </w:pPr>
            <w:r>
              <w:rPr>
                <w:rFonts w:ascii="Times New Roman" w:hAnsi="Times New Roman" w:eastAsia="黑体"/>
                <w:b/>
                <w:sz w:val="21"/>
              </w:rPr>
              <w:t>工程含义</w:t>
            </w:r>
          </w:p>
        </w:tc>
        <w:tc>
          <w:tcPr>
            <w:tcW w:w="2506" w:type="dxa"/>
            <w:tcBorders>
              <w:bottom w:val="single" w:color="000000" w:sz="6" w:space="0"/>
            </w:tcBorders>
            <w:vAlign w:val="center"/>
          </w:tcPr>
          <w:p w14:paraId="54251C8D">
            <w:pPr>
              <w:keepNext/>
              <w:spacing w:before="20" w:after="20" w:line="240" w:lineRule="auto"/>
              <w:ind w:left="0" w:right="0" w:firstLine="0"/>
              <w:jc w:val="center"/>
            </w:pPr>
            <w:r>
              <w:rPr>
                <w:rFonts w:ascii="Times New Roman" w:hAnsi="Times New Roman" w:eastAsia="黑体"/>
                <w:b/>
                <w:sz w:val="21"/>
              </w:rPr>
              <w:t>管理建议</w:t>
            </w:r>
          </w:p>
        </w:tc>
      </w:tr>
      <w:tr w14:paraId="2263DB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vAlign w:val="center"/>
          </w:tcPr>
          <w:p w14:paraId="58FED1F2">
            <w:pPr>
              <w:spacing w:before="20" w:after="20" w:line="240" w:lineRule="auto"/>
              <w:ind w:left="0" w:right="0" w:firstLine="0"/>
              <w:jc w:val="center"/>
            </w:pPr>
            <w:r>
              <w:rPr>
                <w:rFonts w:ascii="Times New Roman" w:hAnsi="Times New Roman"/>
                <w:sz w:val="21"/>
              </w:rPr>
              <w:t>A级（安全）</w:t>
            </w:r>
          </w:p>
        </w:tc>
        <w:tc>
          <w:tcPr>
            <w:tcW w:w="2800" w:type="dxa"/>
            <w:vAlign w:val="center"/>
          </w:tcPr>
          <w:p w14:paraId="0D93F547">
            <w:pPr>
              <w:spacing w:before="20" w:after="20" w:line="240" w:lineRule="auto"/>
              <w:ind w:left="0" w:right="0" w:firstLine="0"/>
              <w:rPr>
                <w:lang w:eastAsia="zh-CN"/>
              </w:rPr>
            </w:pPr>
            <w:r>
              <w:rPr>
                <w:rFonts w:ascii="Times New Roman" w:hAnsi="Times New Roman"/>
                <w:i/>
                <w:sz w:val="21"/>
                <w:lang w:eastAsia="zh-CN"/>
              </w:rPr>
              <w:t>S</w:t>
            </w:r>
            <w:r>
              <w:rPr>
                <w:rFonts w:ascii="Times New Roman" w:hAnsi="Times New Roman"/>
                <w:sz w:val="21"/>
                <w:lang w:eastAsia="zh-CN"/>
              </w:rPr>
              <w:t xml:space="preserve"> ≥ 80，且未触发B级、C级门控</w:t>
            </w:r>
          </w:p>
        </w:tc>
        <w:tc>
          <w:tcPr>
            <w:tcW w:w="2700" w:type="dxa"/>
            <w:vAlign w:val="center"/>
          </w:tcPr>
          <w:p w14:paraId="74A849B4">
            <w:pPr>
              <w:spacing w:before="20" w:after="20" w:line="240" w:lineRule="auto"/>
              <w:ind w:left="0" w:right="0" w:firstLine="0"/>
              <w:rPr>
                <w:lang w:eastAsia="zh-CN"/>
              </w:rPr>
            </w:pPr>
            <w:r>
              <w:rPr>
                <w:rFonts w:ascii="Times New Roman" w:hAnsi="Times New Roman"/>
                <w:sz w:val="21"/>
                <w:lang w:eastAsia="zh-CN"/>
              </w:rPr>
              <w:t>渗流及相关验算满足要求，现场无确认异常</w:t>
            </w:r>
          </w:p>
        </w:tc>
        <w:tc>
          <w:tcPr>
            <w:tcW w:w="2506" w:type="dxa"/>
            <w:vAlign w:val="center"/>
          </w:tcPr>
          <w:p w14:paraId="36D014C4">
            <w:pPr>
              <w:spacing w:before="20" w:after="20" w:line="240" w:lineRule="auto"/>
              <w:ind w:left="0" w:right="0" w:firstLine="0"/>
            </w:pPr>
            <w:r>
              <w:rPr>
                <w:rFonts w:ascii="Times New Roman" w:hAnsi="Times New Roman"/>
                <w:sz w:val="21"/>
              </w:rPr>
              <w:t>常规巡查与观测</w:t>
            </w:r>
          </w:p>
        </w:tc>
      </w:tr>
      <w:tr w14:paraId="145AC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vAlign w:val="center"/>
          </w:tcPr>
          <w:p w14:paraId="7B807C27">
            <w:pPr>
              <w:spacing w:before="20" w:after="20" w:line="240" w:lineRule="auto"/>
              <w:ind w:left="0" w:right="0" w:firstLine="0"/>
              <w:jc w:val="center"/>
            </w:pPr>
            <w:r>
              <w:rPr>
                <w:rFonts w:ascii="Times New Roman" w:hAnsi="Times New Roman"/>
                <w:sz w:val="21"/>
              </w:rPr>
              <w:t>B级（基本安全）</w:t>
            </w:r>
          </w:p>
        </w:tc>
        <w:tc>
          <w:tcPr>
            <w:tcW w:w="2800" w:type="dxa"/>
            <w:vAlign w:val="center"/>
          </w:tcPr>
          <w:p w14:paraId="2F25FAE2">
            <w:pPr>
              <w:spacing w:before="20" w:after="20" w:line="240" w:lineRule="auto"/>
              <w:ind w:left="0" w:right="0" w:firstLine="0"/>
            </w:pPr>
            <w:r>
              <w:rPr>
                <w:rFonts w:ascii="Times New Roman" w:hAnsi="Times New Roman"/>
                <w:sz w:val="21"/>
              </w:rPr>
              <w:t xml:space="preserve">40 ≤ </w:t>
            </w:r>
            <w:r>
              <w:rPr>
                <w:rFonts w:ascii="Times New Roman" w:hAnsi="Times New Roman"/>
                <w:i/>
                <w:sz w:val="21"/>
              </w:rPr>
              <w:t>S</w:t>
            </w:r>
            <w:r>
              <w:rPr>
                <w:rFonts w:ascii="Times New Roman" w:hAnsi="Times New Roman"/>
                <w:sz w:val="21"/>
              </w:rPr>
              <w:t xml:space="preserve"> &lt; 80，或触发B级门控</w:t>
            </w:r>
          </w:p>
        </w:tc>
        <w:tc>
          <w:tcPr>
            <w:tcW w:w="2700" w:type="dxa"/>
            <w:vAlign w:val="center"/>
          </w:tcPr>
          <w:p w14:paraId="723C2FD2">
            <w:pPr>
              <w:spacing w:before="20" w:after="20" w:line="240" w:lineRule="auto"/>
              <w:ind w:left="0" w:right="0" w:firstLine="0"/>
              <w:rPr>
                <w:lang w:eastAsia="zh-CN"/>
              </w:rPr>
            </w:pPr>
            <w:r>
              <w:rPr>
                <w:rFonts w:ascii="Times New Roman" w:hAnsi="Times New Roman"/>
                <w:sz w:val="21"/>
                <w:lang w:eastAsia="zh-CN"/>
              </w:rPr>
              <w:t>存在接近临界的指标或明显缺陷</w:t>
            </w:r>
          </w:p>
        </w:tc>
        <w:tc>
          <w:tcPr>
            <w:tcW w:w="2506" w:type="dxa"/>
            <w:vAlign w:val="center"/>
          </w:tcPr>
          <w:p w14:paraId="4071F657">
            <w:pPr>
              <w:spacing w:before="20" w:after="20" w:line="240" w:lineRule="auto"/>
              <w:ind w:left="0" w:right="0" w:firstLine="0"/>
              <w:rPr>
                <w:lang w:eastAsia="zh-CN"/>
              </w:rPr>
            </w:pPr>
            <w:r>
              <w:rPr>
                <w:rFonts w:ascii="Times New Roman" w:hAnsi="Times New Roman"/>
                <w:sz w:val="21"/>
                <w:lang w:eastAsia="zh-CN"/>
              </w:rPr>
              <w:t>加强观测，复核相关指标，必要时加密巡检</w:t>
            </w:r>
          </w:p>
        </w:tc>
      </w:tr>
      <w:tr w14:paraId="573E2C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vAlign w:val="center"/>
          </w:tcPr>
          <w:p w14:paraId="613CB6FD">
            <w:pPr>
              <w:spacing w:before="20" w:after="20" w:line="240" w:lineRule="auto"/>
              <w:ind w:left="0" w:right="0" w:firstLine="0"/>
              <w:jc w:val="center"/>
            </w:pPr>
            <w:r>
              <w:rPr>
                <w:rFonts w:ascii="Times New Roman" w:hAnsi="Times New Roman"/>
                <w:sz w:val="21"/>
              </w:rPr>
              <w:t>C级（不安全）</w:t>
            </w:r>
          </w:p>
        </w:tc>
        <w:tc>
          <w:tcPr>
            <w:tcW w:w="2800" w:type="dxa"/>
            <w:vAlign w:val="center"/>
          </w:tcPr>
          <w:p w14:paraId="021E67D1">
            <w:pPr>
              <w:spacing w:before="20" w:after="20" w:line="240" w:lineRule="auto"/>
              <w:ind w:left="0" w:right="0" w:firstLine="0"/>
            </w:pPr>
            <w:r>
              <w:rPr>
                <w:rFonts w:ascii="Times New Roman" w:hAnsi="Times New Roman"/>
                <w:i/>
                <w:sz w:val="21"/>
              </w:rPr>
              <w:t>S</w:t>
            </w:r>
            <w:r>
              <w:rPr>
                <w:rFonts w:ascii="Times New Roman" w:hAnsi="Times New Roman"/>
                <w:sz w:val="21"/>
              </w:rPr>
              <w:t xml:space="preserve"> &lt; 40，或触发C级门控</w:t>
            </w:r>
          </w:p>
        </w:tc>
        <w:tc>
          <w:tcPr>
            <w:tcW w:w="2700" w:type="dxa"/>
            <w:vAlign w:val="center"/>
          </w:tcPr>
          <w:p w14:paraId="397253AB">
            <w:pPr>
              <w:spacing w:before="20" w:after="20" w:line="240" w:lineRule="auto"/>
              <w:ind w:left="0" w:right="0" w:firstLine="0"/>
              <w:rPr>
                <w:lang w:eastAsia="zh-CN"/>
              </w:rPr>
            </w:pPr>
            <w:r>
              <w:rPr>
                <w:rFonts w:ascii="Times New Roman" w:hAnsi="Times New Roman"/>
                <w:sz w:val="21"/>
                <w:lang w:eastAsia="zh-CN"/>
              </w:rPr>
              <w:t>关键指标达到临界，或存在确认险情</w:t>
            </w:r>
          </w:p>
        </w:tc>
        <w:tc>
          <w:tcPr>
            <w:tcW w:w="2506" w:type="dxa"/>
            <w:vAlign w:val="center"/>
          </w:tcPr>
          <w:p w14:paraId="15C3F7AD">
            <w:pPr>
              <w:spacing w:before="20" w:after="20" w:line="240" w:lineRule="auto"/>
              <w:ind w:left="0" w:right="0" w:firstLine="0"/>
              <w:rPr>
                <w:lang w:eastAsia="zh-CN"/>
              </w:rPr>
            </w:pPr>
            <w:r>
              <w:rPr>
                <w:rFonts w:ascii="Times New Roman" w:hAnsi="Times New Roman"/>
                <w:sz w:val="21"/>
                <w:lang w:eastAsia="zh-CN"/>
              </w:rPr>
              <w:t>立即复核，制定处置方案，汛期重点防守</w:t>
            </w:r>
          </w:p>
        </w:tc>
      </w:tr>
    </w:tbl>
    <w:p w14:paraId="05FADAB7">
      <w:pPr>
        <w:keepNext/>
        <w:spacing w:after="120" w:line="240" w:lineRule="auto"/>
        <w:ind w:firstLine="0"/>
        <w:jc w:val="center"/>
        <w:rPr>
          <w:lang w:eastAsia="zh-CN"/>
        </w:rPr>
      </w:pPr>
      <w:r>
        <w:rPr>
          <w:rFonts w:ascii="Times New Roman" w:hAnsi="Times New Roman"/>
          <w:sz w:val="21"/>
          <w:szCs w:val="21"/>
          <w:lang w:eastAsia="zh-CN"/>
        </w:rPr>
        <w:t>表5-17　物理硬门控与观测门控阈值</w:t>
      </w:r>
    </w:p>
    <w:p w14:paraId="29CB800F">
      <w:pPr>
        <w:keepNext/>
        <w:spacing w:after="120" w:line="240" w:lineRule="auto"/>
        <w:ind w:firstLine="0"/>
        <w:jc w:val="center"/>
        <w:rPr>
          <w:lang w:eastAsia="zh-CN"/>
        </w:rPr>
      </w:pPr>
      <w:r>
        <w:rPr>
          <w:rFonts w:ascii="Times New Roman" w:hAnsi="Times New Roman" w:cs="Times New Roman"/>
          <w:sz w:val="21"/>
          <w:szCs w:val="21"/>
          <w:lang w:eastAsia="zh-CN"/>
        </w:rPr>
        <w:t>Table 5-17 Thresholds of the physical hard gating and the observation gating</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0"/>
        <w:gridCol w:w="4600"/>
        <w:gridCol w:w="2606"/>
      </w:tblGrid>
      <w:tr w14:paraId="2F0F4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00" w:type="dxa"/>
            <w:tcBorders>
              <w:bottom w:val="single" w:color="000000" w:sz="6" w:space="0"/>
            </w:tcBorders>
            <w:vAlign w:val="center"/>
          </w:tcPr>
          <w:p w14:paraId="56746702">
            <w:pPr>
              <w:keepNext/>
              <w:spacing w:before="20" w:after="20" w:line="240" w:lineRule="auto"/>
              <w:ind w:left="0" w:right="0" w:firstLine="0"/>
              <w:jc w:val="center"/>
            </w:pPr>
            <w:r>
              <w:rPr>
                <w:rFonts w:ascii="Times New Roman" w:hAnsi="Times New Roman" w:eastAsia="黑体"/>
                <w:b/>
                <w:sz w:val="21"/>
              </w:rPr>
              <w:t>门控对象</w:t>
            </w:r>
          </w:p>
        </w:tc>
        <w:tc>
          <w:tcPr>
            <w:tcW w:w="4600" w:type="dxa"/>
            <w:tcBorders>
              <w:bottom w:val="single" w:color="000000" w:sz="6" w:space="0"/>
            </w:tcBorders>
            <w:vAlign w:val="center"/>
          </w:tcPr>
          <w:p w14:paraId="411B3FE7">
            <w:pPr>
              <w:keepNext/>
              <w:spacing w:before="20" w:after="20" w:line="240" w:lineRule="auto"/>
              <w:ind w:left="0" w:right="0" w:firstLine="0"/>
              <w:jc w:val="center"/>
            </w:pPr>
            <w:r>
              <w:rPr>
                <w:rFonts w:ascii="Times New Roman" w:hAnsi="Times New Roman" w:eastAsia="黑体"/>
                <w:b/>
                <w:sz w:val="21"/>
              </w:rPr>
              <w:t>阈值</w:t>
            </w:r>
          </w:p>
        </w:tc>
        <w:tc>
          <w:tcPr>
            <w:tcW w:w="2606" w:type="dxa"/>
            <w:tcBorders>
              <w:bottom w:val="single" w:color="000000" w:sz="6" w:space="0"/>
            </w:tcBorders>
            <w:vAlign w:val="center"/>
          </w:tcPr>
          <w:p w14:paraId="534285BC">
            <w:pPr>
              <w:keepNext/>
              <w:spacing w:before="20" w:after="20" w:line="240" w:lineRule="auto"/>
              <w:ind w:left="0" w:right="0" w:firstLine="0"/>
              <w:jc w:val="center"/>
            </w:pPr>
            <w:r>
              <w:rPr>
                <w:rFonts w:ascii="Times New Roman" w:hAnsi="Times New Roman" w:eastAsia="黑体"/>
                <w:b/>
                <w:sz w:val="21"/>
              </w:rPr>
              <w:t>依据</w:t>
            </w:r>
          </w:p>
        </w:tc>
      </w:tr>
      <w:tr w14:paraId="06CD6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1E482A64">
            <w:pPr>
              <w:spacing w:before="20" w:after="20" w:line="240" w:lineRule="auto"/>
              <w:ind w:left="0" w:right="0" w:firstLine="0"/>
            </w:pPr>
            <w:r>
              <w:rPr>
                <w:rFonts w:ascii="Times New Roman" w:hAnsi="Times New Roman"/>
                <w:sz w:val="21"/>
              </w:rPr>
              <w:t>渗流C1、C4、C5</w:t>
            </w:r>
          </w:p>
        </w:tc>
        <w:tc>
          <w:tcPr>
            <w:tcW w:w="4600" w:type="dxa"/>
            <w:vAlign w:val="center"/>
          </w:tcPr>
          <w:p w14:paraId="334DB158">
            <w:pPr>
              <w:spacing w:before="20" w:after="20" w:line="240" w:lineRule="auto"/>
              <w:ind w:left="0" w:right="0" w:firstLine="0"/>
              <w:rPr>
                <w:lang w:eastAsia="zh-CN"/>
              </w:rPr>
            </w:pPr>
            <w:r>
              <w:rPr>
                <w:rFonts w:ascii="Times New Roman" w:hAnsi="Times New Roman"/>
                <w:sz w:val="21"/>
                <w:lang w:eastAsia="zh-CN"/>
              </w:rPr>
              <w:t>坡降比≥0.8不优于B级；≥1.0为C级</w:t>
            </w:r>
          </w:p>
        </w:tc>
        <w:tc>
          <w:tcPr>
            <w:tcW w:w="2606" w:type="dxa"/>
            <w:vAlign w:val="center"/>
          </w:tcPr>
          <w:p w14:paraId="716C1017">
            <w:pPr>
              <w:spacing w:before="20" w:after="20" w:line="240" w:lineRule="auto"/>
              <w:ind w:left="0" w:right="0" w:firstLine="0"/>
            </w:pPr>
            <w:r>
              <w:rPr>
                <w:rFonts w:ascii="Times New Roman" w:hAnsi="Times New Roman"/>
                <w:sz w:val="21"/>
              </w:rPr>
              <w:t>Terzaghi判据</w:t>
            </w:r>
          </w:p>
        </w:tc>
      </w:tr>
      <w:tr w14:paraId="174EBE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3A0AA77A">
            <w:pPr>
              <w:spacing w:before="20" w:after="20" w:line="240" w:lineRule="auto"/>
              <w:ind w:left="0" w:right="0" w:firstLine="0"/>
            </w:pPr>
            <w:r>
              <w:rPr>
                <w:rFonts w:ascii="Times New Roman" w:hAnsi="Times New Roman"/>
                <w:sz w:val="21"/>
              </w:rPr>
              <w:t>抗滑D1、D2</w:t>
            </w:r>
          </w:p>
        </w:tc>
        <w:tc>
          <w:tcPr>
            <w:tcW w:w="4600" w:type="dxa"/>
            <w:vAlign w:val="center"/>
          </w:tcPr>
          <w:p w14:paraId="60B065C9">
            <w:pPr>
              <w:spacing w:before="20" w:after="20" w:line="240" w:lineRule="auto"/>
              <w:ind w:left="0" w:right="0" w:firstLine="0"/>
              <w:rPr>
                <w:lang w:eastAsia="zh-CN"/>
              </w:rPr>
            </w:pPr>
            <w:r>
              <w:rPr>
                <w:rFonts w:ascii="Times New Roman" w:hAnsi="Times New Roman"/>
                <w:sz w:val="21"/>
                <w:lang w:eastAsia="zh-CN"/>
              </w:rPr>
              <w:t>背水坡FoS&lt;1.35、临水坡FoS&lt;1.25不优于B级；FoS&lt;1.05为C级</w:t>
            </w:r>
          </w:p>
        </w:tc>
        <w:tc>
          <w:tcPr>
            <w:tcW w:w="2606" w:type="dxa"/>
            <w:vAlign w:val="center"/>
          </w:tcPr>
          <w:p w14:paraId="0DCCD9BC">
            <w:pPr>
              <w:spacing w:before="20" w:after="20" w:line="240" w:lineRule="auto"/>
              <w:ind w:left="0" w:right="0" w:firstLine="0"/>
            </w:pPr>
            <w:r>
              <w:rPr>
                <w:rFonts w:ascii="Times New Roman" w:hAnsi="Times New Roman"/>
                <w:sz w:val="21"/>
              </w:rPr>
              <w:t>GB 50286—2013</w:t>
            </w:r>
          </w:p>
        </w:tc>
      </w:tr>
      <w:tr w14:paraId="60712F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586A029F">
            <w:pPr>
              <w:spacing w:before="20" w:after="20" w:line="240" w:lineRule="auto"/>
              <w:ind w:left="0" w:right="0" w:firstLine="0"/>
            </w:pPr>
            <w:r>
              <w:rPr>
                <w:rFonts w:ascii="Times New Roman" w:hAnsi="Times New Roman"/>
                <w:sz w:val="21"/>
              </w:rPr>
              <w:t>超高B1</w:t>
            </w:r>
          </w:p>
        </w:tc>
        <w:tc>
          <w:tcPr>
            <w:tcW w:w="4600" w:type="dxa"/>
            <w:vAlign w:val="center"/>
          </w:tcPr>
          <w:p w14:paraId="505AF4FB">
            <w:pPr>
              <w:spacing w:before="20" w:after="20" w:line="240" w:lineRule="auto"/>
              <w:ind w:left="0" w:right="0" w:firstLine="0"/>
              <w:rPr>
                <w:lang w:eastAsia="zh-CN"/>
              </w:rPr>
            </w:pPr>
            <w:r>
              <w:rPr>
                <w:rFonts w:ascii="Times New Roman" w:hAnsi="Times New Roman"/>
                <w:sz w:val="21"/>
                <w:lang w:eastAsia="zh-CN"/>
              </w:rPr>
              <w:t>超高亏欠&gt;0不优于B级；低于设计洪水位或亏欠≥50%为C级</w:t>
            </w:r>
          </w:p>
        </w:tc>
        <w:tc>
          <w:tcPr>
            <w:tcW w:w="2606" w:type="dxa"/>
            <w:vAlign w:val="center"/>
          </w:tcPr>
          <w:p w14:paraId="3EB61A02">
            <w:pPr>
              <w:spacing w:before="20" w:after="20" w:line="240" w:lineRule="auto"/>
              <w:ind w:left="0" w:right="0" w:firstLine="0"/>
            </w:pPr>
            <w:r>
              <w:rPr>
                <w:rFonts w:ascii="Times New Roman" w:hAnsi="Times New Roman"/>
                <w:sz w:val="21"/>
              </w:rPr>
              <w:t>河堤2.0 m、湖堤2.5 m</w:t>
            </w:r>
          </w:p>
        </w:tc>
      </w:tr>
      <w:tr w14:paraId="283B4A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5C00FCB7">
            <w:pPr>
              <w:spacing w:before="20" w:after="20" w:line="240" w:lineRule="auto"/>
              <w:ind w:left="0" w:right="0" w:firstLine="0"/>
            </w:pPr>
            <w:r>
              <w:rPr>
                <w:rFonts w:ascii="Times New Roman" w:hAnsi="Times New Roman"/>
                <w:sz w:val="21"/>
              </w:rPr>
              <w:t>冲刷与穿堤建筑物</w:t>
            </w:r>
          </w:p>
        </w:tc>
        <w:tc>
          <w:tcPr>
            <w:tcW w:w="4600" w:type="dxa"/>
            <w:vAlign w:val="center"/>
          </w:tcPr>
          <w:p w14:paraId="7DB05FFB">
            <w:pPr>
              <w:spacing w:before="20" w:after="20" w:line="240" w:lineRule="auto"/>
              <w:ind w:left="0" w:right="0" w:firstLine="0"/>
              <w:rPr>
                <w:lang w:eastAsia="zh-CN"/>
              </w:rPr>
            </w:pPr>
            <w:r>
              <w:rPr>
                <w:rFonts w:ascii="Times New Roman" w:hAnsi="Times New Roman"/>
                <w:sz w:val="21"/>
                <w:lang w:eastAsia="zh-CN"/>
              </w:rPr>
              <w:t>D3≤70分或A3、B4、C6、D4≤60分不优于B级；得分为0为C级</w:t>
            </w:r>
          </w:p>
        </w:tc>
        <w:tc>
          <w:tcPr>
            <w:tcW w:w="2606" w:type="dxa"/>
            <w:vAlign w:val="center"/>
          </w:tcPr>
          <w:p w14:paraId="7518F4D5">
            <w:pPr>
              <w:spacing w:before="20" w:after="20" w:line="240" w:lineRule="auto"/>
              <w:ind w:left="0" w:right="0" w:firstLine="0"/>
            </w:pPr>
            <w:r>
              <w:rPr>
                <w:rFonts w:ascii="Times New Roman" w:hAnsi="Times New Roman"/>
                <w:sz w:val="21"/>
              </w:rPr>
              <w:t>原模型规则</w:t>
            </w:r>
          </w:p>
        </w:tc>
      </w:tr>
      <w:tr w14:paraId="2602C0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21A91F14">
            <w:pPr>
              <w:spacing w:before="20" w:after="20" w:line="240" w:lineRule="auto"/>
              <w:ind w:left="0" w:right="0" w:firstLine="0"/>
            </w:pPr>
            <w:r>
              <w:rPr>
                <w:rFonts w:ascii="Times New Roman" w:hAnsi="Times New Roman"/>
                <w:sz w:val="21"/>
              </w:rPr>
              <w:t>沉降A5</w:t>
            </w:r>
          </w:p>
        </w:tc>
        <w:tc>
          <w:tcPr>
            <w:tcW w:w="4600" w:type="dxa"/>
            <w:vAlign w:val="center"/>
          </w:tcPr>
          <w:p w14:paraId="14B4F948">
            <w:pPr>
              <w:spacing w:before="20" w:after="20" w:line="240" w:lineRule="auto"/>
              <w:ind w:left="0" w:right="0" w:firstLine="0"/>
              <w:rPr>
                <w:lang w:eastAsia="zh-CN"/>
              </w:rPr>
            </w:pPr>
            <w:r>
              <w:rPr>
                <w:rFonts w:ascii="Times New Roman" w:hAnsi="Times New Roman"/>
                <w:sz w:val="21"/>
                <w:lang w:eastAsia="zh-CN"/>
              </w:rPr>
              <w:t>沉降&gt;15 cm或沉降差&gt;5 cm不优于B级；超过1.5倍为C级</w:t>
            </w:r>
          </w:p>
        </w:tc>
        <w:tc>
          <w:tcPr>
            <w:tcW w:w="2606" w:type="dxa"/>
            <w:vAlign w:val="center"/>
          </w:tcPr>
          <w:p w14:paraId="78DB0F5A">
            <w:pPr>
              <w:spacing w:before="20" w:after="20" w:line="240" w:lineRule="auto"/>
              <w:ind w:left="0" w:right="0" w:firstLine="0"/>
            </w:pPr>
            <w:r>
              <w:rPr>
                <w:rFonts w:ascii="Times New Roman" w:hAnsi="Times New Roman"/>
                <w:sz w:val="21"/>
              </w:rPr>
              <w:t>原模型配置</w:t>
            </w:r>
          </w:p>
        </w:tc>
      </w:tr>
      <w:tr w14:paraId="274A65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0F4F029D">
            <w:pPr>
              <w:spacing w:before="20" w:after="20" w:line="240" w:lineRule="auto"/>
              <w:ind w:left="0" w:right="0" w:firstLine="0"/>
            </w:pPr>
            <w:r>
              <w:rPr>
                <w:rFonts w:ascii="Times New Roman" w:hAnsi="Times New Roman"/>
                <w:sz w:val="21"/>
              </w:rPr>
              <w:t>观测门控</w:t>
            </w:r>
          </w:p>
        </w:tc>
        <w:tc>
          <w:tcPr>
            <w:tcW w:w="4600" w:type="dxa"/>
            <w:vAlign w:val="center"/>
          </w:tcPr>
          <w:p w14:paraId="4ACFE51C">
            <w:pPr>
              <w:spacing w:before="20" w:after="20" w:line="240" w:lineRule="auto"/>
              <w:ind w:left="0" w:right="0" w:firstLine="0"/>
              <w:rPr>
                <w:lang w:eastAsia="zh-CN"/>
              </w:rPr>
            </w:pPr>
            <w:r>
              <w:rPr>
                <w:rFonts w:ascii="Times New Roman" w:hAnsi="Times New Roman"/>
                <w:sz w:val="21"/>
                <w:lang w:eastAsia="zh-CN"/>
              </w:rPr>
              <w:t xml:space="preserve">带砂冒水、集中成簇、重复3次或 </w:t>
            </w:r>
            <w:r>
              <w:rPr>
                <w:rFonts w:ascii="Times New Roman" w:hAnsi="Times New Roman"/>
                <w:i/>
                <w:sz w:val="21"/>
                <w:lang w:eastAsia="zh-CN"/>
              </w:rPr>
              <w:t>D</w:t>
            </w:r>
            <w:r>
              <w:rPr>
                <w:rFonts w:ascii="Times New Roman" w:hAnsi="Times New Roman"/>
                <w:sz w:val="21"/>
                <w:lang w:eastAsia="zh-CN"/>
              </w:rPr>
              <w:t xml:space="preserve"> &gt; 3 为C级；敏感部位、2点及以上、重复2次或 </w:t>
            </w:r>
            <w:r>
              <w:rPr>
                <w:rFonts w:ascii="Times New Roman" w:hAnsi="Times New Roman"/>
                <w:i/>
                <w:sz w:val="21"/>
                <w:lang w:eastAsia="zh-CN"/>
              </w:rPr>
              <w:t>D</w:t>
            </w:r>
            <w:r>
              <w:rPr>
                <w:rFonts w:ascii="Times New Roman" w:hAnsi="Times New Roman"/>
                <w:sz w:val="21"/>
                <w:lang w:eastAsia="zh-CN"/>
              </w:rPr>
              <w:t xml:space="preserve"> &gt; 1 不优于B级</w:t>
            </w:r>
          </w:p>
        </w:tc>
        <w:tc>
          <w:tcPr>
            <w:tcW w:w="2606" w:type="dxa"/>
            <w:vAlign w:val="center"/>
          </w:tcPr>
          <w:p w14:paraId="442D027D">
            <w:pPr>
              <w:spacing w:before="20" w:after="20" w:line="240" w:lineRule="auto"/>
              <w:ind w:left="0" w:right="0" w:firstLine="0"/>
              <w:rPr>
                <w:lang w:eastAsia="zh-CN"/>
              </w:rPr>
            </w:pPr>
            <w:r>
              <w:rPr>
                <w:rFonts w:ascii="Times New Roman" w:hAnsi="Times New Roman"/>
                <w:sz w:val="21"/>
                <w:lang w:eastAsia="zh-CN"/>
              </w:rPr>
              <w:t>仅由可采纳的确认事件触发</w:t>
            </w:r>
          </w:p>
        </w:tc>
      </w:tr>
    </w:tbl>
    <w:p w14:paraId="2428DE07">
      <w:pPr>
        <w:spacing w:after="0" w:line="360" w:lineRule="auto"/>
        <w:rPr>
          <w:lang w:eastAsia="zh-CN"/>
        </w:rPr>
      </w:pPr>
      <w:r>
        <w:rPr>
          <w:rFonts w:ascii="Times New Roman" w:hAnsi="Times New Roman"/>
          <w:lang w:eastAsia="zh-CN"/>
        </w:rPr>
        <w:t xml:space="preserve">门控阈值中，渗流门控与第4章的出口分级可以直接衔接。渗流计算按出口向上出逸梯度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将潜在管涌通道分为Ⅰ级（</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&lt; 0.825）、Ⅱ级（0.825 ≤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&lt; 1.03125）和Ⅲ级（</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 1.03125），区间端点对应 </w:t>
      </w:r>
      <w:r>
        <w:rPr>
          <w:rFonts w:ascii="Times New Roman" w:hAnsi="Times New Roman"/>
          <w:i/>
          <w:lang w:eastAsia="zh-CN"/>
        </w:rPr>
        <w:t>G</w:t>
      </w:r>
      <w:r>
        <w:rPr>
          <w:rFonts w:ascii="Times New Roman" w:hAnsi="Times New Roman"/>
          <w:i/>
          <w:vertAlign w:val="subscript"/>
          <w:lang w:eastAsia="zh-CN"/>
        </w:rPr>
        <w:t>s</w:t>
      </w:r>
      <w:r>
        <w:rPr>
          <w:rFonts w:ascii="Times New Roman" w:hAnsi="Times New Roman"/>
          <w:lang w:eastAsia="zh-CN"/>
        </w:rPr>
        <w:t xml:space="preserve"> = 2.65、</w:t>
      </w:r>
      <w:r>
        <w:rPr>
          <w:rFonts w:ascii="Times New Roman" w:hAnsi="Times New Roman"/>
          <w:i/>
          <w:lang w:eastAsia="zh-CN"/>
        </w:rPr>
        <w:t>e</w:t>
      </w:r>
      <w:r>
        <w:rPr>
          <w:rFonts w:ascii="Times New Roman" w:hAnsi="Times New Roman"/>
          <w:lang w:eastAsia="zh-CN"/>
        </w:rPr>
        <w:t xml:space="preserve"> = 0.6～1.0时的临界梯度。由于 0.825/1.03125 = 0.8，该分级可直接换算为C1门控：Ⅲ级出口在该孔隙比范围内恒有 </w:t>
      </w:r>
      <w:r>
        <w:rPr>
          <w:rFonts w:ascii="Times New Roman" w:hAnsi="Times New Roman"/>
          <w:i/>
          <w:lang w:eastAsia="zh-CN"/>
        </w:rPr>
        <w:t>R</w:t>
      </w:r>
      <w:r>
        <w:rPr>
          <w:rFonts w:ascii="Times New Roman" w:hAnsi="Times New Roman"/>
          <w:lang w:eastAsia="zh-CN"/>
        </w:rPr>
        <w:t xml:space="preserve"> ≥ 1，确定触发C级门控；Ⅱ级出口恒有 </w:t>
      </w:r>
      <w:r>
        <w:rPr>
          <w:rFonts w:ascii="Times New Roman" w:hAnsi="Times New Roman"/>
          <w:i/>
          <w:lang w:eastAsia="zh-CN"/>
        </w:rPr>
        <w:t>R</w:t>
      </w:r>
      <w:r>
        <w:rPr>
          <w:rFonts w:ascii="Times New Roman" w:hAnsi="Times New Roman"/>
          <w:lang w:eastAsia="zh-CN"/>
        </w:rPr>
        <w:t xml:space="preserve"> ≥ 0.8，确定触发B级门控并可能达到C级；Ⅰ级出口不会触发C级门控，但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 0.66 时可能触发B级门控。取得出口土层的实测孔隙比后，可能部分即转为确定部分。</w:t>
      </w:r>
    </w:p>
    <w:p w14:paraId="7DD30962">
      <w:pPr>
        <w:spacing w:after="0" w:line="360" w:lineRule="auto"/>
        <w:rPr>
          <w:lang w:eastAsia="zh-CN"/>
        </w:rPr>
      </w:pPr>
      <w:r>
        <w:rPr>
          <w:rFonts w:ascii="Times New Roman" w:hAnsi="Times New Roman"/>
          <w:lang w:eastAsia="zh-CN"/>
        </w:rPr>
        <w:t xml:space="preserve">等级只说明安全状态，管理端还需要知道结论的把握程度。为将等级与证据充分程度一并传递，设置三级预警（表5-18）：同为B级结论，证据完整时为三级预警，关键证据缺失或有待复核候选时升为二级。复核门阈值取 </w:t>
      </w:r>
      <w:r>
        <w:rPr>
          <w:rFonts w:ascii="Times New Roman" w:hAnsi="Times New Roman"/>
          <w:i/>
          <w:lang w:eastAsia="zh-CN"/>
        </w:rPr>
        <w:t>u</w:t>
      </w:r>
      <w:r>
        <w:rPr>
          <w:rFonts w:ascii="Times New Roman" w:hAnsi="Times New Roman"/>
          <w:lang w:eastAsia="zh-CN"/>
        </w:rPr>
        <w:t xml:space="preserve"> = 0.50，即随机森林三类概率的最大值低于0.50或存在巡检候选时转人工复核。</w:t>
      </w:r>
      <w:ins w:id="900038" w:author="Claude" w:date="2026-10-28T00:00:00Z">
        <w:r>
          <w:rPr>
            <w:rFonts w:ascii="Times New Roman" w:hAnsi="Times New Roman"/>
            <w:lang w:eastAsia="zh-CN"/>
          </w:rPr>
          <w:t>平台显示时，预警与安全等级共用红色、琥珀色和蓝色三种色相，一级预警为红色，二级、三级预警为琥珀色并以文字标注区分，常规状态为蓝色。</w:t>
        </w:r>
      </w:ins>
      <w:r>
        <w:rPr>
          <w:rFonts w:ascii="Times New Roman" w:hAnsi="Times New Roman"/>
          <w:lang w:eastAsia="zh-CN"/>
        </w:rPr>
        <w:t xml:space="preserve">表5-16至表5-18的阈值来自原模型配置、规范允许值和本章建议，尚未用真实后果标定，正式应用前须与适用规范和管理单位预案衔接，并经历史险情回溯检验。</w:t>
      </w:r>
    </w:p>
    <w:p w14:paraId="71F33CF6">
      <w:pPr>
        <w:keepNext/>
        <w:spacing w:after="120" w:line="240" w:lineRule="auto"/>
        <w:ind w:firstLine="0"/>
        <w:jc w:val="center"/>
        <w:rPr>
          <w:lang w:eastAsia="zh-CN"/>
        </w:rPr>
      </w:pPr>
      <w:r>
        <w:rPr>
          <w:rFonts w:ascii="Times New Roman" w:hAnsi="Times New Roman"/>
          <w:sz w:val="21"/>
          <w:szCs w:val="21"/>
          <w:lang w:eastAsia="zh-CN"/>
        </w:rPr>
        <w:t>表5-18　预警分级与响应建议</w:t>
      </w:r>
    </w:p>
    <w:p w14:paraId="3157D906">
      <w:pPr>
        <w:keepNext/>
        <w:spacing w:after="120" w:line="240" w:lineRule="auto"/>
        <w:ind w:firstLine="0"/>
        <w:jc w:val="center"/>
        <w:rPr>
          <w:lang w:eastAsia="zh-CN"/>
        </w:rPr>
      </w:pPr>
      <w:r>
        <w:rPr>
          <w:rFonts w:ascii="Times New Roman" w:hAnsi="Times New Roman" w:cs="Times New Roman"/>
          <w:sz w:val="21"/>
          <w:szCs w:val="21"/>
          <w:lang w:eastAsia="zh-CN"/>
        </w:rPr>
        <w:t>Table 5-18 Early warning levels and response recommendations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4500"/>
        <w:gridCol w:w="3606"/>
      </w:tblGrid>
      <w:tr w14:paraId="38843C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6D746535">
            <w:pPr>
              <w:keepNext/>
              <w:spacing w:before="20" w:after="20" w:line="240" w:lineRule="auto"/>
              <w:ind w:left="0" w:right="0" w:firstLine="0"/>
              <w:jc w:val="center"/>
            </w:pPr>
            <w:r>
              <w:rPr>
                <w:rFonts w:ascii="Times New Roman" w:hAnsi="Times New Roman" w:eastAsia="黑体"/>
                <w:b/>
                <w:sz w:val="21"/>
              </w:rPr>
              <w:t>预警级别</w:t>
            </w:r>
          </w:p>
        </w:tc>
        <w:tc>
          <w:tcPr>
            <w:tcW w:w="4500" w:type="dxa"/>
            <w:tcBorders>
              <w:bottom w:val="single" w:color="000000" w:sz="6" w:space="0"/>
            </w:tcBorders>
            <w:vAlign w:val="center"/>
          </w:tcPr>
          <w:p w14:paraId="0236FE1E">
            <w:pPr>
              <w:keepNext/>
              <w:spacing w:before="20" w:after="20" w:line="240" w:lineRule="auto"/>
              <w:ind w:left="0" w:right="0" w:firstLine="0"/>
              <w:jc w:val="center"/>
            </w:pPr>
            <w:r>
              <w:rPr>
                <w:rFonts w:ascii="Times New Roman" w:hAnsi="Times New Roman" w:eastAsia="黑体"/>
                <w:b/>
                <w:sz w:val="21"/>
              </w:rPr>
              <w:t>触发条件</w:t>
            </w:r>
          </w:p>
        </w:tc>
        <w:tc>
          <w:tcPr>
            <w:tcW w:w="3606" w:type="dxa"/>
            <w:tcBorders>
              <w:bottom w:val="single" w:color="000000" w:sz="6" w:space="0"/>
            </w:tcBorders>
            <w:vAlign w:val="center"/>
          </w:tcPr>
          <w:p w14:paraId="6ADACAA4">
            <w:pPr>
              <w:keepNext/>
              <w:spacing w:before="20" w:after="20" w:line="240" w:lineRule="auto"/>
              <w:ind w:left="0" w:right="0" w:firstLine="0"/>
              <w:jc w:val="center"/>
            </w:pPr>
            <w:r>
              <w:rPr>
                <w:rFonts w:ascii="Times New Roman" w:hAnsi="Times New Roman" w:eastAsia="黑体"/>
                <w:b/>
                <w:sz w:val="21"/>
              </w:rPr>
              <w:t>响应建议</w:t>
            </w:r>
          </w:p>
        </w:tc>
      </w:tr>
      <w:tr w14:paraId="0DCC92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40450EA">
            <w:pPr>
              <w:spacing w:before="20" w:after="20" w:line="240" w:lineRule="auto"/>
              <w:ind w:left="0" w:right="0" w:firstLine="0"/>
              <w:jc w:val="center"/>
            </w:pPr>
            <w:r>
              <w:rPr>
                <w:rFonts w:ascii="Times New Roman" w:hAnsi="Times New Roman"/>
                <w:sz w:val="21"/>
              </w:rPr>
              <w:t xml:space="preserve">一级</w:t>
            </w:r>
            <w:del w:id="900031" w:author="Claude" w:date="2026-10-28T00:00:00Z">
              <w:r>
                <w:rPr>
                  <w:rFonts w:ascii="Times New Roman" w:hAnsi="Times New Roman"/>
                  <w:sz w:val="21"/>
                </w:rPr>
                <w:delText xml:space="preserve">（红）</w:delText>
              </w:r>
            </w:del>
            <w:ins w:id="900032" w:author="Claude" w:date="2026-10-28T00:00:00Z">
              <w:r>
                <w:rPr>
                  <w:rFonts w:ascii="Times New Roman" w:hAnsi="Times New Roman"/>
                  <w:sz w:val="21"/>
                </w:rPr>
                <w:t>（红色）</w:t>
              </w:r>
            </w:ins>
          </w:p>
        </w:tc>
        <w:tc>
          <w:tcPr>
            <w:tcW w:w="4500" w:type="dxa"/>
            <w:vAlign w:val="center"/>
          </w:tcPr>
          <w:p w14:paraId="33D5063E">
            <w:pPr>
              <w:spacing w:before="20" w:after="20" w:line="240" w:lineRule="auto"/>
              <w:ind w:left="0" w:right="0" w:firstLine="0"/>
              <w:rPr>
                <w:lang w:eastAsia="zh-CN"/>
              </w:rPr>
            </w:pPr>
            <w:r>
              <w:rPr>
                <w:rFonts w:ascii="Times New Roman" w:hAnsi="Times New Roman"/>
                <w:sz w:val="21"/>
                <w:lang w:eastAsia="zh-CN"/>
              </w:rPr>
              <w:t>确定C级，或存在空间确定的确认管涌事件</w:t>
            </w:r>
          </w:p>
        </w:tc>
        <w:tc>
          <w:tcPr>
            <w:tcW w:w="3606" w:type="dxa"/>
            <w:vAlign w:val="center"/>
          </w:tcPr>
          <w:p w14:paraId="3A4D3FAB">
            <w:pPr>
              <w:spacing w:before="20" w:after="20" w:line="240" w:lineRule="auto"/>
              <w:ind w:left="0" w:right="0" w:firstLine="0"/>
              <w:rPr>
                <w:lang w:eastAsia="zh-CN"/>
              </w:rPr>
            </w:pPr>
            <w:r>
              <w:rPr>
                <w:rFonts w:ascii="Times New Roman" w:hAnsi="Times New Roman"/>
                <w:sz w:val="21"/>
                <w:lang w:eastAsia="zh-CN"/>
              </w:rPr>
              <w:t>立即上报，组织现场复核与处置准备</w:t>
            </w:r>
          </w:p>
        </w:tc>
      </w:tr>
      <w:tr w14:paraId="2EC6DC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C345B03">
            <w:pPr>
              <w:spacing w:before="20" w:after="20" w:line="240" w:lineRule="auto"/>
              <w:ind w:left="0" w:right="0" w:firstLine="0"/>
              <w:jc w:val="center"/>
            </w:pPr>
            <w:r>
              <w:rPr>
                <w:rFonts w:ascii="Times New Roman" w:hAnsi="Times New Roman"/>
                <w:sz w:val="21"/>
              </w:rPr>
              <w:t xml:space="preserve">二级</w:t>
            </w:r>
            <w:del w:id="900033" w:author="Claude" w:date="2026-10-28T00:00:00Z">
              <w:r>
                <w:rPr>
                  <w:rFonts w:ascii="Times New Roman" w:hAnsi="Times New Roman"/>
                  <w:sz w:val="21"/>
                </w:rPr>
                <w:delText xml:space="preserve">（橙）</w:delText>
              </w:r>
            </w:del>
            <w:ins w:id="900034" w:author="Claude" w:date="2026-10-28T00:00:00Z">
              <w:r>
                <w:rPr>
                  <w:rFonts w:ascii="Times New Roman" w:hAnsi="Times New Roman"/>
                  <w:sz w:val="21"/>
                </w:rPr>
                <w:t>（琥珀色）</w:t>
              </w:r>
            </w:ins>
          </w:p>
        </w:tc>
        <w:tc>
          <w:tcPr>
            <w:tcW w:w="4500" w:type="dxa"/>
            <w:vAlign w:val="center"/>
          </w:tcPr>
          <w:p w14:paraId="1132A03A">
            <w:pPr>
              <w:spacing w:before="20" w:after="20" w:line="240" w:lineRule="auto"/>
              <w:ind w:left="0" w:right="0" w:firstLine="0"/>
              <w:rPr>
                <w:lang w:eastAsia="zh-CN"/>
              </w:rPr>
            </w:pPr>
            <w:r>
              <w:rPr>
                <w:rFonts w:ascii="Times New Roman" w:hAnsi="Times New Roman"/>
                <w:sz w:val="21"/>
                <w:lang w:eastAsia="zh-CN"/>
              </w:rPr>
              <w:t>等级可能上限为C级（存在候选、疑似或关键证据缺失），或B级且某坡降比在0.8～1.0之间</w:t>
            </w:r>
          </w:p>
        </w:tc>
        <w:tc>
          <w:tcPr>
            <w:tcW w:w="3606" w:type="dxa"/>
            <w:vAlign w:val="center"/>
          </w:tcPr>
          <w:p w14:paraId="2F635AFB">
            <w:pPr>
              <w:spacing w:before="20" w:after="20" w:line="240" w:lineRule="auto"/>
              <w:ind w:left="0" w:right="0" w:firstLine="0"/>
              <w:rPr>
                <w:lang w:eastAsia="zh-CN"/>
              </w:rPr>
            </w:pPr>
            <w:r>
              <w:rPr>
                <w:rFonts w:ascii="Times New Roman" w:hAnsi="Times New Roman"/>
                <w:sz w:val="21"/>
                <w:lang w:eastAsia="zh-CN"/>
              </w:rPr>
              <w:t>限期复核，加密巡检，补齐证据</w:t>
            </w:r>
          </w:p>
        </w:tc>
      </w:tr>
      <w:tr w14:paraId="67928B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9E34549">
            <w:pPr>
              <w:spacing w:before="20" w:after="20" w:line="240" w:lineRule="auto"/>
              <w:ind w:left="0" w:right="0" w:firstLine="0"/>
              <w:jc w:val="center"/>
            </w:pPr>
            <w:r>
              <w:rPr>
                <w:rFonts w:ascii="Times New Roman" w:hAnsi="Times New Roman"/>
                <w:sz w:val="21"/>
              </w:rPr>
              <w:t xml:space="preserve">三级</w:t>
            </w:r>
            <w:del w:id="900035" w:author="Claude" w:date="2026-10-28T00:00:00Z">
              <w:r>
                <w:rPr>
                  <w:rFonts w:ascii="Times New Roman" w:hAnsi="Times New Roman"/>
                  <w:sz w:val="21"/>
                </w:rPr>
                <w:delText xml:space="preserve">（黄）</w:delText>
              </w:r>
            </w:del>
            <w:ins w:id="900036" w:author="Claude" w:date="2026-10-28T00:00:00Z">
              <w:r>
                <w:rPr>
                  <w:rFonts w:ascii="Times New Roman" w:hAnsi="Times New Roman"/>
                  <w:sz w:val="21"/>
                </w:rPr>
                <w:t>（琥珀色）</w:t>
              </w:r>
            </w:ins>
          </w:p>
        </w:tc>
        <w:tc>
          <w:tcPr>
            <w:tcW w:w="4500" w:type="dxa"/>
            <w:vAlign w:val="center"/>
          </w:tcPr>
          <w:p w14:paraId="7C4ED872">
            <w:pPr>
              <w:spacing w:before="20" w:after="20" w:line="240" w:lineRule="auto"/>
              <w:ind w:left="0" w:right="0" w:firstLine="0"/>
            </w:pPr>
            <w:r>
              <w:rPr>
                <w:rFonts w:ascii="Times New Roman" w:hAnsi="Times New Roman"/>
                <w:sz w:val="21"/>
              </w:rPr>
              <w:t>确定B级</w:t>
            </w:r>
          </w:p>
        </w:tc>
        <w:tc>
          <w:tcPr>
            <w:tcW w:w="3606" w:type="dxa"/>
            <w:vAlign w:val="center"/>
          </w:tcPr>
          <w:p w14:paraId="458D3797">
            <w:pPr>
              <w:spacing w:before="20" w:after="20" w:line="240" w:lineRule="auto"/>
              <w:ind w:left="0" w:right="0" w:firstLine="0"/>
            </w:pPr>
            <w:r>
              <w:rPr>
                <w:rFonts w:ascii="Times New Roman" w:hAnsi="Times New Roman"/>
                <w:sz w:val="21"/>
              </w:rPr>
              <w:t>加强观测，按期复核</w:t>
            </w:r>
          </w:p>
        </w:tc>
      </w:tr>
      <w:tr w14:paraId="78AFD9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59D0158">
            <w:pPr>
              <w:spacing w:before="20" w:after="20" w:line="240" w:lineRule="auto"/>
              <w:ind w:left="0" w:right="0" w:firstLine="0"/>
              <w:jc w:val="center"/>
            </w:pPr>
            <w:r>
              <w:rPr>
                <w:rFonts w:ascii="Times New Roman" w:hAnsi="Times New Roman"/>
                <w:sz w:val="21"/>
              </w:rPr>
              <w:t>常规</w:t>
            </w:r>
            <w:ins w:id="900037" w:author="Claude" w:date="2026-10-28T00:00:00Z">
              <w:r>
                <w:rPr>
                  <w:rFonts w:ascii="Times New Roman" w:hAnsi="Times New Roman"/>
                  <w:sz w:val="21"/>
                </w:rPr>
                <w:t>（蓝色）</w:t>
              </w:r>
            </w:ins>
          </w:p>
        </w:tc>
        <w:tc>
          <w:tcPr>
            <w:tcW w:w="4500" w:type="dxa"/>
            <w:vAlign w:val="center"/>
          </w:tcPr>
          <w:p w14:paraId="06D93F1F">
            <w:pPr>
              <w:spacing w:before="20" w:after="20" w:line="240" w:lineRule="auto"/>
              <w:ind w:left="0" w:right="0" w:firstLine="0"/>
              <w:rPr>
                <w:lang w:eastAsia="zh-CN"/>
              </w:rPr>
            </w:pPr>
            <w:r>
              <w:rPr>
                <w:rFonts w:ascii="Times New Roman" w:hAnsi="Times New Roman"/>
                <w:sz w:val="21"/>
                <w:lang w:eastAsia="zh-CN"/>
              </w:rPr>
              <w:t>确定A级，且巡检覆盖完整</w:t>
            </w:r>
          </w:p>
        </w:tc>
        <w:tc>
          <w:tcPr>
            <w:tcW w:w="3606" w:type="dxa"/>
            <w:vAlign w:val="center"/>
          </w:tcPr>
          <w:p w14:paraId="02D38872">
            <w:pPr>
              <w:spacing w:before="20" w:after="20" w:line="240" w:lineRule="auto"/>
              <w:ind w:left="0" w:right="0" w:firstLine="0"/>
            </w:pPr>
            <w:r>
              <w:rPr>
                <w:rFonts w:ascii="Times New Roman" w:hAnsi="Times New Roman"/>
                <w:sz w:val="21"/>
              </w:rPr>
              <w:t>常规巡查</w:t>
            </w:r>
          </w:p>
        </w:tc>
      </w:tr>
    </w:tbl>
    <w:p w14:paraId="5D829449">
      <w:pPr>
        <w:pStyle w:val="6"/>
        <w:spacing w:after="0" w:line="360" w:lineRule="auto"/>
      </w:pPr>
      <w:r>
        <w:rPr>
          <w:rFonts w:ascii="Times New Roman" w:hAnsi="Times New Roman"/>
        </w:rPr>
        <w:t xml:space="preserve">5.3.1.5 </w:t>
      </w:r>
      <w:r>
        <w:t>参数与指标敏感性</w:t>
      </w:r>
    </w:p>
    <w:p w14:paraId="4D0C413E">
      <w:pPr>
        <w:spacing w:after="0" w:line="360" w:lineRule="auto"/>
        <w:rPr>
          <w:lang w:eastAsia="zh-CN"/>
        </w:rPr>
      </w:pPr>
      <w:r>
        <w:rPr>
          <w:rFonts w:ascii="Times New Roman" w:hAnsi="Times New Roman"/>
          <w:lang w:eastAsia="zh-CN"/>
        </w:rPr>
        <w:t xml:space="preserve">规则链中短板系数 </w:t>
      </w:r>
      <w:r>
        <w:rPr>
          <w:rFonts w:ascii="Times New Roman" w:hAnsi="Times New Roman"/>
          <w:i/>
        </w:rPr>
        <w:t>α</w:t>
      </w:r>
      <w:r>
        <w:rPr>
          <w:rFonts w:ascii="Times New Roman" w:hAnsi="Times New Roman"/>
          <w:lang w:eastAsia="zh-CN"/>
        </w:rPr>
        <w:t xml:space="preserve"> 和各指标的取值对结论的影响程度，决定了评价结果的稳定性以及资料收集的重点。为此，评价程序</w:t>
      </w:r>
      <w:del w:id="900056" w:author="Claude" w:date="2026-10-28T00:00:00Z">
        <w:r>
          <w:rPr>
            <w:rFonts w:ascii="Times New Roman" w:hAnsi="Times New Roman"/>
            <w:lang w:eastAsia="zh-CN"/>
          </w:rPr>
          <w:delText xml:space="preserve">在875条受控情景记录上</w:delText>
        </w:r>
      </w:del>
      <w:ins w:id="900057" w:author="Claude" w:date="2026-10-28T00:00:00Z">
        <w:r>
          <w:rPr>
            <w:rFonts w:ascii="Times New Roman" w:hAnsi="Times New Roman"/>
            <w:lang w:eastAsia="zh-CN"/>
          </w:rPr>
          <w:t>在875条受控情景记录（设定方法见5.3.2.2节）上</w:t>
        </w:r>
      </w:ins>
      <w:r>
        <w:rPr>
          <w:rFonts w:ascii="Times New Roman" w:hAnsi="Times New Roman"/>
          <w:lang w:eastAsia="zh-CN"/>
        </w:rPr>
        <w:t xml:space="preserve">改变 </w:t>
      </w:r>
      <w:r>
        <w:rPr>
          <w:rFonts w:ascii="Times New Roman" w:hAnsi="Times New Roman"/>
          <w:i/>
        </w:rPr>
        <w:t>α</w:t>
      </w:r>
      <w:r>
        <w:rPr>
          <w:rFonts w:ascii="Times New Roman" w:hAnsi="Times New Roman"/>
          <w:lang w:eastAsia="zh-CN"/>
        </w:rPr>
        <w:t>，并以一条安全基准记录为起点逐项改变单个指标，结果如图5-15所示。</w:t>
      </w:r>
    </w:p>
    <w:p w14:paraId="0D358F27">
      <w:pPr>
        <w:keepNext/>
        <w:spacing w:before="120" w:after="0" w:line="240" w:lineRule="auto"/>
        <w:jc w:val="center"/>
      </w:pPr>
      <w:r>
        <w:rPr>
          <w:lang w:eastAsia="zh-CN"/>
        </w:rPr>
        <w:drawing>
          <wp:inline distT="0" distB="0" distL="0" distR="0">
            <wp:extent cx="4846320" cy="2209165"/>
            <wp:effectExtent l="0" t="0" r="0" b="0"/>
            <wp:docPr id="105" name="图片 2128578381" descr="图5-15  规则链的短板系数敏感性与单指标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128578381" descr="图5-15  规则链的短板系数敏感性与单指标敏感性"/>
                    <pic:cNvPicPr>
                      <a:picLocks noChangeAspect="1"/>
                    </pic:cNvPicPr>
                  </pic:nvPicPr>
                  <pic:blipFill>
                    <a:blip r:embed="rId178"/>
                    <a:stretch>
                      <a:fillRect/>
                    </a:stretch>
                  </pic:blipFill>
                  <pic:spPr>
                    <a:xfrm>
                      <a:off x="0" y="0"/>
                      <a:ext cx="4846320" cy="2209351"/>
                    </a:xfrm>
                    <a:prstGeom prst="rect">
                      <a:avLst/>
                    </a:prstGeom>
                  </pic:spPr>
                </pic:pic>
              </a:graphicData>
            </a:graphic>
          </wp:inline>
        </w:drawing>
      </w:r>
    </w:p>
    <w:p w14:paraId="0D916BD0">
      <w:pPr>
        <w:spacing w:after="120" w:line="240" w:lineRule="auto"/>
        <w:ind w:firstLine="0"/>
        <w:jc w:val="center"/>
        <w:rPr>
          <w:lang w:eastAsia="zh-CN"/>
        </w:rPr>
      </w:pPr>
      <w:r>
        <w:rPr>
          <w:rFonts w:ascii="Times New Roman" w:hAnsi="Times New Roman"/>
          <w:sz w:val="21"/>
          <w:szCs w:val="21"/>
          <w:lang w:eastAsia="zh-CN"/>
        </w:rPr>
        <w:t>图5-15　规则链的短板系数敏感性与单指标敏感性</w:t>
      </w:r>
    </w:p>
    <w:p w14:paraId="7B6656F1">
      <w:pPr>
        <w:spacing w:after="120" w:line="240" w:lineRule="auto"/>
        <w:ind w:firstLine="0"/>
        <w:jc w:val="center"/>
        <w:rPr>
          <w:lang w:eastAsia="zh-CN"/>
        </w:rPr>
      </w:pPr>
      <w:r>
        <w:rPr>
          <w:rFonts w:ascii="Times New Roman" w:hAnsi="Times New Roman" w:cs="Times New Roman"/>
          <w:sz w:val="21"/>
          <w:szCs w:val="21"/>
          <w:lang w:eastAsia="zh-CN"/>
        </w:rPr>
        <w:t>Fig. 5-15 Sensitivity of the rule chain to the short-board coefficient and to single indicators</w:t>
      </w:r>
    </w:p>
    <w:p w14:paraId="29687CD5">
      <w:pPr>
        <w:spacing w:after="0" w:line="360" w:lineRule="auto"/>
        <w:rPr>
          <w:lang w:eastAsia="zh-CN"/>
        </w:rPr>
      </w:pPr>
      <w:r>
        <w:rPr>
          <w:rFonts w:ascii="Times New Roman" w:hAnsi="Times New Roman"/>
          <w:i/>
        </w:rPr>
        <w:t>α</w:t>
      </w:r>
      <w:r>
        <w:rPr>
          <w:rFonts w:ascii="Times New Roman" w:hAnsi="Times New Roman"/>
          <w:lang w:eastAsia="zh-CN"/>
        </w:rPr>
        <w:t xml:space="preserve"> 由0增至1时，875条记录的平均得分由81.8分线性降至62.6分（图5-15a），说明短板项越强，评价越保守。仅按得分定级时，准确率由 </w:t>
      </w:r>
      <w:r>
        <w:rPr>
          <w:rFonts w:ascii="Times New Roman" w:hAnsi="Times New Roman"/>
          <w:i/>
        </w:rPr>
        <w:t>α</w:t>
      </w:r>
      <w:r>
        <w:rPr>
          <w:rFonts w:ascii="Times New Roman" w:hAnsi="Times New Roman"/>
          <w:lang w:eastAsia="zh-CN"/>
        </w:rPr>
        <w:t xml:space="preserve"> = 0 时的0.49升至 </w:t>
      </w:r>
      <w:r>
        <w:rPr>
          <w:rFonts w:ascii="Times New Roman" w:hAnsi="Times New Roman"/>
          <w:i/>
        </w:rPr>
        <w:t>α</w:t>
      </w:r>
      <w:r>
        <w:rPr>
          <w:rFonts w:ascii="Times New Roman" w:hAnsi="Times New Roman"/>
          <w:lang w:eastAsia="zh-CN"/>
        </w:rPr>
        <w:t xml:space="preserve"> = 0.85～0.90时的0.66，表明短板项能使得分更好地反映最危险模式；但施加门控后的规则等级对 </w:t>
      </w:r>
      <w:r>
        <w:rPr>
          <w:rFonts w:ascii="Times New Roman" w:hAnsi="Times New Roman"/>
          <w:i/>
        </w:rPr>
        <w:t>α</w:t>
      </w:r>
      <w:r>
        <w:rPr>
          <w:rFonts w:ascii="Times New Roman" w:hAnsi="Times New Roman"/>
          <w:lang w:eastAsia="zh-CN"/>
        </w:rPr>
        <w:t xml:space="preserve"> 并不敏感，</w:t>
      </w:r>
      <w:r>
        <w:rPr>
          <w:rFonts w:ascii="Times New Roman" w:hAnsi="Times New Roman"/>
          <w:i/>
        </w:rPr>
        <w:t>α</w:t>
      </w:r>
      <w:r>
        <w:rPr>
          <w:rFonts w:ascii="Times New Roman" w:hAnsi="Times New Roman"/>
          <w:lang w:eastAsia="zh-CN"/>
        </w:rPr>
        <w:t xml:space="preserve"> 在0.30～0.90范围内正确记录数均为739条，</w:t>
      </w:r>
      <w:r>
        <w:rPr>
          <w:rFonts w:ascii="Times New Roman" w:hAnsi="Times New Roman"/>
          <w:i/>
        </w:rPr>
        <w:t>α</w:t>
      </w:r>
      <w:r>
        <w:rPr>
          <w:rFonts w:ascii="Times New Roman" w:hAnsi="Times New Roman"/>
          <w:lang w:eastAsia="zh-CN"/>
        </w:rPr>
        <w:t xml:space="preserve"> ≤ 0.20 时为764条，</w:t>
      </w:r>
      <w:r>
        <w:rPr>
          <w:rFonts w:ascii="Times New Roman" w:hAnsi="Times New Roman"/>
          <w:i/>
        </w:rPr>
        <w:t>α</w:t>
      </w:r>
      <w:r>
        <w:rPr>
          <w:rFonts w:ascii="Times New Roman" w:hAnsi="Times New Roman"/>
          <w:lang w:eastAsia="zh-CN"/>
        </w:rPr>
        <w:t xml:space="preserve"> = 1 时降至671条。</w:t>
      </w:r>
      <w:r>
        <w:rPr>
          <w:rFonts w:ascii="Times New Roman" w:hAnsi="Times New Roman"/>
          <w:i/>
        </w:rPr>
        <w:t>α</w:t>
      </w:r>
      <w:r>
        <w:rPr>
          <w:rFonts w:ascii="Times New Roman" w:hAnsi="Times New Roman"/>
          <w:lang w:eastAsia="zh-CN"/>
        </w:rPr>
        <w:t xml:space="preserve"> ≤ 0.20 时多出的25条正确记录全部来自渗流轻微情景，短板项减弱后这些参考等级为A级的记录不再被判为B级；</w:t>
      </w:r>
      <w:r>
        <w:rPr>
          <w:rFonts w:ascii="Times New Roman" w:hAnsi="Times New Roman"/>
          <w:i/>
        </w:rPr>
        <w:t>α</w:t>
      </w:r>
      <w:r>
        <w:rPr>
          <w:rFonts w:ascii="Times New Roman" w:hAnsi="Times New Roman"/>
          <w:lang w:eastAsia="zh-CN"/>
        </w:rPr>
        <w:t xml:space="preserve"> 接近1时A级高估明显增多。在全部取值下均未出现C判A，这是因为C级主要由门控决定。可见，</w:t>
      </w:r>
      <w:r>
        <w:rPr>
          <w:rFonts w:ascii="Times New Roman" w:hAnsi="Times New Roman"/>
          <w:i/>
        </w:rPr>
        <w:t>α</w:t>
      </w:r>
      <w:r>
        <w:rPr>
          <w:rFonts w:ascii="Times New Roman" w:hAnsi="Times New Roman"/>
          <w:lang w:eastAsia="zh-CN"/>
        </w:rPr>
        <w:t xml:space="preserve"> = 0.45 处于规则等级稳定的区间内，偏于保守但不改变门控的结论。</w:t>
      </w:r>
    </w:p>
    <w:p w14:paraId="10EB4D5F">
      <w:pPr>
        <w:spacing w:after="0" w:line="360" w:lineRule="auto"/>
        <w:rPr>
          <w:lang w:eastAsia="zh-CN"/>
        </w:rPr>
      </w:pPr>
      <w:r>
        <w:rPr>
          <w:rFonts w:ascii="Times New Roman" w:hAnsi="Times New Roman"/>
          <w:lang w:eastAsia="zh-CN"/>
        </w:rPr>
        <w:t>单指标敏感性表明（图5-15b），坡降比C1、C4、C5由0增至1.2时得分的变化幅度最大，为65～67分，其次为背水坡和临水坡安全系数（55.3分）和堤顶高程（51.9分），这六项物理指标均可使等级在A、B、C级之间变化；定性指标中穿堤建筑物渗流稳定C6的变化幅度最大（20.0分），其次为风浪爬高B3（13.2分）和冲刷深度D3（10.8分），其余定性指标均不超过5分，运行管理指标不足1分。运行管理指标的影响小，是因为屏障修正只放大中间风险，在安全基准记录上基本不起作用。上述排序表明，渗流稳定、边坡稳定和堤顶高程是控制评价结果的关键因素，资料收集和复核应优先保证这三类指标的质量。</w:t>
      </w:r>
    </w:p>
    <w:p w14:paraId="31370524">
      <w:pPr>
        <w:pStyle w:val="5"/>
      </w:pPr>
      <w:r>
        <w:rPr>
          <w:rFonts w:ascii="Times New Roman" w:hAnsi="Times New Roman"/>
        </w:rPr>
        <w:t xml:space="preserve">5.3.2 </w:t>
      </w:r>
      <w:r>
        <w:t>随机森林决策模型</w:t>
      </w:r>
    </w:p>
    <w:p w14:paraId="3A7A3EE7">
      <w:pPr>
        <w:spacing w:after="0" w:line="360" w:lineRule="auto"/>
        <w:rPr>
          <w:lang w:eastAsia="zh-CN"/>
        </w:rPr>
      </w:pPr>
      <w:r>
        <w:rPr>
          <w:rFonts w:ascii="Times New Roman" w:hAnsi="Times New Roman"/>
          <w:lang w:eastAsia="zh-CN"/>
        </w:rPr>
        <w:t xml:space="preserve">物理规则链偏于保守。由图5-15a可知，即使在规则等级稳定的 </w:t>
      </w:r>
      <w:r>
        <w:rPr>
          <w:rFonts w:ascii="Times New Roman" w:hAnsi="Times New Roman"/>
          <w:i/>
        </w:rPr>
        <w:t>α</w:t>
      </w:r>
      <w:r>
        <w:rPr>
          <w:rFonts w:ascii="Times New Roman" w:hAnsi="Times New Roman"/>
          <w:lang w:eastAsia="zh-CN"/>
        </w:rPr>
        <w:t xml:space="preserve"> 区间内，仍有54条A级记录被判为B级或C级；多个指标同时处于中等水平时的组合风险也难以用固定规则表达。为此引入随机森林决策模型，从大量情景中学习指标组合与安全等级的映射关系。</w:t>
      </w:r>
    </w:p>
    <w:p w14:paraId="16A50DA3">
      <w:pPr>
        <w:pStyle w:val="6"/>
      </w:pPr>
      <w:r>
        <w:rPr>
          <w:rFonts w:ascii="Times New Roman" w:hAnsi="Times New Roman"/>
        </w:rPr>
        <w:t xml:space="preserve">5.3.2.1 </w:t>
      </w:r>
      <w:r>
        <w:t>随机森林原理</w:t>
      </w:r>
    </w:p>
    <w:p w14:paraId="39DE5BE1">
      <w:pPr>
        <w:spacing w:after="0" w:line="360" w:lineRule="auto"/>
        <w:rPr>
          <w:lang w:eastAsia="zh-CN"/>
        </w:rPr>
      </w:pPr>
      <w:r>
        <w:rPr>
          <w:rFonts w:ascii="Times New Roman" w:hAnsi="Times New Roman"/>
          <w:lang w:eastAsia="zh-CN"/>
        </w:rPr>
        <w:t>随机森林是以决策树为基学习器的Bagging集成算法</w:t>
      </w:r>
      <w:r>
        <w:rPr>
          <w:rFonts w:ascii="Times New Roman" w:hAnsi="Times New Roman"/>
          <w:vertAlign w:val="superscript"/>
          <w:lang w:eastAsia="zh-CN"/>
        </w:rPr>
        <w:t>[232-233]</w:t>
      </w:r>
      <w:r>
        <w:rPr>
          <w:rFonts w:ascii="Times New Roman" w:hAnsi="Times New Roman"/>
          <w:lang w:eastAsia="zh-CN"/>
        </w:rPr>
        <w:t>，单棵决策树容易过拟合，而多棵在不同样本和特征子集上生长的决策树相互独立，其投票结果的方差明显减小。构建过程如下：（1）给定含 N 个样本、M 个特征的训练集；（2）采用自助采样从训练集中有放回地抽取 N 个样本，构成单棵决策树的训练集；（3）节点分裂时从 M 个特征中随机选取 m 个候选特征，按基尼系数确定最优划分，叶节点样本数不少于3；（4）重复上述过程生成 T 棵决策树；（5）以各树对类别的投票比例作为森林的类别概率：</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C0CA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B0C52A5">
            <w:pPr>
              <w:spacing w:before="60" w:after="60" w:line="240" w:lineRule="auto"/>
              <w:ind w:left="0" w:right="0" w:firstLine="0"/>
              <w:jc w:val="center"/>
              <w:rPr>
                <w:rFonts w:ascii="Times New Roman" w:hAnsi="Times New Roman" w:cs="Times New Roman"/>
              </w:rPr>
            </w:pPr>
            <w:r>
              <w:rPr>
                <w:rFonts w:ascii="Times New Roman" w:hAnsi="Times New Roman" w:cs="Times New Roman"/>
              </w:rPr>
              <w:t>pk(x) = 1/(T)Σt=1T1{ht(x) = k},  k ∈ {A, B, C}</w:t>
            </w:r>
          </w:p>
        </w:tc>
        <w:tc>
          <w:tcPr>
            <w:tcW w:w="848" w:type="dxa"/>
            <w:tcBorders>
              <w:top w:val="nil"/>
              <w:left w:val="nil"/>
              <w:bottom w:val="nil"/>
              <w:right w:val="nil"/>
            </w:tcBorders>
            <w:vAlign w:val="center"/>
          </w:tcPr>
          <w:p w14:paraId="18EB22D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（5-21）</w:t>
            </w:r>
          </w:p>
        </w:tc>
      </w:tr>
    </w:tbl>
    <w:p w14:paraId="61143ECD">
      <w:pPr>
        <w:spacing w:after="0" w:line="360" w:lineRule="auto"/>
        <w:rPr>
          <w:lang w:eastAsia="zh-CN"/>
        </w:rPr>
      </w:pPr>
      <w:r>
        <w:rPr>
          <w:rFonts w:ascii="Times New Roman" w:hAnsi="Times New Roman"/>
          <w:lang w:eastAsia="zh-CN"/>
        </w:rPr>
        <w:t>式中，</w:t>
      </w:r>
      <w:r>
        <w:rPr>
          <w:rFonts w:ascii="Times New Roman" w:hAnsi="Times New Roman"/>
          <w:b/>
          <w:i/>
          <w:lang w:eastAsia="zh-CN"/>
        </w:rPr>
        <w:t>x</w:t>
      </w:r>
      <w:r>
        <w:rPr>
          <w:rFonts w:ascii="Times New Roman" w:hAnsi="Times New Roman"/>
          <w:lang w:eastAsia="zh-CN"/>
        </w:rPr>
        <w:t xml:space="preserve"> 为特征向量；</w:t>
      </w:r>
      <w:r>
        <w:rPr>
          <w:rFonts w:ascii="Times New Roman" w:hAnsi="Times New Roman"/>
          <w:i/>
          <w:lang w:eastAsia="zh-CN"/>
        </w:rPr>
        <w:t>h</w:t>
      </w:r>
      <w:r>
        <w:rPr>
          <w:rFonts w:ascii="Times New Roman" w:hAnsi="Times New Roman"/>
          <w:i/>
          <w:vertAlign w:val="subscript"/>
          <w:lang w:eastAsia="zh-CN"/>
        </w:rPr>
        <w:t>t</w:t>
      </w:r>
      <w:r>
        <w:rPr>
          <w:rFonts w:ascii="Times New Roman" w:hAnsi="Times New Roman"/>
          <w:lang w:eastAsia="zh-CN"/>
        </w:rPr>
        <w:t>(</w:t>
      </w:r>
      <w:r>
        <w:rPr>
          <w:rFonts w:ascii="Times New Roman" w:hAnsi="Times New Roman"/>
          <w:b/>
          <w:i/>
          <w:lang w:eastAsia="zh-CN"/>
        </w:rPr>
        <w:t>x</w:t>
      </w:r>
      <w:r>
        <w:rPr>
          <w:rFonts w:ascii="Times New Roman" w:hAnsi="Times New Roman"/>
          <w:lang w:eastAsia="zh-CN"/>
        </w:rPr>
        <w:t xml:space="preserve">) 为第 </w:t>
      </w:r>
      <w:r>
        <w:rPr>
          <w:rFonts w:ascii="Times New Roman" w:hAnsi="Times New Roman"/>
          <w:i/>
          <w:lang w:eastAsia="zh-CN"/>
        </w:rPr>
        <w:t>t</w:t>
      </w:r>
      <w:r>
        <w:rPr>
          <w:rFonts w:ascii="Times New Roman" w:hAnsi="Times New Roman"/>
          <w:lang w:eastAsia="zh-CN"/>
        </w:rPr>
        <w:t xml:space="preserve"> 棵决策树的预测等级；</w:t>
      </w:r>
      <w:r>
        <w:rPr>
          <w:rFonts w:ascii="Times New Roman" w:hAnsi="Times New Roman"/>
          <w:i/>
          <w:lang w:eastAsia="zh-CN"/>
        </w:rPr>
        <w:t>p</w:t>
      </w:r>
      <w:r>
        <w:rPr>
          <w:rFonts w:ascii="Times New Roman" w:hAnsi="Times New Roman"/>
          <w:i/>
          <w:vertAlign w:val="subscript"/>
          <w:lang w:eastAsia="zh-CN"/>
        </w:rPr>
        <w:t>k</w:t>
      </w:r>
      <w:r>
        <w:rPr>
          <w:rFonts w:ascii="Times New Roman" w:hAnsi="Times New Roman"/>
          <w:lang w:eastAsia="zh-CN"/>
        </w:rPr>
        <w:t xml:space="preserve"> 为判为第 </w:t>
      </w:r>
      <w:r>
        <w:rPr>
          <w:rFonts w:ascii="Times New Roman" w:hAnsi="Times New Roman"/>
          <w:i/>
          <w:lang w:eastAsia="zh-CN"/>
        </w:rPr>
        <w:t>k</w:t>
      </w:r>
      <w:r>
        <w:rPr>
          <w:rFonts w:ascii="Times New Roman" w:hAnsi="Times New Roman"/>
          <w:lang w:eastAsia="zh-CN"/>
        </w:rPr>
        <w:t xml:space="preserve"> 级的概率。随机森林能够处理非线性关系和特征间的交互作用，对特征的量纲不敏感，并可通过置换检验评价特征重要性，适合本章特征数量较少、需要解释判别依据的情形。</w:t>
      </w:r>
    </w:p>
    <w:p w14:paraId="7273C1EB">
      <w:pPr>
        <w:pStyle w:val="6"/>
      </w:pPr>
      <w:r>
        <w:rPr>
          <w:rFonts w:ascii="Times New Roman" w:hAnsi="Times New Roman"/>
        </w:rPr>
        <w:t xml:space="preserve">5.3.2.2 </w:t>
      </w:r>
      <w:r>
        <w:t>样本集与特征</w:t>
      </w:r>
    </w:p>
    <w:p w14:paraId="77FC1ED9">
      <w:pPr>
        <w:spacing w:after="0" w:line="360" w:lineRule="auto"/>
        <w:rPr>
          <w:lang w:eastAsia="zh-CN"/>
        </w:rPr>
      </w:pPr>
      <w:del w:id="900058" w:author="Claude" w:date="2026-10-28T00:00:00Z">
        <w:r>
          <w:rPr>
            <w:rFonts w:ascii="Times New Roman" w:hAnsi="Times New Roman"/>
            <w:lang w:eastAsia="zh-CN"/>
          </w:rPr>
          <w:delText>随机森林的训练数据与识别模型的图像数据相互独立。由于具有独立安全鉴定结论的真实堤段数量很少，不足以训练和检验学习模型，样本集采用评价程序按规则生成的875条受控情景记录，包括安全基准、漫顶、渗流、边坡、冲刷、穿堤建筑物和复合7类情景，每类分安全、轻微、中等、严重、临界5档，每档25条；安全和轻微记为A级（350条），中等记为B级（175条），严重和临界记为C级（350条）。参考等级是生成程序给出的标准答案，用于检验方法行为，不是现场鉴定结论；第4章的计算结果和本章的现场巡检资料均未参与训练。另用5个随机种子各生成875条记录，用于检验结论的稳定性。模型输入为表5-19所列14项特征，情景类型、严重程度和综合得分等直接关联参考等级的信息不作为特征。14项特征中不含穿堤建筑物状态，这一缺口将使学习模型无法区分穿堤建筑物情景的严重程度。</w:delText>
        </w:r>
      </w:del>
      <w:ins w:id="900059" w:author="Claude" w:date="2026-10-28T00:00:00Z">
        <w:r>
          <w:rPr>
            <w:rFonts w:ascii="Times New Roman" w:hAnsi="Times New Roman"/>
            <w:lang w:eastAsia="zh-CN"/>
          </w:rPr>
          <w:t>随机森林的训练数据与识别模型的图像数据相互独立。学习模型的训练和检验需要大量等级已知的样本，而具有独立安全鉴定结论的真实堤段数量很少；渗流严重乃至发生管涌、溃口的实测记录更难获得，因为险情一旦出现，现场的首要任务是抢险和修复，而不是系统地测量和保存资料。为此，本章以规范判据和工程经验为依据设定了875条情景样本，使样本在覆盖堤防常见工况与病害状态的同时，也包含实测资料中难以获得的严重和临界状态。由于各样本的条件和参考等级均事先设定，本章将其称为受控情景记录（简称受控记录）。样本以一个满足设计要求的基准断面为起点（堤顶超高2.80 m，背水坡、临水坡抗滑安全系数分别为1.62和1.48，控制层临界坡降0.971），按安全基准、漫顶、渗流、边坡、冲刷、穿堤建筑物和复合7类情景以及安全、轻微、中等、严重、临界5档严重程度改变相应指标，每档25条。各档的中心取值参照规范阈值和门控阈值设定，例如渗流情景的坡降比依次取临界坡降的0.35、0.55、0.75、0.95和1.15倍，边坡情景的背水坡安全系数依次取1.58、1.43、1.28、1.08和0.92；同档25条样本在中心值附近随机扰动，避免样本完全相同。参考等级在评价之前按严重程度设定，安全和轻微为A级（350条），中等为B级（175条），严重和临界为C级（350条），不取自评价模型的输出。参考等级用于检验方法能否随风险加重给出方向正确的等级，不是现场鉴定结论；第4章的计算结果和本章的现场巡检资料均未参与训练。另以5个不同的随机种子按同一规则各设定875条记录，用于检验结论的稳定性（见5.4.3节）。模型输入为表5-19所列14项特征，情景类型、严重程度和综合得分等直接关联参考等级的信息不作为特征。14项特征中不含穿堤建筑物状态，这一缺口将使学习模型无法区分穿堤建筑物情景的严重程度。</w:t>
        </w:r>
      </w:ins>
    </w:p>
    <w:p w14:paraId="09EC43D3">
      <w:pPr>
        <w:keepNext/>
        <w:spacing w:after="120" w:line="240" w:lineRule="auto"/>
        <w:ind w:firstLine="0"/>
        <w:jc w:val="center"/>
      </w:pPr>
      <w:r>
        <w:rPr>
          <w:rFonts w:ascii="Times New Roman" w:hAnsi="Times New Roman"/>
          <w:sz w:val="21"/>
          <w:szCs w:val="21"/>
        </w:rPr>
        <w:t>表5-19　随机森林输入特征</w:t>
      </w:r>
    </w:p>
    <w:p w14:paraId="13D63597">
      <w:pPr>
        <w:keepNext/>
        <w:spacing w:after="120" w:line="240" w:lineRule="auto"/>
        <w:ind w:firstLine="0"/>
        <w:jc w:val="center"/>
      </w:pPr>
      <w:r>
        <w:rPr>
          <w:rFonts w:ascii="Times New Roman" w:hAnsi="Times New Roman" w:cs="Times New Roman"/>
          <w:sz w:val="21"/>
          <w:szCs w:val="21"/>
        </w:rPr>
        <w:t>Table 5-19 Input features of the random forest</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5000"/>
        <w:gridCol w:w="3106"/>
      </w:tblGrid>
      <w:tr w14:paraId="6F4DCA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6191D226">
            <w:pPr>
              <w:keepNext/>
              <w:spacing w:before="20" w:after="20" w:line="240" w:lineRule="auto"/>
              <w:ind w:left="0" w:right="0" w:firstLine="0"/>
              <w:jc w:val="center"/>
            </w:pPr>
            <w:r>
              <w:rPr>
                <w:rFonts w:ascii="Times New Roman" w:hAnsi="Times New Roman" w:eastAsia="黑体"/>
                <w:b/>
                <w:sz w:val="21"/>
              </w:rPr>
              <w:t>类别</w:t>
            </w:r>
          </w:p>
        </w:tc>
        <w:tc>
          <w:tcPr>
            <w:tcW w:w="5000" w:type="dxa"/>
            <w:tcBorders>
              <w:bottom w:val="single" w:color="000000" w:sz="6" w:space="0"/>
            </w:tcBorders>
            <w:vAlign w:val="center"/>
          </w:tcPr>
          <w:p w14:paraId="6FD818E3">
            <w:pPr>
              <w:keepNext/>
              <w:spacing w:before="20" w:after="20" w:line="240" w:lineRule="auto"/>
              <w:ind w:left="0" w:right="0" w:firstLine="0"/>
              <w:jc w:val="center"/>
            </w:pPr>
            <w:r>
              <w:rPr>
                <w:rFonts w:ascii="Times New Roman" w:hAnsi="Times New Roman" w:eastAsia="黑体"/>
                <w:b/>
                <w:sz w:val="21"/>
              </w:rPr>
              <w:t>特征</w:t>
            </w:r>
          </w:p>
        </w:tc>
        <w:tc>
          <w:tcPr>
            <w:tcW w:w="3106" w:type="dxa"/>
            <w:tcBorders>
              <w:bottom w:val="single" w:color="000000" w:sz="6" w:space="0"/>
            </w:tcBorders>
            <w:vAlign w:val="center"/>
          </w:tcPr>
          <w:p w14:paraId="60964728">
            <w:pPr>
              <w:keepNext/>
              <w:spacing w:before="20" w:after="20" w:line="240" w:lineRule="auto"/>
              <w:ind w:left="0" w:right="0" w:firstLine="0"/>
              <w:jc w:val="center"/>
            </w:pPr>
            <w:r>
              <w:rPr>
                <w:rFonts w:ascii="Times New Roman" w:hAnsi="Times New Roman" w:eastAsia="黑体"/>
                <w:b/>
                <w:sz w:val="21"/>
              </w:rPr>
              <w:t>说明</w:t>
            </w:r>
          </w:p>
        </w:tc>
      </w:tr>
      <w:tr w14:paraId="5AB133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2461511">
            <w:pPr>
              <w:spacing w:before="20" w:after="20" w:line="240" w:lineRule="auto"/>
              <w:ind w:left="0" w:right="0" w:firstLine="0"/>
              <w:jc w:val="center"/>
            </w:pPr>
            <w:r>
              <w:rPr>
                <w:rFonts w:ascii="Times New Roman" w:hAnsi="Times New Roman"/>
                <w:sz w:val="21"/>
              </w:rPr>
              <w:t>防洪</w:t>
            </w:r>
          </w:p>
        </w:tc>
        <w:tc>
          <w:tcPr>
            <w:tcW w:w="5000" w:type="dxa"/>
            <w:vAlign w:val="center"/>
          </w:tcPr>
          <w:p w14:paraId="6D477A2C">
            <w:pPr>
              <w:spacing w:before="20" w:after="20" w:line="240" w:lineRule="auto"/>
              <w:ind w:left="0" w:right="0" w:firstLine="0"/>
            </w:pPr>
            <w:r>
              <w:rPr>
                <w:rFonts w:ascii="Times New Roman" w:hAnsi="Times New Roman"/>
                <w:sz w:val="21"/>
              </w:rPr>
              <w:t>堤顶高程</w:t>
            </w:r>
          </w:p>
        </w:tc>
        <w:tc>
          <w:tcPr>
            <w:tcW w:w="3106" w:type="dxa"/>
            <w:vAlign w:val="center"/>
          </w:tcPr>
          <w:p w14:paraId="12F27F49">
            <w:pPr>
              <w:spacing w:before="20" w:after="20" w:line="240" w:lineRule="auto"/>
              <w:ind w:left="0" w:right="0" w:firstLine="0"/>
            </w:pPr>
            <w:r>
              <w:rPr>
                <w:rFonts w:ascii="Times New Roman" w:hAnsi="Times New Roman"/>
                <w:sz w:val="21"/>
              </w:rPr>
              <w:t>m</w:t>
            </w:r>
          </w:p>
        </w:tc>
      </w:tr>
      <w:tr w14:paraId="7564B1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E2EB94B">
            <w:pPr>
              <w:spacing w:before="20" w:after="20" w:line="240" w:lineRule="auto"/>
              <w:ind w:left="0" w:right="0" w:firstLine="0"/>
              <w:jc w:val="center"/>
            </w:pPr>
            <w:r>
              <w:rPr>
                <w:rFonts w:ascii="Times New Roman" w:hAnsi="Times New Roman"/>
                <w:sz w:val="21"/>
              </w:rPr>
              <w:t>渗流</w:t>
            </w:r>
          </w:p>
        </w:tc>
        <w:tc>
          <w:tcPr>
            <w:tcW w:w="5000" w:type="dxa"/>
            <w:vAlign w:val="center"/>
          </w:tcPr>
          <w:p w14:paraId="3347F713">
            <w:pPr>
              <w:spacing w:before="20" w:after="20" w:line="240" w:lineRule="auto"/>
              <w:ind w:left="0" w:right="0" w:firstLine="0"/>
              <w:rPr>
                <w:lang w:eastAsia="zh-CN"/>
              </w:rPr>
            </w:pPr>
            <w:r>
              <w:rPr>
                <w:rFonts w:ascii="Times New Roman" w:hAnsi="Times New Roman"/>
                <w:sz w:val="21"/>
                <w:lang w:eastAsia="zh-CN"/>
              </w:rPr>
              <w:t>堤基、堤身、接触带坡降及其归一化值（6项）</w:t>
            </w:r>
          </w:p>
        </w:tc>
        <w:tc>
          <w:tcPr>
            <w:tcW w:w="3106" w:type="dxa"/>
            <w:vAlign w:val="center"/>
          </w:tcPr>
          <w:p w14:paraId="0624D65E">
            <w:pPr>
              <w:spacing w:before="20" w:after="20" w:line="240" w:lineRule="auto"/>
              <w:ind w:left="0" w:right="0" w:firstLine="0"/>
            </w:pPr>
            <w:r>
              <w:rPr>
                <w:rFonts w:ascii="Times New Roman" w:hAnsi="Times New Roman"/>
                <w:sz w:val="21"/>
              </w:rPr>
              <w:t>归一化值为坡降除以0.25</w:t>
            </w:r>
          </w:p>
        </w:tc>
      </w:tr>
      <w:tr w14:paraId="30D465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CA75306">
            <w:pPr>
              <w:spacing w:before="20" w:after="20" w:line="240" w:lineRule="auto"/>
              <w:ind w:left="0" w:right="0" w:firstLine="0"/>
              <w:jc w:val="center"/>
            </w:pPr>
            <w:r>
              <w:rPr>
                <w:rFonts w:ascii="Times New Roman" w:hAnsi="Times New Roman"/>
                <w:sz w:val="21"/>
              </w:rPr>
              <w:t>稳定</w:t>
            </w:r>
          </w:p>
        </w:tc>
        <w:tc>
          <w:tcPr>
            <w:tcW w:w="5000" w:type="dxa"/>
            <w:vAlign w:val="center"/>
          </w:tcPr>
          <w:p w14:paraId="6C914F6F">
            <w:pPr>
              <w:spacing w:before="20" w:after="20" w:line="240" w:lineRule="auto"/>
              <w:ind w:left="0" w:right="0" w:firstLine="0"/>
              <w:rPr>
                <w:lang w:eastAsia="zh-CN"/>
              </w:rPr>
            </w:pPr>
            <w:r>
              <w:rPr>
                <w:rFonts w:ascii="Times New Roman" w:hAnsi="Times New Roman"/>
                <w:sz w:val="21"/>
                <w:lang w:eastAsia="zh-CN"/>
              </w:rPr>
              <w:t>背水坡、临水坡安全系数，背水坡安全系数倒数（3项）</w:t>
            </w:r>
          </w:p>
        </w:tc>
        <w:tc>
          <w:tcPr>
            <w:tcW w:w="3106" w:type="dxa"/>
            <w:vAlign w:val="center"/>
          </w:tcPr>
          <w:p w14:paraId="5CFDC5EC">
            <w:pPr>
              <w:spacing w:before="20" w:after="20" w:line="240" w:lineRule="auto"/>
              <w:ind w:left="0" w:right="0" w:firstLine="0"/>
            </w:pPr>
            <w:r>
              <w:rPr>
                <w:rFonts w:ascii="Times New Roman" w:hAnsi="Times New Roman"/>
                <w:sz w:val="21"/>
              </w:rPr>
              <w:t>极限平衡计算值</w:t>
            </w:r>
          </w:p>
        </w:tc>
      </w:tr>
      <w:tr w14:paraId="069B4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5A10E865">
            <w:pPr>
              <w:spacing w:before="20" w:after="20" w:line="240" w:lineRule="auto"/>
              <w:ind w:left="0" w:right="0" w:firstLine="0"/>
              <w:jc w:val="center"/>
            </w:pPr>
            <w:r>
              <w:rPr>
                <w:rFonts w:ascii="Times New Roman" w:hAnsi="Times New Roman"/>
                <w:sz w:val="21"/>
              </w:rPr>
              <w:t>冲刷</w:t>
            </w:r>
          </w:p>
        </w:tc>
        <w:tc>
          <w:tcPr>
            <w:tcW w:w="5000" w:type="dxa"/>
            <w:vAlign w:val="center"/>
          </w:tcPr>
          <w:p w14:paraId="52A364F1">
            <w:pPr>
              <w:spacing w:before="20" w:after="20" w:line="240" w:lineRule="auto"/>
              <w:ind w:left="0" w:right="0" w:firstLine="0"/>
              <w:rPr>
                <w:lang w:eastAsia="zh-CN"/>
              </w:rPr>
            </w:pPr>
            <w:r>
              <w:rPr>
                <w:rFonts w:ascii="Times New Roman" w:hAnsi="Times New Roman"/>
                <w:sz w:val="21"/>
                <w:lang w:eastAsia="zh-CN"/>
              </w:rPr>
              <w:t>冲刷深度及其归一化值（2项）</w:t>
            </w:r>
          </w:p>
        </w:tc>
        <w:tc>
          <w:tcPr>
            <w:tcW w:w="3106" w:type="dxa"/>
            <w:vAlign w:val="center"/>
          </w:tcPr>
          <w:p w14:paraId="2E75D0A1">
            <w:pPr>
              <w:spacing w:before="20" w:after="20" w:line="240" w:lineRule="auto"/>
              <w:ind w:left="0" w:right="0" w:firstLine="0"/>
              <w:rPr>
                <w:lang w:eastAsia="zh-CN"/>
              </w:rPr>
            </w:pPr>
            <w:r>
              <w:rPr>
                <w:rFonts w:ascii="Times New Roman" w:hAnsi="Times New Roman"/>
                <w:sz w:val="21"/>
                <w:lang w:eastAsia="zh-CN"/>
              </w:rPr>
              <w:t>归一化值为深度除以1.0 m</w:t>
            </w:r>
          </w:p>
        </w:tc>
      </w:tr>
      <w:tr w14:paraId="21F8DF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9221880">
            <w:pPr>
              <w:spacing w:before="20" w:after="20" w:line="240" w:lineRule="auto"/>
              <w:ind w:left="0" w:right="0" w:firstLine="0"/>
              <w:jc w:val="center"/>
            </w:pPr>
            <w:r>
              <w:rPr>
                <w:rFonts w:ascii="Times New Roman" w:hAnsi="Times New Roman"/>
                <w:sz w:val="21"/>
              </w:rPr>
              <w:t>巡检</w:t>
            </w:r>
          </w:p>
        </w:tc>
        <w:tc>
          <w:tcPr>
            <w:tcW w:w="5000" w:type="dxa"/>
            <w:vAlign w:val="center"/>
          </w:tcPr>
          <w:p w14:paraId="61F2E58A">
            <w:pPr>
              <w:spacing w:before="20" w:after="20" w:line="240" w:lineRule="auto"/>
              <w:ind w:left="0" w:right="0" w:firstLine="0"/>
              <w:rPr>
                <w:lang w:eastAsia="zh-CN"/>
              </w:rPr>
            </w:pPr>
            <w:r>
              <w:rPr>
                <w:rFonts w:ascii="Times New Roman" w:hAnsi="Times New Roman"/>
                <w:sz w:val="21"/>
                <w:lang w:eastAsia="zh-CN"/>
              </w:rPr>
              <w:t>异常密度、证据等级（2项）</w:t>
            </w:r>
          </w:p>
        </w:tc>
        <w:tc>
          <w:tcPr>
            <w:tcW w:w="3106" w:type="dxa"/>
            <w:vAlign w:val="center"/>
          </w:tcPr>
          <w:p w14:paraId="07562E13">
            <w:pPr>
              <w:spacing w:before="20" w:after="20" w:line="240" w:lineRule="auto"/>
              <w:ind w:left="0" w:right="0" w:firstLine="0"/>
            </w:pPr>
            <w:r>
              <w:rPr>
                <w:rFonts w:ascii="Times New Roman" w:hAnsi="Times New Roman"/>
                <w:sz w:val="21"/>
              </w:rPr>
              <w:t>与C3同源</w:t>
            </w:r>
          </w:p>
        </w:tc>
      </w:tr>
    </w:tbl>
    <w:p w14:paraId="51CB8ECC">
      <w:pPr>
        <w:pStyle w:val="6"/>
      </w:pPr>
      <w:r>
        <w:rPr>
          <w:rFonts w:ascii="Times New Roman" w:hAnsi="Times New Roman"/>
        </w:rPr>
        <w:t xml:space="preserve">5.3.2.3 </w:t>
      </w:r>
      <w:r>
        <w:t>分组交叉验证</w:t>
      </w:r>
    </w:p>
    <w:p w14:paraId="55D74672">
      <w:pPr>
        <w:spacing w:after="0" w:line="360" w:lineRule="auto"/>
        <w:rPr>
          <w:lang w:eastAsia="zh-CN"/>
        </w:rPr>
      </w:pPr>
      <w:r>
        <w:rPr>
          <w:rFonts w:ascii="Times New Roman" w:hAnsi="Times New Roman"/>
          <w:lang w:eastAsia="zh-CN"/>
        </w:rPr>
        <w:t>模型的检验方式决定了性能指标能否反映模型对新情景的判别能力。875条记录中只有722种互不相同的特征组合，随机划分会使特征完全相同的样本同时出现在训练集和检验集中，导致精度虚高</w:t>
      </w:r>
      <w:r>
        <w:rPr>
          <w:rFonts w:ascii="Times New Roman" w:hAnsi="Times New Roman"/>
          <w:vertAlign w:val="superscript"/>
          <w:lang w:eastAsia="zh-CN"/>
        </w:rPr>
        <w:t>[234]</w:t>
      </w:r>
      <w:r>
        <w:rPr>
          <w:rFonts w:ascii="Times New Roman" w:hAnsi="Times New Roman"/>
          <w:lang w:eastAsia="zh-CN"/>
        </w:rPr>
        <w:t>。因此，将特征相同的样本归为一组，按组分为5折轮流检验，即分组五折交叉验证；全部结果均取模型对未参与训练样本的预测，即样本外预测。</w:t>
      </w:r>
    </w:p>
    <w:p w14:paraId="07E5BD7D">
      <w:pPr>
        <w:pStyle w:val="6"/>
      </w:pPr>
      <w:r>
        <w:rPr>
          <w:rFonts w:ascii="Times New Roman" w:hAnsi="Times New Roman"/>
        </w:rPr>
        <w:t xml:space="preserve">5.3.2.4 </w:t>
      </w:r>
      <w:r>
        <w:t>性能指标</w:t>
      </w:r>
    </w:p>
    <w:p w14:paraId="5A687632">
      <w:pPr>
        <w:spacing w:after="0" w:line="360" w:lineRule="auto"/>
        <w:rPr>
          <w:lang w:eastAsia="zh-CN"/>
        </w:rPr>
      </w:pPr>
      <w:r>
        <w:rPr>
          <w:rFonts w:ascii="Times New Roman" w:hAnsi="Times New Roman"/>
          <w:lang w:eastAsia="zh-CN"/>
        </w:rPr>
        <w:t>采用准确率、宏平均F1、平衡准确率和C级召回率评价模型的判别质量：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4E3D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A3B3341">
            <w:pPr>
              <w:spacing w:before="60" w:after="60" w:line="240" w:lineRule="auto"/>
              <w:ind w:left="0" w:right="0" w:firstLine="0"/>
              <w:jc w:val="center"/>
              <w:rPr>
                <w:rFonts w:ascii="Times New Roman" w:hAnsi="Times New Roman" w:cs="Times New Roman"/>
              </w:rPr>
            </w:pPr>
            <w:r>
              <w:rPr>
                <w:rFonts w:ascii="Times New Roman" w:hAnsi="Times New Roman" w:cs="Times New Roman"/>
              </w:rPr>
              <w:t>Acc = 1/(N)Σi1{ŷi = yi},  F1k = 2PrekReck/(Prek + Reck)</w:t>
            </w:r>
          </w:p>
        </w:tc>
        <w:tc>
          <w:tcPr>
            <w:tcW w:w="848" w:type="dxa"/>
            <w:tcBorders>
              <w:top w:val="nil"/>
              <w:left w:val="nil"/>
              <w:bottom w:val="nil"/>
              <w:right w:val="nil"/>
            </w:tcBorders>
            <w:vAlign w:val="center"/>
          </w:tcPr>
          <w:p w14:paraId="14ECCCE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（5-22）</w:t>
            </w:r>
          </w:p>
        </w:tc>
      </w:tr>
      <w:tr w14:paraId="690B0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8FC04C5">
            <w:pPr>
              <w:spacing w:before="60" w:after="60" w:line="240" w:lineRule="auto"/>
              <w:ind w:left="0" w:right="0" w:firstLine="0"/>
              <w:jc w:val="center"/>
              <w:rPr>
                <w:rFonts w:ascii="Times New Roman" w:hAnsi="Times New Roman" w:cs="Times New Roman"/>
              </w:rPr>
            </w:pPr>
            <w:r>
              <w:rPr>
                <w:rFonts w:ascii="Times New Roman" w:hAnsi="Times New Roman" w:cs="Times New Roman"/>
              </w:rPr>
              <w:t>MacroF1 = 1/(3)ΣkF1k,  BA = 1/(3)ΣkReck,  RC = RecC</w:t>
            </w:r>
          </w:p>
        </w:tc>
        <w:tc>
          <w:tcPr>
            <w:tcW w:w="848" w:type="dxa"/>
            <w:tcBorders>
              <w:top w:val="nil"/>
              <w:left w:val="nil"/>
              <w:bottom w:val="nil"/>
              <w:right w:val="nil"/>
            </w:tcBorders>
            <w:vAlign w:val="center"/>
          </w:tcPr>
          <w:p w14:paraId="49E7243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（5-23）</w:t>
            </w:r>
          </w:p>
        </w:tc>
      </w:tr>
    </w:tbl>
    <w:p w14:paraId="496A803A">
      <w:pPr>
        <w:spacing w:after="0" w:line="360" w:lineRule="auto"/>
        <w:rPr>
          <w:lang w:eastAsia="zh-CN"/>
        </w:rPr>
      </w:pPr>
      <w:r>
        <w:rPr>
          <w:rFonts w:ascii="Times New Roman" w:hAnsi="Times New Roman"/>
          <w:lang w:eastAsia="zh-CN"/>
        </w:rPr>
        <w:t>式中，</w:t>
      </w:r>
      <w:r>
        <w:rPr>
          <w:rFonts w:ascii="Times New Roman" w:hAnsi="Times New Roman"/>
          <w:i/>
          <w:lang w:eastAsia="zh-CN"/>
        </w:rPr>
        <w:t>N</w:t>
      </w:r>
      <w:r>
        <w:rPr>
          <w:rFonts w:ascii="Times New Roman" w:hAnsi="Times New Roman"/>
          <w:lang w:eastAsia="zh-CN"/>
        </w:rPr>
        <w:t xml:space="preserve"> 为记录数；</w:t>
      </w:r>
      <w:r>
        <w:rPr>
          <w:rFonts w:ascii="Times New Roman" w:hAnsi="Times New Roman"/>
          <w:i/>
          <w:lang w:eastAsia="zh-CN"/>
        </w:rPr>
        <w:t>y</w:t>
      </w:r>
      <w:r>
        <w:rPr>
          <w:rFonts w:ascii="Times New Roman" w:hAnsi="Times New Roman"/>
          <w:i/>
          <w:vertAlign w:val="subscript"/>
          <w:lang w:eastAsia="zh-CN"/>
        </w:rPr>
        <w:t>i</w:t>
      </w:r>
      <w:r>
        <w:rPr>
          <w:rFonts w:ascii="Times New Roman" w:hAnsi="Times New Roman"/>
          <w:lang w:eastAsia="zh-CN"/>
        </w:rPr>
        <w:t>、</w:t>
      </w:r>
      <w:r>
        <w:rPr>
          <w:rFonts w:ascii="Times New Roman" w:hAnsi="Times New Roman"/>
          <w:i/>
          <w:lang w:eastAsia="zh-CN"/>
        </w:rPr>
        <w:t>ŷ</w:t>
      </w:r>
      <w:r>
        <w:rPr>
          <w:rFonts w:ascii="Times New Roman" w:hAnsi="Times New Roman"/>
          <w:i/>
          <w:vertAlign w:val="subscript"/>
          <w:lang w:eastAsia="zh-CN"/>
        </w:rPr>
        <w:t>i</w:t>
      </w:r>
      <w:r>
        <w:rPr>
          <w:rFonts w:ascii="Times New Roman" w:hAnsi="Times New Roman"/>
          <w:lang w:eastAsia="zh-CN"/>
        </w:rPr>
        <w:t xml:space="preserve"> 分别为第 </w:t>
      </w:r>
      <w:r>
        <w:rPr>
          <w:rFonts w:ascii="Times New Roman" w:hAnsi="Times New Roman"/>
          <w:i/>
          <w:lang w:eastAsia="zh-CN"/>
        </w:rPr>
        <w:t>i</w:t>
      </w:r>
      <w:r>
        <w:rPr>
          <w:rFonts w:ascii="Times New Roman" w:hAnsi="Times New Roman"/>
          <w:lang w:eastAsia="zh-CN"/>
        </w:rPr>
        <w:t xml:space="preserve"> 条记录的参考等级和判定等级；Pre</w:t>
      </w:r>
      <w:r>
        <w:rPr>
          <w:rFonts w:ascii="Times New Roman" w:hAnsi="Times New Roman"/>
          <w:i/>
          <w:vertAlign w:val="subscript"/>
          <w:lang w:eastAsia="zh-CN"/>
        </w:rPr>
        <w:t>k</w:t>
      </w:r>
      <w:r>
        <w:rPr>
          <w:rFonts w:ascii="Times New Roman" w:hAnsi="Times New Roman"/>
          <w:lang w:eastAsia="zh-CN"/>
        </w:rPr>
        <w:t>、Rec</w:t>
      </w:r>
      <w:r>
        <w:rPr>
          <w:rFonts w:ascii="Times New Roman" w:hAnsi="Times New Roman"/>
          <w:i/>
          <w:vertAlign w:val="subscript"/>
          <w:lang w:eastAsia="zh-CN"/>
        </w:rPr>
        <w:t>k</w:t>
      </w:r>
      <w:r>
        <w:rPr>
          <w:rFonts w:ascii="Times New Roman" w:hAnsi="Times New Roman"/>
          <w:lang w:eastAsia="zh-CN"/>
        </w:rPr>
        <w:t xml:space="preserve"> 分别为第 </w:t>
      </w:r>
      <w:r>
        <w:rPr>
          <w:rFonts w:ascii="Times New Roman" w:hAnsi="Times New Roman"/>
          <w:i/>
          <w:lang w:eastAsia="zh-CN"/>
        </w:rPr>
        <w:t>k</w:t>
      </w:r>
      <w:r>
        <w:rPr>
          <w:rFonts w:ascii="Times New Roman" w:hAnsi="Times New Roman"/>
          <w:lang w:eastAsia="zh-CN"/>
        </w:rPr>
        <w:t xml:space="preserve"> 级的查准率和召回率；BA 为平衡准确率，不受各级样本数量的影响；</w:t>
      </w:r>
      <w:r>
        <w:rPr>
          <w:rFonts w:ascii="Times New Roman" w:hAnsi="Times New Roman"/>
          <w:i/>
          <w:lang w:eastAsia="zh-CN"/>
        </w:rPr>
        <w:t>R</w:t>
      </w:r>
      <w:r>
        <w:rPr>
          <w:rFonts w:ascii="Times New Roman" w:hAnsi="Times New Roman"/>
          <w:vertAlign w:val="subscript"/>
          <w:lang w:eastAsia="zh-CN"/>
        </w:rPr>
        <w:t>C</w:t>
      </w:r>
      <w:r>
        <w:rPr>
          <w:rFonts w:ascii="Times New Roman" w:hAnsi="Times New Roman"/>
          <w:lang w:eastAsia="zh-CN"/>
        </w:rPr>
        <w:t xml:space="preserve"> 为C级召回率。不同误判的后果不同，将C级判为A级会直接导致放松管理，危害远大于判为B级，因此另定义安全损失：</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69E6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DCF558D">
            <w:pPr>
              <w:spacing w:before="60" w:after="60" w:line="240" w:lineRule="auto"/>
              <w:ind w:left="0" w:right="0" w:firstLine="0"/>
              <w:jc w:val="center"/>
              <w:rPr>
                <w:rFonts w:ascii="Times New Roman" w:hAnsi="Times New Roman" w:cs="Times New Roman"/>
              </w:rPr>
            </w:pPr>
            <w:r>
              <w:rPr>
                <w:rFonts w:ascii="Times New Roman" w:hAnsi="Times New Roman" w:cs="Times New Roman"/>
              </w:rPr>
              <w:t>Lsafe = 2N(C→A) + N(C→B)</w:t>
            </w:r>
          </w:p>
        </w:tc>
        <w:tc>
          <w:tcPr>
            <w:tcW w:w="848" w:type="dxa"/>
            <w:tcBorders>
              <w:top w:val="nil"/>
              <w:left w:val="nil"/>
              <w:bottom w:val="nil"/>
              <w:right w:val="nil"/>
            </w:tcBorders>
            <w:vAlign w:val="center"/>
          </w:tcPr>
          <w:p w14:paraId="09C1203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（5-24）</w:t>
            </w:r>
          </w:p>
        </w:tc>
      </w:tr>
    </w:tbl>
    <w:p w14:paraId="038CC2A8">
      <w:pPr>
        <w:spacing w:after="0" w:line="360" w:lineRule="auto"/>
        <w:rPr>
          <w:lang w:eastAsia="zh-CN"/>
        </w:rPr>
      </w:pPr>
      <w:r>
        <w:rPr>
          <w:rFonts w:ascii="Times New Roman" w:hAnsi="Times New Roman"/>
          <w:lang w:eastAsia="zh-CN"/>
        </w:rPr>
        <w:t>式中，</w:t>
      </w:r>
      <w:r>
        <w:rPr>
          <w:rFonts w:ascii="Times New Roman" w:hAnsi="Times New Roman"/>
          <w:i/>
          <w:lang w:eastAsia="zh-CN"/>
        </w:rPr>
        <w:t>N</w:t>
      </w:r>
      <w:r>
        <w:rPr>
          <w:rFonts w:ascii="Times New Roman" w:hAnsi="Times New Roman"/>
          <w:lang w:eastAsia="zh-CN"/>
        </w:rPr>
        <w:t>(C→A)、</w:t>
      </w:r>
      <w:r>
        <w:rPr>
          <w:rFonts w:ascii="Times New Roman" w:hAnsi="Times New Roman"/>
          <w:i/>
          <w:lang w:eastAsia="zh-CN"/>
        </w:rPr>
        <w:t>N</w:t>
      </w:r>
      <w:r>
        <w:rPr>
          <w:rFonts w:ascii="Times New Roman" w:hAnsi="Times New Roman"/>
          <w:lang w:eastAsia="zh-CN"/>
        </w:rPr>
        <w:t>(C→B) 分别为参考C级被判为A级和B级的记录数。安全损失需要已知参考等级，仅用于离线检验。</w:t>
      </w:r>
    </w:p>
    <w:p w14:paraId="510CEDC9">
      <w:pPr>
        <w:pStyle w:val="6"/>
      </w:pPr>
      <w:r>
        <w:rPr>
          <w:rFonts w:ascii="Times New Roman" w:hAnsi="Times New Roman"/>
        </w:rPr>
        <w:t xml:space="preserve">5.3.2.5 </w:t>
      </w:r>
      <w:r>
        <w:t>参数选择与特征重要性</w:t>
      </w:r>
    </w:p>
    <w:p w14:paraId="74E08602">
      <w:pPr>
        <w:spacing w:after="0" w:line="360" w:lineRule="auto"/>
        <w:rPr>
          <w:lang w:eastAsia="zh-CN"/>
        </w:rPr>
      </w:pPr>
      <w:r>
        <w:rPr>
          <w:rFonts w:ascii="Times New Roman" w:hAnsi="Times New Roman"/>
          <w:lang w:eastAsia="zh-CN"/>
        </w:rPr>
        <w:t>随机森林的主要超参数为决策树数量、最大深度和节点分裂候选特征数。以120棵树、最大深度7、候选特征数4为基准，逐项改变一个参数，分组五折交叉验证的结果如图5-16a～c所示。决策树数量达到80棵后，样本外宏平均F1稳定在0.784，继续增加只增大计算量；训练折与样本外的宏平均F1始终接近，模型没有明显过拟合。最大深度对精度的影响最大：深度由2增至7时，样本外宏平均F1由0.454升至0.784，阈值策略下的C判A由210条降至50条；深度增至8～12时宏平均F1可进一步升至0.842～0.916，但C判A始终为50条。候选特征数取2～4时C判A为50条，取6及以上时为52～61条。本章沿用事先声明的参数（120棵树、最大深度7、候选特征数4），以保持各项对比的一致性。参数调整可以提高总体精度，但不能消除C判A，其原因在于特征缺口而非参数取值。</w:t>
      </w:r>
    </w:p>
    <w:p w14:paraId="1A85E1DF">
      <w:pPr>
        <w:keepNext/>
        <w:spacing w:before="120" w:after="0" w:line="240" w:lineRule="auto"/>
        <w:jc w:val="center"/>
      </w:pPr>
      <w:r>
        <w:rPr>
          <w:lang w:eastAsia="zh-CN"/>
        </w:rPr>
        <w:drawing>
          <wp:inline distT="0" distB="0" distL="0" distR="0">
            <wp:extent cx="4754880" cy="3241040"/>
            <wp:effectExtent l="0" t="0" r="0" b="0"/>
            <wp:docPr id="106" name="图片 1024300992" descr="图5-16  随机森林参数验证曲线与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24300992" descr="图5-16  随机森林参数验证曲线与特征重要性"/>
                    <pic:cNvPicPr>
                      <a:picLocks noChangeAspect="1"/>
                    </pic:cNvPicPr>
                  </pic:nvPicPr>
                  <pic:blipFill>
                    <a:blip r:embed="rId179"/>
                    <a:stretch>
                      <a:fillRect/>
                    </a:stretch>
                  </pic:blipFill>
                  <pic:spPr>
                    <a:xfrm>
                      <a:off x="0" y="0"/>
                      <a:ext cx="4754880" cy="3241637"/>
                    </a:xfrm>
                    <a:prstGeom prst="rect">
                      <a:avLst/>
                    </a:prstGeom>
                  </pic:spPr>
                </pic:pic>
              </a:graphicData>
            </a:graphic>
          </wp:inline>
        </w:drawing>
      </w:r>
    </w:p>
    <w:p w14:paraId="1967F94F">
      <w:pPr>
        <w:spacing w:after="120" w:line="240" w:lineRule="auto"/>
        <w:ind w:firstLine="0"/>
        <w:jc w:val="center"/>
        <w:rPr>
          <w:lang w:eastAsia="zh-CN"/>
        </w:rPr>
      </w:pPr>
      <w:r>
        <w:rPr>
          <w:rFonts w:ascii="Times New Roman" w:hAnsi="Times New Roman"/>
          <w:sz w:val="21"/>
          <w:szCs w:val="21"/>
          <w:lang w:eastAsia="zh-CN"/>
        </w:rPr>
        <w:t>图5-16　随机森林参数验证曲线与特征重要性</w:t>
      </w:r>
    </w:p>
    <w:p w14:paraId="4CCCC2CC">
      <w:pPr>
        <w:spacing w:after="120" w:line="240" w:lineRule="auto"/>
        <w:ind w:firstLine="0"/>
        <w:jc w:val="center"/>
        <w:rPr>
          <w:lang w:eastAsia="zh-CN"/>
        </w:rPr>
      </w:pPr>
      <w:r>
        <w:rPr>
          <w:rFonts w:ascii="Times New Roman" w:hAnsi="Times New Roman" w:cs="Times New Roman"/>
          <w:sz w:val="21"/>
          <w:szCs w:val="21"/>
          <w:lang w:eastAsia="zh-CN"/>
        </w:rPr>
        <w:t>Fig. 5-16 Parameter validation curves and feature importance of the random forest</w:t>
      </w:r>
    </w:p>
    <w:p w14:paraId="2F943E2C">
      <w:pPr>
        <w:spacing w:after="0" w:line="360" w:lineRule="auto"/>
        <w:rPr>
          <w:lang w:eastAsia="zh-CN"/>
        </w:rPr>
      </w:pPr>
      <w:r>
        <w:rPr>
          <w:rFonts w:ascii="Times New Roman" w:hAnsi="Times New Roman"/>
          <w:lang w:eastAsia="zh-CN"/>
        </w:rPr>
        <w:t>采用分组置换重要性评价各特征的作用：将某一物理量及其派生特征在检验折内同时随机置换，计算阈值策略下宏平均F1的下降量，重复10次取均值（图5-16d）。冲刷深度和背水坡安全系数的重要性最高，宏平均F1分别下降0.157和0.134；其次为堤基坡降（0.080）和堤顶高程（0.067）；堤身坡降、接触带坡降和临水坡安全系数为0.02～0.04；巡检异常密度与证据等级的重要性接近0，表明在受控情景中巡检信息主要通过C3指标和观测门控作用于规则链，对学习模型的贡献很小。学习模型最依赖的特征与规则链敏感性最高的指标并不完全相同，前者反映的是在受控情景中区分等级最有效的特征，后者反映的是单个指标对得分的影响幅度。</w:t>
      </w:r>
    </w:p>
    <w:p w14:paraId="443CC3B1">
      <w:pPr>
        <w:pStyle w:val="6"/>
      </w:pPr>
      <w:r>
        <w:rPr>
          <w:rFonts w:ascii="Times New Roman" w:hAnsi="Times New Roman"/>
        </w:rPr>
        <w:t xml:space="preserve">5.3.2.6 </w:t>
      </w:r>
      <w:r>
        <w:t>决策规则</w:t>
      </w:r>
    </w:p>
    <w:p w14:paraId="6A7435DB">
      <w:pPr>
        <w:spacing w:after="0" w:line="360" w:lineRule="auto"/>
        <w:rPr>
          <w:lang w:eastAsia="zh-CN"/>
        </w:rPr>
      </w:pPr>
      <w:r>
        <w:rPr>
          <w:rFonts w:ascii="Times New Roman" w:hAnsi="Times New Roman"/>
          <w:lang w:eastAsia="zh-CN"/>
        </w:rPr>
        <w:t>随机森林输出的是三类概率，还需按一定规则转换为学习等级。多数投票取概率最大的等级，但没有考虑不同误判的后果，因此采用阈值策略：</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FEBB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7064B92">
            <w:pPr>
              <w:spacing w:before="60" w:after="60" w:line="240" w:lineRule="auto"/>
              <w:ind w:left="0" w:right="0" w:firstLine="0"/>
              <w:jc w:val="center"/>
              <w:rPr>
                <w:rFonts w:ascii="Times New Roman" w:hAnsi="Times New Roman" w:cs="Times New Roman"/>
              </w:rPr>
            </w:pPr>
            <w:r>
              <w:rPr>
                <w:rFonts w:ascii="Times New Roman" w:hAnsi="Times New Roman" w:cs="Times New Roman"/>
              </w:rPr>
              <w:t>ŷRF = C (pC ≥ τC); ŷRF = B (pC &lt; τC,  pB ≥ τB); ŷRF = A (其他)</w:t>
            </w:r>
          </w:p>
        </w:tc>
        <w:tc>
          <w:tcPr>
            <w:tcW w:w="848" w:type="dxa"/>
            <w:tcBorders>
              <w:top w:val="nil"/>
              <w:left w:val="nil"/>
              <w:bottom w:val="nil"/>
              <w:right w:val="nil"/>
            </w:tcBorders>
            <w:vAlign w:val="center"/>
          </w:tcPr>
          <w:p w14:paraId="40A3470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（5-25）</w:t>
            </w:r>
          </w:p>
        </w:tc>
      </w:tr>
    </w:tbl>
    <w:p w14:paraId="46CE5E54">
      <w:pPr>
        <w:spacing w:after="0" w:line="360" w:lineRule="auto"/>
        <w:rPr>
          <w:lang w:eastAsia="zh-CN"/>
        </w:rPr>
      </w:pPr>
      <w:r>
        <w:rPr>
          <w:rFonts w:ascii="Times New Roman" w:hAnsi="Times New Roman"/>
          <w:lang w:eastAsia="zh-CN"/>
        </w:rPr>
        <w:t>式中，</w:t>
      </w:r>
      <w:r>
        <w:rPr>
          <w:rFonts w:ascii="Times New Roman" w:hAnsi="Times New Roman"/>
          <w:i/>
        </w:rPr>
        <w:t>τ</w:t>
      </w:r>
      <w:r>
        <w:rPr>
          <w:rFonts w:ascii="Times New Roman" w:hAnsi="Times New Roman"/>
          <w:vertAlign w:val="subscript"/>
          <w:lang w:eastAsia="zh-CN"/>
        </w:rPr>
        <w:t>C</w:t>
      </w:r>
      <w:r>
        <w:rPr>
          <w:rFonts w:ascii="Times New Roman" w:hAnsi="Times New Roman"/>
          <w:lang w:eastAsia="zh-CN"/>
        </w:rPr>
        <w:t>、</w:t>
      </w:r>
      <w:r>
        <w:rPr>
          <w:rFonts w:ascii="Times New Roman" w:hAnsi="Times New Roman"/>
          <w:i/>
        </w:rPr>
        <w:t>τ</w:t>
      </w:r>
      <w:r>
        <w:rPr>
          <w:rFonts w:ascii="Times New Roman" w:hAnsi="Times New Roman"/>
          <w:vertAlign w:val="subscript"/>
          <w:lang w:eastAsia="zh-CN"/>
        </w:rPr>
        <w:t>B</w:t>
      </w:r>
      <w:r>
        <w:rPr>
          <w:rFonts w:ascii="Times New Roman" w:hAnsi="Times New Roman"/>
          <w:lang w:eastAsia="zh-CN"/>
        </w:rPr>
        <w:t xml:space="preserve"> 为C级和B级的判定阈值。本章取 (</w:t>
      </w:r>
      <w:r>
        <w:rPr>
          <w:rFonts w:ascii="Times New Roman" w:hAnsi="Times New Roman"/>
          <w:i/>
        </w:rPr>
        <w:t>τ</w:t>
      </w:r>
      <w:r>
        <w:rPr>
          <w:rFonts w:ascii="Times New Roman" w:hAnsi="Times New Roman"/>
          <w:vertAlign w:val="subscript"/>
          <w:lang w:eastAsia="zh-CN"/>
        </w:rPr>
        <w:t>C</w:t>
      </w:r>
      <w:r>
        <w:rPr>
          <w:rFonts w:ascii="Times New Roman" w:hAnsi="Times New Roman"/>
          <w:lang w:eastAsia="zh-CN"/>
        </w:rPr>
        <w:t xml:space="preserve">, </w:t>
      </w:r>
      <w:r>
        <w:rPr>
          <w:rFonts w:ascii="Times New Roman" w:hAnsi="Times New Roman"/>
          <w:i/>
        </w:rPr>
        <w:t>τ</w:t>
      </w:r>
      <w:r>
        <w:rPr>
          <w:rFonts w:ascii="Times New Roman" w:hAnsi="Times New Roman"/>
          <w:vertAlign w:val="subscript"/>
          <w:lang w:eastAsia="zh-CN"/>
        </w:rPr>
        <w:t>B</w:t>
      </w:r>
      <w:r>
        <w:rPr>
          <w:rFonts w:ascii="Times New Roman" w:hAnsi="Times New Roman"/>
          <w:lang w:eastAsia="zh-CN"/>
        </w:rPr>
        <w:t>) = (0.35, 0.20)，即在不将A级判高、C级召回率不低于0.85的条件下宏平均F1最高的一组，作为事先声明的工作点。</w:t>
      </w:r>
    </w:p>
    <w:p w14:paraId="0C73E2CD">
      <w:pPr>
        <w:pStyle w:val="5"/>
      </w:pPr>
      <w:r>
        <w:rPr>
          <w:rFonts w:ascii="Times New Roman" w:hAnsi="Times New Roman"/>
        </w:rPr>
        <w:t xml:space="preserve">5.3.3 </w:t>
      </w:r>
      <w:r>
        <w:t>规则链与随机森林的组合</w:t>
      </w:r>
    </w:p>
    <w:p w14:paraId="063F6405">
      <w:pPr>
        <w:spacing w:after="0" w:line="360" w:lineRule="auto"/>
        <w:rPr>
          <w:lang w:eastAsia="zh-CN"/>
        </w:rPr>
      </w:pPr>
      <w:r>
        <w:rPr>
          <w:rFonts w:ascii="Times New Roman" w:hAnsi="Times New Roman"/>
          <w:lang w:eastAsia="zh-CN"/>
        </w:rPr>
        <w:t>随机森林可以修正规则链的保守误判，但也可能将物理规则判为高风险的断面判低，这在堤防安全评价中不能接受。两条路径各有所长，组合的关键在于既吸收学习模型的修正能力，又保证物理规则的底线。为此采用序数物理下限组合两条路径：将A、B、C级编为0、1、2，最终等级取二者中风险较高者，</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0F60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C0E178C">
            <w:pPr>
              <w:spacing w:before="60" w:after="60" w:line="240" w:lineRule="auto"/>
              <w:ind w:left="0" w:right="0" w:firstLine="0"/>
              <w:jc w:val="center"/>
              <w:rPr>
                <w:rFonts w:ascii="Times New Roman" w:hAnsi="Times New Roman" w:cs="Times New Roman"/>
              </w:rPr>
            </w:pPr>
            <w:r>
              <w:rPr>
                <w:rFonts w:ascii="Times New Roman" w:hAnsi="Times New Roman" w:cs="Times New Roman"/>
              </w:rPr>
              <w:t>ŷH = max(ŷRF, yrule)</w:t>
            </w:r>
          </w:p>
        </w:tc>
        <w:tc>
          <w:tcPr>
            <w:tcW w:w="848" w:type="dxa"/>
            <w:tcBorders>
              <w:top w:val="nil"/>
              <w:left w:val="nil"/>
              <w:bottom w:val="nil"/>
              <w:right w:val="nil"/>
            </w:tcBorders>
            <w:vAlign w:val="center"/>
          </w:tcPr>
          <w:p w14:paraId="7A74120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（5-26）</w:t>
            </w:r>
          </w:p>
        </w:tc>
      </w:tr>
    </w:tbl>
    <w:p w14:paraId="471BAF98">
      <w:pPr>
        <w:spacing w:after="0" w:line="360" w:lineRule="auto"/>
        <w:rPr>
          <w:lang w:eastAsia="zh-CN"/>
        </w:rPr>
      </w:pPr>
      <w:r>
        <w:rPr>
          <w:rFonts w:ascii="Times New Roman" w:hAnsi="Times New Roman"/>
          <w:lang w:eastAsia="zh-CN"/>
        </w:rPr>
        <w:t>即学习模型只能调高、不能调低规则等级。该组合无需重新训练模型，并完整保留规则链的门控与溯源信息。</w:t>
      </w:r>
    </w:p>
    <w:p w14:paraId="04A3E6BA">
      <w:pPr>
        <w:spacing w:after="0" w:line="360" w:lineRule="auto"/>
        <w:rPr>
          <w:lang w:eastAsia="zh-CN"/>
        </w:rPr>
      </w:pPr>
      <w:r>
        <w:rPr>
          <w:rFonts w:ascii="Times New Roman" w:hAnsi="Times New Roman" w:eastAsia="黑体"/>
          <w:b/>
          <w:lang w:eastAsia="zh-CN"/>
        </w:rPr>
        <w:t>命题5-1</w:t>
      </w:r>
      <w:r>
        <w:rPr>
          <w:rFonts w:ascii="Times New Roman" w:hAnsi="Times New Roman"/>
          <w:lang w:eastAsia="zh-CN"/>
        </w:rPr>
        <w:t xml:space="preserve">  对任一记录的参考等级 </w:t>
      </w:r>
      <w:r>
        <w:rPr>
          <w:rFonts w:ascii="Times New Roman" w:hAnsi="Times New Roman"/>
          <w:i/>
          <w:lang w:eastAsia="zh-CN"/>
        </w:rPr>
        <w:t>y</w:t>
      </w:r>
      <w:r>
        <w:rPr>
          <w:rFonts w:ascii="Times New Roman" w:hAnsi="Times New Roman"/>
          <w:lang w:eastAsia="zh-CN"/>
        </w:rPr>
        <w:t xml:space="preserve">：（1）最终等级低于 </w:t>
      </w:r>
      <w:r>
        <w:rPr>
          <w:rFonts w:ascii="Times New Roman" w:hAnsi="Times New Roman"/>
          <w:i/>
          <w:lang w:eastAsia="zh-CN"/>
        </w:rPr>
        <w:t>y</w:t>
      </w:r>
      <w:r>
        <w:rPr>
          <w:rFonts w:ascii="Times New Roman" w:hAnsi="Times New Roman"/>
          <w:lang w:eastAsia="zh-CN"/>
        </w:rPr>
        <w:t xml:space="preserve">，当且仅当学习等级和规则等级都低于 </w:t>
      </w:r>
      <w:r>
        <w:rPr>
          <w:rFonts w:ascii="Times New Roman" w:hAnsi="Times New Roman"/>
          <w:i/>
          <w:lang w:eastAsia="zh-CN"/>
        </w:rPr>
        <w:t>y</w:t>
      </w:r>
      <w:r>
        <w:rPr>
          <w:rFonts w:ascii="Times New Roman" w:hAnsi="Times New Roman"/>
          <w:lang w:eastAsia="zh-CN"/>
        </w:rPr>
        <w:t xml:space="preserve">；（2）最终等级高于 </w:t>
      </w:r>
      <w:r>
        <w:rPr>
          <w:rFonts w:ascii="Times New Roman" w:hAnsi="Times New Roman"/>
          <w:i/>
          <w:lang w:eastAsia="zh-CN"/>
        </w:rPr>
        <w:t>y</w:t>
      </w:r>
      <w:r>
        <w:rPr>
          <w:rFonts w:ascii="Times New Roman" w:hAnsi="Times New Roman"/>
          <w:lang w:eastAsia="zh-CN"/>
        </w:rPr>
        <w:t xml:space="preserve">，当且仅当二者至少有一个高于 </w:t>
      </w:r>
      <w:r>
        <w:rPr>
          <w:rFonts w:ascii="Times New Roman" w:hAnsi="Times New Roman"/>
          <w:i/>
          <w:lang w:eastAsia="zh-CN"/>
        </w:rPr>
        <w:t>y</w:t>
      </w:r>
      <w:r>
        <w:rPr>
          <w:rFonts w:ascii="Times New Roman" w:hAnsi="Times New Roman"/>
          <w:lang w:eastAsia="zh-CN"/>
        </w:rPr>
        <w:t>；（3）最终等级为A级，当且仅当二者都为A级。</w:t>
      </w:r>
      <w:r>
        <w:rPr>
          <w:rFonts w:ascii="Times New Roman" w:hAnsi="Times New Roman" w:eastAsia="黑体"/>
          <w:b/>
          <w:lang w:eastAsia="zh-CN"/>
        </w:rPr>
        <w:t>证明</w:t>
      </w:r>
      <w:r>
        <w:rPr>
          <w:rFonts w:ascii="Times New Roman" w:hAnsi="Times New Roman"/>
          <w:lang w:eastAsia="zh-CN"/>
        </w:rPr>
        <w:t xml:space="preserve">  对整数 </w:t>
      </w:r>
      <w:r>
        <w:rPr>
          <w:rFonts w:ascii="Times New Roman" w:hAnsi="Times New Roman"/>
          <w:i/>
          <w:lang w:eastAsia="zh-CN"/>
        </w:rPr>
        <w:t>a</w:t>
      </w:r>
      <w:r>
        <w:rPr>
          <w:rFonts w:ascii="Times New Roman" w:hAnsi="Times New Roman"/>
          <w:lang w:eastAsia="zh-CN"/>
        </w:rPr>
        <w:t>、</w:t>
      </w:r>
      <w:r>
        <w:rPr>
          <w:rFonts w:ascii="Times New Roman" w:hAnsi="Times New Roman"/>
          <w:i/>
          <w:lang w:eastAsia="zh-CN"/>
        </w:rPr>
        <w:t>b</w:t>
      </w:r>
      <w:r>
        <w:rPr>
          <w:rFonts w:ascii="Times New Roman" w:hAnsi="Times New Roman"/>
          <w:lang w:eastAsia="zh-CN"/>
        </w:rPr>
        <w:t>、</w:t>
      </w:r>
      <w:r>
        <w:rPr>
          <w:rFonts w:ascii="Times New Roman" w:hAnsi="Times New Roman"/>
          <w:i/>
          <w:lang w:eastAsia="zh-CN"/>
        </w:rPr>
        <w:t>y</w:t>
      </w:r>
      <w:r>
        <w:rPr>
          <w:rFonts w:ascii="Times New Roman" w:hAnsi="Times New Roman"/>
          <w:lang w:eastAsia="zh-CN"/>
        </w:rPr>
        <w:t>，max(</w:t>
      </w:r>
      <w:r>
        <w:rPr>
          <w:rFonts w:ascii="Times New Roman" w:hAnsi="Times New Roman"/>
          <w:i/>
          <w:lang w:eastAsia="zh-CN"/>
        </w:rPr>
        <w:t>a</w:t>
      </w:r>
      <w:r>
        <w:rPr>
          <w:rFonts w:ascii="Times New Roman" w:hAnsi="Times New Roman"/>
          <w:lang w:eastAsia="zh-CN"/>
        </w:rPr>
        <w:t xml:space="preserve">, </w:t>
      </w:r>
      <w:r>
        <w:rPr>
          <w:rFonts w:ascii="Times New Roman" w:hAnsi="Times New Roman"/>
          <w:i/>
          <w:lang w:eastAsia="zh-CN"/>
        </w:rPr>
        <w:t>b</w:t>
      </w:r>
      <w:r>
        <w:rPr>
          <w:rFonts w:ascii="Times New Roman" w:hAnsi="Times New Roman"/>
          <w:lang w:eastAsia="zh-CN"/>
        </w:rPr>
        <w:t xml:space="preserve">) &lt;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a</w:t>
      </w:r>
      <w:r>
        <w:rPr>
          <w:rFonts w:ascii="Times New Roman" w:hAnsi="Times New Roman"/>
          <w:lang w:eastAsia="zh-CN"/>
        </w:rPr>
        <w:t xml:space="preserve"> &lt;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b</w:t>
      </w:r>
      <w:r>
        <w:rPr>
          <w:rFonts w:ascii="Times New Roman" w:hAnsi="Times New Roman"/>
          <w:lang w:eastAsia="zh-CN"/>
        </w:rPr>
        <w:t xml:space="preserve"> &lt; </w:t>
      </w:r>
      <w:r>
        <w:rPr>
          <w:rFonts w:ascii="Times New Roman" w:hAnsi="Times New Roman"/>
          <w:i/>
          <w:lang w:eastAsia="zh-CN"/>
        </w:rPr>
        <w:t>y</w:t>
      </w:r>
      <w:r>
        <w:rPr>
          <w:rFonts w:ascii="Times New Roman" w:hAnsi="Times New Roman"/>
          <w:lang w:eastAsia="zh-CN"/>
        </w:rPr>
        <w:t>，max(</w:t>
      </w:r>
      <w:r>
        <w:rPr>
          <w:rFonts w:ascii="Times New Roman" w:hAnsi="Times New Roman"/>
          <w:i/>
          <w:lang w:eastAsia="zh-CN"/>
        </w:rPr>
        <w:t>a</w:t>
      </w:r>
      <w:r>
        <w:rPr>
          <w:rFonts w:ascii="Times New Roman" w:hAnsi="Times New Roman"/>
          <w:lang w:eastAsia="zh-CN"/>
        </w:rPr>
        <w:t xml:space="preserve">, </w:t>
      </w:r>
      <w:r>
        <w:rPr>
          <w:rFonts w:ascii="Times New Roman" w:hAnsi="Times New Roman"/>
          <w:i/>
          <w:lang w:eastAsia="zh-CN"/>
        </w:rPr>
        <w:t>b</w:t>
      </w:r>
      <w:r>
        <w:rPr>
          <w:rFonts w:ascii="Times New Roman" w:hAnsi="Times New Roman"/>
          <w:lang w:eastAsia="zh-CN"/>
        </w:rPr>
        <w:t xml:space="preserve">) &gt;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a</w:t>
      </w:r>
      <w:r>
        <w:rPr>
          <w:rFonts w:ascii="Times New Roman" w:hAnsi="Times New Roman"/>
          <w:lang w:eastAsia="zh-CN"/>
        </w:rPr>
        <w:t xml:space="preserve"> &gt;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b</w:t>
      </w:r>
      <w:r>
        <w:rPr>
          <w:rFonts w:ascii="Times New Roman" w:hAnsi="Times New Roman"/>
          <w:lang w:eastAsia="zh-CN"/>
        </w:rPr>
        <w:t xml:space="preserve"> &gt; </w:t>
      </w:r>
      <w:r>
        <w:rPr>
          <w:rFonts w:ascii="Times New Roman" w:hAnsi="Times New Roman"/>
          <w:i/>
          <w:lang w:eastAsia="zh-CN"/>
        </w:rPr>
        <w:t>y</w:t>
      </w:r>
      <w:r>
        <w:rPr>
          <w:rFonts w:ascii="Times New Roman" w:hAnsi="Times New Roman"/>
          <w:lang w:eastAsia="zh-CN"/>
        </w:rPr>
        <w:t>；对非负整数，max(</w:t>
      </w:r>
      <w:r>
        <w:rPr>
          <w:rFonts w:ascii="Times New Roman" w:hAnsi="Times New Roman"/>
          <w:i/>
          <w:lang w:eastAsia="zh-CN"/>
        </w:rPr>
        <w:t>a</w:t>
      </w:r>
      <w:r>
        <w:rPr>
          <w:rFonts w:ascii="Times New Roman" w:hAnsi="Times New Roman"/>
          <w:lang w:eastAsia="zh-CN"/>
        </w:rPr>
        <w:t xml:space="preserve">, </w:t>
      </w:r>
      <w:r>
        <w:rPr>
          <w:rFonts w:ascii="Times New Roman" w:hAnsi="Times New Roman"/>
          <w:i/>
          <w:lang w:eastAsia="zh-CN"/>
        </w:rPr>
        <w:t>b</w:t>
      </w:r>
      <w:r>
        <w:rPr>
          <w:rFonts w:ascii="Times New Roman" w:hAnsi="Times New Roman"/>
          <w:lang w:eastAsia="zh-CN"/>
        </w:rPr>
        <w:t>) = 0</w:t>
      </w:r>
      <w:r>
        <w:rPr>
          <w:rFonts w:ascii="Cambria Math" w:hAnsi="Cambria Math" w:eastAsia="Cambria Math"/>
          <w:lang w:eastAsia="zh-CN"/>
        </w:rPr>
        <w:t xml:space="preserve"> ⇔ </w:t>
      </w:r>
      <w:r>
        <w:rPr>
          <w:rFonts w:ascii="Times New Roman" w:hAnsi="Times New Roman"/>
          <w:i/>
          <w:lang w:eastAsia="zh-CN"/>
        </w:rPr>
        <w:t>a</w:t>
      </w:r>
      <w:r>
        <w:rPr>
          <w:rFonts w:ascii="Times New Roman" w:hAnsi="Times New Roman"/>
          <w:lang w:eastAsia="zh-CN"/>
        </w:rPr>
        <w:t xml:space="preserve"> = </w:t>
      </w:r>
      <w:r>
        <w:rPr>
          <w:rFonts w:ascii="Times New Roman" w:hAnsi="Times New Roman"/>
          <w:i/>
          <w:lang w:eastAsia="zh-CN"/>
        </w:rPr>
        <w:t>b</w:t>
      </w:r>
      <w:r>
        <w:rPr>
          <w:rFonts w:ascii="Times New Roman" w:hAnsi="Times New Roman"/>
          <w:lang w:eastAsia="zh-CN"/>
        </w:rPr>
        <w:t xml:space="preserve"> = 0。证毕。</w:t>
      </w:r>
    </w:p>
    <w:p w14:paraId="481EB567">
      <w:pPr>
        <w:spacing w:after="0" w:line="360" w:lineRule="auto"/>
        <w:rPr>
          <w:lang w:eastAsia="zh-CN"/>
        </w:rPr>
      </w:pPr>
      <w:r>
        <w:rPr>
          <w:rFonts w:ascii="Times New Roman" w:hAnsi="Times New Roman"/>
          <w:lang w:eastAsia="zh-CN"/>
        </w:rPr>
        <w:t>命题5-1表明，只有两条路径同时低估时最终结论才会低估；只要规则链不把C级判为A级，最终结论就不会出现这种最危险的误判，代价是继承两者的全部高估，因此组合效果取决于两条路径的错误是否互补。作为对比，另设仅在规则等级为C级时强制输出C级的C-only下限。与将物理知识写入模型输入或损失函数的理论引导学习</w:t>
      </w:r>
      <w:r>
        <w:rPr>
          <w:rFonts w:ascii="Times New Roman" w:hAnsi="Times New Roman"/>
          <w:vertAlign w:val="superscript"/>
          <w:lang w:eastAsia="zh-CN"/>
        </w:rPr>
        <w:t>[235]</w:t>
      </w:r>
      <w:r>
        <w:rPr>
          <w:rFonts w:ascii="Times New Roman" w:hAnsi="Times New Roman"/>
          <w:lang w:eastAsia="zh-CN"/>
        </w:rPr>
        <w:t>不同，序数下限直接约束学习模型的作用方向；与将不确定样本交由人工处理的拒识机制</w:t>
      </w:r>
      <w:r>
        <w:rPr>
          <w:rFonts w:ascii="Times New Roman" w:hAnsi="Times New Roman"/>
          <w:vertAlign w:val="superscript"/>
          <w:lang w:eastAsia="zh-CN"/>
        </w:rPr>
        <w:t>[236-237]</w:t>
      </w:r>
      <w:r>
        <w:rPr>
          <w:rFonts w:ascii="Times New Roman" w:hAnsi="Times New Roman"/>
          <w:lang w:eastAsia="zh-CN"/>
        </w:rPr>
        <w:t>相比，序数下限总能给出决策，人工复核由复核门另行处理。</w:t>
      </w:r>
    </w:p>
    <w:p w14:paraId="32BDAE11">
      <w:pPr>
        <w:pStyle w:val="5"/>
      </w:pPr>
      <w:r>
        <w:rPr>
          <w:rFonts w:ascii="Times New Roman" w:hAnsi="Times New Roman"/>
        </w:rPr>
        <w:t xml:space="preserve">5.3.4 </w:t>
      </w:r>
      <w:r>
        <w:t>多目标策略评价与帕累托选择</w:t>
      </w:r>
    </w:p>
    <w:p w14:paraId="7B547450">
      <w:pPr>
        <w:spacing w:after="0" w:line="360" w:lineRule="auto"/>
        <w:rPr>
          <w:lang w:eastAsia="zh-CN"/>
        </w:rPr>
      </w:pPr>
      <w:r>
        <w:rPr>
          <w:rFonts w:ascii="Times New Roman" w:hAnsi="Times New Roman"/>
          <w:lang w:eastAsia="zh-CN"/>
        </w:rPr>
        <w:t>组合模型还涉及学习模型类型、决策阈值和下限方式的选择，不同选择在安全与精度之间各有得失：阈值越低，C级漏判越少，但A级高估越多；加入下限能保证安全，却会继承规则链的保守误判。单一指标无法同时反映这些得失，因此需要在多个目标上同时比较。将每种选择组合称为一个策略：</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2D3B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45491AA">
            <w:pPr>
              <w:spacing w:before="60" w:after="60" w:line="240" w:lineRule="auto"/>
              <w:ind w:left="0" w:right="0" w:firstLine="0"/>
              <w:jc w:val="center"/>
              <w:rPr>
                <w:rFonts w:ascii="Times New Roman" w:hAnsi="Times New Roman" w:cs="Times New Roman"/>
              </w:rPr>
            </w:pPr>
            <w:r>
              <w:rPr>
                <w:rFonts w:ascii="Times New Roman" w:hAnsi="Times New Roman" w:cs="Times New Roman"/>
              </w:rPr>
              <w:t>π = (ℓ, τC, τB, φ)</w:t>
            </w:r>
          </w:p>
        </w:tc>
        <w:tc>
          <w:tcPr>
            <w:tcW w:w="848" w:type="dxa"/>
            <w:tcBorders>
              <w:top w:val="nil"/>
              <w:left w:val="nil"/>
              <w:bottom w:val="nil"/>
              <w:right w:val="nil"/>
            </w:tcBorders>
            <w:vAlign w:val="center"/>
          </w:tcPr>
          <w:p w14:paraId="22367DA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（5-27）</w:t>
            </w:r>
          </w:p>
        </w:tc>
      </w:tr>
    </w:tbl>
    <w:p w14:paraId="7D1ECB2A">
      <w:pPr>
        <w:spacing w:after="0" w:line="360" w:lineRule="auto"/>
        <w:rPr>
          <w:lang w:eastAsia="zh-CN"/>
        </w:rPr>
      </w:pPr>
      <w:r>
        <w:rPr>
          <w:rFonts w:ascii="Times New Roman" w:hAnsi="Times New Roman"/>
          <w:lang w:eastAsia="zh-CN"/>
        </w:rPr>
        <w:t>式中，学习模型 ℓ 包括随机森林、逻辑回归、序数逻辑回归</w:t>
      </w:r>
      <w:r>
        <w:rPr>
          <w:rFonts w:ascii="Times New Roman" w:hAnsi="Times New Roman"/>
          <w:vertAlign w:val="superscript"/>
          <w:lang w:eastAsia="zh-CN"/>
        </w:rPr>
        <w:t>[238]</w:t>
      </w:r>
      <w:r>
        <w:rPr>
          <w:rFonts w:ascii="Times New Roman" w:hAnsi="Times New Roman"/>
          <w:lang w:eastAsia="zh-CN"/>
        </w:rPr>
        <w:t>、支持向量机</w:t>
      </w:r>
      <w:r>
        <w:rPr>
          <w:rFonts w:ascii="Times New Roman" w:hAnsi="Times New Roman"/>
          <w:vertAlign w:val="superscript"/>
          <w:lang w:eastAsia="zh-CN"/>
        </w:rPr>
        <w:t>[239]</w:t>
      </w:r>
      <w:r>
        <w:rPr>
          <w:rFonts w:ascii="Times New Roman" w:hAnsi="Times New Roman"/>
          <w:lang w:eastAsia="zh-CN"/>
        </w:rPr>
        <w:t>、梯度提升树（GBDT）</w:t>
      </w:r>
      <w:r>
        <w:rPr>
          <w:rFonts w:ascii="Times New Roman" w:hAnsi="Times New Roman"/>
          <w:vertAlign w:val="superscript"/>
          <w:lang w:eastAsia="zh-CN"/>
        </w:rPr>
        <w:t>[240]</w:t>
      </w:r>
      <w:r>
        <w:rPr>
          <w:rFonts w:ascii="Times New Roman" w:hAnsi="Times New Roman"/>
          <w:lang w:eastAsia="zh-CN"/>
        </w:rPr>
        <w:t>和以规则等级为第15项特征的堆叠随机森林</w:t>
      </w:r>
      <w:r>
        <w:rPr>
          <w:rFonts w:ascii="Times New Roman" w:hAnsi="Times New Roman"/>
          <w:vertAlign w:val="superscript"/>
          <w:lang w:eastAsia="zh-CN"/>
        </w:rPr>
        <w:t>[241]</w:t>
      </w:r>
      <w:r>
        <w:rPr>
          <w:rFonts w:ascii="Times New Roman" w:hAnsi="Times New Roman"/>
          <w:lang w:eastAsia="zh-CN"/>
        </w:rPr>
        <w:t>；阈值 τC、τB 在0.20～0.90间以0.05为步长取值，共15×15种组合；φ 为下限方式，包括无下限、C-only下限和序数下限。连同规则链，每批情景共比较4051个策略，评价流程如图5-17所示。</w:t>
      </w:r>
    </w:p>
    <w:p w14:paraId="4BB03E49">
      <w:pPr>
        <w:keepNext/>
        <w:spacing w:before="120" w:after="0" w:line="240" w:lineRule="auto"/>
        <w:jc w:val="center"/>
      </w:pPr>
      <w:r>
        <w:rPr>
          <w:lang w:eastAsia="zh-CN"/>
        </w:rPr>
        <w:drawing>
          <wp:inline distT="0" distB="0" distL="0" distR="0">
            <wp:extent cx="4297680" cy="1959610"/>
            <wp:effectExtent l="0" t="0" r="0" b="0"/>
            <wp:docPr id="107" name="图片 2050504893" descr="图5-17  多目标策略评价与帕累托选择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050504893" descr="图5-17  多目标策略评价与帕累托选择流程"/>
                    <pic:cNvPicPr>
                      <a:picLocks noChangeAspect="1"/>
                    </pic:cNvPicPr>
                  </pic:nvPicPr>
                  <pic:blipFill>
                    <a:blip r:embed="rId180"/>
                    <a:stretch>
                      <a:fillRect/>
                    </a:stretch>
                  </pic:blipFill>
                  <pic:spPr>
                    <a:xfrm>
                      <a:off x="0" y="0"/>
                      <a:ext cx="4297680" cy="1959633"/>
                    </a:xfrm>
                    <a:prstGeom prst="rect">
                      <a:avLst/>
                    </a:prstGeom>
                  </pic:spPr>
                </pic:pic>
              </a:graphicData>
            </a:graphic>
          </wp:inline>
        </w:drawing>
      </w:r>
    </w:p>
    <w:p w14:paraId="7DC3ADEF">
      <w:pPr>
        <w:spacing w:after="120" w:line="240" w:lineRule="auto"/>
        <w:ind w:firstLine="0"/>
        <w:jc w:val="center"/>
        <w:rPr>
          <w:lang w:eastAsia="zh-CN"/>
        </w:rPr>
      </w:pPr>
      <w:r>
        <w:rPr>
          <w:rFonts w:ascii="Times New Roman" w:hAnsi="Times New Roman"/>
          <w:sz w:val="21"/>
          <w:szCs w:val="21"/>
          <w:lang w:eastAsia="zh-CN"/>
        </w:rPr>
        <w:t>图5-17　多目标策略评价与帕累托选择流程</w:t>
      </w:r>
    </w:p>
    <w:p w14:paraId="49E511FC">
      <w:pPr>
        <w:spacing w:after="120" w:line="240" w:lineRule="auto"/>
        <w:ind w:firstLine="0"/>
        <w:jc w:val="center"/>
        <w:rPr>
          <w:lang w:eastAsia="zh-CN"/>
        </w:rPr>
      </w:pPr>
      <w:r>
        <w:rPr>
          <w:rFonts w:ascii="Times New Roman" w:hAnsi="Times New Roman" w:cs="Times New Roman"/>
          <w:sz w:val="21"/>
          <w:szCs w:val="21"/>
          <w:lang w:eastAsia="zh-CN"/>
        </w:rPr>
        <w:t>Fig. 5-17 Workflow of multi-objective strategy evaluation and Pareto selection</w:t>
      </w:r>
    </w:p>
    <w:p w14:paraId="222556CF">
      <w:pPr>
        <w:spacing w:after="0" w:line="360" w:lineRule="auto"/>
        <w:rPr>
          <w:lang w:eastAsia="zh-CN"/>
        </w:rPr>
      </w:pPr>
      <w:r>
        <w:rPr>
          <w:rFonts w:ascii="Times New Roman" w:hAnsi="Times New Roman"/>
          <w:lang w:eastAsia="zh-CN"/>
        </w:rPr>
        <w:t>每个策略用同一组样本外预测计算目标向量：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7312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4D35E4C">
            <w:pPr>
              <w:spacing w:before="60" w:after="60" w:line="240" w:lineRule="auto"/>
              <w:ind w:left="0" w:right="0" w:firstLine="0"/>
              <w:jc w:val="center"/>
              <w:rPr>
                <w:rFonts w:ascii="Times New Roman" w:hAnsi="Times New Roman" w:cs="Times New Roman"/>
              </w:rPr>
            </w:pPr>
            <w:r>
              <w:rPr>
                <w:rFonts w:ascii="Times New Roman" w:hAnsi="Times New Roman" w:cs="Times New Roman"/>
              </w:rPr>
              <w:t>F(π) = (MacroF1, BA, RC, 1 − Lsafe/Lmax)</w:t>
            </w:r>
          </w:p>
        </w:tc>
        <w:tc>
          <w:tcPr>
            <w:tcW w:w="848" w:type="dxa"/>
            <w:tcBorders>
              <w:top w:val="nil"/>
              <w:left w:val="nil"/>
              <w:bottom w:val="nil"/>
              <w:right w:val="nil"/>
            </w:tcBorders>
            <w:vAlign w:val="center"/>
          </w:tcPr>
          <w:p w14:paraId="3479B0A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（5-28）</w:t>
            </w:r>
          </w:p>
        </w:tc>
      </w:tr>
    </w:tbl>
    <w:p w14:paraId="6BEFF231">
      <w:pPr>
        <w:spacing w:after="0" w:line="360" w:lineRule="auto"/>
        <w:rPr>
          <w:lang w:eastAsia="zh-CN"/>
        </w:rPr>
      </w:pPr>
      <w:r>
        <w:rPr>
          <w:rFonts w:ascii="Times New Roman" w:hAnsi="Times New Roman"/>
          <w:lang w:eastAsia="zh-CN"/>
        </w:rPr>
        <w:t>式中，Lmax = 2NC，NC 为参考C级记录数，末项将安全损失换算为0～1的安全裕度，四项均越大越好。若策略甲在各目标上均不劣于策略乙且至少一项更优，则称甲支配乙；不被任何策略支配的策略构成帕累托前沿。升级率、A级高估数和复核率反映运行成本，单独报告，不参与支配判断。选择前施加事先声明的两类约束：基准约束要求无C判A且C级召回率不低于0.95，物理下限约束要求最终等级不低于规则等级。在满足约束的前沿上，按安全损失最小、平衡准确率最大、宏平均F1最大、升级率最小、A级高估最少的顺序选择运行策略，并以到理想点的距离校核。各模型族的整体水平用超体积</w:t>
      </w:r>
      <w:r>
        <w:rPr>
          <w:rFonts w:ascii="Times New Roman" w:hAnsi="Times New Roman"/>
          <w:vertAlign w:val="superscript"/>
          <w:lang w:eastAsia="zh-CN"/>
        </w:rPr>
        <w:t>[242]</w:t>
      </w:r>
      <w:r>
        <w:rPr>
          <w:rFonts w:ascii="Times New Roman" w:hAnsi="Times New Roman"/>
          <w:lang w:eastAsia="zh-CN"/>
        </w:rPr>
        <w:t>比较，即前沿在四维目标空间中与原点围成的区域体积，超体积越大整体越好。在原始批次上选出的策略固定后，再在另外5批情景上检验，以避免选择过程与检验过程使用同一批数据。</w:t>
      </w:r>
    </w:p>
    <w:p w14:paraId="3351AC81">
      <w:pPr>
        <w:pStyle w:val="4"/>
      </w:pPr>
      <w:r>
        <w:rPr>
          <w:rFonts w:ascii="Times New Roman" w:hAnsi="Times New Roman"/>
        </w:rPr>
        <w:t xml:space="preserve">5.4 </w:t>
      </w:r>
      <w:r>
        <w:t>案例分析</w:t>
      </w:r>
    </w:p>
    <w:p w14:paraId="1CA5888C">
      <w:pPr>
        <w:spacing w:after="0" w:line="360" w:lineRule="auto"/>
        <w:rPr>
          <w:lang w:eastAsia="zh-CN"/>
        </w:rPr>
      </w:pPr>
      <w:r>
        <w:rPr>
          <w:rFonts w:ascii="Times New Roman" w:hAnsi="Times New Roman"/>
          <w:lang w:eastAsia="zh-CN"/>
        </w:rPr>
        <w:t xml:space="preserve">前述评价方法和评价模型需要通过案例检验其判别能力、计算过程、稳定性以及接入实际资料后的作用。本节设置六个案例，按由受控到实际、由整体到局部的顺序展开：案例一至案例三基于受控情景，分别检验模型的判别能力、逐步计算过程和多批次稳定性；案例四为独立工程的历史险情断面，检验评价链的追溯与敏感性分析能力；案例五和案例六分别将第4章的渗流计算结果和本章的现场巡检结果接入评价，检验两类证据在评价中的作用。</w:t>
      </w:r>
      <w:del w:id="900060" w:author="Claude" w:date="2026-10-28T00:00:00Z">
        <w:r>
          <w:rPr>
            <w:rFonts w:ascii="Times New Roman" w:hAnsi="Times New Roman"/>
            <w:lang w:eastAsia="zh-CN"/>
          </w:rPr>
          <w:delText xml:space="preserve">受控情景的参考等级由生成程序给出</w:delText>
        </w:r>
      </w:del>
      <w:ins w:id="900061" w:author="Claude" w:date="2026-10-28T00:00:00Z">
        <w:r>
          <w:rPr>
            <w:rFonts w:ascii="Times New Roman" w:hAnsi="Times New Roman"/>
            <w:lang w:eastAsia="zh-CN"/>
          </w:rPr>
          <w:t>受控情景的参考等级由情景设定给出</w:t>
        </w:r>
      </w:ins>
      <w:r>
        <w:rPr>
          <w:rFonts w:ascii="Times New Roman" w:hAnsi="Times New Roman"/>
          <w:lang w:eastAsia="zh-CN"/>
        </w:rPr>
        <w:t xml:space="preserve">，相关定量结果反映方法本身的行为，在取得独立现场标签之前不代表真实堤防上的预测精度。</w:t>
      </w:r>
    </w:p>
    <w:p w14:paraId="628E8EA7">
      <w:pPr>
        <w:pStyle w:val="5"/>
      </w:pPr>
      <w:r>
        <w:rPr>
          <w:rFonts w:ascii="Times New Roman" w:hAnsi="Times New Roman"/>
        </w:rPr>
        <w:t xml:space="preserve">5.4.1 </w:t>
      </w:r>
      <w:r>
        <w:t>案例一：受控情景下的模型对比</w:t>
      </w:r>
    </w:p>
    <w:p w14:paraId="31D16180">
      <w:pPr>
        <w:spacing w:after="0" w:line="360" w:lineRule="auto"/>
        <w:rPr>
          <w:lang w:eastAsia="zh-CN"/>
        </w:rPr>
      </w:pPr>
      <w:del w:id="900062" w:author="Claude" w:date="2026-10-28T00:00:00Z">
        <w:r>
          <w:rPr>
            <w:rFonts w:ascii="Times New Roman" w:hAnsi="Times New Roman"/>
            <w:lang w:eastAsia="zh-CN"/>
          </w:rPr>
          <w:delText>本案例检验各评价方法在同一组受控记录上的判别能力，重点考察总体精度与C级漏判之间的关系。</w:delText>
        </w:r>
        <w:r>
          <w:rPr>
            <w:rFonts w:ascii="Times New Roman" w:hAnsi="Times New Roman"/>
            <w:highlight w:val="yellow"/>
            <w:lang w:eastAsia="zh-CN"/>
          </w:rPr>
          <w:delText>在875条受控记录上</w:delText>
        </w:r>
        <w:r>
          <w:rPr>
            <w:rFonts w:ascii="Times New Roman" w:hAnsi="Times New Roman"/>
            <w:lang w:eastAsia="zh-CN"/>
          </w:rPr>
          <w:delText>，以分组五折交叉验证的样本外预测比较9种评价方法，结果见表5-20和图5-18。方法间差异的显著性采用McNemar检验</w:delText>
        </w:r>
        <w:r>
          <w:rPr>
            <w:rFonts w:ascii="Times New Roman" w:hAnsi="Times New Roman"/>
            <w:vertAlign w:val="superscript"/>
            <w:lang w:eastAsia="zh-CN"/>
          </w:rPr>
          <w:delText>[243]</w:delText>
        </w:r>
        <w:r>
          <w:rPr>
            <w:rFonts w:ascii="Times New Roman" w:hAnsi="Times New Roman"/>
            <w:lang w:eastAsia="zh-CN"/>
          </w:rPr>
          <w:delText>，波动范围采用分组Bootstrap重抽样</w:delText>
        </w:r>
        <w:r>
          <w:rPr>
            <w:rFonts w:ascii="Times New Roman" w:hAnsi="Times New Roman"/>
            <w:vertAlign w:val="superscript"/>
            <w:lang w:eastAsia="zh-CN"/>
          </w:rPr>
          <w:delText>[244]</w:delText>
        </w:r>
        <w:r>
          <w:rPr>
            <w:rFonts w:ascii="Times New Roman" w:hAnsi="Times New Roman"/>
            <w:lang w:eastAsia="zh-CN"/>
          </w:rPr>
          <w:delText>估计。</w:delText>
        </w:r>
      </w:del>
      <w:ins w:id="900063" w:author="Claude" w:date="2026-10-28T00:00:00Z">
        <w:r>
          <w:rPr>
            <w:rFonts w:ascii="Times New Roman" w:hAnsi="Times New Roman"/>
            <w:lang w:eastAsia="zh-CN"/>
          </w:rPr>
          <w:t>本案例在5.3.2.2节设定的875条受控记录上比较9种评价方法，重点考察总体精度与C级漏判之间的关系。受控记录的参考等级事先已知，可以逐条核对评价结论并统计各类误判，而实测断面缺少独立鉴定结论，难以这样检验。比较采用分组五折交叉验证的样本外预测，结果见表5-20和图5-18；方法间差异的显著性采用McNemar检验</w:t>
        </w:r>
        <w:r>
          <w:rPr>
            <w:rFonts w:ascii="Times New Roman" w:hAnsi="Times New Roman"/>
            <w:vertAlign w:val="superscript"/>
            <w:lang w:eastAsia="zh-CN"/>
          </w:rPr>
          <w:t>[243]</w:t>
        </w:r>
        <w:r>
          <w:rPr>
            <w:rFonts w:ascii="Times New Roman" w:hAnsi="Times New Roman"/>
            <w:lang w:eastAsia="zh-CN"/>
          </w:rPr>
          <w:t>，波动范围采用分组Bootstrap重抽样</w:t>
        </w:r>
        <w:r>
          <w:rPr>
            <w:rFonts w:ascii="Times New Roman" w:hAnsi="Times New Roman"/>
            <w:vertAlign w:val="superscript"/>
            <w:lang w:eastAsia="zh-CN"/>
          </w:rPr>
          <w:t>[244]</w:t>
        </w:r>
        <w:r>
          <w:rPr>
            <w:rFonts w:ascii="Times New Roman" w:hAnsi="Times New Roman"/>
            <w:lang w:eastAsia="zh-CN"/>
          </w:rPr>
          <w:t>估计。</w:t>
        </w:r>
      </w:ins>
    </w:p>
    <w:p w14:paraId="286385BB">
      <w:pPr>
        <w:keepNext/>
        <w:spacing w:after="120" w:line="240" w:lineRule="auto"/>
        <w:ind w:firstLine="0"/>
        <w:jc w:val="center"/>
        <w:rPr>
          <w:lang w:eastAsia="zh-CN"/>
        </w:rPr>
      </w:pPr>
      <w:r>
        <w:rPr>
          <w:rFonts w:ascii="Times New Roman" w:hAnsi="Times New Roman"/>
          <w:sz w:val="21"/>
          <w:szCs w:val="21"/>
          <w:lang w:eastAsia="zh-CN"/>
        </w:rPr>
        <w:t>表5-20　875条受控记录上各评价方法的样本外比较</w:t>
      </w:r>
    </w:p>
    <w:p w14:paraId="382F560F">
      <w:pPr>
        <w:keepNext/>
        <w:spacing w:after="120" w:line="240" w:lineRule="auto"/>
        <w:ind w:firstLine="0"/>
        <w:jc w:val="center"/>
        <w:rPr>
          <w:lang w:eastAsia="zh-CN"/>
        </w:rPr>
      </w:pPr>
      <w:r>
        <w:rPr>
          <w:rFonts w:ascii="Times New Roman" w:hAnsi="Times New Roman" w:cs="Times New Roman"/>
          <w:sz w:val="21"/>
          <w:szCs w:val="21"/>
          <w:lang w:eastAsia="zh-CN"/>
        </w:rPr>
        <w:t>Table 5-20 Out-of-sample comparison of evaluation methods on 875 controlled records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6"/>
        <w:gridCol w:w="800"/>
        <w:gridCol w:w="800"/>
        <w:gridCol w:w="800"/>
        <w:gridCol w:w="800"/>
        <w:gridCol w:w="800"/>
        <w:gridCol w:w="800"/>
        <w:gridCol w:w="800"/>
        <w:gridCol w:w="800"/>
        <w:gridCol w:w="800"/>
      </w:tblGrid>
      <w:tr w14:paraId="4E28A9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06" w:type="dxa"/>
            <w:tcBorders>
              <w:bottom w:val="single" w:color="000000" w:sz="6" w:space="0"/>
            </w:tcBorders>
            <w:vAlign w:val="center"/>
          </w:tcPr>
          <w:p w14:paraId="2F2B7239">
            <w:pPr>
              <w:keepNext/>
              <w:spacing w:before="20" w:after="20" w:line="240" w:lineRule="auto"/>
              <w:ind w:left="0" w:right="0" w:firstLine="0"/>
              <w:jc w:val="center"/>
            </w:pPr>
            <w:r>
              <w:rPr>
                <w:rFonts w:ascii="Times New Roman" w:hAnsi="Times New Roman" w:eastAsia="黑体"/>
                <w:b/>
                <w:sz w:val="21"/>
              </w:rPr>
              <w:t>方法</w:t>
            </w:r>
          </w:p>
        </w:tc>
        <w:tc>
          <w:tcPr>
            <w:tcW w:w="800" w:type="dxa"/>
            <w:tcBorders>
              <w:bottom w:val="single" w:color="000000" w:sz="6" w:space="0"/>
            </w:tcBorders>
            <w:vAlign w:val="center"/>
          </w:tcPr>
          <w:p w14:paraId="6AAD5675">
            <w:pPr>
              <w:keepNext/>
              <w:spacing w:before="20" w:after="20" w:line="240" w:lineRule="auto"/>
              <w:ind w:left="0" w:right="0" w:firstLine="0"/>
              <w:jc w:val="center"/>
            </w:pPr>
            <w:r>
              <w:rPr>
                <w:rFonts w:ascii="Times New Roman" w:hAnsi="Times New Roman" w:eastAsia="黑体"/>
                <w:b/>
                <w:sz w:val="21"/>
              </w:rPr>
              <w:t>准确率</w:t>
            </w:r>
          </w:p>
        </w:tc>
        <w:tc>
          <w:tcPr>
            <w:tcW w:w="800" w:type="dxa"/>
            <w:tcBorders>
              <w:bottom w:val="single" w:color="000000" w:sz="6" w:space="0"/>
            </w:tcBorders>
            <w:vAlign w:val="center"/>
          </w:tcPr>
          <w:p w14:paraId="66721EF2">
            <w:pPr>
              <w:keepNext/>
              <w:spacing w:before="20" w:after="20" w:line="240" w:lineRule="auto"/>
              <w:ind w:left="0" w:right="0" w:firstLine="0"/>
              <w:jc w:val="center"/>
            </w:pPr>
            <w:r>
              <w:rPr>
                <w:rFonts w:ascii="Times New Roman" w:hAnsi="Times New Roman" w:eastAsia="黑体"/>
                <w:b/>
                <w:sz w:val="21"/>
              </w:rPr>
              <w:t>宏F1</w:t>
            </w:r>
          </w:p>
        </w:tc>
        <w:tc>
          <w:tcPr>
            <w:tcW w:w="800" w:type="dxa"/>
            <w:tcBorders>
              <w:bottom w:val="single" w:color="000000" w:sz="6" w:space="0"/>
            </w:tcBorders>
            <w:vAlign w:val="center"/>
          </w:tcPr>
          <w:p w14:paraId="0200703B">
            <w:pPr>
              <w:keepNext/>
              <w:spacing w:before="20" w:after="20" w:line="240" w:lineRule="auto"/>
              <w:ind w:left="0" w:right="0" w:firstLine="0"/>
              <w:jc w:val="center"/>
            </w:pPr>
            <w:r>
              <w:rPr>
                <w:rFonts w:ascii="Times New Roman" w:hAnsi="Times New Roman" w:eastAsia="黑体"/>
                <w:b/>
                <w:sz w:val="21"/>
              </w:rPr>
              <w:t>平衡准确率</w:t>
            </w:r>
          </w:p>
        </w:tc>
        <w:tc>
          <w:tcPr>
            <w:tcW w:w="800" w:type="dxa"/>
            <w:tcBorders>
              <w:bottom w:val="single" w:color="000000" w:sz="6" w:space="0"/>
            </w:tcBorders>
            <w:vAlign w:val="center"/>
          </w:tcPr>
          <w:p w14:paraId="6C2CC552">
            <w:pPr>
              <w:keepNext/>
              <w:spacing w:before="20" w:after="20" w:line="240" w:lineRule="auto"/>
              <w:ind w:left="0" w:right="0" w:firstLine="0"/>
              <w:jc w:val="center"/>
            </w:pPr>
            <w:r>
              <w:rPr>
                <w:rFonts w:ascii="Times New Roman" w:hAnsi="Times New Roman" w:eastAsia="黑体"/>
                <w:b/>
                <w:sz w:val="21"/>
              </w:rPr>
              <w:t>C级召回率</w:t>
            </w:r>
          </w:p>
        </w:tc>
        <w:tc>
          <w:tcPr>
            <w:tcW w:w="800" w:type="dxa"/>
            <w:tcBorders>
              <w:bottom w:val="single" w:color="000000" w:sz="6" w:space="0"/>
            </w:tcBorders>
            <w:vAlign w:val="center"/>
          </w:tcPr>
          <w:p w14:paraId="486995D3">
            <w:pPr>
              <w:keepNext/>
              <w:spacing w:before="20" w:after="20" w:line="240" w:lineRule="auto"/>
              <w:ind w:left="0" w:right="0" w:firstLine="0"/>
              <w:jc w:val="center"/>
            </w:pPr>
            <w:r>
              <w:rPr>
                <w:rFonts w:ascii="Times New Roman" w:hAnsi="Times New Roman" w:eastAsia="黑体"/>
                <w:b/>
                <w:sz w:val="21"/>
              </w:rPr>
              <w:t>C→A</w:t>
            </w:r>
          </w:p>
        </w:tc>
        <w:tc>
          <w:tcPr>
            <w:tcW w:w="800" w:type="dxa"/>
            <w:tcBorders>
              <w:bottom w:val="single" w:color="000000" w:sz="6" w:space="0"/>
            </w:tcBorders>
            <w:vAlign w:val="center"/>
          </w:tcPr>
          <w:p w14:paraId="688C06CC">
            <w:pPr>
              <w:keepNext/>
              <w:spacing w:before="20" w:after="20" w:line="240" w:lineRule="auto"/>
              <w:ind w:left="0" w:right="0" w:firstLine="0"/>
              <w:jc w:val="center"/>
            </w:pPr>
            <w:r>
              <w:rPr>
                <w:rFonts w:ascii="Times New Roman" w:hAnsi="Times New Roman" w:eastAsia="黑体"/>
                <w:b/>
                <w:sz w:val="21"/>
              </w:rPr>
              <w:t>安全损失</w:t>
            </w:r>
          </w:p>
        </w:tc>
        <w:tc>
          <w:tcPr>
            <w:tcW w:w="800" w:type="dxa"/>
            <w:tcBorders>
              <w:bottom w:val="single" w:color="000000" w:sz="6" w:space="0"/>
            </w:tcBorders>
            <w:vAlign w:val="center"/>
          </w:tcPr>
          <w:p w14:paraId="2F861A86">
            <w:pPr>
              <w:keepNext/>
              <w:spacing w:before="20" w:after="20" w:line="240" w:lineRule="auto"/>
              <w:ind w:left="0" w:right="0" w:firstLine="0"/>
              <w:jc w:val="center"/>
            </w:pPr>
            <w:r>
              <w:rPr>
                <w:rFonts w:ascii="Times New Roman" w:hAnsi="Times New Roman" w:eastAsia="黑体"/>
                <w:b/>
                <w:sz w:val="21"/>
              </w:rPr>
              <w:t>A级高估</w:t>
            </w:r>
          </w:p>
        </w:tc>
        <w:tc>
          <w:tcPr>
            <w:tcW w:w="800" w:type="dxa"/>
            <w:tcBorders>
              <w:bottom w:val="single" w:color="000000" w:sz="6" w:space="0"/>
            </w:tcBorders>
            <w:vAlign w:val="center"/>
          </w:tcPr>
          <w:p w14:paraId="05A62F02">
            <w:pPr>
              <w:keepNext/>
              <w:spacing w:before="20" w:after="20" w:line="240" w:lineRule="auto"/>
              <w:ind w:left="0" w:right="0" w:firstLine="0"/>
              <w:jc w:val="center"/>
            </w:pPr>
            <w:r>
              <w:rPr>
                <w:rFonts w:ascii="Times New Roman" w:hAnsi="Times New Roman" w:eastAsia="黑体"/>
                <w:b/>
                <w:sz w:val="21"/>
              </w:rPr>
              <w:t>低于规则</w:t>
            </w:r>
          </w:p>
        </w:tc>
        <w:tc>
          <w:tcPr>
            <w:tcW w:w="800" w:type="dxa"/>
            <w:tcBorders>
              <w:bottom w:val="single" w:color="000000" w:sz="6" w:space="0"/>
            </w:tcBorders>
            <w:vAlign w:val="center"/>
          </w:tcPr>
          <w:p w14:paraId="2E2DB37F">
            <w:pPr>
              <w:keepNext/>
              <w:spacing w:before="20" w:after="20" w:line="240" w:lineRule="auto"/>
              <w:ind w:left="0" w:right="0" w:firstLine="0"/>
              <w:jc w:val="center"/>
            </w:pPr>
            <w:r>
              <w:rPr>
                <w:rFonts w:ascii="Times New Roman" w:hAnsi="Times New Roman" w:eastAsia="黑体"/>
                <w:b/>
                <w:sz w:val="21"/>
              </w:rPr>
              <w:t>新增错误</w:t>
            </w:r>
          </w:p>
        </w:tc>
      </w:tr>
      <w:tr w14:paraId="5C4261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5291FED9">
            <w:pPr>
              <w:spacing w:before="20" w:after="20" w:line="240" w:lineRule="auto"/>
              <w:ind w:left="0" w:right="0" w:firstLine="0"/>
            </w:pPr>
            <w:r>
              <w:rPr>
                <w:rFonts w:ascii="Times New Roman" w:hAnsi="Times New Roman"/>
                <w:sz w:val="21"/>
              </w:rPr>
              <w:t>规则链</w:t>
            </w:r>
          </w:p>
        </w:tc>
        <w:tc>
          <w:tcPr>
            <w:tcW w:w="800" w:type="dxa"/>
            <w:vAlign w:val="center"/>
          </w:tcPr>
          <w:p w14:paraId="24CC3974">
            <w:pPr>
              <w:spacing w:before="20" w:after="20" w:line="240" w:lineRule="auto"/>
              <w:ind w:left="0" w:right="0" w:firstLine="0"/>
              <w:jc w:val="center"/>
            </w:pPr>
            <w:r>
              <w:rPr>
                <w:rFonts w:ascii="Times New Roman" w:hAnsi="Times New Roman"/>
                <w:sz w:val="21"/>
              </w:rPr>
              <w:t>0.845</w:t>
            </w:r>
          </w:p>
        </w:tc>
        <w:tc>
          <w:tcPr>
            <w:tcW w:w="800" w:type="dxa"/>
            <w:vAlign w:val="center"/>
          </w:tcPr>
          <w:p w14:paraId="4D34EF4B">
            <w:pPr>
              <w:spacing w:before="20" w:after="20" w:line="240" w:lineRule="auto"/>
              <w:ind w:left="0" w:right="0" w:firstLine="0"/>
              <w:jc w:val="center"/>
            </w:pPr>
            <w:r>
              <w:rPr>
                <w:rFonts w:ascii="Times New Roman" w:hAnsi="Times New Roman"/>
                <w:sz w:val="21"/>
              </w:rPr>
              <w:t>0.827</w:t>
            </w:r>
          </w:p>
        </w:tc>
        <w:tc>
          <w:tcPr>
            <w:tcW w:w="800" w:type="dxa"/>
            <w:vAlign w:val="center"/>
          </w:tcPr>
          <w:p w14:paraId="289A2503">
            <w:pPr>
              <w:spacing w:before="20" w:after="20" w:line="240" w:lineRule="auto"/>
              <w:ind w:left="0" w:right="0" w:firstLine="0"/>
              <w:jc w:val="center"/>
            </w:pPr>
            <w:r>
              <w:rPr>
                <w:rFonts w:ascii="Times New Roman" w:hAnsi="Times New Roman"/>
                <w:sz w:val="21"/>
              </w:rPr>
              <w:t>0.847</w:t>
            </w:r>
          </w:p>
        </w:tc>
        <w:tc>
          <w:tcPr>
            <w:tcW w:w="800" w:type="dxa"/>
            <w:vAlign w:val="center"/>
          </w:tcPr>
          <w:p w14:paraId="5E45A2F8">
            <w:pPr>
              <w:spacing w:before="20" w:after="20" w:line="240" w:lineRule="auto"/>
              <w:ind w:left="0" w:right="0" w:firstLine="0"/>
              <w:jc w:val="center"/>
            </w:pPr>
            <w:r>
              <w:rPr>
                <w:rFonts w:ascii="Times New Roman" w:hAnsi="Times New Roman"/>
                <w:sz w:val="21"/>
              </w:rPr>
              <w:t>0.837</w:t>
            </w:r>
          </w:p>
        </w:tc>
        <w:tc>
          <w:tcPr>
            <w:tcW w:w="800" w:type="dxa"/>
            <w:vAlign w:val="center"/>
          </w:tcPr>
          <w:p w14:paraId="43A085A1">
            <w:pPr>
              <w:spacing w:before="20" w:after="20" w:line="240" w:lineRule="auto"/>
              <w:ind w:left="0" w:right="0" w:firstLine="0"/>
              <w:jc w:val="center"/>
            </w:pPr>
            <w:r>
              <w:rPr>
                <w:rFonts w:ascii="Times New Roman" w:hAnsi="Times New Roman"/>
                <w:sz w:val="21"/>
              </w:rPr>
              <w:t>0</w:t>
            </w:r>
          </w:p>
        </w:tc>
        <w:tc>
          <w:tcPr>
            <w:tcW w:w="800" w:type="dxa"/>
            <w:vAlign w:val="center"/>
          </w:tcPr>
          <w:p w14:paraId="4017F438">
            <w:pPr>
              <w:spacing w:before="20" w:after="20" w:line="240" w:lineRule="auto"/>
              <w:ind w:left="0" w:right="0" w:firstLine="0"/>
              <w:jc w:val="center"/>
            </w:pPr>
            <w:r>
              <w:rPr>
                <w:rFonts w:ascii="Times New Roman" w:hAnsi="Times New Roman"/>
                <w:sz w:val="21"/>
              </w:rPr>
              <w:t>57</w:t>
            </w:r>
          </w:p>
        </w:tc>
        <w:tc>
          <w:tcPr>
            <w:tcW w:w="800" w:type="dxa"/>
            <w:vAlign w:val="center"/>
          </w:tcPr>
          <w:p w14:paraId="20569158">
            <w:pPr>
              <w:spacing w:before="20" w:after="20" w:line="240" w:lineRule="auto"/>
              <w:ind w:left="0" w:right="0" w:firstLine="0"/>
              <w:jc w:val="center"/>
            </w:pPr>
            <w:r>
              <w:rPr>
                <w:rFonts w:ascii="Times New Roman" w:hAnsi="Times New Roman"/>
                <w:sz w:val="21"/>
              </w:rPr>
              <w:t>54</w:t>
            </w:r>
          </w:p>
        </w:tc>
        <w:tc>
          <w:tcPr>
            <w:tcW w:w="800" w:type="dxa"/>
            <w:vAlign w:val="center"/>
          </w:tcPr>
          <w:p w14:paraId="39515D47">
            <w:pPr>
              <w:spacing w:before="20" w:after="20" w:line="240" w:lineRule="auto"/>
              <w:ind w:left="0" w:right="0" w:firstLine="0"/>
              <w:jc w:val="center"/>
            </w:pPr>
            <w:r>
              <w:rPr>
                <w:rFonts w:ascii="Times New Roman" w:hAnsi="Times New Roman"/>
                <w:sz w:val="21"/>
              </w:rPr>
              <w:t>0</w:t>
            </w:r>
          </w:p>
        </w:tc>
        <w:tc>
          <w:tcPr>
            <w:tcW w:w="800" w:type="dxa"/>
            <w:vAlign w:val="center"/>
          </w:tcPr>
          <w:p w14:paraId="67EE8703">
            <w:pPr>
              <w:spacing w:before="20" w:after="20" w:line="240" w:lineRule="auto"/>
              <w:ind w:left="0" w:right="0" w:firstLine="0"/>
              <w:jc w:val="center"/>
            </w:pPr>
            <w:r>
              <w:rPr>
                <w:rFonts w:ascii="Times New Roman" w:hAnsi="Times New Roman"/>
                <w:sz w:val="21"/>
              </w:rPr>
              <w:t>—</w:t>
            </w:r>
          </w:p>
        </w:tc>
      </w:tr>
      <w:tr w14:paraId="1C3877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1BCE2BE4">
            <w:pPr>
              <w:spacing w:before="20" w:after="20" w:line="240" w:lineRule="auto"/>
              <w:ind w:left="0" w:right="0" w:firstLine="0"/>
            </w:pPr>
            <w:r>
              <w:rPr>
                <w:rFonts w:ascii="Times New Roman" w:hAnsi="Times New Roman"/>
                <w:sz w:val="21"/>
              </w:rPr>
              <w:t>RF多数投票</w:t>
            </w:r>
          </w:p>
        </w:tc>
        <w:tc>
          <w:tcPr>
            <w:tcW w:w="800" w:type="dxa"/>
            <w:vAlign w:val="center"/>
          </w:tcPr>
          <w:p w14:paraId="5D2E0778">
            <w:pPr>
              <w:spacing w:before="20" w:after="20" w:line="240" w:lineRule="auto"/>
              <w:ind w:left="0" w:right="0" w:firstLine="0"/>
              <w:jc w:val="center"/>
            </w:pPr>
            <w:r>
              <w:rPr>
                <w:rFonts w:ascii="Times New Roman" w:hAnsi="Times New Roman"/>
                <w:sz w:val="21"/>
              </w:rPr>
              <w:t>0.829</w:t>
            </w:r>
          </w:p>
        </w:tc>
        <w:tc>
          <w:tcPr>
            <w:tcW w:w="800" w:type="dxa"/>
            <w:vAlign w:val="center"/>
          </w:tcPr>
          <w:p w14:paraId="4641F74E">
            <w:pPr>
              <w:spacing w:before="20" w:after="20" w:line="240" w:lineRule="auto"/>
              <w:ind w:left="0" w:right="0" w:firstLine="0"/>
              <w:jc w:val="center"/>
            </w:pPr>
            <w:r>
              <w:rPr>
                <w:rFonts w:ascii="Times New Roman" w:hAnsi="Times New Roman"/>
                <w:sz w:val="21"/>
              </w:rPr>
              <w:t>0.784</w:t>
            </w:r>
          </w:p>
        </w:tc>
        <w:tc>
          <w:tcPr>
            <w:tcW w:w="800" w:type="dxa"/>
            <w:vAlign w:val="center"/>
          </w:tcPr>
          <w:p w14:paraId="05282AA6">
            <w:pPr>
              <w:spacing w:before="20" w:after="20" w:line="240" w:lineRule="auto"/>
              <w:ind w:left="0" w:right="0" w:firstLine="0"/>
              <w:jc w:val="center"/>
            </w:pPr>
            <w:r>
              <w:rPr>
                <w:rFonts w:ascii="Times New Roman" w:hAnsi="Times New Roman"/>
                <w:sz w:val="21"/>
              </w:rPr>
              <w:t>0.763</w:t>
            </w:r>
          </w:p>
        </w:tc>
        <w:tc>
          <w:tcPr>
            <w:tcW w:w="800" w:type="dxa"/>
            <w:vAlign w:val="center"/>
          </w:tcPr>
          <w:p w14:paraId="544BFA7F">
            <w:pPr>
              <w:spacing w:before="20" w:after="20" w:line="240" w:lineRule="auto"/>
              <w:ind w:left="0" w:right="0" w:firstLine="0"/>
              <w:jc w:val="center"/>
            </w:pPr>
            <w:r>
              <w:rPr>
                <w:rFonts w:ascii="Times New Roman" w:hAnsi="Times New Roman"/>
                <w:sz w:val="21"/>
              </w:rPr>
              <w:t>0.854</w:t>
            </w:r>
          </w:p>
        </w:tc>
        <w:tc>
          <w:tcPr>
            <w:tcW w:w="800" w:type="dxa"/>
            <w:vAlign w:val="center"/>
          </w:tcPr>
          <w:p w14:paraId="0E16BC2B">
            <w:pPr>
              <w:spacing w:before="20" w:after="20" w:line="240" w:lineRule="auto"/>
              <w:ind w:left="0" w:right="0" w:firstLine="0"/>
              <w:jc w:val="center"/>
            </w:pPr>
            <w:r>
              <w:rPr>
                <w:rFonts w:ascii="Times New Roman" w:hAnsi="Times New Roman"/>
                <w:sz w:val="21"/>
              </w:rPr>
              <w:t>51</w:t>
            </w:r>
          </w:p>
        </w:tc>
        <w:tc>
          <w:tcPr>
            <w:tcW w:w="800" w:type="dxa"/>
            <w:vAlign w:val="center"/>
          </w:tcPr>
          <w:p w14:paraId="698D6EEA">
            <w:pPr>
              <w:spacing w:before="20" w:after="20" w:line="240" w:lineRule="auto"/>
              <w:ind w:left="0" w:right="0" w:firstLine="0"/>
              <w:jc w:val="center"/>
            </w:pPr>
            <w:r>
              <w:rPr>
                <w:rFonts w:ascii="Times New Roman" w:hAnsi="Times New Roman"/>
                <w:sz w:val="21"/>
              </w:rPr>
              <w:t>102</w:t>
            </w:r>
          </w:p>
        </w:tc>
        <w:tc>
          <w:tcPr>
            <w:tcW w:w="800" w:type="dxa"/>
            <w:vAlign w:val="center"/>
          </w:tcPr>
          <w:p w14:paraId="4608C8A5">
            <w:pPr>
              <w:spacing w:before="20" w:after="20" w:line="240" w:lineRule="auto"/>
              <w:ind w:left="0" w:right="0" w:firstLine="0"/>
              <w:jc w:val="center"/>
            </w:pPr>
            <w:r>
              <w:rPr>
                <w:rFonts w:ascii="Times New Roman" w:hAnsi="Times New Roman"/>
                <w:sz w:val="21"/>
              </w:rPr>
              <w:t>0</w:t>
            </w:r>
          </w:p>
        </w:tc>
        <w:tc>
          <w:tcPr>
            <w:tcW w:w="800" w:type="dxa"/>
            <w:vAlign w:val="center"/>
          </w:tcPr>
          <w:p w14:paraId="4B256489">
            <w:pPr>
              <w:spacing w:before="20" w:after="20" w:line="240" w:lineRule="auto"/>
              <w:ind w:left="0" w:right="0" w:firstLine="0"/>
              <w:jc w:val="center"/>
            </w:pPr>
            <w:r>
              <w:rPr>
                <w:rFonts w:ascii="Times New Roman" w:hAnsi="Times New Roman"/>
                <w:sz w:val="21"/>
              </w:rPr>
              <w:t>179</w:t>
            </w:r>
          </w:p>
        </w:tc>
        <w:tc>
          <w:tcPr>
            <w:tcW w:w="800" w:type="dxa"/>
            <w:vAlign w:val="center"/>
          </w:tcPr>
          <w:p w14:paraId="43EF5228">
            <w:pPr>
              <w:spacing w:before="20" w:after="20" w:line="240" w:lineRule="auto"/>
              <w:ind w:left="0" w:right="0" w:firstLine="0"/>
              <w:jc w:val="center"/>
            </w:pPr>
            <w:r>
              <w:rPr>
                <w:rFonts w:ascii="Times New Roman" w:hAnsi="Times New Roman"/>
                <w:sz w:val="21"/>
              </w:rPr>
              <w:t>124</w:t>
            </w:r>
          </w:p>
        </w:tc>
      </w:tr>
      <w:tr w14:paraId="5E4B4B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2958C5A2">
            <w:pPr>
              <w:spacing w:before="20" w:after="20" w:line="240" w:lineRule="auto"/>
              <w:ind w:left="0" w:right="0" w:firstLine="0"/>
            </w:pPr>
            <w:r>
              <w:rPr>
                <w:rFonts w:ascii="Times New Roman" w:hAnsi="Times New Roman"/>
                <w:sz w:val="21"/>
              </w:rPr>
              <w:t>RF阈值(0.35, 0.20)</w:t>
            </w:r>
          </w:p>
        </w:tc>
        <w:tc>
          <w:tcPr>
            <w:tcW w:w="800" w:type="dxa"/>
            <w:vAlign w:val="center"/>
          </w:tcPr>
          <w:p w14:paraId="73D30845">
            <w:pPr>
              <w:spacing w:before="20" w:after="20" w:line="240" w:lineRule="auto"/>
              <w:ind w:left="0" w:right="0" w:firstLine="0"/>
              <w:jc w:val="center"/>
            </w:pPr>
            <w:r>
              <w:rPr>
                <w:rFonts w:ascii="Times New Roman" w:hAnsi="Times New Roman"/>
                <w:sz w:val="21"/>
              </w:rPr>
              <w:t>0.873</w:t>
            </w:r>
          </w:p>
        </w:tc>
        <w:tc>
          <w:tcPr>
            <w:tcW w:w="800" w:type="dxa"/>
            <w:vAlign w:val="center"/>
          </w:tcPr>
          <w:p w14:paraId="3C3CE061">
            <w:pPr>
              <w:spacing w:before="20" w:after="20" w:line="240" w:lineRule="auto"/>
              <w:ind w:left="0" w:right="0" w:firstLine="0"/>
              <w:jc w:val="center"/>
            </w:pPr>
            <w:r>
              <w:rPr>
                <w:rFonts w:ascii="Times New Roman" w:hAnsi="Times New Roman"/>
                <w:sz w:val="21"/>
              </w:rPr>
              <w:t>0.858</w:t>
            </w:r>
          </w:p>
        </w:tc>
        <w:tc>
          <w:tcPr>
            <w:tcW w:w="800" w:type="dxa"/>
            <w:vAlign w:val="center"/>
          </w:tcPr>
          <w:p w14:paraId="22F8D99C">
            <w:pPr>
              <w:spacing w:before="20" w:after="20" w:line="240" w:lineRule="auto"/>
              <w:ind w:left="0" w:right="0" w:firstLine="0"/>
              <w:jc w:val="center"/>
            </w:pPr>
            <w:r>
              <w:rPr>
                <w:rFonts w:ascii="Times New Roman" w:hAnsi="Times New Roman"/>
                <w:sz w:val="21"/>
              </w:rPr>
              <w:t>0.836</w:t>
            </w:r>
          </w:p>
        </w:tc>
        <w:tc>
          <w:tcPr>
            <w:tcW w:w="800" w:type="dxa"/>
            <w:vAlign w:val="center"/>
          </w:tcPr>
          <w:p w14:paraId="235B4618">
            <w:pPr>
              <w:spacing w:before="20" w:after="20" w:line="240" w:lineRule="auto"/>
              <w:ind w:left="0" w:right="0" w:firstLine="0"/>
              <w:jc w:val="center"/>
            </w:pPr>
            <w:r>
              <w:rPr>
                <w:rFonts w:ascii="Times New Roman" w:hAnsi="Times New Roman"/>
                <w:sz w:val="21"/>
              </w:rPr>
              <w:t>0.857</w:t>
            </w:r>
          </w:p>
        </w:tc>
        <w:tc>
          <w:tcPr>
            <w:tcW w:w="800" w:type="dxa"/>
            <w:vAlign w:val="center"/>
          </w:tcPr>
          <w:p w14:paraId="12857802">
            <w:pPr>
              <w:spacing w:before="20" w:after="20" w:line="240" w:lineRule="auto"/>
              <w:ind w:left="0" w:right="0" w:firstLine="0"/>
              <w:jc w:val="center"/>
            </w:pPr>
            <w:r>
              <w:rPr>
                <w:rFonts w:ascii="Times New Roman" w:hAnsi="Times New Roman"/>
                <w:sz w:val="21"/>
              </w:rPr>
              <w:t>50</w:t>
            </w:r>
          </w:p>
        </w:tc>
        <w:tc>
          <w:tcPr>
            <w:tcW w:w="800" w:type="dxa"/>
            <w:vAlign w:val="center"/>
          </w:tcPr>
          <w:p w14:paraId="5D9F7203">
            <w:pPr>
              <w:spacing w:before="20" w:after="20" w:line="240" w:lineRule="auto"/>
              <w:ind w:left="0" w:right="0" w:firstLine="0"/>
              <w:jc w:val="center"/>
            </w:pPr>
            <w:r>
              <w:rPr>
                <w:rFonts w:ascii="Times New Roman" w:hAnsi="Times New Roman"/>
                <w:sz w:val="21"/>
              </w:rPr>
              <w:t>100</w:t>
            </w:r>
          </w:p>
        </w:tc>
        <w:tc>
          <w:tcPr>
            <w:tcW w:w="800" w:type="dxa"/>
            <w:vAlign w:val="center"/>
          </w:tcPr>
          <w:p w14:paraId="55EC98CB">
            <w:pPr>
              <w:spacing w:before="20" w:after="20" w:line="240" w:lineRule="auto"/>
              <w:ind w:left="0" w:right="0" w:firstLine="0"/>
              <w:jc w:val="center"/>
            </w:pPr>
            <w:r>
              <w:rPr>
                <w:rFonts w:ascii="Times New Roman" w:hAnsi="Times New Roman"/>
                <w:sz w:val="21"/>
              </w:rPr>
              <w:t>0</w:t>
            </w:r>
          </w:p>
        </w:tc>
        <w:tc>
          <w:tcPr>
            <w:tcW w:w="800" w:type="dxa"/>
            <w:vAlign w:val="center"/>
          </w:tcPr>
          <w:p w14:paraId="32B7D495">
            <w:pPr>
              <w:spacing w:before="20" w:after="20" w:line="240" w:lineRule="auto"/>
              <w:ind w:left="0" w:right="0" w:firstLine="0"/>
              <w:jc w:val="center"/>
            </w:pPr>
            <w:r>
              <w:rPr>
                <w:rFonts w:ascii="Times New Roman" w:hAnsi="Times New Roman"/>
                <w:sz w:val="21"/>
              </w:rPr>
              <w:t>154</w:t>
            </w:r>
          </w:p>
        </w:tc>
        <w:tc>
          <w:tcPr>
            <w:tcW w:w="800" w:type="dxa"/>
            <w:vAlign w:val="center"/>
          </w:tcPr>
          <w:p w14:paraId="12CB8BE2">
            <w:pPr>
              <w:spacing w:before="20" w:after="20" w:line="240" w:lineRule="auto"/>
              <w:ind w:left="0" w:right="0" w:firstLine="0"/>
              <w:jc w:val="center"/>
            </w:pPr>
            <w:r>
              <w:rPr>
                <w:rFonts w:ascii="Times New Roman" w:hAnsi="Times New Roman"/>
                <w:sz w:val="21"/>
              </w:rPr>
              <w:t>100</w:t>
            </w:r>
          </w:p>
        </w:tc>
      </w:tr>
      <w:tr w14:paraId="7CCCCB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61A85496">
            <w:pPr>
              <w:spacing w:before="20" w:after="20" w:line="240" w:lineRule="auto"/>
              <w:ind w:left="0" w:right="0" w:firstLine="0"/>
            </w:pPr>
            <w:r>
              <w:rPr>
                <w:rFonts w:ascii="Times New Roman" w:hAnsi="Times New Roman"/>
                <w:sz w:val="21"/>
              </w:rPr>
              <w:t>GBDT</w:t>
            </w:r>
          </w:p>
        </w:tc>
        <w:tc>
          <w:tcPr>
            <w:tcW w:w="800" w:type="dxa"/>
            <w:vAlign w:val="center"/>
          </w:tcPr>
          <w:p w14:paraId="2A3E38D1">
            <w:pPr>
              <w:spacing w:before="20" w:after="20" w:line="240" w:lineRule="auto"/>
              <w:ind w:left="0" w:right="0" w:firstLine="0"/>
              <w:jc w:val="center"/>
            </w:pPr>
            <w:r>
              <w:rPr>
                <w:rFonts w:ascii="Times New Roman" w:hAnsi="Times New Roman"/>
                <w:sz w:val="21"/>
              </w:rPr>
              <w:t>0.906</w:t>
            </w:r>
          </w:p>
        </w:tc>
        <w:tc>
          <w:tcPr>
            <w:tcW w:w="800" w:type="dxa"/>
            <w:vAlign w:val="center"/>
          </w:tcPr>
          <w:p w14:paraId="6CB70547">
            <w:pPr>
              <w:spacing w:before="20" w:after="20" w:line="240" w:lineRule="auto"/>
              <w:ind w:left="0" w:right="0" w:firstLine="0"/>
              <w:jc w:val="center"/>
            </w:pPr>
            <w:r>
              <w:rPr>
                <w:rFonts w:ascii="Times New Roman" w:hAnsi="Times New Roman"/>
                <w:sz w:val="21"/>
              </w:rPr>
              <w:t>0.906</w:t>
            </w:r>
          </w:p>
        </w:tc>
        <w:tc>
          <w:tcPr>
            <w:tcW w:w="800" w:type="dxa"/>
            <w:vAlign w:val="center"/>
          </w:tcPr>
          <w:p w14:paraId="5DE0D4B2">
            <w:pPr>
              <w:spacing w:before="20" w:after="20" w:line="240" w:lineRule="auto"/>
              <w:ind w:left="0" w:right="0" w:firstLine="0"/>
              <w:jc w:val="center"/>
            </w:pPr>
            <w:r>
              <w:rPr>
                <w:rFonts w:ascii="Times New Roman" w:hAnsi="Times New Roman"/>
                <w:sz w:val="21"/>
              </w:rPr>
              <w:t>0.895</w:t>
            </w:r>
          </w:p>
        </w:tc>
        <w:tc>
          <w:tcPr>
            <w:tcW w:w="800" w:type="dxa"/>
            <w:vAlign w:val="center"/>
          </w:tcPr>
          <w:p w14:paraId="03152E09">
            <w:pPr>
              <w:spacing w:before="20" w:after="20" w:line="240" w:lineRule="auto"/>
              <w:ind w:left="0" w:right="0" w:firstLine="0"/>
              <w:jc w:val="center"/>
            </w:pPr>
            <w:r>
              <w:rPr>
                <w:rFonts w:ascii="Times New Roman" w:hAnsi="Times New Roman"/>
                <w:sz w:val="21"/>
              </w:rPr>
              <w:t>0.851</w:t>
            </w:r>
          </w:p>
        </w:tc>
        <w:tc>
          <w:tcPr>
            <w:tcW w:w="800" w:type="dxa"/>
            <w:vAlign w:val="center"/>
          </w:tcPr>
          <w:p w14:paraId="0E7FB3CD">
            <w:pPr>
              <w:spacing w:before="20" w:after="20" w:line="240" w:lineRule="auto"/>
              <w:ind w:left="0" w:right="0" w:firstLine="0"/>
              <w:jc w:val="center"/>
            </w:pPr>
            <w:r>
              <w:rPr>
                <w:rFonts w:ascii="Times New Roman" w:hAnsi="Times New Roman"/>
                <w:sz w:val="21"/>
              </w:rPr>
              <w:t>50</w:t>
            </w:r>
          </w:p>
        </w:tc>
        <w:tc>
          <w:tcPr>
            <w:tcW w:w="800" w:type="dxa"/>
            <w:vAlign w:val="center"/>
          </w:tcPr>
          <w:p w14:paraId="49DE50CF">
            <w:pPr>
              <w:spacing w:before="20" w:after="20" w:line="240" w:lineRule="auto"/>
              <w:ind w:left="0" w:right="0" w:firstLine="0"/>
              <w:jc w:val="center"/>
            </w:pPr>
            <w:r>
              <w:rPr>
                <w:rFonts w:ascii="Times New Roman" w:hAnsi="Times New Roman"/>
                <w:sz w:val="21"/>
              </w:rPr>
              <w:t>102</w:t>
            </w:r>
          </w:p>
        </w:tc>
        <w:tc>
          <w:tcPr>
            <w:tcW w:w="800" w:type="dxa"/>
            <w:vAlign w:val="center"/>
          </w:tcPr>
          <w:p w14:paraId="2BE6B64A">
            <w:pPr>
              <w:spacing w:before="20" w:after="20" w:line="240" w:lineRule="auto"/>
              <w:ind w:left="0" w:right="0" w:firstLine="0"/>
              <w:jc w:val="center"/>
            </w:pPr>
            <w:r>
              <w:rPr>
                <w:rFonts w:ascii="Times New Roman" w:hAnsi="Times New Roman"/>
                <w:sz w:val="21"/>
              </w:rPr>
              <w:t>2</w:t>
            </w:r>
          </w:p>
        </w:tc>
        <w:tc>
          <w:tcPr>
            <w:tcW w:w="800" w:type="dxa"/>
            <w:vAlign w:val="center"/>
          </w:tcPr>
          <w:p w14:paraId="04013209">
            <w:pPr>
              <w:spacing w:before="20" w:after="20" w:line="240" w:lineRule="auto"/>
              <w:ind w:left="0" w:right="0" w:firstLine="0"/>
              <w:jc w:val="center"/>
            </w:pPr>
            <w:r>
              <w:rPr>
                <w:rFonts w:ascii="Times New Roman" w:hAnsi="Times New Roman"/>
                <w:sz w:val="21"/>
              </w:rPr>
              <w:t>130</w:t>
            </w:r>
          </w:p>
        </w:tc>
        <w:tc>
          <w:tcPr>
            <w:tcW w:w="800" w:type="dxa"/>
            <w:vAlign w:val="center"/>
          </w:tcPr>
          <w:p w14:paraId="46862A7B">
            <w:pPr>
              <w:spacing w:before="20" w:after="20" w:line="240" w:lineRule="auto"/>
              <w:ind w:left="0" w:right="0" w:firstLine="0"/>
              <w:jc w:val="center"/>
            </w:pPr>
            <w:r>
              <w:rPr>
                <w:rFonts w:ascii="Times New Roman" w:hAnsi="Times New Roman"/>
                <w:sz w:val="21"/>
              </w:rPr>
              <w:t>78</w:t>
            </w:r>
          </w:p>
        </w:tc>
      </w:tr>
      <w:tr w14:paraId="5CFA18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5D665D16">
            <w:pPr>
              <w:spacing w:before="20" w:after="20" w:line="240" w:lineRule="auto"/>
              <w:ind w:left="0" w:right="0" w:firstLine="0"/>
            </w:pPr>
            <w:r>
              <w:rPr>
                <w:rFonts w:ascii="Times New Roman" w:hAnsi="Times New Roman"/>
                <w:sz w:val="21"/>
              </w:rPr>
              <w:t>堆叠RF</w:t>
            </w:r>
          </w:p>
        </w:tc>
        <w:tc>
          <w:tcPr>
            <w:tcW w:w="800" w:type="dxa"/>
            <w:vAlign w:val="center"/>
          </w:tcPr>
          <w:p w14:paraId="204E02F5">
            <w:pPr>
              <w:spacing w:before="20" w:after="20" w:line="240" w:lineRule="auto"/>
              <w:ind w:left="0" w:right="0" w:firstLine="0"/>
              <w:jc w:val="center"/>
            </w:pPr>
            <w:r>
              <w:rPr>
                <w:rFonts w:ascii="Times New Roman" w:hAnsi="Times New Roman"/>
                <w:sz w:val="21"/>
              </w:rPr>
              <w:t>0.994</w:t>
            </w:r>
          </w:p>
        </w:tc>
        <w:tc>
          <w:tcPr>
            <w:tcW w:w="800" w:type="dxa"/>
            <w:vAlign w:val="center"/>
          </w:tcPr>
          <w:p w14:paraId="1E7F1258">
            <w:pPr>
              <w:spacing w:before="20" w:after="20" w:line="240" w:lineRule="auto"/>
              <w:ind w:left="0" w:right="0" w:firstLine="0"/>
              <w:jc w:val="center"/>
            </w:pPr>
            <w:r>
              <w:rPr>
                <w:rFonts w:ascii="Times New Roman" w:hAnsi="Times New Roman"/>
                <w:sz w:val="21"/>
              </w:rPr>
              <w:t>0.993</w:t>
            </w:r>
          </w:p>
        </w:tc>
        <w:tc>
          <w:tcPr>
            <w:tcW w:w="800" w:type="dxa"/>
            <w:vAlign w:val="center"/>
          </w:tcPr>
          <w:p w14:paraId="3C1D04D5">
            <w:pPr>
              <w:spacing w:before="20" w:after="20" w:line="240" w:lineRule="auto"/>
              <w:ind w:left="0" w:right="0" w:firstLine="0"/>
              <w:jc w:val="center"/>
            </w:pPr>
            <w:r>
              <w:rPr>
                <w:rFonts w:ascii="Times New Roman" w:hAnsi="Times New Roman"/>
                <w:sz w:val="21"/>
              </w:rPr>
              <w:t>0.994</w:t>
            </w:r>
          </w:p>
        </w:tc>
        <w:tc>
          <w:tcPr>
            <w:tcW w:w="800" w:type="dxa"/>
            <w:vAlign w:val="center"/>
          </w:tcPr>
          <w:p w14:paraId="17B8C7FE">
            <w:pPr>
              <w:spacing w:before="20" w:after="20" w:line="240" w:lineRule="auto"/>
              <w:ind w:left="0" w:right="0" w:firstLine="0"/>
              <w:jc w:val="center"/>
            </w:pPr>
            <w:r>
              <w:rPr>
                <w:rFonts w:ascii="Times New Roman" w:hAnsi="Times New Roman"/>
                <w:sz w:val="21"/>
              </w:rPr>
              <w:t>1.000</w:t>
            </w:r>
          </w:p>
        </w:tc>
        <w:tc>
          <w:tcPr>
            <w:tcW w:w="800" w:type="dxa"/>
            <w:vAlign w:val="center"/>
          </w:tcPr>
          <w:p w14:paraId="72C79340">
            <w:pPr>
              <w:spacing w:before="20" w:after="20" w:line="240" w:lineRule="auto"/>
              <w:ind w:left="0" w:right="0" w:firstLine="0"/>
              <w:jc w:val="center"/>
            </w:pPr>
            <w:r>
              <w:rPr>
                <w:rFonts w:ascii="Times New Roman" w:hAnsi="Times New Roman"/>
                <w:sz w:val="21"/>
              </w:rPr>
              <w:t>0</w:t>
            </w:r>
          </w:p>
        </w:tc>
        <w:tc>
          <w:tcPr>
            <w:tcW w:w="800" w:type="dxa"/>
            <w:vAlign w:val="center"/>
          </w:tcPr>
          <w:p w14:paraId="5C9F76FD">
            <w:pPr>
              <w:spacing w:before="20" w:after="20" w:line="240" w:lineRule="auto"/>
              <w:ind w:left="0" w:right="0" w:firstLine="0"/>
              <w:jc w:val="center"/>
            </w:pPr>
            <w:r>
              <w:rPr>
                <w:rFonts w:ascii="Times New Roman" w:hAnsi="Times New Roman"/>
                <w:sz w:val="21"/>
              </w:rPr>
              <w:t>0</w:t>
            </w:r>
          </w:p>
        </w:tc>
        <w:tc>
          <w:tcPr>
            <w:tcW w:w="800" w:type="dxa"/>
            <w:vAlign w:val="center"/>
          </w:tcPr>
          <w:p w14:paraId="0869C57A">
            <w:pPr>
              <w:spacing w:before="20" w:after="20" w:line="240" w:lineRule="auto"/>
              <w:ind w:left="0" w:right="0" w:firstLine="0"/>
              <w:jc w:val="center"/>
            </w:pPr>
            <w:r>
              <w:rPr>
                <w:rFonts w:ascii="Times New Roman" w:hAnsi="Times New Roman"/>
                <w:sz w:val="21"/>
              </w:rPr>
              <w:t>4</w:t>
            </w:r>
          </w:p>
        </w:tc>
        <w:tc>
          <w:tcPr>
            <w:tcW w:w="800" w:type="dxa"/>
            <w:vAlign w:val="center"/>
          </w:tcPr>
          <w:p w14:paraId="42CB437E">
            <w:pPr>
              <w:spacing w:before="20" w:after="20" w:line="240" w:lineRule="auto"/>
              <w:ind w:left="0" w:right="0" w:firstLine="0"/>
              <w:jc w:val="center"/>
            </w:pPr>
            <w:r>
              <w:rPr>
                <w:rFonts w:ascii="Times New Roman" w:hAnsi="Times New Roman"/>
                <w:sz w:val="21"/>
              </w:rPr>
              <w:t>50</w:t>
            </w:r>
          </w:p>
        </w:tc>
        <w:tc>
          <w:tcPr>
            <w:tcW w:w="800" w:type="dxa"/>
            <w:vAlign w:val="center"/>
          </w:tcPr>
          <w:p w14:paraId="6EAB4520">
            <w:pPr>
              <w:spacing w:before="20" w:after="20" w:line="240" w:lineRule="auto"/>
              <w:ind w:left="0" w:right="0" w:firstLine="0"/>
              <w:jc w:val="center"/>
            </w:pPr>
            <w:r>
              <w:rPr>
                <w:rFonts w:ascii="Times New Roman" w:hAnsi="Times New Roman"/>
                <w:sz w:val="21"/>
              </w:rPr>
              <w:t>0</w:t>
            </w:r>
          </w:p>
        </w:tc>
      </w:tr>
      <w:tr w14:paraId="07B7B3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4E5CB9E1">
            <w:pPr>
              <w:spacing w:before="20" w:after="20" w:line="240" w:lineRule="auto"/>
              <w:ind w:left="0" w:right="0" w:firstLine="0"/>
            </w:pPr>
            <w:r>
              <w:rPr>
                <w:rFonts w:ascii="Times New Roman" w:hAnsi="Times New Roman"/>
                <w:sz w:val="21"/>
              </w:rPr>
              <w:t>RF+C-only下限</w:t>
            </w:r>
          </w:p>
        </w:tc>
        <w:tc>
          <w:tcPr>
            <w:tcW w:w="800" w:type="dxa"/>
            <w:vAlign w:val="center"/>
          </w:tcPr>
          <w:p w14:paraId="45C220AF">
            <w:pPr>
              <w:spacing w:before="20" w:after="20" w:line="240" w:lineRule="auto"/>
              <w:ind w:left="0" w:right="0" w:firstLine="0"/>
              <w:jc w:val="center"/>
            </w:pPr>
            <w:r>
              <w:rPr>
                <w:rFonts w:ascii="Times New Roman" w:hAnsi="Times New Roman"/>
                <w:sz w:val="21"/>
              </w:rPr>
              <w:t>0.930</w:t>
            </w:r>
          </w:p>
        </w:tc>
        <w:tc>
          <w:tcPr>
            <w:tcW w:w="800" w:type="dxa"/>
            <w:vAlign w:val="center"/>
          </w:tcPr>
          <w:p w14:paraId="3816CF07">
            <w:pPr>
              <w:spacing w:before="20" w:after="20" w:line="240" w:lineRule="auto"/>
              <w:ind w:left="0" w:right="0" w:firstLine="0"/>
              <w:jc w:val="center"/>
            </w:pPr>
            <w:r>
              <w:rPr>
                <w:rFonts w:ascii="Times New Roman" w:hAnsi="Times New Roman"/>
                <w:sz w:val="21"/>
              </w:rPr>
              <w:t>0.903</w:t>
            </w:r>
          </w:p>
        </w:tc>
        <w:tc>
          <w:tcPr>
            <w:tcW w:w="800" w:type="dxa"/>
            <w:vAlign w:val="center"/>
          </w:tcPr>
          <w:p w14:paraId="7BEE7692">
            <w:pPr>
              <w:spacing w:before="20" w:after="20" w:line="240" w:lineRule="auto"/>
              <w:ind w:left="0" w:right="0" w:firstLine="0"/>
              <w:jc w:val="center"/>
            </w:pPr>
            <w:r>
              <w:rPr>
                <w:rFonts w:ascii="Times New Roman" w:hAnsi="Times New Roman"/>
                <w:sz w:val="21"/>
              </w:rPr>
              <w:t>0.884</w:t>
            </w:r>
          </w:p>
        </w:tc>
        <w:tc>
          <w:tcPr>
            <w:tcW w:w="800" w:type="dxa"/>
            <w:vAlign w:val="center"/>
          </w:tcPr>
          <w:p w14:paraId="1AAF029D">
            <w:pPr>
              <w:spacing w:before="20" w:after="20" w:line="240" w:lineRule="auto"/>
              <w:ind w:left="0" w:right="0" w:firstLine="0"/>
              <w:jc w:val="center"/>
            </w:pPr>
            <w:r>
              <w:rPr>
                <w:rFonts w:ascii="Times New Roman" w:hAnsi="Times New Roman"/>
                <w:sz w:val="21"/>
              </w:rPr>
              <w:t>1.000</w:t>
            </w:r>
          </w:p>
        </w:tc>
        <w:tc>
          <w:tcPr>
            <w:tcW w:w="800" w:type="dxa"/>
            <w:vAlign w:val="center"/>
          </w:tcPr>
          <w:p w14:paraId="7401FAF8">
            <w:pPr>
              <w:spacing w:before="20" w:after="20" w:line="240" w:lineRule="auto"/>
              <w:ind w:left="0" w:right="0" w:firstLine="0"/>
              <w:jc w:val="center"/>
            </w:pPr>
            <w:r>
              <w:rPr>
                <w:rFonts w:ascii="Times New Roman" w:hAnsi="Times New Roman"/>
                <w:sz w:val="21"/>
              </w:rPr>
              <w:t>0</w:t>
            </w:r>
          </w:p>
        </w:tc>
        <w:tc>
          <w:tcPr>
            <w:tcW w:w="800" w:type="dxa"/>
            <w:vAlign w:val="center"/>
          </w:tcPr>
          <w:p w14:paraId="3823D3A4">
            <w:pPr>
              <w:spacing w:before="20" w:after="20" w:line="240" w:lineRule="auto"/>
              <w:ind w:left="0" w:right="0" w:firstLine="0"/>
              <w:jc w:val="center"/>
            </w:pPr>
            <w:r>
              <w:rPr>
                <w:rFonts w:ascii="Times New Roman" w:hAnsi="Times New Roman"/>
                <w:sz w:val="21"/>
              </w:rPr>
              <w:t>0</w:t>
            </w:r>
          </w:p>
        </w:tc>
        <w:tc>
          <w:tcPr>
            <w:tcW w:w="800" w:type="dxa"/>
            <w:vAlign w:val="center"/>
          </w:tcPr>
          <w:p w14:paraId="7E018943">
            <w:pPr>
              <w:spacing w:before="20" w:after="20" w:line="240" w:lineRule="auto"/>
              <w:ind w:left="0" w:right="0" w:firstLine="0"/>
              <w:jc w:val="center"/>
            </w:pPr>
            <w:r>
              <w:rPr>
                <w:rFonts w:ascii="Times New Roman" w:hAnsi="Times New Roman"/>
                <w:sz w:val="21"/>
              </w:rPr>
              <w:t>0</w:t>
            </w:r>
          </w:p>
        </w:tc>
        <w:tc>
          <w:tcPr>
            <w:tcW w:w="800" w:type="dxa"/>
            <w:vAlign w:val="center"/>
          </w:tcPr>
          <w:p w14:paraId="1478DEA7">
            <w:pPr>
              <w:spacing w:before="20" w:after="20" w:line="240" w:lineRule="auto"/>
              <w:ind w:left="0" w:right="0" w:firstLine="0"/>
              <w:jc w:val="center"/>
            </w:pPr>
            <w:r>
              <w:rPr>
                <w:rFonts w:ascii="Times New Roman" w:hAnsi="Times New Roman"/>
                <w:sz w:val="21"/>
              </w:rPr>
              <w:t>104</w:t>
            </w:r>
          </w:p>
        </w:tc>
        <w:tc>
          <w:tcPr>
            <w:tcW w:w="800" w:type="dxa"/>
            <w:vAlign w:val="center"/>
          </w:tcPr>
          <w:p w14:paraId="50780E9B">
            <w:pPr>
              <w:spacing w:before="20" w:after="20" w:line="240" w:lineRule="auto"/>
              <w:ind w:left="0" w:right="0" w:firstLine="0"/>
              <w:jc w:val="center"/>
            </w:pPr>
            <w:r>
              <w:rPr>
                <w:rFonts w:ascii="Times New Roman" w:hAnsi="Times New Roman"/>
                <w:sz w:val="21"/>
              </w:rPr>
              <w:t>50</w:t>
            </w:r>
          </w:p>
        </w:tc>
      </w:tr>
      <w:tr w14:paraId="14A59E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4DECEC32">
            <w:pPr>
              <w:spacing w:before="20" w:after="20" w:line="240" w:lineRule="auto"/>
              <w:ind w:left="0" w:right="0" w:firstLine="0"/>
            </w:pPr>
            <w:r>
              <w:rPr>
                <w:rFonts w:ascii="Times New Roman" w:hAnsi="Times New Roman"/>
                <w:sz w:val="21"/>
              </w:rPr>
              <w:t>RF+序数物理下限</w:t>
            </w:r>
          </w:p>
        </w:tc>
        <w:tc>
          <w:tcPr>
            <w:tcW w:w="800" w:type="dxa"/>
            <w:vAlign w:val="center"/>
          </w:tcPr>
          <w:p w14:paraId="61B0766B">
            <w:pPr>
              <w:spacing w:before="20" w:after="20" w:line="240" w:lineRule="auto"/>
              <w:ind w:left="0" w:right="0" w:firstLine="0"/>
              <w:jc w:val="center"/>
            </w:pPr>
            <w:r>
              <w:rPr>
                <w:rFonts w:ascii="Times New Roman" w:hAnsi="Times New Roman"/>
                <w:sz w:val="21"/>
              </w:rPr>
              <w:t>0.926</w:t>
            </w:r>
          </w:p>
        </w:tc>
        <w:tc>
          <w:tcPr>
            <w:tcW w:w="800" w:type="dxa"/>
            <w:vAlign w:val="center"/>
          </w:tcPr>
          <w:p w14:paraId="5A6D07C8">
            <w:pPr>
              <w:spacing w:before="20" w:after="20" w:line="240" w:lineRule="auto"/>
              <w:ind w:left="0" w:right="0" w:firstLine="0"/>
              <w:jc w:val="center"/>
            </w:pPr>
            <w:r>
              <w:rPr>
                <w:rFonts w:ascii="Times New Roman" w:hAnsi="Times New Roman"/>
                <w:sz w:val="21"/>
              </w:rPr>
              <w:t>0.912</w:t>
            </w:r>
          </w:p>
        </w:tc>
        <w:tc>
          <w:tcPr>
            <w:tcW w:w="800" w:type="dxa"/>
            <w:vAlign w:val="center"/>
          </w:tcPr>
          <w:p w14:paraId="3D411A28">
            <w:pPr>
              <w:spacing w:before="20" w:after="20" w:line="240" w:lineRule="auto"/>
              <w:ind w:left="0" w:right="0" w:firstLine="0"/>
              <w:jc w:val="center"/>
            </w:pPr>
            <w:r>
              <w:rPr>
                <w:rFonts w:ascii="Times New Roman" w:hAnsi="Times New Roman"/>
                <w:sz w:val="21"/>
              </w:rPr>
              <w:t>0.928</w:t>
            </w:r>
          </w:p>
        </w:tc>
        <w:tc>
          <w:tcPr>
            <w:tcW w:w="800" w:type="dxa"/>
            <w:vAlign w:val="center"/>
          </w:tcPr>
          <w:p w14:paraId="693EDD5F">
            <w:pPr>
              <w:spacing w:before="20" w:after="20" w:line="240" w:lineRule="auto"/>
              <w:ind w:left="0" w:right="0" w:firstLine="0"/>
              <w:jc w:val="center"/>
            </w:pPr>
            <w:r>
              <w:rPr>
                <w:rFonts w:ascii="Times New Roman" w:hAnsi="Times New Roman"/>
                <w:sz w:val="21"/>
              </w:rPr>
              <w:t>1.000</w:t>
            </w:r>
          </w:p>
        </w:tc>
        <w:tc>
          <w:tcPr>
            <w:tcW w:w="800" w:type="dxa"/>
            <w:vAlign w:val="center"/>
          </w:tcPr>
          <w:p w14:paraId="11A3F8E7">
            <w:pPr>
              <w:spacing w:before="20" w:after="20" w:line="240" w:lineRule="auto"/>
              <w:ind w:left="0" w:right="0" w:firstLine="0"/>
              <w:jc w:val="center"/>
            </w:pPr>
            <w:r>
              <w:rPr>
                <w:rFonts w:ascii="Times New Roman" w:hAnsi="Times New Roman"/>
                <w:sz w:val="21"/>
              </w:rPr>
              <w:t>0</w:t>
            </w:r>
          </w:p>
        </w:tc>
        <w:tc>
          <w:tcPr>
            <w:tcW w:w="800" w:type="dxa"/>
            <w:vAlign w:val="center"/>
          </w:tcPr>
          <w:p w14:paraId="6D4D635E">
            <w:pPr>
              <w:spacing w:before="20" w:after="20" w:line="240" w:lineRule="auto"/>
              <w:ind w:left="0" w:right="0" w:firstLine="0"/>
              <w:jc w:val="center"/>
            </w:pPr>
            <w:r>
              <w:rPr>
                <w:rFonts w:ascii="Times New Roman" w:hAnsi="Times New Roman"/>
                <w:sz w:val="21"/>
              </w:rPr>
              <w:t>0</w:t>
            </w:r>
          </w:p>
        </w:tc>
        <w:tc>
          <w:tcPr>
            <w:tcW w:w="800" w:type="dxa"/>
            <w:vAlign w:val="center"/>
          </w:tcPr>
          <w:p w14:paraId="593E4E18">
            <w:pPr>
              <w:spacing w:before="20" w:after="20" w:line="240" w:lineRule="auto"/>
              <w:ind w:left="0" w:right="0" w:firstLine="0"/>
              <w:jc w:val="center"/>
            </w:pPr>
            <w:r>
              <w:rPr>
                <w:rFonts w:ascii="Times New Roman" w:hAnsi="Times New Roman"/>
                <w:sz w:val="21"/>
              </w:rPr>
              <w:t>54</w:t>
            </w:r>
          </w:p>
        </w:tc>
        <w:tc>
          <w:tcPr>
            <w:tcW w:w="800" w:type="dxa"/>
            <w:vAlign w:val="center"/>
          </w:tcPr>
          <w:p w14:paraId="3A5494A5">
            <w:pPr>
              <w:spacing w:before="20" w:after="20" w:line="240" w:lineRule="auto"/>
              <w:ind w:left="0" w:right="0" w:firstLine="0"/>
              <w:jc w:val="center"/>
            </w:pPr>
            <w:r>
              <w:rPr>
                <w:rFonts w:ascii="Times New Roman" w:hAnsi="Times New Roman"/>
                <w:sz w:val="21"/>
              </w:rPr>
              <w:t>0</w:t>
            </w:r>
          </w:p>
        </w:tc>
        <w:tc>
          <w:tcPr>
            <w:tcW w:w="800" w:type="dxa"/>
            <w:vAlign w:val="center"/>
          </w:tcPr>
          <w:p w14:paraId="48B41AE7">
            <w:pPr>
              <w:spacing w:before="20" w:after="20" w:line="240" w:lineRule="auto"/>
              <w:ind w:left="0" w:right="0" w:firstLine="0"/>
              <w:jc w:val="center"/>
            </w:pPr>
            <w:r>
              <w:rPr>
                <w:rFonts w:ascii="Times New Roman" w:hAnsi="Times New Roman"/>
                <w:sz w:val="21"/>
              </w:rPr>
              <w:t>0</w:t>
            </w:r>
          </w:p>
        </w:tc>
      </w:tr>
      <w:tr w14:paraId="52999B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5755EB2C">
            <w:pPr>
              <w:spacing w:before="20" w:after="20" w:line="240" w:lineRule="auto"/>
              <w:ind w:left="0" w:right="0" w:firstLine="0"/>
            </w:pPr>
            <w:r>
              <w:rPr>
                <w:rFonts w:ascii="Times New Roman" w:hAnsi="Times New Roman"/>
                <w:sz w:val="21"/>
              </w:rPr>
              <w:t>GBDT+序数下限</w:t>
            </w:r>
          </w:p>
        </w:tc>
        <w:tc>
          <w:tcPr>
            <w:tcW w:w="800" w:type="dxa"/>
            <w:vAlign w:val="center"/>
          </w:tcPr>
          <w:p w14:paraId="26AB2A45">
            <w:pPr>
              <w:spacing w:before="20" w:after="20" w:line="240" w:lineRule="auto"/>
              <w:ind w:left="0" w:right="0" w:firstLine="0"/>
              <w:jc w:val="center"/>
            </w:pPr>
            <w:r>
              <w:rPr>
                <w:rFonts w:ascii="Times New Roman" w:hAnsi="Times New Roman"/>
                <w:sz w:val="21"/>
              </w:rPr>
              <w:t>0.934</w:t>
            </w:r>
          </w:p>
        </w:tc>
        <w:tc>
          <w:tcPr>
            <w:tcW w:w="800" w:type="dxa"/>
            <w:vAlign w:val="center"/>
          </w:tcPr>
          <w:p w14:paraId="3B61FB29">
            <w:pPr>
              <w:spacing w:before="20" w:after="20" w:line="240" w:lineRule="auto"/>
              <w:ind w:left="0" w:right="0" w:firstLine="0"/>
              <w:jc w:val="center"/>
            </w:pPr>
            <w:r>
              <w:rPr>
                <w:rFonts w:ascii="Times New Roman" w:hAnsi="Times New Roman"/>
                <w:sz w:val="21"/>
              </w:rPr>
              <w:t>0.922</w:t>
            </w:r>
          </w:p>
        </w:tc>
        <w:tc>
          <w:tcPr>
            <w:tcW w:w="800" w:type="dxa"/>
            <w:vAlign w:val="center"/>
          </w:tcPr>
          <w:p w14:paraId="0861E8A7">
            <w:pPr>
              <w:spacing w:before="20" w:after="20" w:line="240" w:lineRule="auto"/>
              <w:ind w:left="0" w:right="0" w:firstLine="0"/>
              <w:jc w:val="center"/>
            </w:pPr>
            <w:r>
              <w:rPr>
                <w:rFonts w:ascii="Times New Roman" w:hAnsi="Times New Roman"/>
                <w:sz w:val="21"/>
              </w:rPr>
              <w:t>0.942</w:t>
            </w:r>
          </w:p>
        </w:tc>
        <w:tc>
          <w:tcPr>
            <w:tcW w:w="800" w:type="dxa"/>
            <w:vAlign w:val="center"/>
          </w:tcPr>
          <w:p w14:paraId="1AA47012">
            <w:pPr>
              <w:spacing w:before="20" w:after="20" w:line="240" w:lineRule="auto"/>
              <w:ind w:left="0" w:right="0" w:firstLine="0"/>
              <w:jc w:val="center"/>
            </w:pPr>
            <w:r>
              <w:rPr>
                <w:rFonts w:ascii="Times New Roman" w:hAnsi="Times New Roman"/>
                <w:sz w:val="21"/>
              </w:rPr>
              <w:t>1.000</w:t>
            </w:r>
          </w:p>
        </w:tc>
        <w:tc>
          <w:tcPr>
            <w:tcW w:w="800" w:type="dxa"/>
            <w:vAlign w:val="center"/>
          </w:tcPr>
          <w:p w14:paraId="27C198AD">
            <w:pPr>
              <w:spacing w:before="20" w:after="20" w:line="240" w:lineRule="auto"/>
              <w:ind w:left="0" w:right="0" w:firstLine="0"/>
              <w:jc w:val="center"/>
            </w:pPr>
            <w:r>
              <w:rPr>
                <w:rFonts w:ascii="Times New Roman" w:hAnsi="Times New Roman"/>
                <w:sz w:val="21"/>
              </w:rPr>
              <w:t>0</w:t>
            </w:r>
          </w:p>
        </w:tc>
        <w:tc>
          <w:tcPr>
            <w:tcW w:w="800" w:type="dxa"/>
            <w:vAlign w:val="center"/>
          </w:tcPr>
          <w:p w14:paraId="13D4ADCA">
            <w:pPr>
              <w:spacing w:before="20" w:after="20" w:line="240" w:lineRule="auto"/>
              <w:ind w:left="0" w:right="0" w:firstLine="0"/>
              <w:jc w:val="center"/>
            </w:pPr>
            <w:r>
              <w:rPr>
                <w:rFonts w:ascii="Times New Roman" w:hAnsi="Times New Roman"/>
                <w:sz w:val="21"/>
              </w:rPr>
              <w:t>0</w:t>
            </w:r>
          </w:p>
        </w:tc>
        <w:tc>
          <w:tcPr>
            <w:tcW w:w="800" w:type="dxa"/>
            <w:vAlign w:val="center"/>
          </w:tcPr>
          <w:p w14:paraId="33E20B18">
            <w:pPr>
              <w:spacing w:before="20" w:after="20" w:line="240" w:lineRule="auto"/>
              <w:ind w:left="0" w:right="0" w:firstLine="0"/>
              <w:jc w:val="center"/>
            </w:pPr>
            <w:r>
              <w:rPr>
                <w:rFonts w:ascii="Times New Roman" w:hAnsi="Times New Roman"/>
                <w:sz w:val="21"/>
              </w:rPr>
              <w:t>55</w:t>
            </w:r>
          </w:p>
        </w:tc>
        <w:tc>
          <w:tcPr>
            <w:tcW w:w="800" w:type="dxa"/>
            <w:vAlign w:val="center"/>
          </w:tcPr>
          <w:p w14:paraId="767021A3">
            <w:pPr>
              <w:spacing w:before="20" w:after="20" w:line="240" w:lineRule="auto"/>
              <w:ind w:left="0" w:right="0" w:firstLine="0"/>
              <w:jc w:val="center"/>
            </w:pPr>
            <w:r>
              <w:rPr>
                <w:rFonts w:ascii="Times New Roman" w:hAnsi="Times New Roman"/>
                <w:sz w:val="21"/>
              </w:rPr>
              <w:t>0</w:t>
            </w:r>
          </w:p>
        </w:tc>
        <w:tc>
          <w:tcPr>
            <w:tcW w:w="800" w:type="dxa"/>
            <w:vAlign w:val="center"/>
          </w:tcPr>
          <w:p w14:paraId="213906EE">
            <w:pPr>
              <w:spacing w:before="20" w:after="20" w:line="240" w:lineRule="auto"/>
              <w:ind w:left="0" w:right="0" w:firstLine="0"/>
              <w:jc w:val="center"/>
            </w:pPr>
            <w:r>
              <w:rPr>
                <w:rFonts w:ascii="Times New Roman" w:hAnsi="Times New Roman"/>
                <w:sz w:val="21"/>
              </w:rPr>
              <w:t>1</w:t>
            </w:r>
          </w:p>
        </w:tc>
      </w:tr>
      <w:tr w14:paraId="21FD84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747A8214">
            <w:pPr>
              <w:spacing w:before="20" w:after="20" w:line="240" w:lineRule="auto"/>
              <w:ind w:left="0" w:right="0" w:firstLine="0"/>
            </w:pPr>
            <w:r>
              <w:rPr>
                <w:rFonts w:ascii="Times New Roman" w:hAnsi="Times New Roman"/>
                <w:sz w:val="21"/>
              </w:rPr>
              <w:t>堆叠RF+序数下限</w:t>
            </w:r>
          </w:p>
        </w:tc>
        <w:tc>
          <w:tcPr>
            <w:tcW w:w="800" w:type="dxa"/>
            <w:vAlign w:val="center"/>
          </w:tcPr>
          <w:p w14:paraId="329422BC">
            <w:pPr>
              <w:spacing w:before="20" w:after="20" w:line="240" w:lineRule="auto"/>
              <w:ind w:left="0" w:right="0" w:firstLine="0"/>
              <w:jc w:val="center"/>
            </w:pPr>
            <w:r>
              <w:rPr>
                <w:rFonts w:ascii="Times New Roman" w:hAnsi="Times New Roman"/>
                <w:sz w:val="21"/>
              </w:rPr>
              <w:t>0.937</w:t>
            </w:r>
          </w:p>
        </w:tc>
        <w:tc>
          <w:tcPr>
            <w:tcW w:w="800" w:type="dxa"/>
            <w:vAlign w:val="center"/>
          </w:tcPr>
          <w:p w14:paraId="086C7899">
            <w:pPr>
              <w:spacing w:before="20" w:after="20" w:line="240" w:lineRule="auto"/>
              <w:ind w:left="0" w:right="0" w:firstLine="0"/>
              <w:jc w:val="center"/>
            </w:pPr>
            <w:r>
              <w:rPr>
                <w:rFonts w:ascii="Times New Roman" w:hAnsi="Times New Roman"/>
                <w:sz w:val="21"/>
              </w:rPr>
              <w:t>0.926</w:t>
            </w:r>
          </w:p>
        </w:tc>
        <w:tc>
          <w:tcPr>
            <w:tcW w:w="800" w:type="dxa"/>
            <w:vAlign w:val="center"/>
          </w:tcPr>
          <w:p w14:paraId="04B08EDD">
            <w:pPr>
              <w:spacing w:before="20" w:after="20" w:line="240" w:lineRule="auto"/>
              <w:ind w:left="0" w:right="0" w:firstLine="0"/>
              <w:jc w:val="center"/>
            </w:pPr>
            <w:r>
              <w:rPr>
                <w:rFonts w:ascii="Times New Roman" w:hAnsi="Times New Roman"/>
                <w:sz w:val="21"/>
              </w:rPr>
              <w:t>0.947</w:t>
            </w:r>
          </w:p>
        </w:tc>
        <w:tc>
          <w:tcPr>
            <w:tcW w:w="800" w:type="dxa"/>
            <w:vAlign w:val="center"/>
          </w:tcPr>
          <w:p w14:paraId="58658316">
            <w:pPr>
              <w:spacing w:before="20" w:after="20" w:line="240" w:lineRule="auto"/>
              <w:ind w:left="0" w:right="0" w:firstLine="0"/>
              <w:jc w:val="center"/>
            </w:pPr>
            <w:r>
              <w:rPr>
                <w:rFonts w:ascii="Times New Roman" w:hAnsi="Times New Roman"/>
                <w:sz w:val="21"/>
              </w:rPr>
              <w:t>1.000</w:t>
            </w:r>
          </w:p>
        </w:tc>
        <w:tc>
          <w:tcPr>
            <w:tcW w:w="800" w:type="dxa"/>
            <w:vAlign w:val="center"/>
          </w:tcPr>
          <w:p w14:paraId="75277691">
            <w:pPr>
              <w:spacing w:before="20" w:after="20" w:line="240" w:lineRule="auto"/>
              <w:ind w:left="0" w:right="0" w:firstLine="0"/>
              <w:jc w:val="center"/>
            </w:pPr>
            <w:r>
              <w:rPr>
                <w:rFonts w:ascii="Times New Roman" w:hAnsi="Times New Roman"/>
                <w:sz w:val="21"/>
              </w:rPr>
              <w:t>0</w:t>
            </w:r>
          </w:p>
        </w:tc>
        <w:tc>
          <w:tcPr>
            <w:tcW w:w="800" w:type="dxa"/>
            <w:vAlign w:val="center"/>
          </w:tcPr>
          <w:p w14:paraId="332B826C">
            <w:pPr>
              <w:spacing w:before="20" w:after="20" w:line="240" w:lineRule="auto"/>
              <w:ind w:left="0" w:right="0" w:firstLine="0"/>
              <w:jc w:val="center"/>
            </w:pPr>
            <w:r>
              <w:rPr>
                <w:rFonts w:ascii="Times New Roman" w:hAnsi="Times New Roman"/>
                <w:sz w:val="21"/>
              </w:rPr>
              <w:t>0</w:t>
            </w:r>
          </w:p>
        </w:tc>
        <w:tc>
          <w:tcPr>
            <w:tcW w:w="800" w:type="dxa"/>
            <w:vAlign w:val="center"/>
          </w:tcPr>
          <w:p w14:paraId="299AA711">
            <w:pPr>
              <w:spacing w:before="20" w:after="20" w:line="240" w:lineRule="auto"/>
              <w:ind w:left="0" w:right="0" w:firstLine="0"/>
              <w:jc w:val="center"/>
            </w:pPr>
            <w:r>
              <w:rPr>
                <w:rFonts w:ascii="Times New Roman" w:hAnsi="Times New Roman"/>
                <w:sz w:val="21"/>
              </w:rPr>
              <w:t>54</w:t>
            </w:r>
          </w:p>
        </w:tc>
        <w:tc>
          <w:tcPr>
            <w:tcW w:w="800" w:type="dxa"/>
            <w:vAlign w:val="center"/>
          </w:tcPr>
          <w:p w14:paraId="5CF4117A">
            <w:pPr>
              <w:spacing w:before="20" w:after="20" w:line="240" w:lineRule="auto"/>
              <w:ind w:left="0" w:right="0" w:firstLine="0"/>
              <w:jc w:val="center"/>
            </w:pPr>
            <w:r>
              <w:rPr>
                <w:rFonts w:ascii="Times New Roman" w:hAnsi="Times New Roman"/>
                <w:sz w:val="21"/>
              </w:rPr>
              <w:t>0</w:t>
            </w:r>
          </w:p>
        </w:tc>
        <w:tc>
          <w:tcPr>
            <w:tcW w:w="800" w:type="dxa"/>
            <w:vAlign w:val="center"/>
          </w:tcPr>
          <w:p w14:paraId="6C979AE3">
            <w:pPr>
              <w:spacing w:before="20" w:after="20" w:line="240" w:lineRule="auto"/>
              <w:ind w:left="0" w:right="0" w:firstLine="0"/>
              <w:jc w:val="center"/>
            </w:pPr>
            <w:r>
              <w:rPr>
                <w:rFonts w:ascii="Times New Roman" w:hAnsi="Times New Roman"/>
                <w:sz w:val="21"/>
              </w:rPr>
              <w:t>0</w:t>
            </w:r>
          </w:p>
        </w:tc>
      </w:tr>
    </w:tbl>
    <w:p w14:paraId="1E278A17">
      <w:pPr>
        <w:spacing w:before="60" w:after="120" w:line="240" w:lineRule="auto"/>
        <w:rPr>
          <w:lang w:eastAsia="zh-CN"/>
        </w:rPr>
      </w:pPr>
      <w:r>
        <w:rPr>
          <w:rFonts w:ascii="Times New Roman" w:hAnsi="Times New Roman"/>
          <w:sz w:val="21"/>
          <w:lang w:eastAsia="zh-CN"/>
        </w:rPr>
        <w:t>注：C→A为参考C级被判为A级的记录数；安全损失按式（5-24）计算；A级高估为参考A级被判为B级或C级的记录数；低于规则为调低规则等级的决策数；新增错误为规则链判对而该方法判错的记录数。</w:t>
      </w:r>
    </w:p>
    <w:p w14:paraId="1E86C83C">
      <w:pPr>
        <w:keepNext/>
        <w:spacing w:before="120" w:after="0" w:line="240" w:lineRule="auto"/>
        <w:jc w:val="center"/>
      </w:pPr>
      <w:r>
        <w:rPr>
          <w:lang w:eastAsia="zh-CN"/>
        </w:rPr>
        <w:drawing>
          <wp:inline distT="0" distB="0" distL="0" distR="0">
            <wp:extent cx="4846320" cy="3210560"/>
            <wp:effectExtent l="0" t="0" r="0" b="0"/>
            <wp:docPr id="108" name="图片 2077218397" descr="图5-18  875条受控记录上各评价方法的性能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077218397" descr="图5-18  875条受控记录上各评价方法的性能对比"/>
                    <pic:cNvPicPr>
                      <a:picLocks noChangeAspect="1"/>
                    </pic:cNvPicPr>
                  </pic:nvPicPr>
                  <pic:blipFill>
                    <a:blip r:embed="rId181"/>
                    <a:stretch>
                      <a:fillRect/>
                    </a:stretch>
                  </pic:blipFill>
                  <pic:spPr>
                    <a:xfrm>
                      <a:off x="0" y="0"/>
                      <a:ext cx="4846320" cy="3211042"/>
                    </a:xfrm>
                    <a:prstGeom prst="rect">
                      <a:avLst/>
                    </a:prstGeom>
                  </pic:spPr>
                </pic:pic>
              </a:graphicData>
            </a:graphic>
          </wp:inline>
        </w:drawing>
      </w:r>
    </w:p>
    <w:p w14:paraId="4A4445D1">
      <w:pPr>
        <w:spacing w:after="120" w:line="240" w:lineRule="auto"/>
        <w:ind w:firstLine="0"/>
        <w:jc w:val="center"/>
        <w:rPr>
          <w:lang w:eastAsia="zh-CN"/>
        </w:rPr>
      </w:pPr>
      <w:r>
        <w:rPr>
          <w:rFonts w:ascii="Times New Roman" w:hAnsi="Times New Roman"/>
          <w:sz w:val="21"/>
          <w:szCs w:val="21"/>
          <w:lang w:eastAsia="zh-CN"/>
        </w:rPr>
        <w:t>图5-18　</w:t>
      </w:r>
      <w:bookmarkStart w:id="1" w:name="_GoBack"/>
      <w:bookmarkEnd w:id="1"/>
      <w:r>
        <w:rPr>
          <w:rFonts w:ascii="Times New Roman" w:hAnsi="Times New Roman"/>
          <w:sz w:val="21"/>
          <w:szCs w:val="21"/>
          <w:lang w:eastAsia="zh-CN"/>
        </w:rPr>
        <w:t>875条受控记录上各评价方法的性能对比</w:t>
      </w:r>
    </w:p>
    <w:p w14:paraId="630748C2">
      <w:pPr>
        <w:spacing w:after="120" w:line="240" w:lineRule="auto"/>
        <w:ind w:firstLine="0"/>
        <w:jc w:val="center"/>
        <w:rPr>
          <w:lang w:eastAsia="zh-CN"/>
        </w:rPr>
      </w:pPr>
      <w:r>
        <w:rPr>
          <w:rFonts w:ascii="Times New Roman" w:hAnsi="Times New Roman" w:cs="Times New Roman"/>
          <w:sz w:val="21"/>
          <w:szCs w:val="21"/>
          <w:lang w:eastAsia="zh-CN"/>
        </w:rPr>
        <w:t>Fig. 5-18 Performance comparison of evaluation methods on 875 controlled records</w:t>
      </w:r>
    </w:p>
    <w:p w14:paraId="540473ED">
      <w:pPr>
        <w:spacing w:after="0" w:line="360" w:lineRule="auto"/>
        <w:rPr>
          <w:lang w:eastAsia="zh-CN"/>
        </w:rPr>
      </w:pPr>
      <w:r>
        <w:rPr>
          <w:rFonts w:ascii="Times New Roman" w:hAnsi="Times New Roman"/>
          <w:lang w:eastAsia="zh-CN"/>
        </w:rPr>
        <w:t>规则链的准确率为0.845，136个错误全部为相差一级的错误（54条A判B、25条B判A、57条C判B），没有C判A；仅按综合得分定级时只有450条正确，物理硬门控改变了322条记录的等级，表明规则链的表现主要依赖门控。随机森林提高了总体指标，但改变了错误方向：阈值策略的准确率为0.873，与规则链的差异不显著（p = 0.11），且50个C级漏判全部为C判A。在0.01步长的10 000组阈值中，没有一组能使C判A少于50条；将C级样本的训练权重提高到6倍（代价敏感加权</w:t>
      </w:r>
      <w:r>
        <w:rPr>
          <w:rFonts w:ascii="Times New Roman" w:hAnsi="Times New Roman"/>
          <w:vertAlign w:val="superscript"/>
          <w:lang w:eastAsia="zh-CN"/>
        </w:rPr>
        <w:t>[245]</w:t>
      </w:r>
      <w:r>
        <w:rPr>
          <w:rFonts w:ascii="Times New Roman" w:hAnsi="Times New Roman"/>
          <w:lang w:eastAsia="zh-CN"/>
        </w:rPr>
        <w:t>）才能消除C判A，但准确率降至0.707。其原因在于特征而非阈值：50条C判A全部来自穿堤建筑物情景，该情景125条记录从安全到临界的14项特征完全相同，且与安全基准相同（图5-19d），学习模型无法区分其严重程度。GBDT等其他学习模型同样至少有50条C判A，该缺口并非随机森林所特有。</w:t>
      </w:r>
    </w:p>
    <w:p w14:paraId="4A1F0A71">
      <w:pPr>
        <w:keepNext/>
        <w:spacing w:before="120" w:after="0" w:line="240" w:lineRule="auto"/>
        <w:jc w:val="center"/>
      </w:pPr>
      <w:r>
        <w:rPr>
          <w:lang w:eastAsia="zh-CN"/>
        </w:rPr>
        <w:drawing>
          <wp:inline distT="0" distB="0" distL="0" distR="0">
            <wp:extent cx="4572000" cy="1694180"/>
            <wp:effectExtent l="0" t="0" r="0" b="0"/>
            <wp:docPr id="109" name="图片 833493072" descr="图5-19  875条受控记录上的错误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833493072" descr="图5-19  875条受控记录上的错误结构"/>
                    <pic:cNvPicPr>
                      <a:picLocks noChangeAspect="1"/>
                    </pic:cNvPicPr>
                  </pic:nvPicPr>
                  <pic:blipFill>
                    <a:blip r:embed="rId182"/>
                    <a:stretch>
                      <a:fillRect/>
                    </a:stretch>
                  </pic:blipFill>
                  <pic:spPr>
                    <a:xfrm>
                      <a:off x="0" y="0"/>
                      <a:ext cx="4572000" cy="1694772"/>
                    </a:xfrm>
                    <a:prstGeom prst="rect">
                      <a:avLst/>
                    </a:prstGeom>
                  </pic:spPr>
                </pic:pic>
              </a:graphicData>
            </a:graphic>
          </wp:inline>
        </w:drawing>
      </w:r>
    </w:p>
    <w:p w14:paraId="700A8F6E">
      <w:pPr>
        <w:spacing w:after="120" w:line="240" w:lineRule="auto"/>
        <w:ind w:firstLine="0"/>
        <w:jc w:val="center"/>
        <w:rPr>
          <w:lang w:eastAsia="zh-CN"/>
        </w:rPr>
      </w:pPr>
      <w:r>
        <w:rPr>
          <w:rFonts w:ascii="Times New Roman" w:hAnsi="Times New Roman"/>
          <w:sz w:val="21"/>
          <w:szCs w:val="21"/>
          <w:lang w:eastAsia="zh-CN"/>
        </w:rPr>
        <w:t>图5-19　875条受控记录上的错误结构</w:t>
      </w:r>
    </w:p>
    <w:p w14:paraId="4E20B3EA">
      <w:pPr>
        <w:spacing w:after="120" w:line="240" w:lineRule="auto"/>
        <w:ind w:firstLine="0"/>
        <w:jc w:val="center"/>
        <w:rPr>
          <w:lang w:eastAsia="zh-CN"/>
        </w:rPr>
      </w:pPr>
      <w:r>
        <w:rPr>
          <w:rFonts w:ascii="Times New Roman" w:hAnsi="Times New Roman" w:cs="Times New Roman"/>
          <w:sz w:val="21"/>
          <w:szCs w:val="21"/>
          <w:lang w:eastAsia="zh-CN"/>
        </w:rPr>
        <w:t>Fig. 5-19 Error structure on 875 controlled records</w:t>
      </w:r>
    </w:p>
    <w:p w14:paraId="3D67F5BB">
      <w:pPr>
        <w:spacing w:after="0" w:line="360" w:lineRule="auto"/>
        <w:rPr>
          <w:lang w:eastAsia="zh-CN"/>
        </w:rPr>
      </w:pPr>
      <w:r>
        <w:rPr>
          <w:rFonts w:ascii="Times New Roman" w:hAnsi="Times New Roman"/>
          <w:lang w:eastAsia="zh-CN"/>
        </w:rPr>
        <w:t>加入序数物理下限后，准确率为0.926，C级召回率为1.000，安全损失为0。与规则链相比，序数下限修正了136个错误中的71个且没有引入新错误（</w:t>
      </w:r>
      <w:r>
        <w:rPr>
          <w:rFonts w:ascii="Times New Roman" w:hAnsi="Times New Roman"/>
          <w:i/>
          <w:lang w:eastAsia="zh-CN"/>
        </w:rPr>
        <w:t>p</w:t>
      </w:r>
      <w:r>
        <w:rPr>
          <w:rFonts w:ascii="Times New Roman" w:hAnsi="Times New Roman"/>
          <w:lang w:eastAsia="zh-CN"/>
        </w:rPr>
        <w:t xml:space="preserve"> &lt; 10</w:t>
      </w:r>
      <w:r>
        <w:rPr>
          <w:rFonts w:ascii="Times New Roman" w:hAnsi="Times New Roman"/>
          <w:vertAlign w:val="superscript"/>
          <w:lang w:eastAsia="zh-CN"/>
        </w:rPr>
        <w:t>−20</w:t>
      </w:r>
      <w:r>
        <w:rPr>
          <w:rFonts w:ascii="Times New Roman" w:hAnsi="Times New Roman"/>
          <w:lang w:eastAsia="zh-CN"/>
        </w:rPr>
        <w:t>），准确率提高8.1个百分点（95%置信区间为5.4～11.5个百分点）。规则链漏判的57条C级记录与随机森林漏判的50条完全不重叠（图5-19a、b），满足命题5-1要求的错误互补。C-only下限虽同样没有C级漏判，但调低了104个规则等级并引入50个新错误；堆叠随机森林的准确率高达0.994，但这是通过调低规则链在渗流和复合情景中判为B级的50条A级记录实现的，在真实堤防上调低渗流门控等级是否安全尚无数据检验。序数下限对各学习模型均消除了C判A，相对规则链新增的错误随学习模型而异，逻辑回归为47条、支持向量机为28条、GBDT为1条，随机森林和堆叠随机森林为0。</w:t>
      </w:r>
    </w:p>
    <w:p w14:paraId="066AC3DD">
      <w:pPr>
        <w:spacing w:after="0" w:line="360" w:lineRule="auto"/>
        <w:rPr>
          <w:lang w:eastAsia="zh-CN"/>
        </w:rPr>
      </w:pPr>
      <w:r>
        <w:rPr>
          <w:rFonts w:ascii="Times New Roman" w:hAnsi="Times New Roman"/>
          <w:lang w:eastAsia="zh-CN"/>
        </w:rPr>
        <w:t>本案例表明，单纯追求总体精度会引入最危险的C判A误判，而序数物理下限能够在保持规则链安全底线的前提下吸收学习模型的修正能力，其前提是两条路径的错误互补。</w:t>
      </w:r>
    </w:p>
    <w:p w14:paraId="1EF3F514">
      <w:pPr>
        <w:pStyle w:val="5"/>
      </w:pPr>
      <w:r>
        <w:rPr>
          <w:rFonts w:ascii="Times New Roman" w:hAnsi="Times New Roman"/>
        </w:rPr>
        <w:t xml:space="preserve">5.4.2 </w:t>
      </w:r>
      <w:r>
        <w:t>案例二：典型情景的逐步评价</w:t>
      </w:r>
    </w:p>
    <w:p w14:paraId="2CB50207">
      <w:pPr>
        <w:spacing w:after="0" w:line="360" w:lineRule="auto"/>
        <w:rPr>
          <w:lang w:eastAsia="zh-CN"/>
        </w:rPr>
      </w:pPr>
      <w:r>
        <w:rPr>
          <w:rFonts w:ascii="Times New Roman" w:hAnsi="Times New Roman"/>
          <w:lang w:eastAsia="zh-CN"/>
        </w:rPr>
        <w:t xml:space="preserve">案例一给出的是整体统计结果，本案例进一步展示单条记录在评价链各环节的计算过程，以说明序数下限在不同情形下的具体作用。</w:t>
      </w:r>
      <w:del w:id="900064" w:author="Claude" w:date="2026-10-28T00:00:00Z">
        <w:r>
          <w:rPr>
            <w:rFonts w:ascii="Times New Roman" w:hAnsi="Times New Roman"/>
            <w:lang w:eastAsia="zh-CN"/>
          </w:rPr>
          <w:delText xml:space="preserve">从四类典型情景中各取第1条记录（同类25条记录的结果相同），逐步列出评价结果（表5-21、图5-20）。</w:delText>
        </w:r>
      </w:del>
      <w:ins w:id="900065" w:author="Claude" w:date="2026-10-28T00:00:00Z">
        <w:r>
          <w:rPr>
            <w:rFonts w:ascii="Times New Roman" w:hAnsi="Times New Roman"/>
            <w:lang w:eastAsia="zh-CN"/>
          </w:rPr>
          <w:t>从四类典型情景中各取第1条记录（同档25条记录的各级判定结果相同），列出其主要输入和逐步评价结果（表5-21、图5-20）。设定样本时，各类情景只改变与对应失效模式直接相关的输入，其余输入保持基准值，严重和临界档另按整体劣化减小堤顶宽度、增大沉降。因此，渗流情景的关键输入是三项坡降比以及与渗流相关的排水设施状态和巡检渗漏点密度，其抗滑安全系数、冲刷深度等仍为基准值。这样设定可以使评价结果的变化明确归因于关键输入，表5-21中以加粗表示。</w:t>
        </w:r>
      </w:ins>
    </w:p>
    <w:p w14:paraId="1F3FE6E9">
      <w:pPr>
        <w:keepNext/>
        <w:spacing w:after="120" w:line="240" w:lineRule="auto"/>
        <w:ind w:firstLine="0"/>
        <w:jc w:val="center"/>
        <w:rPr>
          <w:lang w:eastAsia="zh-CN"/>
        </w:rPr>
      </w:pPr>
      <w:r>
        <w:rPr>
          <w:rFonts w:ascii="Times New Roman" w:hAnsi="Times New Roman"/>
          <w:sz w:val="21"/>
          <w:szCs w:val="21"/>
          <w:lang w:eastAsia="zh-CN"/>
        </w:rPr>
        <w:t xml:space="preserve">表5-21　</w:t>
      </w:r>
      <w:del w:id="900066" w:author="Claude" w:date="2026-10-28T00:00:00Z">
        <w:r>
          <w:rPr>
            <w:rFonts w:ascii="Times New Roman" w:hAnsi="Times New Roman"/>
            <w:sz w:val="21"/>
            <w:szCs w:val="21"/>
            <w:lang w:eastAsia="zh-CN"/>
          </w:rPr>
          <w:delText xml:space="preserve">典型情景的逐步评价结果</w:delText>
        </w:r>
      </w:del>
      <w:ins w:id="900067" w:author="Claude" w:date="2026-10-28T00:00:00Z">
        <w:r>
          <w:rPr>
            <w:rFonts w:ascii="Times New Roman" w:hAnsi="Times New Roman"/>
            <w:sz w:val="21"/>
            <w:szCs w:val="21"/>
            <w:lang w:eastAsia="zh-CN"/>
          </w:rPr>
          <w:t>典型情景的主要输入与逐步评价结果</w:t>
        </w:r>
      </w:ins>
    </w:p>
    <w:p w14:paraId="33DE8301">
      <w:pPr>
        <w:keepNext/>
        <w:spacing w:after="120" w:line="240" w:lineRule="auto"/>
        <w:ind w:firstLine="0"/>
        <w:jc w:val="center"/>
        <w:rPr>
          <w:lang w:eastAsia="zh-CN"/>
        </w:rPr>
      </w:pPr>
      <w:r>
        <w:rPr>
          <w:rFonts w:ascii="Times New Roman" w:hAnsi="Times New Roman" w:cs="Times New Roman"/>
          <w:sz w:val="21"/>
          <w:szCs w:val="21"/>
          <w:lang w:eastAsia="zh-CN"/>
        </w:rPr>
        <w:t xml:space="preserve">Table 5-21 </w:t>
      </w:r>
      <w:del w:id="900068" w:author="Claude" w:date="2026-10-28T00:00:00Z">
        <w:r>
          <w:rPr>
            <w:rFonts w:ascii="Times New Roman" w:hAnsi="Times New Roman" w:cs="Times New Roman"/>
            <w:sz w:val="21"/>
            <w:szCs w:val="21"/>
            <w:lang w:eastAsia="zh-CN"/>
          </w:rPr>
          <w:delText xml:space="preserve">Step-by-step evaluation results of a typical scenario</w:delText>
        </w:r>
      </w:del>
      <w:ins w:id="900069" w:author="Claude" w:date="2026-10-28T00:00:00Z">
        <w:r>
          <w:rPr>
            <w:rFonts w:ascii="Times New Roman" w:hAnsi="Times New Roman" w:cs="Times New Roman"/>
            <w:sz w:val="21"/>
            <w:szCs w:val="21"/>
            <w:lang w:eastAsia="zh-CN"/>
          </w:rPr>
          <w:t>Main inputs and step-by-step evaluation results of typical scenarios</w:t>
        </w:r>
      </w:ins>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06"/>
        <w:gridCol w:w="1850"/>
        <w:gridCol w:w="1850"/>
        <w:gridCol w:w="1850"/>
        <w:gridCol w:w="1850"/>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006" w:type="dxa"/>
            <w:tcBorders>
              <w:bottom w:val="single" w:color="000000" w:sz="6" w:space="0"/>
            </w:tcBorders>
            <w:vAlign w:val="center"/>
          </w:tcPr>
          <w:p>
            <w:pPr>
              <w:keepNext/>
              <w:spacing w:before="20" w:after="20" w:line="240" w:lineRule="auto"/>
              <w:ind w:left="0" w:right="0" w:firstLine="0"/>
              <w:jc w:val="center"/>
            </w:pPr>
            <w:r>
              <w:rPr>
                <w:rFonts w:ascii="Times New Roman" w:hAnsi="Times New Roman" w:eastAsia="黑体"/>
                <w:b/>
                <w:sz w:val="21"/>
              </w:rPr>
              <w:t>项目</w:t>
            </w:r>
          </w:p>
        </w:tc>
        <w:tc>
          <w:tcPr>
            <w:tcW w:w="1850" w:type="dxa"/>
            <w:tcBorders>
              <w:bottom w:val="single" w:color="000000" w:sz="6" w:space="0"/>
            </w:tcBorders>
            <w:vAlign w:val="center"/>
          </w:tcPr>
          <w:p>
            <w:pPr>
              <w:keepNext/>
              <w:spacing w:before="20" w:after="20" w:line="240" w:lineRule="auto"/>
              <w:ind w:left="0" w:right="0" w:firstLine="0"/>
              <w:jc w:val="center"/>
            </w:pPr>
            <w:r>
              <w:rPr>
                <w:rFonts w:ascii="Times New Roman" w:hAnsi="Times New Roman" w:eastAsia="黑体"/>
                <w:b/>
                <w:sz w:val="21"/>
              </w:rPr>
              <w:t>渗流严重</w:t>
              <w:br/>
              <w:t>（样本326）</w:t>
            </w:r>
          </w:p>
        </w:tc>
        <w:tc>
          <w:tcPr>
            <w:tcW w:w="1850" w:type="dxa"/>
            <w:tcBorders>
              <w:bottom w:val="single" w:color="000000" w:sz="6" w:space="0"/>
            </w:tcBorders>
            <w:vAlign w:val="center"/>
          </w:tcPr>
          <w:p>
            <w:pPr>
              <w:keepNext/>
              <w:spacing w:before="20" w:after="20" w:line="240" w:lineRule="auto"/>
              <w:ind w:left="0" w:right="0" w:firstLine="0"/>
              <w:jc w:val="center"/>
            </w:pPr>
            <w:r>
              <w:rPr>
                <w:rFonts w:ascii="Times New Roman" w:hAnsi="Times New Roman" w:eastAsia="黑体"/>
                <w:b/>
                <w:sz w:val="21"/>
              </w:rPr>
              <w:t>穿堤建筑物临界</w:t>
              <w:br/>
              <w:t>（样本726）</w:t>
            </w:r>
          </w:p>
        </w:tc>
        <w:tc>
          <w:tcPr>
            <w:tcW w:w="1850" w:type="dxa"/>
            <w:tcBorders>
              <w:bottom w:val="single" w:color="000000" w:sz="6" w:space="0"/>
            </w:tcBorders>
            <w:vAlign w:val="center"/>
          </w:tcPr>
          <w:p>
            <w:pPr>
              <w:keepNext/>
              <w:spacing w:before="20" w:after="20" w:line="240" w:lineRule="auto"/>
              <w:ind w:left="0" w:right="0" w:firstLine="0"/>
              <w:jc w:val="center"/>
            </w:pPr>
            <w:r>
              <w:rPr>
                <w:rFonts w:ascii="Times New Roman" w:hAnsi="Times New Roman" w:eastAsia="黑体"/>
                <w:b/>
                <w:sz w:val="21"/>
              </w:rPr>
              <w:t>安全基准严重</w:t>
              <w:br/>
              <w:t>（样本76）</w:t>
            </w:r>
          </w:p>
        </w:tc>
        <w:tc>
          <w:tcPr>
            <w:tcW w:w="1850" w:type="dxa"/>
            <w:tcBorders>
              <w:bottom w:val="single" w:color="000000" w:sz="6" w:space="0"/>
            </w:tcBorders>
            <w:vAlign w:val="center"/>
          </w:tcPr>
          <w:p>
            <w:pPr>
              <w:keepNext/>
              <w:spacing w:before="20" w:after="20" w:line="240" w:lineRule="auto"/>
              <w:ind w:left="0" w:right="0" w:firstLine="0"/>
              <w:jc w:val="center"/>
              <w:rPr>
                <w:lang w:eastAsia="zh-CN"/>
              </w:rPr>
            </w:pPr>
            <w:r>
              <w:rPr>
                <w:rFonts w:ascii="Times New Roman" w:hAnsi="Times New Roman" w:eastAsia="黑体"/>
                <w:b/>
                <w:sz w:val="21"/>
                <w:lang w:eastAsia="zh-CN"/>
              </w:rPr>
              <w:t>渗流轻微</w:t>
              <w:br/>
              <w:t>（样本276）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断面</w:t>
            </w:r>
          </w:p>
        </w:tc>
        <w:tc>
          <w:tcPr>
            <w:tcW w:w="7400" w:type="dxa"/>
            <w:gridSpan w:val="4"/>
            <w:vAlign w:val="center"/>
          </w:tcPr>
          <w:p>
            <w:pPr>
              <w:spacing w:before="20" w:after="20" w:line="240" w:lineRule="auto"/>
              <w:ind w:left="0" w:right="0" w:firstLine="0"/>
              <w:jc w:val="center"/>
            </w:pPr>
            <w:r>
              <w:rPr>
                <w:rFonts w:ascii="Times New Roman" w:hAnsi="Times New Roman"/>
                <w:sz w:val="21"/>
              </w:rPr>
              <w:t>堤顶超高2.80 m（规范要求2.0 m），外坡1:3.0，内坡1:3.2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控制土层</w:t>
            </w:r>
          </w:p>
        </w:tc>
        <w:tc>
          <w:tcPr>
            <w:tcW w:w="7400" w:type="dxa"/>
            <w:gridSpan w:val="4"/>
            <w:vAlign w:val="center"/>
          </w:tcPr>
          <w:p>
            <w:pPr>
              <w:spacing w:before="20" w:after="20" w:line="240" w:lineRule="auto"/>
              <w:ind w:left="0" w:right="0" w:firstLine="0"/>
              <w:jc w:val="center"/>
            </w:pPr>
            <w:r>
              <w:rPr>
                <w:rFonts w:ascii="Times New Roman" w:hAnsi="Times New Roman"/>
                <w:i/>
                <w:sz w:val="21"/>
              </w:rPr>
              <w:t>G</w:t>
            </w:r>
            <w:r>
              <w:rPr>
                <w:rFonts w:ascii="Times New Roman" w:hAnsi="Times New Roman"/>
                <w:sz w:val="21"/>
                <w:vertAlign w:val="subscript"/>
              </w:rPr>
              <w:t>s</w:t>
            </w:r>
            <w:r>
              <w:rPr>
                <w:rFonts w:ascii="Times New Roman" w:hAnsi="Times New Roman"/>
                <w:sz w:val="21"/>
              </w:rPr>
              <w:t xml:space="preserve"> = 2.65，</w:t>
            </w:r>
            <w:r>
              <w:rPr>
                <w:rFonts w:ascii="Times New Roman" w:hAnsi="Times New Roman"/>
                <w:i/>
                <w:sz w:val="21"/>
              </w:rPr>
              <w:t>e</w:t>
            </w:r>
            <w:r>
              <w:rPr>
                <w:rFonts w:ascii="Times New Roman" w:hAnsi="Times New Roman"/>
                <w:sz w:val="21"/>
              </w:rPr>
              <w:t xml:space="preserve"> = 0.70，临界坡降0.971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堤顶宽度/m</w:t>
            </w:r>
          </w:p>
        </w:tc>
        <w:tc>
          <w:tcPr>
            <w:tcW w:w="1850" w:type="dxa"/>
            <w:vAlign w:val="center"/>
          </w:tcPr>
          <w:p>
            <w:pPr>
              <w:spacing w:before="20" w:after="20" w:line="240" w:lineRule="auto"/>
              <w:ind w:left="0" w:right="0" w:firstLine="0"/>
              <w:jc w:val="center"/>
            </w:pPr>
            <w:r>
              <w:rPr>
                <w:rFonts w:ascii="Times New Roman" w:hAnsi="Times New Roman"/>
                <w:sz w:val="21"/>
              </w:rPr>
              <w:t>6.99</w:t>
            </w:r>
          </w:p>
        </w:tc>
        <w:tc>
          <w:tcPr>
            <w:tcW w:w="1850" w:type="dxa"/>
            <w:vAlign w:val="center"/>
          </w:tcPr>
          <w:p>
            <w:pPr>
              <w:spacing w:before="20" w:after="20" w:line="240" w:lineRule="auto"/>
              <w:ind w:left="0" w:right="0" w:firstLine="0"/>
              <w:jc w:val="center"/>
            </w:pPr>
            <w:r>
              <w:rPr>
                <w:rFonts w:ascii="Times New Roman" w:hAnsi="Times New Roman"/>
                <w:sz w:val="21"/>
              </w:rPr>
              <w:t>6.84</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6.89</w:t>
            </w:r>
          </w:p>
        </w:tc>
        <w:tc>
          <w:tcPr>
            <w:tcW w:w="1850" w:type="dxa"/>
            <w:vAlign w:val="center"/>
          </w:tcPr>
          <w:p>
            <w:pPr>
              <w:spacing w:before="20" w:after="20" w:line="240" w:lineRule="auto"/>
              <w:ind w:left="0" w:right="0" w:firstLine="0"/>
              <w:jc w:val="center"/>
            </w:pPr>
            <w:r>
              <w:rPr>
                <w:rFonts w:ascii="Times New Roman" w:hAnsi="Times New Roman"/>
                <w:sz w:val="21"/>
              </w:rPr>
              <w:t>8.50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堤基、堤身、</w:t>
              <w:br/>
              <w:t>接触面坡降比</w:t>
            </w:r>
          </w:p>
        </w:tc>
        <w:tc>
          <w:tcPr>
            <w:tcW w:w="1850" w:type="dxa"/>
            <w:vAlign w:val="center"/>
          </w:tcPr>
          <w:p>
            <w:pPr>
              <w:spacing w:before="20" w:after="20" w:line="240" w:lineRule="auto"/>
              <w:ind w:left="0" w:right="0" w:firstLine="0"/>
              <w:jc w:val="center"/>
            </w:pPr>
            <w:r>
              <w:rPr>
                <w:rFonts w:ascii="Times New Roman" w:hAnsi="Times New Roman"/>
                <w:b/>
                <w:sz w:val="21"/>
              </w:rPr>
              <w:t>0.94、0.81、0.89</w:t>
            </w:r>
          </w:p>
        </w:tc>
        <w:tc>
          <w:tcPr>
            <w:tcW w:w="1850" w:type="dxa"/>
            <w:vAlign w:val="center"/>
          </w:tcPr>
          <w:p>
            <w:pPr>
              <w:spacing w:before="20" w:after="20" w:line="240" w:lineRule="auto"/>
              <w:ind w:left="0" w:right="0" w:firstLine="0"/>
              <w:jc w:val="center"/>
            </w:pPr>
            <w:r>
              <w:rPr>
                <w:rFonts w:ascii="Times New Roman" w:hAnsi="Times New Roman"/>
                <w:sz w:val="21"/>
              </w:rPr>
              <w:t>0.10、0.08、0.09</w:t>
            </w:r>
          </w:p>
        </w:tc>
        <w:tc>
          <w:tcPr>
            <w:tcW w:w="1850" w:type="dxa"/>
            <w:vAlign w:val="center"/>
          </w:tcPr>
          <w:p>
            <w:pPr>
              <w:spacing w:before="20" w:after="20" w:line="240" w:lineRule="auto"/>
              <w:ind w:left="0" w:right="0" w:firstLine="0"/>
              <w:jc w:val="center"/>
              <w:rPr>
                <w:lang w:eastAsia="zh-CN"/>
              </w:rPr>
            </w:pPr>
            <w:r>
              <w:rPr>
                <w:rFonts w:ascii="Times New Roman" w:hAnsi="Times New Roman"/>
                <w:b/>
                <w:sz w:val="21"/>
                <w:lang w:eastAsia="zh-CN"/>
              </w:rPr>
              <w:t>0.20</w:t>
            </w:r>
            <w:r>
              <w:rPr>
                <w:rFonts w:ascii="Times New Roman" w:hAnsi="Times New Roman"/>
                <w:sz w:val="21"/>
                <w:lang w:eastAsia="zh-CN"/>
              </w:rPr>
              <w:t>、0.08、0.09</w:t>
            </w:r>
          </w:p>
        </w:tc>
        <w:tc>
          <w:tcPr>
            <w:tcW w:w="1850" w:type="dxa"/>
            <w:vAlign w:val="center"/>
          </w:tcPr>
          <w:p>
            <w:pPr>
              <w:spacing w:before="20" w:after="20" w:line="240" w:lineRule="auto"/>
              <w:ind w:left="0" w:right="0" w:firstLine="0"/>
              <w:jc w:val="center"/>
            </w:pPr>
            <w:r>
              <w:rPr>
                <w:rFonts w:ascii="Times New Roman" w:hAnsi="Times New Roman"/>
                <w:b/>
                <w:sz w:val="21"/>
              </w:rPr>
              <w:t>0.55、0.48、0.52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背水坡、临水坡</w:t>
              <w:br/>
              <w:t>安全系数</w:t>
            </w:r>
          </w:p>
        </w:tc>
        <w:tc>
          <w:tcPr>
            <w:tcW w:w="1850" w:type="dxa"/>
            <w:vAlign w:val="center"/>
          </w:tcPr>
          <w:p>
            <w:pPr>
              <w:spacing w:before="20" w:after="20" w:line="240" w:lineRule="auto"/>
              <w:ind w:left="0" w:right="0" w:firstLine="0"/>
              <w:jc w:val="center"/>
            </w:pPr>
            <w:r>
              <w:rPr>
                <w:rFonts w:ascii="Times New Roman" w:hAnsi="Times New Roman"/>
                <w:sz w:val="21"/>
              </w:rPr>
              <w:t>1.62、1.48</w:t>
            </w:r>
          </w:p>
        </w:tc>
        <w:tc>
          <w:tcPr>
            <w:tcW w:w="1850" w:type="dxa"/>
            <w:vAlign w:val="center"/>
          </w:tcPr>
          <w:p>
            <w:pPr>
              <w:spacing w:before="20" w:after="20" w:line="240" w:lineRule="auto"/>
              <w:ind w:left="0" w:right="0" w:firstLine="0"/>
              <w:jc w:val="center"/>
            </w:pPr>
            <w:r>
              <w:rPr>
                <w:rFonts w:ascii="Times New Roman" w:hAnsi="Times New Roman"/>
                <w:sz w:val="21"/>
              </w:rPr>
              <w:t>1.62、1.48</w:t>
            </w:r>
          </w:p>
        </w:tc>
        <w:tc>
          <w:tcPr>
            <w:tcW w:w="1850" w:type="dxa"/>
            <w:vAlign w:val="center"/>
          </w:tcPr>
          <w:p>
            <w:pPr>
              <w:spacing w:before="20" w:after="20" w:line="240" w:lineRule="auto"/>
              <w:ind w:left="0" w:right="0" w:firstLine="0"/>
              <w:jc w:val="center"/>
              <w:rPr>
                <w:lang w:eastAsia="zh-CN"/>
              </w:rPr>
            </w:pPr>
            <w:r>
              <w:rPr>
                <w:rFonts w:ascii="Times New Roman" w:hAnsi="Times New Roman"/>
                <w:b/>
                <w:sz w:val="21"/>
                <w:lang w:eastAsia="zh-CN"/>
              </w:rPr>
              <w:t>1.46、1.33</w:t>
            </w:r>
          </w:p>
        </w:tc>
        <w:tc>
          <w:tcPr>
            <w:tcW w:w="1850" w:type="dxa"/>
            <w:vAlign w:val="center"/>
          </w:tcPr>
          <w:p>
            <w:pPr>
              <w:spacing w:before="20" w:after="20" w:line="240" w:lineRule="auto"/>
              <w:ind w:left="0" w:right="0" w:firstLine="0"/>
              <w:jc w:val="center"/>
            </w:pPr>
            <w:r>
              <w:rPr>
                <w:rFonts w:ascii="Times New Roman" w:hAnsi="Times New Roman"/>
                <w:sz w:val="21"/>
              </w:rPr>
              <w:t>1.62、1.48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冲刷深度/m</w:t>
            </w:r>
          </w:p>
        </w:tc>
        <w:tc>
          <w:tcPr>
            <w:tcW w:w="1850" w:type="dxa"/>
            <w:vAlign w:val="center"/>
          </w:tcPr>
          <w:p>
            <w:pPr>
              <w:spacing w:before="20" w:after="20" w:line="240" w:lineRule="auto"/>
              <w:ind w:left="0" w:right="0" w:firstLine="0"/>
              <w:jc w:val="center"/>
            </w:pPr>
            <w:r>
              <w:rPr>
                <w:rFonts w:ascii="Times New Roman" w:hAnsi="Times New Roman"/>
                <w:sz w:val="21"/>
              </w:rPr>
              <w:t>0.20</w:t>
            </w:r>
          </w:p>
        </w:tc>
        <w:tc>
          <w:tcPr>
            <w:tcW w:w="1850" w:type="dxa"/>
            <w:vAlign w:val="center"/>
          </w:tcPr>
          <w:p>
            <w:pPr>
              <w:spacing w:before="20" w:after="20" w:line="240" w:lineRule="auto"/>
              <w:ind w:left="0" w:right="0" w:firstLine="0"/>
              <w:jc w:val="center"/>
            </w:pPr>
            <w:r>
              <w:rPr>
                <w:rFonts w:ascii="Times New Roman" w:hAnsi="Times New Roman"/>
                <w:sz w:val="21"/>
              </w:rPr>
              <w:t>0.20</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0.20</w:t>
            </w:r>
          </w:p>
        </w:tc>
        <w:tc>
          <w:tcPr>
            <w:tcW w:w="1850" w:type="dxa"/>
            <w:vAlign w:val="center"/>
          </w:tcPr>
          <w:p>
            <w:pPr>
              <w:spacing w:before="20" w:after="20" w:line="240" w:lineRule="auto"/>
              <w:ind w:left="0" w:right="0" w:firstLine="0"/>
              <w:jc w:val="center"/>
            </w:pPr>
            <w:r>
              <w:rPr>
                <w:rFonts w:ascii="Times New Roman" w:hAnsi="Times New Roman"/>
                <w:sz w:val="21"/>
              </w:rPr>
              <w:t>0.20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沉降量、沉降差/cm</w:t>
            </w:r>
          </w:p>
        </w:tc>
        <w:tc>
          <w:tcPr>
            <w:tcW w:w="1850" w:type="dxa"/>
            <w:vAlign w:val="center"/>
          </w:tcPr>
          <w:p>
            <w:pPr>
              <w:spacing w:before="20" w:after="20" w:line="240" w:lineRule="auto"/>
              <w:ind w:left="0" w:right="0" w:firstLine="0"/>
              <w:jc w:val="center"/>
            </w:pPr>
            <w:r>
              <w:rPr>
                <w:rFonts w:ascii="Times New Roman" w:hAnsi="Times New Roman"/>
                <w:sz w:val="21"/>
              </w:rPr>
              <w:t>15.7、5.3</w:t>
            </w:r>
          </w:p>
        </w:tc>
        <w:tc>
          <w:tcPr>
            <w:tcW w:w="1850" w:type="dxa"/>
            <w:vAlign w:val="center"/>
          </w:tcPr>
          <w:p>
            <w:pPr>
              <w:spacing w:before="20" w:after="20" w:line="240" w:lineRule="auto"/>
              <w:ind w:left="0" w:right="0" w:firstLine="0"/>
              <w:jc w:val="center"/>
            </w:pPr>
            <w:r>
              <w:rPr>
                <w:rFonts w:ascii="Times New Roman" w:hAnsi="Times New Roman"/>
                <w:sz w:val="21"/>
              </w:rPr>
              <w:t>25.2、9.7</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15.9、6.4</w:t>
            </w:r>
          </w:p>
        </w:tc>
        <w:tc>
          <w:tcPr>
            <w:tcW w:w="1850" w:type="dxa"/>
            <w:vAlign w:val="center"/>
          </w:tcPr>
          <w:p>
            <w:pPr>
              <w:spacing w:before="20" w:after="20" w:line="240" w:lineRule="auto"/>
              <w:ind w:left="0" w:right="0" w:firstLine="0"/>
              <w:jc w:val="center"/>
            </w:pPr>
            <w:r>
              <w:rPr>
                <w:rFonts w:ascii="Times New Roman" w:hAnsi="Times New Roman"/>
                <w:sz w:val="21"/>
              </w:rPr>
              <w:t>5.0、1.0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巡检渗漏点密度</w:t>
              <w:br/>
              <w:t>/（点/100 m）</w:t>
            </w:r>
          </w:p>
        </w:tc>
        <w:tc>
          <w:tcPr>
            <w:tcW w:w="1850" w:type="dxa"/>
            <w:vAlign w:val="center"/>
          </w:tcPr>
          <w:p>
            <w:pPr>
              <w:spacing w:before="20" w:after="20" w:line="240" w:lineRule="auto"/>
              <w:ind w:left="0" w:right="0" w:firstLine="0"/>
              <w:jc w:val="center"/>
            </w:pPr>
            <w:r>
              <w:rPr>
                <w:rFonts w:ascii="Times New Roman" w:hAnsi="Times New Roman"/>
                <w:b/>
                <w:sz w:val="21"/>
              </w:rPr>
              <w:t>3.0</w:t>
            </w:r>
          </w:p>
        </w:tc>
        <w:tc>
          <w:tcPr>
            <w:tcW w:w="1850" w:type="dxa"/>
            <w:vAlign w:val="center"/>
          </w:tcPr>
          <w:p>
            <w:pPr>
              <w:spacing w:before="20" w:after="20" w:line="240" w:lineRule="auto"/>
              <w:ind w:left="0" w:right="0" w:firstLine="0"/>
              <w:jc w:val="center"/>
            </w:pPr>
            <w:r>
              <w:rPr>
                <w:rFonts w:ascii="Times New Roman" w:hAnsi="Times New Roman"/>
                <w:sz w:val="21"/>
              </w:rPr>
              <w:t>0</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0</w:t>
            </w:r>
          </w:p>
        </w:tc>
        <w:tc>
          <w:tcPr>
            <w:tcW w:w="1850" w:type="dxa"/>
            <w:vAlign w:val="center"/>
          </w:tcPr>
          <w:p>
            <w:pPr>
              <w:spacing w:before="20" w:after="20" w:line="240" w:lineRule="auto"/>
              <w:ind w:left="0" w:right="0" w:firstLine="0"/>
              <w:jc w:val="center"/>
            </w:pPr>
            <w:r>
              <w:rPr>
                <w:rFonts w:ascii="Times New Roman" w:hAnsi="Times New Roman"/>
                <w:b/>
                <w:sz w:val="21"/>
              </w:rPr>
              <w:t>0.6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定性指标异常</w:t>
            </w:r>
          </w:p>
        </w:tc>
        <w:tc>
          <w:tcPr>
            <w:tcW w:w="1850" w:type="dxa"/>
            <w:vAlign w:val="center"/>
          </w:tcPr>
          <w:p>
            <w:pPr>
              <w:spacing w:before="20" w:after="20" w:line="240" w:lineRule="auto"/>
              <w:ind w:left="0" w:right="0" w:firstLine="0"/>
              <w:jc w:val="center"/>
            </w:pPr>
            <w:r>
              <w:rPr>
                <w:rFonts w:ascii="Times New Roman" w:hAnsi="Times New Roman"/>
                <w:b/>
                <w:sz w:val="21"/>
              </w:rPr>
              <w:t>C2、C6失效</w:t>
            </w:r>
          </w:p>
        </w:tc>
        <w:tc>
          <w:tcPr>
            <w:tcW w:w="1850" w:type="dxa"/>
            <w:vAlign w:val="center"/>
          </w:tcPr>
          <w:p>
            <w:pPr>
              <w:spacing w:before="20" w:after="20" w:line="240" w:lineRule="auto"/>
              <w:ind w:left="0" w:right="0" w:firstLine="0"/>
              <w:jc w:val="center"/>
            </w:pPr>
            <w:r>
              <w:rPr>
                <w:rFonts w:ascii="Times New Roman" w:hAnsi="Times New Roman"/>
                <w:b/>
                <w:sz w:val="21"/>
              </w:rPr>
              <w:t>A3、B4、</w:t>
              <w:br/>
              <w:t>C6、D4失效</w:t>
            </w:r>
          </w:p>
        </w:tc>
        <w:tc>
          <w:tcPr>
            <w:tcW w:w="1850" w:type="dxa"/>
            <w:vAlign w:val="center"/>
          </w:tcPr>
          <w:p>
            <w:pPr>
              <w:spacing w:before="20" w:after="20" w:line="240" w:lineRule="auto"/>
              <w:ind w:left="0" w:right="0" w:firstLine="0"/>
              <w:jc w:val="center"/>
              <w:rPr>
                <w:lang w:eastAsia="zh-CN"/>
              </w:rPr>
            </w:pPr>
            <w:r>
              <w:rPr>
                <w:rFonts w:ascii="Times New Roman" w:hAnsi="Times New Roman"/>
                <w:b/>
                <w:sz w:val="21"/>
                <w:lang w:eastAsia="zh-CN"/>
              </w:rPr>
              <w:t>A4差；</w:t>
              <w:br/>
              <w:t>A6、D5严重</w:t>
            </w:r>
          </w:p>
        </w:tc>
        <w:tc>
          <w:tcPr>
            <w:tcW w:w="1850" w:type="dxa"/>
            <w:vAlign w:val="center"/>
          </w:tcPr>
          <w:p>
            <w:pPr>
              <w:spacing w:before="20" w:after="20" w:line="240" w:lineRule="auto"/>
              <w:ind w:left="0" w:right="0" w:firstLine="0"/>
              <w:jc w:val="center"/>
            </w:pPr>
            <w:r>
              <w:rPr>
                <w:rFonts w:ascii="Times New Roman" w:hAnsi="Times New Roman"/>
                <w:b/>
                <w:sz w:val="21"/>
              </w:rPr>
              <w:t>C2局部淤堵</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tcBorders>
              <w:top w:val="single" w:color="000000" w:sz="4" w:space="0"/>
            </w:tcBorders>
            <w:vAlign w:val="center"/>
          </w:tcPr>
          <w:p>
            <w:pPr>
              <w:spacing w:before="20" w:after="20" w:line="240" w:lineRule="auto"/>
              <w:ind w:left="0" w:right="0" w:firstLine="0"/>
              <w:jc w:val="left"/>
            </w:pPr>
            <w:r>
              <w:rPr>
                <w:rFonts w:ascii="Times New Roman" w:hAnsi="Times New Roman"/>
                <w:sz w:val="21"/>
              </w:rPr>
              <w:t>综合得分，</w:t>
              <w:br/>
              <w:t>初定等级</w:t>
            </w:r>
          </w:p>
        </w:tc>
        <w:tc>
          <w:tcPr>
            <w:tcW w:w="1850" w:type="dxa"/>
            <w:tcBorders>
              <w:top w:val="single" w:color="000000" w:sz="4" w:space="0"/>
            </w:tcBorders>
            <w:vAlign w:val="center"/>
          </w:tcPr>
          <w:p>
            <w:pPr>
              <w:spacing w:before="20" w:after="20" w:line="240" w:lineRule="auto"/>
              <w:ind w:left="0" w:right="0" w:firstLine="0"/>
              <w:jc w:val="center"/>
            </w:pPr>
            <w:r>
              <w:rPr>
                <w:rFonts w:ascii="Times New Roman" w:hAnsi="Times New Roman"/>
                <w:sz w:val="21"/>
              </w:rPr>
              <w:t>43.88，B</w:t>
            </w:r>
          </w:p>
        </w:tc>
        <w:tc>
          <w:tcPr>
            <w:tcW w:w="1850" w:type="dxa"/>
            <w:tcBorders>
              <w:top w:val="single" w:color="000000" w:sz="4" w:space="0"/>
            </w:tcBorders>
            <w:vAlign w:val="center"/>
          </w:tcPr>
          <w:p>
            <w:pPr>
              <w:spacing w:before="20" w:after="20" w:line="240" w:lineRule="auto"/>
              <w:ind w:left="0" w:right="0" w:firstLine="0"/>
              <w:jc w:val="center"/>
            </w:pPr>
            <w:r>
              <w:rPr>
                <w:rFonts w:ascii="Times New Roman" w:hAnsi="Times New Roman"/>
                <w:sz w:val="21"/>
              </w:rPr>
              <w:t>54.16，B</w:t>
            </w:r>
          </w:p>
        </w:tc>
        <w:tc>
          <w:tcPr>
            <w:tcW w:w="1850" w:type="dxa"/>
            <w:tcBorders>
              <w:top w:val="single" w:color="000000" w:sz="4" w:space="0"/>
            </w:tcBorders>
            <w:vAlign w:val="center"/>
          </w:tcPr>
          <w:p>
            <w:pPr>
              <w:spacing w:before="20" w:after="20" w:line="240" w:lineRule="auto"/>
              <w:ind w:left="0" w:right="0" w:firstLine="0"/>
              <w:jc w:val="center"/>
              <w:rPr>
                <w:lang w:eastAsia="zh-CN"/>
              </w:rPr>
            </w:pPr>
            <w:r>
              <w:rPr>
                <w:rFonts w:ascii="Times New Roman" w:hAnsi="Times New Roman"/>
                <w:sz w:val="21"/>
                <w:lang w:eastAsia="zh-CN"/>
              </w:rPr>
              <w:t>80.11，A</w:t>
            </w:r>
          </w:p>
        </w:tc>
        <w:tc>
          <w:tcPr>
            <w:tcW w:w="1850" w:type="dxa"/>
            <w:tcBorders>
              <w:top w:val="single" w:color="000000" w:sz="4" w:space="0"/>
            </w:tcBorders>
            <w:vAlign w:val="center"/>
          </w:tcPr>
          <w:p>
            <w:pPr>
              <w:spacing w:before="20" w:after="20" w:line="240" w:lineRule="auto"/>
              <w:ind w:left="0" w:right="0" w:firstLine="0"/>
              <w:jc w:val="center"/>
            </w:pPr>
            <w:r>
              <w:rPr>
                <w:rFonts w:ascii="Times New Roman" w:hAnsi="Times New Roman"/>
                <w:sz w:val="21"/>
              </w:rPr>
              <w:t>75.84，B</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触发门控</w:t>
              <w:br/>
              <w:t>→ 规则等级</w:t>
            </w:r>
          </w:p>
        </w:tc>
        <w:tc>
          <w:tcPr>
            <w:tcW w:w="1850" w:type="dxa"/>
            <w:vAlign w:val="center"/>
          </w:tcPr>
          <w:p>
            <w:pPr>
              <w:spacing w:before="20" w:after="20" w:line="240" w:lineRule="auto"/>
              <w:ind w:left="0" w:right="0" w:firstLine="0"/>
              <w:jc w:val="center"/>
            </w:pPr>
            <w:r>
              <w:rPr>
                <w:rFonts w:ascii="Times New Roman" w:hAnsi="Times New Roman"/>
                <w:sz w:val="21"/>
              </w:rPr>
              <w:t>渗流、沉降与</w:t>
              <w:br/>
              <w:t>巡检B级；</w:t>
              <w:br/>
              <w:t>C6失效C级 → C</w:t>
            </w:r>
          </w:p>
        </w:tc>
        <w:tc>
          <w:tcPr>
            <w:tcW w:w="1850" w:type="dxa"/>
            <w:vAlign w:val="center"/>
          </w:tcPr>
          <w:p>
            <w:pPr>
              <w:spacing w:before="20" w:after="20" w:line="240" w:lineRule="auto"/>
              <w:ind w:left="0" w:right="0" w:firstLine="0"/>
              <w:jc w:val="center"/>
            </w:pPr>
            <w:r>
              <w:rPr>
                <w:rFonts w:ascii="Times New Roman" w:hAnsi="Times New Roman"/>
                <w:sz w:val="21"/>
              </w:rPr>
              <w:t>建筑物与沉降</w:t>
              <w:br/>
              <w:t>C级 → C</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沉降B级 → B</w:t>
            </w:r>
          </w:p>
        </w:tc>
        <w:tc>
          <w:tcPr>
            <w:tcW w:w="1850" w:type="dxa"/>
            <w:vAlign w:val="center"/>
          </w:tcPr>
          <w:p>
            <w:pPr>
              <w:spacing w:before="20" w:after="20" w:line="240" w:lineRule="auto"/>
              <w:ind w:left="0" w:right="0" w:firstLine="0"/>
              <w:jc w:val="center"/>
            </w:pPr>
            <w:r>
              <w:rPr>
                <w:rFonts w:ascii="Times New Roman" w:hAnsi="Times New Roman"/>
                <w:sz w:val="21"/>
              </w:rPr>
              <w:t>无 → B</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森林 (</w:t>
            </w:r>
            <w:r>
              <w:rPr>
                <w:rFonts w:ascii="Times New Roman" w:hAnsi="Times New Roman"/>
                <w:i/>
                <w:sz w:val="21"/>
              </w:rPr>
              <w:t>p</w:t>
            </w:r>
            <w:r>
              <w:rPr>
                <w:rFonts w:ascii="Times New Roman" w:hAnsi="Times New Roman"/>
                <w:sz w:val="21"/>
                <w:vertAlign w:val="subscript"/>
              </w:rPr>
              <w:t>A</w:t>
            </w:r>
            <w:r>
              <w:rPr>
                <w:rFonts w:ascii="Times New Roman" w:hAnsi="Times New Roman"/>
                <w:sz w:val="21"/>
              </w:rPr>
              <w:t xml:space="preserve">, </w:t>
            </w:r>
            <w:r>
              <w:rPr>
                <w:rFonts w:ascii="Times New Roman" w:hAnsi="Times New Roman"/>
                <w:i/>
                <w:sz w:val="21"/>
              </w:rPr>
              <w:t>p</w:t>
            </w:r>
            <w:r>
              <w:rPr>
                <w:rFonts w:ascii="Times New Roman" w:hAnsi="Times New Roman"/>
                <w:sz w:val="21"/>
                <w:vertAlign w:val="subscript"/>
              </w:rPr>
              <w:t>B</w:t>
            </w:r>
            <w:r>
              <w:rPr>
                <w:rFonts w:ascii="Times New Roman" w:hAnsi="Times New Roman"/>
                <w:sz w:val="21"/>
              </w:rPr>
              <w:t xml:space="preserve">, </w:t>
            </w:r>
            <w:r>
              <w:rPr>
                <w:rFonts w:ascii="Times New Roman" w:hAnsi="Times New Roman"/>
                <w:i/>
                <w:sz w:val="21"/>
              </w:rPr>
              <w:t>p</w:t>
            </w:r>
            <w:r>
              <w:rPr>
                <w:rFonts w:ascii="Times New Roman" w:hAnsi="Times New Roman"/>
                <w:sz w:val="21"/>
                <w:vertAlign w:val="subscript"/>
              </w:rPr>
              <w:t>C</w:t>
            </w:r>
            <w:r>
              <w:rPr>
                <w:rFonts w:ascii="Times New Roman" w:hAnsi="Times New Roman"/>
                <w:sz w:val="21"/>
              </w:rPr>
              <w:t>)，</w:t>
              <w:br/>
              <w:t>学习等级</w:t>
            </w:r>
          </w:p>
        </w:tc>
        <w:tc>
          <w:tcPr>
            <w:tcW w:w="1850" w:type="dxa"/>
            <w:vAlign w:val="center"/>
          </w:tcPr>
          <w:p>
            <w:pPr>
              <w:spacing w:before="20" w:after="20" w:line="240" w:lineRule="auto"/>
              <w:ind w:left="0" w:right="0" w:firstLine="0"/>
              <w:jc w:val="center"/>
            </w:pPr>
            <w:r>
              <w:rPr>
                <w:rFonts w:ascii="Times New Roman" w:hAnsi="Times New Roman"/>
                <w:sz w:val="21"/>
              </w:rPr>
              <w:t>(0, 0, 1.00)，C</w:t>
            </w:r>
          </w:p>
        </w:tc>
        <w:tc>
          <w:tcPr>
            <w:tcW w:w="1850" w:type="dxa"/>
            <w:vAlign w:val="center"/>
          </w:tcPr>
          <w:p>
            <w:pPr>
              <w:spacing w:before="20" w:after="20" w:line="240" w:lineRule="auto"/>
              <w:ind w:left="0" w:right="0" w:firstLine="0"/>
              <w:jc w:val="center"/>
            </w:pPr>
            <w:r>
              <w:rPr>
                <w:rFonts w:ascii="Times New Roman" w:hAnsi="Times New Roman"/>
                <w:sz w:val="21"/>
              </w:rPr>
              <w:t>(1.00, 0, 0)，A</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(0.375, 0, 0.625)，</w:t>
              <w:br/>
              <w:t>C</w:t>
            </w:r>
          </w:p>
        </w:tc>
        <w:tc>
          <w:tcPr>
            <w:tcW w:w="1850" w:type="dxa"/>
            <w:vAlign w:val="center"/>
          </w:tcPr>
          <w:p>
            <w:pPr>
              <w:spacing w:before="20" w:after="20" w:line="240" w:lineRule="auto"/>
              <w:ind w:left="0" w:right="0" w:firstLine="0"/>
              <w:jc w:val="center"/>
            </w:pPr>
            <w:r>
              <w:rPr>
                <w:rFonts w:ascii="Times New Roman" w:hAnsi="Times New Roman"/>
                <w:sz w:val="21"/>
              </w:rPr>
              <w:t>(1.00, 0, 0)，A</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最终等级</w:t>
              <w:br/>
              <w:t>（参考等级）</w:t>
            </w:r>
          </w:p>
        </w:tc>
        <w:tc>
          <w:tcPr>
            <w:tcW w:w="1850" w:type="dxa"/>
            <w:vAlign w:val="center"/>
          </w:tcPr>
          <w:p>
            <w:pPr>
              <w:spacing w:before="20" w:after="20" w:line="240" w:lineRule="auto"/>
              <w:ind w:left="0" w:right="0" w:firstLine="0"/>
              <w:jc w:val="center"/>
            </w:pPr>
            <w:r>
              <w:rPr>
                <w:rFonts w:ascii="Times New Roman" w:hAnsi="Times New Roman"/>
                <w:sz w:val="21"/>
              </w:rPr>
              <w:t>C（C）</w:t>
            </w:r>
          </w:p>
        </w:tc>
        <w:tc>
          <w:tcPr>
            <w:tcW w:w="1850" w:type="dxa"/>
            <w:vAlign w:val="center"/>
          </w:tcPr>
          <w:p>
            <w:pPr>
              <w:spacing w:before="20" w:after="20" w:line="240" w:lineRule="auto"/>
              <w:ind w:left="0" w:right="0" w:firstLine="0"/>
              <w:jc w:val="center"/>
            </w:pPr>
            <w:r>
              <w:rPr>
                <w:rFonts w:ascii="Times New Roman" w:hAnsi="Times New Roman"/>
                <w:sz w:val="21"/>
              </w:rPr>
              <w:t>C（C）</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C（C）</w:t>
            </w:r>
          </w:p>
        </w:tc>
        <w:tc>
          <w:tcPr>
            <w:tcW w:w="1850" w:type="dxa"/>
            <w:vAlign w:val="center"/>
          </w:tcPr>
          <w:p>
            <w:pPr>
              <w:spacing w:before="20" w:after="20" w:line="240" w:lineRule="auto"/>
              <w:ind w:left="0" w:right="0" w:firstLine="0"/>
              <w:jc w:val="center"/>
            </w:pPr>
            <w:r>
              <w:rPr>
                <w:rFonts w:ascii="Times New Roman" w:hAnsi="Times New Roman"/>
                <w:sz w:val="21"/>
              </w:rPr>
              <w:t>B（A）</w:t>
            </w:r>
          </w:p>
        </w:tc>
      </w:tr>
    </w:tbl>
    <w:p>
      <w:pPr>
        <w:spacing w:before="60" w:after="120" w:line="240" w:lineRule="auto"/>
        <w:rPr>
          <w:ins w:id="900070" w:author="Claude" w:date="2026-10-28T00:00:00Z"/>
          <w:lang w:eastAsia="zh-CN"/>
        </w:rPr>
      </w:pPr>
      <w:ins w:id="900071" w:author="Claude" w:date="2026-10-28T00:00:00Z">
        <w:r>
          <w:rPr>
            <w:rFonts w:ascii="Times New Roman" w:hAnsi="Times New Roman"/>
            <w:sz w:val="21"/>
            <w:lang w:eastAsia="zh-CN"/>
          </w:rPr>
          <w:t>注：样本编号为受控情景记录的序号，不对应堤防桩号；坡降比为渗透坡降与控制层临界坡降之比；加粗为该类情景按设定重点改变的输入，其余输入取基准值，严重和临界档另按整体劣化减小堤顶宽度、增大沉降。</w:t>
        </w:r>
      </w:ins>
    </w:p>
    <w:p w14:paraId="686FBE14">
      <w:pPr>
        <w:keepNext/>
        <w:spacing w:before="120" w:after="0" w:line="240" w:lineRule="auto"/>
        <w:jc w:val="center"/>
      </w:pPr>
      <w:r>
        <w:rPr>
          <w:lang w:eastAsia="zh-CN"/>
        </w:rPr>
        <w:drawing>
          <wp:inline distT="0" distB="0" distL="0" distR="0">
            <wp:extent cx="4846320" cy="2075180"/>
            <wp:effectExtent l="0" t="0" r="0" b="0"/>
            <wp:docPr id="110" name="图片 751271244" descr="图5-20  典型情景的逐步评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51271244" descr="图5-20  典型情景的逐步评价结果"/>
                    <pic:cNvPicPr>
                      <a:picLocks noChangeAspect="1"/>
                    </pic:cNvPicPr>
                  </pic:nvPicPr>
                  <pic:blipFill>
                    <a:blip r:embed="rId183"/>
                    <a:stretch>
                      <a:fillRect/>
                    </a:stretch>
                  </pic:blipFill>
                  <pic:spPr>
                    <a:xfrm>
                      <a:off x="0" y="0"/>
                      <a:ext cx="4846320" cy="2075494"/>
                    </a:xfrm>
                    <a:prstGeom prst="rect">
                      <a:avLst/>
                    </a:prstGeom>
                  </pic:spPr>
                </pic:pic>
              </a:graphicData>
            </a:graphic>
          </wp:inline>
        </w:drawing>
      </w:r>
    </w:p>
    <w:p w14:paraId="60775F18">
      <w:pPr>
        <w:spacing w:after="120" w:line="240" w:lineRule="auto"/>
        <w:ind w:firstLine="0"/>
        <w:jc w:val="center"/>
        <w:rPr>
          <w:lang w:eastAsia="zh-CN"/>
        </w:rPr>
      </w:pPr>
      <w:r>
        <w:rPr>
          <w:rFonts w:ascii="Times New Roman" w:hAnsi="Times New Roman"/>
          <w:sz w:val="21"/>
          <w:szCs w:val="21"/>
          <w:lang w:eastAsia="zh-CN"/>
        </w:rPr>
        <w:t>图5-20　典型情景的逐步评价结果</w:t>
      </w:r>
    </w:p>
    <w:p w14:paraId="5584AE5F">
      <w:pPr>
        <w:spacing w:after="120" w:line="240" w:lineRule="auto"/>
        <w:ind w:firstLine="0"/>
        <w:jc w:val="center"/>
        <w:rPr>
          <w:lang w:eastAsia="zh-CN"/>
        </w:rPr>
      </w:pPr>
      <w:r>
        <w:rPr>
          <w:rFonts w:ascii="Times New Roman" w:hAnsi="Times New Roman" w:cs="Times New Roman"/>
          <w:sz w:val="21"/>
          <w:szCs w:val="21"/>
          <w:lang w:eastAsia="zh-CN"/>
        </w:rPr>
        <w:t>Fig. 5-20 Step-by-step evaluation results of a typical scenario</w:t>
      </w:r>
    </w:p>
    <w:p w14:paraId="43BD5F47">
      <w:pPr>
        <w:spacing w:after="0" w:line="360" w:lineRule="auto"/>
        <w:rPr>
          <w:lang w:eastAsia="zh-CN"/>
        </w:rPr>
      </w:pPr>
      <w:r>
        <w:rPr>
          <w:rFonts w:ascii="Times New Roman" w:hAnsi="Times New Roman"/>
          <w:lang w:eastAsia="zh-CN"/>
        </w:rPr>
        <w:t xml:space="preserve">四条记录分别体现了序数下限的四种作用。渗流严重记录中，规则链与随机森林一致判为C级，两条路径相互印证。穿堤建筑物临界记录的坡降和安全系数均正常，得分只有54.16，但建筑物失效和严重沉降触发C级门控；随机森林无法识别建筑物状态，以1.00的概率判为A级，序数下限将最终等级保持为C级，这正是案例一中50条C判A的来源。安全基准严重记录得分80.11，因沉降超限被门控调为B级，而参考等级为C级；随机森林判为C级的概率为0.625，超过阈值0.35，序数下限据此调高为C级，修正了规则链的低估。渗流轻微记录的参考等级为A级，规则链因短板项判为B级，随机森林判为A级，但下限不允许调低规则等级，最终保持B级，这是为保证安全付出的代价，与图5-15a中 </w:t>
      </w:r>
      <w:r>
        <w:rPr>
          <w:rFonts w:ascii="Times New Roman" w:hAnsi="Times New Roman"/>
          <w:i/>
        </w:rPr>
        <w:t>α</w:t>
      </w:r>
      <w:r>
        <w:rPr>
          <w:rFonts w:ascii="Times New Roman" w:hAnsi="Times New Roman"/>
          <w:lang w:eastAsia="zh-CN"/>
        </w:rPr>
        <w:t xml:space="preserve"> ≤ 0.20 时该类记录转为A级的结果相互对应。</w:t>
      </w:r>
    </w:p>
    <w:p w14:paraId="348ACA21">
      <w:pPr>
        <w:pStyle w:val="5"/>
      </w:pPr>
      <w:r>
        <w:rPr>
          <w:rFonts w:ascii="Times New Roman" w:hAnsi="Times New Roman"/>
        </w:rPr>
        <w:t xml:space="preserve">5.4.3 </w:t>
      </w:r>
      <w:r>
        <w:t>案例三：多批次稳健性与策略选择</w:t>
      </w:r>
    </w:p>
    <w:p w14:paraId="3774CE78">
      <w:pPr>
        <w:spacing w:after="0" w:line="360" w:lineRule="auto"/>
        <w:rPr>
          <w:lang w:eastAsia="zh-CN"/>
        </w:rPr>
      </w:pPr>
      <w:r>
        <w:rPr>
          <w:rFonts w:ascii="Times New Roman" w:hAnsi="Times New Roman"/>
          <w:lang w:eastAsia="zh-CN"/>
        </w:rPr>
        <w:t xml:space="preserve">案例一和案例二的结论均来自同一批875条记录，若结论只在这一批数据上成立，则难以推广。</w:t>
      </w:r>
      <w:del w:id="900137" w:author="Claude" w:date="2026-10-28T00:00:00Z">
        <w:r>
          <w:rPr>
            <w:rFonts w:ascii="Times New Roman" w:hAnsi="Times New Roman"/>
            <w:lang w:eastAsia="zh-CN"/>
          </w:rPr>
          <w:delText xml:space="preserve">为检验结论是否依赖某一批数据，在另外5批独立生成的情景上重复上述评价（图5-21）。</w:delText>
        </w:r>
      </w:del>
      <w:ins w:id="900138" w:author="Claude" w:date="2026-10-28T00:00:00Z">
        <w:r>
          <w:rPr>
            <w:rFonts w:ascii="Times New Roman" w:hAnsi="Times New Roman"/>
            <w:lang w:eastAsia="zh-CN"/>
          </w:rPr>
          <w:t>为检验结论是否依赖某一批数据，按5.3.2.2节的同一设定规则，以5个不同的随机种子另外生成5批受控情景，每批同样包含7类情景、5档严重程度、每档25条，共875条，参考等级分布与第一批相同（A级350条、B级175条、C级350条）。各批的情景构成和各档中心取值不变，不同的是中心值附近的随机扰动，因此各批的取值范围基本一致而逐条取值互不相同，例如渗流情景的堤基渗透坡降均在0.33～1.13之间，边坡情景的背水坡安全系数均在0.90～1.61之间，每批互不相同的特征组合为723～725种。评价模型的参数和决策阈值保持不变，各批分别独立完成分组五折交叉验证，学习模型只用本批样本训练和检验（图5-21）。这5批情景检验的是结论对样本随机性的稳定性，而不是对不同堤防或不同情景分布的适用性。</w:t>
        </w:r>
      </w:ins>
      <w:r>
        <w:rPr>
          <w:rFonts w:ascii="Times New Roman" w:hAnsi="Times New Roman"/>
          <w:lang w:eastAsia="zh-CN"/>
        </w:rPr>
        <w:t xml:space="preserve">序数下限策略的准确率为 0.921±0.004，C级召回率为 0.998±0.004，任何一批都没有相对规则链引入新错误；其中一批两条路径共同漏判3条C级记录，序数下限输出B级，C-only下限则输出A级。GBDT加序数下限和堆叠随机森林加序数下限的准确率分别为 0.935±0.003 和 0.937±0.001。若转人工复核的记录在复核完成前暂按规则等级处理，复核门阈值越高，复核比例越大，安全损失越接近规则链：</w:t>
      </w:r>
      <w:r>
        <w:rPr>
          <w:rFonts w:ascii="Times New Roman" w:hAnsi="Times New Roman"/>
          <w:i/>
          <w:lang w:eastAsia="zh-CN"/>
        </w:rPr>
        <w:t>u</w:t>
      </w:r>
      <w:r>
        <w:rPr>
          <w:rFonts w:ascii="Times New Roman" w:hAnsi="Times New Roman"/>
          <w:lang w:eastAsia="zh-CN"/>
        </w:rPr>
        <w:t xml:space="preserve"> = 0.50 时约1.5%的记录转复核，安全损失约为3.4；</w:t>
      </w:r>
      <w:r>
        <w:rPr>
          <w:rFonts w:ascii="Times New Roman" w:hAnsi="Times New Roman"/>
          <w:i/>
          <w:lang w:eastAsia="zh-CN"/>
        </w:rPr>
        <w:t>u</w:t>
      </w:r>
      <w:r>
        <w:rPr>
          <w:rFonts w:ascii="Times New Roman" w:hAnsi="Times New Roman"/>
          <w:lang w:eastAsia="zh-CN"/>
        </w:rPr>
        <w:t xml:space="preserve"> = 0.90 时复核比例约27%，安全损失约为50（图5-21c）。</w:t>
      </w:r>
    </w:p>
    <w:p w14:paraId="1A25EE74">
      <w:pPr>
        <w:keepNext/>
        <w:spacing w:before="120" w:after="0" w:line="240" w:lineRule="auto"/>
        <w:jc w:val="center"/>
      </w:pPr>
      <w:r>
        <w:rPr>
          <w:lang w:eastAsia="zh-CN"/>
        </w:rPr>
        <w:drawing>
          <wp:inline distT="0" distB="0" distL="0" distR="0">
            <wp:extent cx="4754880" cy="1533525"/>
            <wp:effectExtent l="0" t="0" r="0" b="0"/>
            <wp:docPr id="111" name="图片 64526807" descr="图5-21  另外5批受控情景上的评价结果与复核门阈值的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4526807" descr="图5-21  另外5批受控情景上的评价结果与复核门阈值的影响"/>
                    <pic:cNvPicPr>
                      <a:picLocks noChangeAspect="1"/>
                    </pic:cNvPicPr>
                  </pic:nvPicPr>
                  <pic:blipFill>
                    <a:blip r:embed="rId184"/>
                    <a:stretch>
                      <a:fillRect/>
                    </a:stretch>
                  </pic:blipFill>
                  <pic:spPr>
                    <a:xfrm>
                      <a:off x="0" y="0"/>
                      <a:ext cx="4754880" cy="1534149"/>
                    </a:xfrm>
                    <a:prstGeom prst="rect">
                      <a:avLst/>
                    </a:prstGeom>
                  </pic:spPr>
                </pic:pic>
              </a:graphicData>
            </a:graphic>
          </wp:inline>
        </w:drawing>
      </w:r>
    </w:p>
    <w:p w14:paraId="2166F3A4">
      <w:pPr>
        <w:spacing w:after="120" w:line="240" w:lineRule="auto"/>
        <w:ind w:firstLine="0"/>
        <w:jc w:val="center"/>
        <w:rPr>
          <w:lang w:eastAsia="zh-CN"/>
        </w:rPr>
      </w:pPr>
      <w:r>
        <w:rPr>
          <w:rFonts w:ascii="Times New Roman" w:hAnsi="Times New Roman"/>
          <w:sz w:val="21"/>
          <w:szCs w:val="21"/>
          <w:lang w:eastAsia="zh-CN"/>
        </w:rPr>
        <w:t>图5-21　另外5批受控情景上的评价结果与复核门阈值的影响</w:t>
      </w:r>
    </w:p>
    <w:p w14:paraId="14568391">
      <w:pPr>
        <w:spacing w:after="120" w:line="240" w:lineRule="auto"/>
        <w:ind w:firstLine="0"/>
        <w:jc w:val="center"/>
        <w:rPr>
          <w:lang w:eastAsia="zh-CN"/>
        </w:rPr>
      </w:pPr>
      <w:r>
        <w:rPr>
          <w:rFonts w:ascii="Times New Roman" w:hAnsi="Times New Roman" w:cs="Times New Roman"/>
          <w:sz w:val="21"/>
          <w:szCs w:val="21"/>
          <w:lang w:eastAsia="zh-CN"/>
        </w:rPr>
        <w:t>Fig. 5-21 Evaluation results on five additional controlled batches and the effect of the review threshold</w:t>
      </w:r>
    </w:p>
    <w:p w14:paraId="7012F988">
      <w:pPr>
        <w:spacing w:after="0" w:line="360" w:lineRule="auto"/>
        <w:rPr>
          <w:lang w:eastAsia="zh-CN"/>
        </w:rPr>
      </w:pPr>
      <w:r>
        <w:rPr>
          <w:rFonts w:ascii="Times New Roman" w:hAnsi="Times New Roman"/>
          <w:lang w:eastAsia="zh-CN"/>
        </w:rPr>
        <w:t xml:space="preserve">在稳健性检验的基础上，采用多目标策略评价选择运行策略，结果如图5-22所示。每批4051个策略中有1402～1527个满足基准约束、795～825个同时满足物理下限约束；不加下限且不以规则等级为输入的学习模型族没有一个策略满足约束，也不能支配规则链，其超体积为0.42～0.59（规则链为 0.545±0.004），加入序数下限后各族超体积提高到0.73～0.88（图5-22c）。两种选择规则在6批情景上选出的策略族一致，阈值 </w:t>
      </w:r>
      <w:r>
        <w:rPr>
          <w:rFonts w:ascii="Times New Roman" w:hAnsi="Times New Roman"/>
          <w:i/>
        </w:rPr>
        <w:t>τ</w:t>
      </w:r>
      <w:r>
        <w:rPr>
          <w:rFonts w:ascii="Times New Roman" w:hAnsi="Times New Roman"/>
          <w:vertAlign w:val="subscript"/>
          <w:lang w:eastAsia="zh-CN"/>
        </w:rPr>
        <w:t>C</w:t>
      </w:r>
      <w:r>
        <w:rPr>
          <w:rFonts w:ascii="Times New Roman" w:hAnsi="Times New Roman"/>
          <w:lang w:eastAsia="zh-CN"/>
        </w:rPr>
        <w:t xml:space="preserve"> 均为0.50～0.55、</w:t>
      </w:r>
      <w:r>
        <w:rPr>
          <w:rFonts w:ascii="Times New Roman" w:hAnsi="Times New Roman"/>
          <w:i/>
        </w:rPr>
        <w:t>τ</w:t>
      </w:r>
      <w:r>
        <w:rPr>
          <w:rFonts w:ascii="Times New Roman" w:hAnsi="Times New Roman"/>
          <w:vertAlign w:val="subscript"/>
          <w:lang w:eastAsia="zh-CN"/>
        </w:rPr>
        <w:t>B</w:t>
      </w:r>
      <w:r>
        <w:rPr>
          <w:rFonts w:ascii="Times New Roman" w:hAnsi="Times New Roman"/>
          <w:lang w:eastAsia="zh-CN"/>
        </w:rPr>
        <w:t xml:space="preserve"> 均为0.35～0.50。仅施加基准约束时选中不加下限的堆叠随机森林，另外5批上的准确率为 0.996±0.001，但每批要调低50个规则等级；加上物理下限约束后选中堆叠随机森林加序数下限，准确率为 0.939±0.001，比事先声明的随机森林加序数下限（0.921±0.004）高1.8个百分点。两者相差的5.7个百分点准确率和每批约50条A级高估，即为坚持不调低物理等级付出的代价。该代价是否值得取决于真实堤防上调低渗流门控等级是否安全，现有数据无法回答，因此评价体系单独报告这一代价；在取得现场标签之前，应采用满足物理下限约束的策略。</w:t>
      </w:r>
    </w:p>
    <w:p w14:paraId="0CB287C0">
      <w:pPr>
        <w:keepNext/>
        <w:spacing w:before="120" w:after="0" w:line="240" w:lineRule="auto"/>
        <w:jc w:val="center"/>
      </w:pPr>
      <w:r>
        <w:rPr>
          <w:lang w:eastAsia="zh-CN"/>
        </w:rPr>
        <w:drawing>
          <wp:inline distT="0" distB="0" distL="0" distR="0">
            <wp:extent cx="4754880" cy="2335530"/>
            <wp:effectExtent l="0" t="0" r="0" b="0"/>
            <wp:docPr id="112" name="图片 1613342926" descr="图5-22  4051个候选策略的多目标评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613342926" descr="图5-22  4051个候选策略的多目标评价结果"/>
                    <pic:cNvPicPr>
                      <a:picLocks noChangeAspect="1"/>
                    </pic:cNvPicPr>
                  </pic:nvPicPr>
                  <pic:blipFill>
                    <a:blip r:embed="rId185"/>
                    <a:stretch>
                      <a:fillRect/>
                    </a:stretch>
                  </pic:blipFill>
                  <pic:spPr>
                    <a:xfrm>
                      <a:off x="0" y="0"/>
                      <a:ext cx="4754880" cy="2335994"/>
                    </a:xfrm>
                    <a:prstGeom prst="rect">
                      <a:avLst/>
                    </a:prstGeom>
                  </pic:spPr>
                </pic:pic>
              </a:graphicData>
            </a:graphic>
          </wp:inline>
        </w:drawing>
      </w:r>
    </w:p>
    <w:p w14:paraId="73723E5F">
      <w:pPr>
        <w:spacing w:after="120" w:line="240" w:lineRule="auto"/>
        <w:ind w:firstLine="0"/>
        <w:jc w:val="center"/>
        <w:rPr>
          <w:lang w:eastAsia="zh-CN"/>
        </w:rPr>
      </w:pPr>
      <w:r>
        <w:rPr>
          <w:rFonts w:ascii="Times New Roman" w:hAnsi="Times New Roman"/>
          <w:sz w:val="21"/>
          <w:szCs w:val="21"/>
          <w:lang w:eastAsia="zh-CN"/>
        </w:rPr>
        <w:t>图5-22　4051个候选策略的多目标评价结果</w:t>
      </w:r>
    </w:p>
    <w:p w14:paraId="6427ACBE">
      <w:pPr>
        <w:spacing w:after="120" w:line="240" w:lineRule="auto"/>
        <w:ind w:firstLine="0"/>
        <w:jc w:val="center"/>
        <w:rPr>
          <w:lang w:eastAsia="zh-CN"/>
        </w:rPr>
      </w:pPr>
      <w:r>
        <w:rPr>
          <w:rFonts w:ascii="Times New Roman" w:hAnsi="Times New Roman" w:cs="Times New Roman"/>
          <w:sz w:val="21"/>
          <w:szCs w:val="21"/>
          <w:lang w:eastAsia="zh-CN"/>
        </w:rPr>
        <w:t>Fig. 5-22 Multi-objective evaluation results of 4051 candidate strategies</w:t>
      </w:r>
    </w:p>
    <w:p w14:paraId="0CFF041F">
      <w:pPr>
        <w:pStyle w:val="5"/>
      </w:pPr>
      <w:r>
        <w:rPr>
          <w:rFonts w:ascii="Times New Roman" w:hAnsi="Times New Roman"/>
        </w:rPr>
        <w:t xml:space="preserve">5.4.4 </w:t>
      </w:r>
      <w:r>
        <w:t>案例四：</w:t>
      </w:r>
      <w:r>
        <w:rPr>
          <w:rFonts w:ascii="Times New Roman" w:hAnsi="Times New Roman"/>
          <w:highlight w:val="yellow"/>
        </w:rPr>
        <w:t>K45+500</w:t>
      </w:r>
      <w:r>
        <w:rPr>
          <w:highlight w:val="yellow"/>
        </w:rPr>
        <w:t>断面评价</w:t>
      </w:r>
    </w:p>
    <w:p w14:paraId="0FB62906">
      <w:pPr>
        <w:spacing w:after="0" w:line="360" w:lineRule="auto"/>
        <w:rPr>
          <w:lang w:eastAsia="zh-CN"/>
        </w:rPr>
      </w:pPr>
      <w:r>
        <w:rPr>
          <w:rFonts w:ascii="Times New Roman" w:hAnsi="Times New Roman"/>
          <w:lang w:eastAsia="zh-CN"/>
        </w:rPr>
        <w:t>前三个案例均基于受控情景，本案例转向独立工程的历史险情断面，检验评价链在实际资料不完整、来源存在冲突时的追溯与敏感性分析能力。K45+500断面位于另一匿名堤段2017年K44+500～K46+096管涌险情段内。评价条件为临水位35.90 m的代表高水位工况，该工况为构造的不利工况，并非2017年实测水位，渗流与稳定计算来自交付复算资料。29项指标中14项有值、15项缺失，A8、A9、B2、D5在指标表与结果文件之间来源冲突；运行管理指标全部缺失，不施加屏障修正。主要指标及其证据状态见表5-22。</w:t>
      </w:r>
    </w:p>
    <w:p w14:paraId="5E19ED4C">
      <w:pPr>
        <w:keepNext/>
        <w:spacing w:after="120" w:line="240" w:lineRule="auto"/>
        <w:ind w:firstLine="0"/>
        <w:jc w:val="center"/>
        <w:rPr>
          <w:lang w:eastAsia="zh-CN"/>
        </w:rPr>
      </w:pPr>
      <w:r>
        <w:rPr>
          <w:rFonts w:ascii="Times New Roman" w:hAnsi="Times New Roman"/>
          <w:sz w:val="21"/>
          <w:szCs w:val="21"/>
          <w:lang w:eastAsia="zh-CN"/>
        </w:rPr>
        <w:t>表5-22　K45+500断面主要指标与证据状态</w:t>
      </w:r>
    </w:p>
    <w:p w14:paraId="462F0CB1">
      <w:pPr>
        <w:keepNext/>
        <w:spacing w:after="120" w:line="240" w:lineRule="auto"/>
        <w:ind w:firstLine="0"/>
        <w:jc w:val="center"/>
        <w:rPr>
          <w:lang w:eastAsia="zh-CN"/>
        </w:rPr>
      </w:pPr>
      <w:r>
        <w:rPr>
          <w:rFonts w:ascii="Times New Roman" w:hAnsi="Times New Roman" w:cs="Times New Roman"/>
          <w:sz w:val="21"/>
          <w:szCs w:val="21"/>
          <w:lang w:eastAsia="zh-CN"/>
        </w:rPr>
        <w:t>Table 5-22 Main indicators and evidence states of section K45+500</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3600"/>
        <w:gridCol w:w="1300"/>
        <w:gridCol w:w="2606"/>
      </w:tblGrid>
      <w:tr w14:paraId="5B1B16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00" w:type="dxa"/>
            <w:tcBorders>
              <w:bottom w:val="single" w:color="000000" w:sz="6" w:space="0"/>
            </w:tcBorders>
            <w:vAlign w:val="center"/>
          </w:tcPr>
          <w:p w14:paraId="02C12FAF">
            <w:pPr>
              <w:keepNext/>
              <w:spacing w:before="20" w:after="20" w:line="240" w:lineRule="auto"/>
              <w:ind w:left="0" w:right="0" w:firstLine="0"/>
              <w:jc w:val="center"/>
            </w:pPr>
            <w:r>
              <w:rPr>
                <w:rFonts w:ascii="Times New Roman" w:hAnsi="Times New Roman" w:eastAsia="黑体"/>
                <w:b/>
                <w:sz w:val="21"/>
              </w:rPr>
              <w:t>指标</w:t>
            </w:r>
          </w:p>
        </w:tc>
        <w:tc>
          <w:tcPr>
            <w:tcW w:w="3600" w:type="dxa"/>
            <w:tcBorders>
              <w:bottom w:val="single" w:color="000000" w:sz="6" w:space="0"/>
            </w:tcBorders>
            <w:vAlign w:val="center"/>
          </w:tcPr>
          <w:p w14:paraId="003BA973">
            <w:pPr>
              <w:keepNext/>
              <w:spacing w:before="20" w:after="20" w:line="240" w:lineRule="auto"/>
              <w:ind w:left="0" w:right="0" w:firstLine="0"/>
              <w:jc w:val="center"/>
            </w:pPr>
            <w:r>
              <w:rPr>
                <w:rFonts w:ascii="Times New Roman" w:hAnsi="Times New Roman" w:eastAsia="黑体"/>
                <w:b/>
                <w:sz w:val="21"/>
              </w:rPr>
              <w:t>交付结果</w:t>
            </w:r>
          </w:p>
        </w:tc>
        <w:tc>
          <w:tcPr>
            <w:tcW w:w="1300" w:type="dxa"/>
            <w:tcBorders>
              <w:bottom w:val="single" w:color="000000" w:sz="6" w:space="0"/>
            </w:tcBorders>
            <w:vAlign w:val="center"/>
          </w:tcPr>
          <w:p w14:paraId="2261EBCD">
            <w:pPr>
              <w:keepNext/>
              <w:spacing w:before="20" w:after="20" w:line="240" w:lineRule="auto"/>
              <w:ind w:left="0" w:right="0" w:firstLine="0"/>
              <w:jc w:val="center"/>
            </w:pPr>
            <w:r>
              <w:rPr>
                <w:rFonts w:ascii="Times New Roman" w:hAnsi="Times New Roman" w:eastAsia="黑体"/>
                <w:b/>
                <w:sz w:val="21"/>
              </w:rPr>
              <w:t>得分</w:t>
            </w:r>
          </w:p>
        </w:tc>
        <w:tc>
          <w:tcPr>
            <w:tcW w:w="2606" w:type="dxa"/>
            <w:tcBorders>
              <w:bottom w:val="single" w:color="000000" w:sz="6" w:space="0"/>
            </w:tcBorders>
            <w:vAlign w:val="center"/>
          </w:tcPr>
          <w:p w14:paraId="6A896C6F">
            <w:pPr>
              <w:keepNext/>
              <w:spacing w:before="20" w:after="20" w:line="240" w:lineRule="auto"/>
              <w:ind w:left="0" w:right="0" w:firstLine="0"/>
              <w:jc w:val="center"/>
            </w:pPr>
            <w:r>
              <w:rPr>
                <w:rFonts w:ascii="Times New Roman" w:hAnsi="Times New Roman" w:eastAsia="黑体"/>
                <w:b/>
                <w:sz w:val="21"/>
              </w:rPr>
              <w:t>证据状态</w:t>
            </w:r>
          </w:p>
        </w:tc>
      </w:tr>
      <w:tr w14:paraId="68EC3F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803E338">
            <w:pPr>
              <w:spacing w:before="20" w:after="20" w:line="240" w:lineRule="auto"/>
              <w:ind w:left="0" w:right="0" w:firstLine="0"/>
            </w:pPr>
            <w:r>
              <w:rPr>
                <w:rFonts w:ascii="Times New Roman" w:hAnsi="Times New Roman"/>
                <w:sz w:val="21"/>
              </w:rPr>
              <w:t>C1 堤基渗透比降</w:t>
            </w:r>
          </w:p>
        </w:tc>
        <w:tc>
          <w:tcPr>
            <w:tcW w:w="3600" w:type="dxa"/>
            <w:vAlign w:val="center"/>
          </w:tcPr>
          <w:p w14:paraId="1DBC4558">
            <w:pPr>
              <w:spacing w:before="20" w:after="20" w:line="240" w:lineRule="auto"/>
              <w:ind w:left="0" w:right="0" w:firstLine="0"/>
              <w:rPr>
                <w:lang w:eastAsia="zh-CN"/>
              </w:rPr>
            </w:pPr>
            <w:r>
              <w:rPr>
                <w:rFonts w:ascii="Times New Roman" w:hAnsi="Times New Roman"/>
                <w:sz w:val="21"/>
                <w:lang w:eastAsia="zh-CN"/>
              </w:rPr>
              <w:t>2.6～11.1 m淤泥质粉质黏土，坡降比1.045</w:t>
            </w:r>
          </w:p>
        </w:tc>
        <w:tc>
          <w:tcPr>
            <w:tcW w:w="1300" w:type="dxa"/>
            <w:vAlign w:val="center"/>
          </w:tcPr>
          <w:p w14:paraId="1C21E225">
            <w:pPr>
              <w:spacing w:before="20" w:after="20" w:line="240" w:lineRule="auto"/>
              <w:ind w:left="0" w:right="0" w:firstLine="0"/>
              <w:jc w:val="center"/>
            </w:pPr>
            <w:r>
              <w:rPr>
                <w:rFonts w:ascii="Times New Roman" w:hAnsi="Times New Roman"/>
                <w:sz w:val="21"/>
              </w:rPr>
              <w:t>0</w:t>
            </w:r>
          </w:p>
        </w:tc>
        <w:tc>
          <w:tcPr>
            <w:tcW w:w="2606" w:type="dxa"/>
            <w:vAlign w:val="center"/>
          </w:tcPr>
          <w:p w14:paraId="75D1B7D3">
            <w:pPr>
              <w:spacing w:before="20" w:after="20" w:line="240" w:lineRule="auto"/>
              <w:ind w:left="0" w:right="0" w:firstLine="0"/>
            </w:pPr>
            <w:r>
              <w:rPr>
                <w:rFonts w:ascii="Times New Roman" w:hAnsi="Times New Roman"/>
                <w:sz w:val="21"/>
              </w:rPr>
              <w:t>计算值（交付摘录）</w:t>
            </w:r>
          </w:p>
        </w:tc>
      </w:tr>
      <w:tr w14:paraId="7561D4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2B5F1973">
            <w:pPr>
              <w:spacing w:before="20" w:after="20" w:line="240" w:lineRule="auto"/>
              <w:ind w:left="0" w:right="0" w:firstLine="0"/>
            </w:pPr>
            <w:r>
              <w:rPr>
                <w:rFonts w:ascii="Times New Roman" w:hAnsi="Times New Roman"/>
                <w:sz w:val="21"/>
              </w:rPr>
              <w:t>C1 出口区对照</w:t>
            </w:r>
          </w:p>
        </w:tc>
        <w:tc>
          <w:tcPr>
            <w:tcW w:w="3600" w:type="dxa"/>
            <w:vAlign w:val="center"/>
          </w:tcPr>
          <w:p w14:paraId="6822B344">
            <w:pPr>
              <w:spacing w:before="20" w:after="20" w:line="240" w:lineRule="auto"/>
              <w:ind w:left="0" w:right="0" w:firstLine="0"/>
              <w:rPr>
                <w:lang w:eastAsia="zh-CN"/>
              </w:rPr>
            </w:pPr>
            <w:r>
              <w:rPr>
                <w:rFonts w:ascii="Times New Roman" w:hAnsi="Times New Roman"/>
                <w:sz w:val="21"/>
                <w:lang w:eastAsia="zh-CN"/>
              </w:rPr>
              <w:t>0～2.6 m粉细砂/砂壤土，坡降比0.410</w:t>
            </w:r>
          </w:p>
        </w:tc>
        <w:tc>
          <w:tcPr>
            <w:tcW w:w="1300" w:type="dxa"/>
            <w:vAlign w:val="center"/>
          </w:tcPr>
          <w:p w14:paraId="2D160694">
            <w:pPr>
              <w:spacing w:before="20" w:after="20" w:line="240" w:lineRule="auto"/>
              <w:ind w:left="0" w:right="0" w:firstLine="0"/>
              <w:jc w:val="center"/>
            </w:pPr>
            <w:r>
              <w:rPr>
                <w:rFonts w:ascii="Times New Roman" w:hAnsi="Times New Roman"/>
                <w:sz w:val="21"/>
              </w:rPr>
              <w:t>（83.2）</w:t>
            </w:r>
          </w:p>
        </w:tc>
        <w:tc>
          <w:tcPr>
            <w:tcW w:w="2606" w:type="dxa"/>
            <w:vAlign w:val="center"/>
          </w:tcPr>
          <w:p w14:paraId="323EFA47">
            <w:pPr>
              <w:spacing w:before="20" w:after="20" w:line="240" w:lineRule="auto"/>
              <w:ind w:left="0" w:right="0" w:firstLine="0"/>
            </w:pPr>
            <w:r>
              <w:rPr>
                <w:rFonts w:ascii="Times New Roman" w:hAnsi="Times New Roman"/>
                <w:sz w:val="21"/>
              </w:rPr>
              <w:t>计算值，未被采用</w:t>
            </w:r>
          </w:p>
        </w:tc>
      </w:tr>
      <w:tr w14:paraId="4E7A37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7B103D1F">
            <w:pPr>
              <w:spacing w:before="20" w:after="20" w:line="240" w:lineRule="auto"/>
              <w:ind w:left="0" w:right="0" w:firstLine="0"/>
            </w:pPr>
            <w:r>
              <w:rPr>
                <w:rFonts w:ascii="Times New Roman" w:hAnsi="Times New Roman"/>
                <w:sz w:val="21"/>
              </w:rPr>
              <w:t>C4、C5</w:t>
            </w:r>
          </w:p>
        </w:tc>
        <w:tc>
          <w:tcPr>
            <w:tcW w:w="3600" w:type="dxa"/>
            <w:vAlign w:val="center"/>
          </w:tcPr>
          <w:p w14:paraId="1FD220B0">
            <w:pPr>
              <w:spacing w:before="20" w:after="20" w:line="240" w:lineRule="auto"/>
              <w:ind w:left="0" w:right="0" w:firstLine="0"/>
            </w:pPr>
            <w:r>
              <w:rPr>
                <w:rFonts w:ascii="Times New Roman" w:hAnsi="Times New Roman"/>
                <w:sz w:val="21"/>
              </w:rPr>
              <w:t>坡降比0.560、0.647</w:t>
            </w:r>
          </w:p>
        </w:tc>
        <w:tc>
          <w:tcPr>
            <w:tcW w:w="1300" w:type="dxa"/>
            <w:vAlign w:val="center"/>
          </w:tcPr>
          <w:p w14:paraId="152C10DE">
            <w:pPr>
              <w:spacing w:before="20" w:after="20" w:line="240" w:lineRule="auto"/>
              <w:ind w:left="0" w:right="0" w:firstLine="0"/>
              <w:jc w:val="center"/>
            </w:pPr>
            <w:r>
              <w:rPr>
                <w:rFonts w:ascii="Times New Roman" w:hAnsi="Times New Roman"/>
                <w:sz w:val="21"/>
              </w:rPr>
              <w:t>68.7、58.2</w:t>
            </w:r>
          </w:p>
        </w:tc>
        <w:tc>
          <w:tcPr>
            <w:tcW w:w="2606" w:type="dxa"/>
            <w:vAlign w:val="center"/>
          </w:tcPr>
          <w:p w14:paraId="470C0CC4">
            <w:pPr>
              <w:spacing w:before="20" w:after="20" w:line="240" w:lineRule="auto"/>
              <w:ind w:left="0" w:right="0" w:firstLine="0"/>
            </w:pPr>
            <w:r>
              <w:rPr>
                <w:rFonts w:ascii="Times New Roman" w:hAnsi="Times New Roman"/>
                <w:sz w:val="21"/>
              </w:rPr>
              <w:t>计算值</w:t>
            </w:r>
          </w:p>
        </w:tc>
      </w:tr>
      <w:tr w14:paraId="238AA2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0A913128">
            <w:pPr>
              <w:spacing w:before="20" w:after="20" w:line="240" w:lineRule="auto"/>
              <w:ind w:left="0" w:right="0" w:firstLine="0"/>
            </w:pPr>
            <w:r>
              <w:rPr>
                <w:rFonts w:ascii="Times New Roman" w:hAnsi="Times New Roman"/>
                <w:sz w:val="21"/>
              </w:rPr>
              <w:t>D1 背水坡</w:t>
            </w:r>
          </w:p>
        </w:tc>
        <w:tc>
          <w:tcPr>
            <w:tcW w:w="3600" w:type="dxa"/>
            <w:vAlign w:val="center"/>
          </w:tcPr>
          <w:p w14:paraId="57DEA356">
            <w:pPr>
              <w:spacing w:before="20" w:after="20" w:line="240" w:lineRule="auto"/>
              <w:ind w:left="0" w:right="0" w:firstLine="0"/>
            </w:pPr>
            <w:r>
              <w:rPr>
                <w:rFonts w:ascii="Times New Roman" w:hAnsi="Times New Roman"/>
                <w:sz w:val="21"/>
              </w:rPr>
              <w:t>FoS=1.155</w:t>
            </w:r>
          </w:p>
        </w:tc>
        <w:tc>
          <w:tcPr>
            <w:tcW w:w="1300" w:type="dxa"/>
            <w:vAlign w:val="center"/>
          </w:tcPr>
          <w:p w14:paraId="6C4BE5F2">
            <w:pPr>
              <w:spacing w:before="20" w:after="20" w:line="240" w:lineRule="auto"/>
              <w:ind w:left="0" w:right="0" w:firstLine="0"/>
              <w:jc w:val="center"/>
            </w:pPr>
            <w:r>
              <w:rPr>
                <w:rFonts w:ascii="Times New Roman" w:hAnsi="Times New Roman"/>
                <w:sz w:val="21"/>
              </w:rPr>
              <w:t>44.4</w:t>
            </w:r>
          </w:p>
        </w:tc>
        <w:tc>
          <w:tcPr>
            <w:tcW w:w="2606" w:type="dxa"/>
            <w:vAlign w:val="center"/>
          </w:tcPr>
          <w:p w14:paraId="697740B0">
            <w:pPr>
              <w:spacing w:before="20" w:after="20" w:line="240" w:lineRule="auto"/>
              <w:ind w:left="0" w:right="0" w:firstLine="0"/>
            </w:pPr>
            <w:r>
              <w:rPr>
                <w:rFonts w:ascii="Times New Roman" w:hAnsi="Times New Roman"/>
                <w:sz w:val="21"/>
              </w:rPr>
              <w:t>计算值</w:t>
            </w:r>
          </w:p>
        </w:tc>
      </w:tr>
      <w:tr w14:paraId="5C9DB6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5EFA2B4F">
            <w:pPr>
              <w:spacing w:before="20" w:after="20" w:line="240" w:lineRule="auto"/>
              <w:ind w:left="0" w:right="0" w:firstLine="0"/>
            </w:pPr>
            <w:r>
              <w:rPr>
                <w:rFonts w:ascii="Times New Roman" w:hAnsi="Times New Roman"/>
                <w:sz w:val="21"/>
              </w:rPr>
              <w:t>C3</w:t>
            </w:r>
          </w:p>
        </w:tc>
        <w:tc>
          <w:tcPr>
            <w:tcW w:w="3600" w:type="dxa"/>
            <w:vAlign w:val="center"/>
          </w:tcPr>
          <w:p w14:paraId="5C2D791C">
            <w:pPr>
              <w:spacing w:before="20" w:after="20" w:line="240" w:lineRule="auto"/>
              <w:ind w:left="0" w:right="0" w:firstLine="0"/>
            </w:pPr>
            <w:r>
              <w:rPr>
                <w:rFonts w:ascii="Times New Roman" w:hAnsi="Times New Roman"/>
                <w:sz w:val="21"/>
              </w:rPr>
              <w:t>2017年确认管涌</w:t>
            </w:r>
          </w:p>
        </w:tc>
        <w:tc>
          <w:tcPr>
            <w:tcW w:w="1300" w:type="dxa"/>
            <w:vAlign w:val="center"/>
          </w:tcPr>
          <w:p w14:paraId="1BFDCBA7">
            <w:pPr>
              <w:spacing w:before="20" w:after="20" w:line="240" w:lineRule="auto"/>
              <w:ind w:left="0" w:right="0" w:firstLine="0"/>
              <w:jc w:val="center"/>
            </w:pPr>
            <w:r>
              <w:rPr>
                <w:rFonts w:ascii="Times New Roman" w:hAnsi="Times New Roman"/>
                <w:sz w:val="21"/>
              </w:rPr>
              <w:t>0</w:t>
            </w:r>
          </w:p>
        </w:tc>
        <w:tc>
          <w:tcPr>
            <w:tcW w:w="2606" w:type="dxa"/>
            <w:vAlign w:val="center"/>
          </w:tcPr>
          <w:p w14:paraId="7A9444E4">
            <w:pPr>
              <w:spacing w:before="20" w:after="20" w:line="240" w:lineRule="auto"/>
              <w:ind w:left="0" w:right="0" w:firstLine="0"/>
              <w:rPr>
                <w:lang w:eastAsia="zh-CN"/>
              </w:rPr>
            </w:pPr>
            <w:r>
              <w:rPr>
                <w:rFonts w:ascii="Times New Roman" w:hAnsi="Times New Roman"/>
                <w:sz w:val="21"/>
                <w:lang w:eastAsia="zh-CN"/>
              </w:rPr>
              <w:t>历史事件，非当期巡检</w:t>
            </w:r>
          </w:p>
        </w:tc>
      </w:tr>
      <w:tr w14:paraId="31E2D8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094454E">
            <w:pPr>
              <w:spacing w:before="20" w:after="20" w:line="240" w:lineRule="auto"/>
              <w:ind w:left="0" w:right="0" w:firstLine="0"/>
            </w:pPr>
            <w:r>
              <w:rPr>
                <w:rFonts w:ascii="Times New Roman" w:hAnsi="Times New Roman"/>
                <w:sz w:val="21"/>
              </w:rPr>
              <w:t>A6、D3</w:t>
            </w:r>
          </w:p>
        </w:tc>
        <w:tc>
          <w:tcPr>
            <w:tcW w:w="3600" w:type="dxa"/>
            <w:vAlign w:val="center"/>
          </w:tcPr>
          <w:p w14:paraId="468490C6">
            <w:pPr>
              <w:spacing w:before="20" w:after="20" w:line="240" w:lineRule="auto"/>
              <w:ind w:left="0" w:right="0" w:firstLine="0"/>
              <w:rPr>
                <w:lang w:eastAsia="zh-CN"/>
              </w:rPr>
            </w:pPr>
            <w:r>
              <w:rPr>
                <w:rFonts w:ascii="Times New Roman" w:hAnsi="Times New Roman"/>
                <w:sz w:val="21"/>
                <w:lang w:eastAsia="zh-CN"/>
              </w:rPr>
              <w:t>蚁穴及险情范围；冲刷0.40 m、已加固管涌</w:t>
            </w:r>
          </w:p>
        </w:tc>
        <w:tc>
          <w:tcPr>
            <w:tcW w:w="1300" w:type="dxa"/>
            <w:vAlign w:val="center"/>
          </w:tcPr>
          <w:p w14:paraId="024863EB">
            <w:pPr>
              <w:spacing w:before="20" w:after="20" w:line="240" w:lineRule="auto"/>
              <w:ind w:left="0" w:right="0" w:firstLine="0"/>
              <w:jc w:val="center"/>
            </w:pPr>
            <w:r>
              <w:rPr>
                <w:rFonts w:ascii="Times New Roman" w:hAnsi="Times New Roman"/>
                <w:sz w:val="21"/>
              </w:rPr>
              <w:t>0、70</w:t>
            </w:r>
          </w:p>
        </w:tc>
        <w:tc>
          <w:tcPr>
            <w:tcW w:w="2606" w:type="dxa"/>
            <w:vAlign w:val="center"/>
          </w:tcPr>
          <w:p w14:paraId="61D5AE76">
            <w:pPr>
              <w:spacing w:before="20" w:after="20" w:line="240" w:lineRule="auto"/>
              <w:ind w:left="0" w:right="0" w:firstLine="0"/>
            </w:pPr>
            <w:r>
              <w:rPr>
                <w:rFonts w:ascii="Times New Roman" w:hAnsi="Times New Roman"/>
                <w:sz w:val="21"/>
              </w:rPr>
              <w:t>含历史信息</w:t>
            </w:r>
          </w:p>
        </w:tc>
      </w:tr>
    </w:tbl>
    <w:p w14:paraId="40163C72">
      <w:pPr>
        <w:spacing w:after="0" w:line="360" w:lineRule="auto"/>
        <w:rPr>
          <w:lang w:eastAsia="zh-CN"/>
        </w:rPr>
      </w:pPr>
      <w:r>
        <w:rPr>
          <w:rFonts w:ascii="Times New Roman" w:hAnsi="Times New Roman"/>
          <w:lang w:eastAsia="zh-CN"/>
        </w:rPr>
        <w:t>五类失效模式的响应为：漫顶0.126、渗流破坏1.000、边坡失稳0.422、冲刷0.372、穿堤建筑物0（图5-23a），其中渗流破坏因C1坡降比达到1.045而直接取1。按式（5-20），</w:t>
      </w:r>
      <w:r>
        <w:rPr>
          <w:rFonts w:ascii="Times New Roman" w:hAnsi="Times New Roman"/>
          <w:i/>
        </w:rPr>
        <w:t>ρ</w:t>
      </w:r>
      <w:r>
        <w:rPr>
          <w:rFonts w:ascii="Times New Roman" w:hAnsi="Times New Roman"/>
          <w:lang w:eastAsia="zh-CN"/>
        </w:rPr>
        <w:t xml:space="preserve"> = 0.45 × 1.000 + 0.55 × 0.557 ≈ 0.757，得分 </w:t>
      </w:r>
      <w:r>
        <w:rPr>
          <w:rFonts w:ascii="Times New Roman" w:hAnsi="Times New Roman"/>
          <w:i/>
          <w:lang w:eastAsia="zh-CN"/>
        </w:rPr>
        <w:t>S</w:t>
      </w:r>
      <w:r>
        <w:rPr>
          <w:rFonts w:ascii="Times New Roman" w:hAnsi="Times New Roman"/>
          <w:lang w:eastAsia="zh-CN"/>
        </w:rPr>
        <w:t xml:space="preserve"> = 24.35，初定C级；C1触发C级门控，D1（FoS为1.155，小于1.35）和D3各触发B级门控，最终为C级、渗流破坏主控，与交付结果一致。保持其他条件不变、改变证据处理方式后的结果见表5-23和图5-23b。</w:t>
      </w:r>
    </w:p>
    <w:p w14:paraId="13107F66">
      <w:pPr>
        <w:keepNext/>
        <w:spacing w:after="120" w:line="240" w:lineRule="auto"/>
        <w:ind w:firstLine="0"/>
        <w:jc w:val="center"/>
        <w:rPr>
          <w:lang w:eastAsia="zh-CN"/>
        </w:rPr>
      </w:pPr>
      <w:r>
        <w:rPr>
          <w:rFonts w:ascii="Times New Roman" w:hAnsi="Times New Roman"/>
          <w:sz w:val="21"/>
          <w:szCs w:val="21"/>
          <w:lang w:eastAsia="zh-CN"/>
        </w:rPr>
        <w:t>表5-23　K45+500断面在不同证据处理方式下的评价结果</w:t>
      </w:r>
    </w:p>
    <w:p w14:paraId="42122FA6">
      <w:pPr>
        <w:keepNext/>
        <w:spacing w:after="120" w:line="240" w:lineRule="auto"/>
        <w:ind w:firstLine="0"/>
        <w:jc w:val="center"/>
        <w:rPr>
          <w:lang w:eastAsia="zh-CN"/>
        </w:rPr>
      </w:pPr>
      <w:r>
        <w:rPr>
          <w:rFonts w:ascii="Times New Roman" w:hAnsi="Times New Roman" w:cs="Times New Roman"/>
          <w:sz w:val="21"/>
          <w:szCs w:val="21"/>
          <w:lang w:eastAsia="zh-CN"/>
        </w:rPr>
        <w:t>Table 5-23 Evaluation results of section K45+500 under different evidence treatments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00"/>
        <w:gridCol w:w="900"/>
        <w:gridCol w:w="1100"/>
        <w:gridCol w:w="2400"/>
        <w:gridCol w:w="1406"/>
      </w:tblGrid>
      <w:tr w14:paraId="4F0007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600" w:type="dxa"/>
            <w:tcBorders>
              <w:bottom w:val="single" w:color="000000" w:sz="6" w:space="0"/>
            </w:tcBorders>
            <w:vAlign w:val="center"/>
          </w:tcPr>
          <w:p w14:paraId="746D30DD">
            <w:pPr>
              <w:keepNext/>
              <w:spacing w:before="20" w:after="20" w:line="240" w:lineRule="auto"/>
              <w:ind w:left="0" w:right="0" w:firstLine="0"/>
              <w:jc w:val="center"/>
            </w:pPr>
            <w:r>
              <w:rPr>
                <w:rFonts w:ascii="Times New Roman" w:hAnsi="Times New Roman" w:eastAsia="黑体"/>
                <w:b/>
                <w:sz w:val="21"/>
              </w:rPr>
              <w:t>证据处理方式</w:t>
            </w:r>
          </w:p>
        </w:tc>
        <w:tc>
          <w:tcPr>
            <w:tcW w:w="900" w:type="dxa"/>
            <w:tcBorders>
              <w:bottom w:val="single" w:color="000000" w:sz="6" w:space="0"/>
            </w:tcBorders>
            <w:vAlign w:val="center"/>
          </w:tcPr>
          <w:p w14:paraId="17809234">
            <w:pPr>
              <w:keepNext/>
              <w:spacing w:before="20" w:after="20" w:line="240" w:lineRule="auto"/>
              <w:ind w:left="0" w:right="0" w:firstLine="0"/>
              <w:jc w:val="center"/>
            </w:pPr>
            <w:r>
              <w:rPr>
                <w:rFonts w:ascii="Times New Roman" w:hAnsi="Times New Roman" w:eastAsia="黑体"/>
                <w:b/>
                <w:sz w:val="21"/>
              </w:rPr>
              <w:t>得分</w:t>
            </w:r>
          </w:p>
        </w:tc>
        <w:tc>
          <w:tcPr>
            <w:tcW w:w="1100" w:type="dxa"/>
            <w:tcBorders>
              <w:bottom w:val="single" w:color="000000" w:sz="6" w:space="0"/>
            </w:tcBorders>
            <w:vAlign w:val="center"/>
          </w:tcPr>
          <w:p w14:paraId="2B7E48B5">
            <w:pPr>
              <w:keepNext/>
              <w:spacing w:before="20" w:after="20" w:line="240" w:lineRule="auto"/>
              <w:ind w:left="0" w:right="0" w:firstLine="0"/>
              <w:jc w:val="center"/>
            </w:pPr>
            <w:r>
              <w:rPr>
                <w:rFonts w:ascii="Times New Roman" w:hAnsi="Times New Roman" w:eastAsia="黑体"/>
                <w:b/>
                <w:sz w:val="21"/>
              </w:rPr>
              <w:t>初定等级</w:t>
            </w:r>
          </w:p>
        </w:tc>
        <w:tc>
          <w:tcPr>
            <w:tcW w:w="2400" w:type="dxa"/>
            <w:tcBorders>
              <w:bottom w:val="single" w:color="000000" w:sz="6" w:space="0"/>
            </w:tcBorders>
            <w:vAlign w:val="center"/>
          </w:tcPr>
          <w:p w14:paraId="09123966">
            <w:pPr>
              <w:keepNext/>
              <w:spacing w:before="20" w:after="20" w:line="240" w:lineRule="auto"/>
              <w:ind w:left="0" w:right="0" w:firstLine="0"/>
              <w:jc w:val="center"/>
            </w:pPr>
            <w:r>
              <w:rPr>
                <w:rFonts w:ascii="Times New Roman" w:hAnsi="Times New Roman" w:eastAsia="黑体"/>
                <w:b/>
                <w:sz w:val="21"/>
              </w:rPr>
              <w:t>触发门控</w:t>
            </w:r>
          </w:p>
        </w:tc>
        <w:tc>
          <w:tcPr>
            <w:tcW w:w="1406" w:type="dxa"/>
            <w:tcBorders>
              <w:bottom w:val="single" w:color="000000" w:sz="6" w:space="0"/>
            </w:tcBorders>
            <w:vAlign w:val="center"/>
          </w:tcPr>
          <w:p w14:paraId="02D5E7E2">
            <w:pPr>
              <w:keepNext/>
              <w:spacing w:before="20" w:after="20" w:line="240" w:lineRule="auto"/>
              <w:ind w:left="0" w:right="0" w:firstLine="0"/>
              <w:jc w:val="center"/>
            </w:pPr>
            <w:r>
              <w:rPr>
                <w:rFonts w:ascii="Times New Roman" w:hAnsi="Times New Roman" w:eastAsia="黑体"/>
                <w:b/>
                <w:sz w:val="21"/>
              </w:rPr>
              <w:t>最终等级</w:t>
            </w:r>
          </w:p>
        </w:tc>
      </w:tr>
      <w:tr w14:paraId="6422D5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7752C790">
            <w:pPr>
              <w:spacing w:before="20" w:after="20" w:line="240" w:lineRule="auto"/>
              <w:ind w:left="0" w:right="0" w:firstLine="0"/>
              <w:rPr>
                <w:lang w:eastAsia="zh-CN"/>
              </w:rPr>
            </w:pPr>
            <w:r>
              <w:rPr>
                <w:rFonts w:ascii="Times New Roman" w:hAnsi="Times New Roman"/>
                <w:sz w:val="21"/>
                <w:lang w:eastAsia="zh-CN"/>
              </w:rPr>
              <w:t>① 交付结果（C1取深层控制层，C3取历史险情）</w:t>
            </w:r>
          </w:p>
        </w:tc>
        <w:tc>
          <w:tcPr>
            <w:tcW w:w="900" w:type="dxa"/>
            <w:vAlign w:val="center"/>
          </w:tcPr>
          <w:p w14:paraId="33B85714">
            <w:pPr>
              <w:spacing w:before="20" w:after="20" w:line="240" w:lineRule="auto"/>
              <w:ind w:left="0" w:right="0" w:firstLine="0"/>
              <w:jc w:val="center"/>
            </w:pPr>
            <w:r>
              <w:rPr>
                <w:rFonts w:ascii="Times New Roman" w:hAnsi="Times New Roman"/>
                <w:sz w:val="21"/>
              </w:rPr>
              <w:t>24.35</w:t>
            </w:r>
          </w:p>
        </w:tc>
        <w:tc>
          <w:tcPr>
            <w:tcW w:w="1100" w:type="dxa"/>
            <w:vAlign w:val="center"/>
          </w:tcPr>
          <w:p w14:paraId="538289D4">
            <w:pPr>
              <w:spacing w:before="20" w:after="20" w:line="240" w:lineRule="auto"/>
              <w:ind w:left="0" w:right="0" w:firstLine="0"/>
              <w:jc w:val="center"/>
            </w:pPr>
            <w:r>
              <w:rPr>
                <w:rFonts w:ascii="Times New Roman" w:hAnsi="Times New Roman"/>
                <w:sz w:val="21"/>
              </w:rPr>
              <w:t>C</w:t>
            </w:r>
          </w:p>
        </w:tc>
        <w:tc>
          <w:tcPr>
            <w:tcW w:w="2400" w:type="dxa"/>
            <w:vAlign w:val="center"/>
          </w:tcPr>
          <w:p w14:paraId="0CEF9E83">
            <w:pPr>
              <w:spacing w:before="20" w:after="20" w:line="240" w:lineRule="auto"/>
              <w:ind w:left="0" w:right="0" w:firstLine="0"/>
              <w:jc w:val="center"/>
            </w:pPr>
            <w:r>
              <w:rPr>
                <w:rFonts w:ascii="Times New Roman" w:hAnsi="Times New Roman"/>
                <w:sz w:val="21"/>
              </w:rPr>
              <w:t>C1(C)、D1(B)、D3(B)</w:t>
            </w:r>
          </w:p>
        </w:tc>
        <w:tc>
          <w:tcPr>
            <w:tcW w:w="1406" w:type="dxa"/>
            <w:vAlign w:val="center"/>
          </w:tcPr>
          <w:p w14:paraId="1C790282">
            <w:pPr>
              <w:spacing w:before="20" w:after="20" w:line="240" w:lineRule="auto"/>
              <w:ind w:left="0" w:right="0" w:firstLine="0"/>
              <w:jc w:val="center"/>
            </w:pPr>
            <w:r>
              <w:rPr>
                <w:rFonts w:ascii="Times New Roman" w:hAnsi="Times New Roman"/>
                <w:sz w:val="21"/>
              </w:rPr>
              <w:t>C</w:t>
            </w:r>
          </w:p>
        </w:tc>
      </w:tr>
      <w:tr w14:paraId="247083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127145EB">
            <w:pPr>
              <w:spacing w:before="20" w:after="20" w:line="240" w:lineRule="auto"/>
              <w:ind w:left="0" w:right="0" w:firstLine="0"/>
              <w:rPr>
                <w:lang w:eastAsia="zh-CN"/>
              </w:rPr>
            </w:pPr>
            <w:r>
              <w:rPr>
                <w:rFonts w:ascii="Times New Roman" w:hAnsi="Times New Roman"/>
                <w:sz w:val="21"/>
                <w:lang w:eastAsia="zh-CN"/>
              </w:rPr>
              <w:t>② C3按当期巡检缺失处理</w:t>
            </w:r>
          </w:p>
        </w:tc>
        <w:tc>
          <w:tcPr>
            <w:tcW w:w="900" w:type="dxa"/>
            <w:vAlign w:val="center"/>
          </w:tcPr>
          <w:p w14:paraId="783991B5">
            <w:pPr>
              <w:spacing w:before="20" w:after="20" w:line="240" w:lineRule="auto"/>
              <w:ind w:left="0" w:right="0" w:firstLine="0"/>
              <w:jc w:val="center"/>
            </w:pPr>
            <w:r>
              <w:rPr>
                <w:rFonts w:ascii="Times New Roman" w:hAnsi="Times New Roman"/>
                <w:sz w:val="21"/>
              </w:rPr>
              <w:t>24.35</w:t>
            </w:r>
          </w:p>
        </w:tc>
        <w:tc>
          <w:tcPr>
            <w:tcW w:w="1100" w:type="dxa"/>
            <w:vAlign w:val="center"/>
          </w:tcPr>
          <w:p w14:paraId="7BC8E0D0">
            <w:pPr>
              <w:spacing w:before="20" w:after="20" w:line="240" w:lineRule="auto"/>
              <w:ind w:left="0" w:right="0" w:firstLine="0"/>
              <w:jc w:val="center"/>
            </w:pPr>
            <w:r>
              <w:rPr>
                <w:rFonts w:ascii="Times New Roman" w:hAnsi="Times New Roman"/>
                <w:sz w:val="21"/>
              </w:rPr>
              <w:t>C</w:t>
            </w:r>
          </w:p>
        </w:tc>
        <w:tc>
          <w:tcPr>
            <w:tcW w:w="2400" w:type="dxa"/>
            <w:vAlign w:val="center"/>
          </w:tcPr>
          <w:p w14:paraId="48E52BE9">
            <w:pPr>
              <w:spacing w:before="20" w:after="20" w:line="240" w:lineRule="auto"/>
              <w:ind w:left="0" w:right="0" w:firstLine="0"/>
              <w:jc w:val="center"/>
            </w:pPr>
            <w:r>
              <w:rPr>
                <w:rFonts w:ascii="Times New Roman" w:hAnsi="Times New Roman"/>
                <w:sz w:val="21"/>
              </w:rPr>
              <w:t>C1(C)、D1(B)、D3(B)</w:t>
            </w:r>
          </w:p>
        </w:tc>
        <w:tc>
          <w:tcPr>
            <w:tcW w:w="1406" w:type="dxa"/>
            <w:vAlign w:val="center"/>
          </w:tcPr>
          <w:p w14:paraId="255141D8">
            <w:pPr>
              <w:spacing w:before="20" w:after="20" w:line="240" w:lineRule="auto"/>
              <w:ind w:left="0" w:right="0" w:firstLine="0"/>
              <w:jc w:val="center"/>
            </w:pPr>
            <w:r>
              <w:rPr>
                <w:rFonts w:ascii="Times New Roman" w:hAnsi="Times New Roman"/>
                <w:sz w:val="21"/>
              </w:rPr>
              <w:t>C</w:t>
            </w:r>
          </w:p>
        </w:tc>
      </w:tr>
      <w:tr w14:paraId="641A2F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0FADA593">
            <w:pPr>
              <w:spacing w:before="20" w:after="20" w:line="240" w:lineRule="auto"/>
              <w:ind w:left="0" w:right="0" w:firstLine="0"/>
              <w:rPr>
                <w:lang w:eastAsia="zh-CN"/>
              </w:rPr>
            </w:pPr>
            <w:r>
              <w:rPr>
                <w:rFonts w:ascii="Times New Roman" w:hAnsi="Times New Roman"/>
                <w:sz w:val="21"/>
                <w:lang w:eastAsia="zh-CN"/>
              </w:rPr>
              <w:t>③ C1改取出口区坡降比0.410</w:t>
            </w:r>
          </w:p>
        </w:tc>
        <w:tc>
          <w:tcPr>
            <w:tcW w:w="900" w:type="dxa"/>
            <w:vAlign w:val="center"/>
          </w:tcPr>
          <w:p w14:paraId="03B443DB">
            <w:pPr>
              <w:spacing w:before="20" w:after="20" w:line="240" w:lineRule="auto"/>
              <w:ind w:left="0" w:right="0" w:firstLine="0"/>
              <w:jc w:val="center"/>
            </w:pPr>
            <w:r>
              <w:rPr>
                <w:rFonts w:ascii="Times New Roman" w:hAnsi="Times New Roman"/>
                <w:sz w:val="21"/>
              </w:rPr>
              <w:t>53.51</w:t>
            </w:r>
          </w:p>
        </w:tc>
        <w:tc>
          <w:tcPr>
            <w:tcW w:w="1100" w:type="dxa"/>
            <w:vAlign w:val="center"/>
          </w:tcPr>
          <w:p w14:paraId="24093417">
            <w:pPr>
              <w:spacing w:before="20" w:after="20" w:line="240" w:lineRule="auto"/>
              <w:ind w:left="0" w:right="0" w:firstLine="0"/>
              <w:jc w:val="center"/>
            </w:pPr>
            <w:r>
              <w:rPr>
                <w:rFonts w:ascii="Times New Roman" w:hAnsi="Times New Roman"/>
                <w:sz w:val="21"/>
              </w:rPr>
              <w:t>B</w:t>
            </w:r>
          </w:p>
        </w:tc>
        <w:tc>
          <w:tcPr>
            <w:tcW w:w="2400" w:type="dxa"/>
            <w:vAlign w:val="center"/>
          </w:tcPr>
          <w:p w14:paraId="349F00A5">
            <w:pPr>
              <w:spacing w:before="20" w:after="20" w:line="240" w:lineRule="auto"/>
              <w:ind w:left="0" w:right="0" w:firstLine="0"/>
              <w:jc w:val="center"/>
            </w:pPr>
            <w:r>
              <w:rPr>
                <w:rFonts w:ascii="Times New Roman" w:hAnsi="Times New Roman"/>
                <w:sz w:val="21"/>
              </w:rPr>
              <w:t>D1(B)、D3(B)</w:t>
            </w:r>
          </w:p>
        </w:tc>
        <w:tc>
          <w:tcPr>
            <w:tcW w:w="1406" w:type="dxa"/>
            <w:vAlign w:val="center"/>
          </w:tcPr>
          <w:p w14:paraId="5FD7C8C3">
            <w:pPr>
              <w:spacing w:before="20" w:after="20" w:line="240" w:lineRule="auto"/>
              <w:ind w:left="0" w:right="0" w:firstLine="0"/>
              <w:jc w:val="center"/>
            </w:pPr>
            <w:r>
              <w:rPr>
                <w:rFonts w:ascii="Times New Roman" w:hAnsi="Times New Roman"/>
                <w:sz w:val="21"/>
              </w:rPr>
              <w:t>B</w:t>
            </w:r>
          </w:p>
        </w:tc>
      </w:tr>
      <w:tr w14:paraId="036731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3DBF0653">
            <w:pPr>
              <w:spacing w:before="20" w:after="20" w:line="240" w:lineRule="auto"/>
              <w:ind w:left="0" w:right="0" w:firstLine="0"/>
              <w:rPr>
                <w:lang w:eastAsia="zh-CN"/>
              </w:rPr>
            </w:pPr>
            <w:r>
              <w:rPr>
                <w:rFonts w:ascii="Times New Roman" w:hAnsi="Times New Roman"/>
                <w:sz w:val="21"/>
                <w:lang w:eastAsia="zh-CN"/>
              </w:rPr>
              <w:t>④ 在③基础上仅用当期证据（C3缺失，D3去除历史险情）</w:t>
            </w:r>
          </w:p>
        </w:tc>
        <w:tc>
          <w:tcPr>
            <w:tcW w:w="900" w:type="dxa"/>
            <w:vAlign w:val="center"/>
          </w:tcPr>
          <w:p w14:paraId="4CC8D041">
            <w:pPr>
              <w:spacing w:before="20" w:after="20" w:line="240" w:lineRule="auto"/>
              <w:ind w:left="0" w:right="0" w:firstLine="0"/>
              <w:jc w:val="center"/>
            </w:pPr>
            <w:r>
              <w:rPr>
                <w:rFonts w:ascii="Times New Roman" w:hAnsi="Times New Roman"/>
                <w:sz w:val="21"/>
              </w:rPr>
              <w:t>55.26</w:t>
            </w:r>
          </w:p>
        </w:tc>
        <w:tc>
          <w:tcPr>
            <w:tcW w:w="1100" w:type="dxa"/>
            <w:vAlign w:val="center"/>
          </w:tcPr>
          <w:p w14:paraId="068D121E">
            <w:pPr>
              <w:spacing w:before="20" w:after="20" w:line="240" w:lineRule="auto"/>
              <w:ind w:left="0" w:right="0" w:firstLine="0"/>
              <w:jc w:val="center"/>
            </w:pPr>
            <w:r>
              <w:rPr>
                <w:rFonts w:ascii="Times New Roman" w:hAnsi="Times New Roman"/>
                <w:sz w:val="21"/>
              </w:rPr>
              <w:t>B</w:t>
            </w:r>
          </w:p>
        </w:tc>
        <w:tc>
          <w:tcPr>
            <w:tcW w:w="2400" w:type="dxa"/>
            <w:vAlign w:val="center"/>
          </w:tcPr>
          <w:p w14:paraId="5C534BF7">
            <w:pPr>
              <w:spacing w:before="20" w:after="20" w:line="240" w:lineRule="auto"/>
              <w:ind w:left="0" w:right="0" w:firstLine="0"/>
              <w:jc w:val="center"/>
            </w:pPr>
            <w:r>
              <w:rPr>
                <w:rFonts w:ascii="Times New Roman" w:hAnsi="Times New Roman"/>
                <w:sz w:val="21"/>
              </w:rPr>
              <w:t>D1(B)</w:t>
            </w:r>
          </w:p>
        </w:tc>
        <w:tc>
          <w:tcPr>
            <w:tcW w:w="1406" w:type="dxa"/>
            <w:vAlign w:val="center"/>
          </w:tcPr>
          <w:p w14:paraId="6C27F8F8">
            <w:pPr>
              <w:spacing w:before="20" w:after="20" w:line="240" w:lineRule="auto"/>
              <w:ind w:left="0" w:right="0" w:firstLine="0"/>
              <w:jc w:val="center"/>
            </w:pPr>
            <w:r>
              <w:rPr>
                <w:rFonts w:ascii="Times New Roman" w:hAnsi="Times New Roman"/>
                <w:sz w:val="21"/>
              </w:rPr>
              <w:t>B</w:t>
            </w:r>
          </w:p>
        </w:tc>
      </w:tr>
    </w:tbl>
    <w:p w14:paraId="6EFE215C">
      <w:pPr>
        <w:keepNext/>
        <w:spacing w:before="120" w:after="0" w:line="240" w:lineRule="auto"/>
        <w:jc w:val="center"/>
      </w:pPr>
      <w:r>
        <w:rPr>
          <w:lang w:eastAsia="zh-CN"/>
        </w:rPr>
        <w:drawing>
          <wp:inline distT="0" distB="0" distL="0" distR="0">
            <wp:extent cx="4846320" cy="1621155"/>
            <wp:effectExtent l="0" t="0" r="0" b="0"/>
            <wp:docPr id="113" name="图片 785647999" descr="图5-23  K45+500断面的失效模式响应与不同证据处理方式下的得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85647999" descr="图5-23  K45+500断面的失效模式响应与不同证据处理方式下的得分"/>
                    <pic:cNvPicPr>
                      <a:picLocks noChangeAspect="1"/>
                    </pic:cNvPicPr>
                  </pic:nvPicPr>
                  <pic:blipFill>
                    <a:blip r:embed="rId186"/>
                    <a:stretch>
                      <a:fillRect/>
                    </a:stretch>
                  </pic:blipFill>
                  <pic:spPr>
                    <a:xfrm>
                      <a:off x="0" y="0"/>
                      <a:ext cx="4846320" cy="1621483"/>
                    </a:xfrm>
                    <a:prstGeom prst="rect">
                      <a:avLst/>
                    </a:prstGeom>
                  </pic:spPr>
                </pic:pic>
              </a:graphicData>
            </a:graphic>
          </wp:inline>
        </w:drawing>
      </w:r>
    </w:p>
    <w:p w14:paraId="63D194B6">
      <w:pPr>
        <w:spacing w:after="120" w:line="240" w:lineRule="auto"/>
        <w:ind w:firstLine="0"/>
        <w:jc w:val="center"/>
        <w:rPr>
          <w:lang w:eastAsia="zh-CN"/>
        </w:rPr>
      </w:pPr>
      <w:r>
        <w:rPr>
          <w:rFonts w:ascii="Times New Roman" w:hAnsi="Times New Roman"/>
          <w:sz w:val="21"/>
          <w:szCs w:val="21"/>
          <w:lang w:eastAsia="zh-CN"/>
        </w:rPr>
        <w:t>图5-23　K45+500断面的失效模式响应与不同证据处理方式下的得分</w:t>
      </w:r>
    </w:p>
    <w:p w14:paraId="23C229ED">
      <w:pPr>
        <w:spacing w:after="120" w:line="240" w:lineRule="auto"/>
        <w:ind w:firstLine="0"/>
        <w:jc w:val="center"/>
        <w:rPr>
          <w:lang w:eastAsia="zh-CN"/>
        </w:rPr>
      </w:pPr>
      <w:r>
        <w:rPr>
          <w:rFonts w:ascii="Times New Roman" w:hAnsi="Times New Roman" w:cs="Times New Roman"/>
          <w:sz w:val="21"/>
          <w:szCs w:val="21"/>
          <w:lang w:eastAsia="zh-CN"/>
        </w:rPr>
        <w:t>Fig. 5-23 Failure mode responses and scores under different evidence treatments at section K45+500</w:t>
      </w:r>
    </w:p>
    <w:p w14:paraId="3B142AAC">
      <w:pPr>
        <w:spacing w:after="0" w:line="360" w:lineRule="auto"/>
        <w:rPr>
          <w:lang w:eastAsia="zh-CN"/>
        </w:rPr>
      </w:pPr>
      <w:r>
        <w:rPr>
          <w:rFonts w:ascii="Times New Roman" w:hAnsi="Times New Roman"/>
          <w:lang w:eastAsia="zh-CN"/>
        </w:rPr>
        <w:t>对比表明，历史管涌对应的C3=0既不改变得分也不改变等级（方式①与②相同），该断面结论与2017年险情一致并非由历史记录造成；结论对C1的取值部位非常敏感，交付结果取深层淤泥质粉质黏土的最大坡降，若按出口法向出逸梯度的提取规则取出流边界附近粉细砂层的坡降比0.410，得分升至53.51，等级由C级变为B级。在两种取值均有一定依据、尚需专业复核时，评价应输出等级范围B～C级，并注明C级取决于深层黏土层坡降能否作为管涌判据。该案例体现的是评价链的追溯与敏感性分析能力，而非独立的盲测验证。</w:t>
      </w:r>
    </w:p>
    <w:p w14:paraId="1A81B105">
      <w:pPr>
        <w:pStyle w:val="5"/>
      </w:pPr>
      <w:r>
        <w:rPr>
          <w:rFonts w:ascii="Times New Roman" w:hAnsi="Times New Roman"/>
        </w:rPr>
        <w:t xml:space="preserve">5.4.5 </w:t>
      </w:r>
      <w:r>
        <w:t>案例五：渗流计算结果接入评价</w:t>
      </w:r>
    </w:p>
    <w:p w14:paraId="6E6C5ED7">
      <w:pPr>
        <w:spacing w:after="0" w:line="360" w:lineRule="auto"/>
        <w:rPr>
          <w:lang w:eastAsia="zh-CN"/>
        </w:rPr>
      </w:pPr>
      <w:r>
        <w:rPr>
          <w:rFonts w:ascii="Times New Roman" w:hAnsi="Times New Roman"/>
          <w:lang w:eastAsia="zh-CN"/>
        </w:rPr>
        <w:t>案例四表明C1的取值方式对结论影响很大，本案例进一步检验第4章渗流计算结果按本章规则接入评价后能给出何种结论。本案例将第4章</w:t>
      </w:r>
      <w:r>
        <w:rPr>
          <w:rFonts w:ascii="Times New Roman" w:hAnsi="Times New Roman"/>
          <w:highlight w:val="yellow"/>
          <w:lang w:eastAsia="zh-CN"/>
        </w:rPr>
        <w:t>洞庭湖某垸堤防</w:t>
      </w:r>
      <w:r>
        <w:rPr>
          <w:rFonts w:ascii="Times New Roman" w:hAnsi="Times New Roman"/>
          <w:lang w:eastAsia="zh-CN"/>
        </w:rPr>
        <w:t xml:space="preserve">的渗流计算结果接入评价。</w:t>
      </w:r>
      <w:ins w:id="900074" w:author="Claude" w:date="2026-10-28T00:00:00Z">
        <w:r>
          <w:rPr>
            <w:rFonts w:ascii="Times New Roman" w:hAnsi="Times New Roman"/>
            <w:lang w:eastAsia="zh-CN"/>
          </w:rPr>
          <w:t>计算水位取33.89 m洪水位和30.00 m，后者是两断面开始出现向上出逸的最低计算水位。</w:t>
        </w:r>
      </w:ins>
      <w:r>
        <w:rPr>
          <w:rFonts w:ascii="Times New Roman" w:hAnsi="Times New Roman"/>
          <w:lang w:eastAsia="zh-CN"/>
        </w:rPr>
        <w:t xml:space="preserve">第4章给出了背水侧向上出逸面的法向出逸梯度及出口等级，但临界梯度只给出参数区间0.825～1.03125，而非出口土层的实测值，因此C1的风险比只能确定一个范围 </w:t>
      </w:r>
      <w:r>
        <w:rPr>
          <w:rFonts w:ascii="Times New Roman" w:hAnsi="Times New Roman"/>
          <w:i/>
          <w:lang w:eastAsia="zh-CN"/>
        </w:rPr>
        <w:t>R</w:t>
      </w:r>
      <w:r>
        <w:rPr>
          <w:rFonts w:ascii="Times New Roman" w:hAnsi="Times New Roman"/>
          <w:lang w:eastAsia="zh-CN"/>
        </w:rPr>
        <w:t xml:space="preserve"> ∈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/1.03125,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/0.825]。按C1门控和等级范围规则，可以区分计算结果确定和可能带来的等级约束，结果见表5-24和图5-24。</w:t>
      </w:r>
    </w:p>
    <w:p w14:paraId="40281BB6">
      <w:pPr>
        <w:keepNext/>
        <w:spacing w:after="120" w:line="240" w:lineRule="auto"/>
        <w:ind w:firstLine="0"/>
        <w:jc w:val="center"/>
        <w:rPr>
          <w:lang w:eastAsia="zh-CN"/>
        </w:rPr>
      </w:pPr>
      <w:r>
        <w:rPr>
          <w:rFonts w:ascii="Times New Roman" w:hAnsi="Times New Roman"/>
          <w:sz w:val="21"/>
          <w:szCs w:val="21"/>
          <w:lang w:eastAsia="zh-CN"/>
        </w:rPr>
        <w:t>表5-24　渗流计算结果接入C1门控的结果</w:t>
      </w:r>
    </w:p>
    <w:p w14:paraId="01E382F7">
      <w:pPr>
        <w:keepNext/>
        <w:spacing w:after="120" w:line="240" w:lineRule="auto"/>
        <w:ind w:firstLine="0"/>
        <w:jc w:val="center"/>
        <w:rPr>
          <w:lang w:eastAsia="zh-CN"/>
        </w:rPr>
      </w:pPr>
      <w:r>
        <w:rPr>
          <w:rFonts w:ascii="Times New Roman" w:hAnsi="Times New Roman" w:cs="Times New Roman"/>
          <w:sz w:val="21"/>
          <w:szCs w:val="21"/>
          <w:lang w:eastAsia="zh-CN"/>
        </w:rPr>
        <w:t>Table 5-24 Results of admitting the seepage computation results into the C1 gating</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1000"/>
        <w:gridCol w:w="800"/>
        <w:gridCol w:w="1400"/>
        <w:gridCol w:w="1200"/>
        <w:gridCol w:w="1300"/>
        <w:gridCol w:w="1806"/>
      </w:tblGrid>
      <w:tr w14:paraId="071F4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00" w:type="dxa"/>
            <w:tcBorders>
              <w:bottom w:val="single" w:color="000000" w:sz="6" w:space="0"/>
            </w:tcBorders>
            <w:vAlign w:val="center"/>
          </w:tcPr>
          <w:p w14:paraId="2A6C153D">
            <w:pPr>
              <w:keepNext/>
              <w:spacing w:before="20" w:after="20" w:line="240" w:lineRule="auto"/>
              <w:ind w:left="0" w:right="0" w:firstLine="0"/>
              <w:jc w:val="center"/>
            </w:pPr>
            <w:r>
              <w:rPr>
                <w:rFonts w:ascii="Times New Roman" w:hAnsi="Times New Roman" w:eastAsia="黑体"/>
                <w:b/>
                <w:sz w:val="21"/>
              </w:rPr>
              <w:t>对象与水位</w:t>
            </w:r>
          </w:p>
        </w:tc>
        <w:tc>
          <w:tcPr>
            <w:tcW w:w="1000" w:type="dxa"/>
            <w:tcBorders>
              <w:bottom w:val="single" w:color="000000" w:sz="6" w:space="0"/>
            </w:tcBorders>
            <w:vAlign w:val="center"/>
          </w:tcPr>
          <w:p w14:paraId="309E723C">
            <w:pPr>
              <w:keepNext/>
              <w:spacing w:before="20" w:after="20" w:line="240" w:lineRule="auto"/>
              <w:ind w:left="0" w:right="0" w:firstLine="0"/>
              <w:jc w:val="center"/>
            </w:pPr>
            <w:r>
              <w:rPr>
                <w:rFonts w:ascii="Times New Roman" w:hAnsi="Times New Roman" w:eastAsia="黑体"/>
                <w:b/>
                <w:sz w:val="21"/>
              </w:rPr>
              <w:t>最大向上出逸梯度</w:t>
            </w:r>
          </w:p>
        </w:tc>
        <w:tc>
          <w:tcPr>
            <w:tcW w:w="800" w:type="dxa"/>
            <w:tcBorders>
              <w:bottom w:val="single" w:color="000000" w:sz="6" w:space="0"/>
            </w:tcBorders>
            <w:vAlign w:val="center"/>
          </w:tcPr>
          <w:p w14:paraId="5511D0C1">
            <w:pPr>
              <w:keepNext/>
              <w:spacing w:before="20" w:after="20" w:line="240" w:lineRule="auto"/>
              <w:ind w:left="0" w:right="0" w:firstLine="0"/>
              <w:jc w:val="center"/>
            </w:pPr>
            <w:r>
              <w:rPr>
                <w:rFonts w:ascii="Times New Roman" w:hAnsi="Times New Roman" w:eastAsia="黑体"/>
                <w:b/>
                <w:sz w:val="21"/>
              </w:rPr>
              <w:t>出口等级</w:t>
            </w:r>
          </w:p>
        </w:tc>
        <w:tc>
          <w:tcPr>
            <w:tcW w:w="1400" w:type="dxa"/>
            <w:tcBorders>
              <w:bottom w:val="single" w:color="000000" w:sz="6" w:space="0"/>
            </w:tcBorders>
            <w:vAlign w:val="center"/>
          </w:tcPr>
          <w:p w14:paraId="790F7110">
            <w:pPr>
              <w:keepNext/>
              <w:spacing w:before="20" w:after="20" w:line="240" w:lineRule="auto"/>
              <w:ind w:left="0" w:right="0" w:firstLine="0"/>
              <w:jc w:val="center"/>
            </w:pPr>
            <w:r>
              <w:rPr>
                <w:rFonts w:ascii="Times New Roman" w:hAnsi="Times New Roman" w:eastAsia="黑体"/>
                <w:b/>
                <w:sz w:val="21"/>
              </w:rPr>
              <w:t>风险比</w:t>
            </w:r>
            <w:r>
              <w:rPr>
                <w:rFonts w:ascii="Times New Roman" w:hAnsi="Times New Roman"/>
                <w:b/>
                <w:sz w:val="21"/>
              </w:rPr>
              <w:t xml:space="preserve"> </w:t>
            </w:r>
            <w:r>
              <w:rPr>
                <w:rFonts w:ascii="Times New Roman" w:hAnsi="Times New Roman" w:eastAsia="黑体"/>
                <w:b/>
                <w:i/>
                <w:sz w:val="21"/>
              </w:rPr>
              <w:t>R</w:t>
            </w:r>
          </w:p>
        </w:tc>
        <w:tc>
          <w:tcPr>
            <w:tcW w:w="1200" w:type="dxa"/>
            <w:tcBorders>
              <w:bottom w:val="single" w:color="000000" w:sz="6" w:space="0"/>
            </w:tcBorders>
            <w:vAlign w:val="center"/>
          </w:tcPr>
          <w:p w14:paraId="779C4B4F">
            <w:pPr>
              <w:keepNext/>
              <w:spacing w:before="20" w:after="20" w:line="240" w:lineRule="auto"/>
              <w:ind w:left="0" w:right="0" w:firstLine="0"/>
              <w:jc w:val="center"/>
            </w:pPr>
            <w:r>
              <w:rPr>
                <w:rFonts w:ascii="Times New Roman" w:hAnsi="Times New Roman" w:eastAsia="黑体"/>
                <w:b/>
                <w:sz w:val="21"/>
              </w:rPr>
              <w:t>C1得分</w:t>
            </w:r>
          </w:p>
        </w:tc>
        <w:tc>
          <w:tcPr>
            <w:tcW w:w="1300" w:type="dxa"/>
            <w:tcBorders>
              <w:bottom w:val="single" w:color="000000" w:sz="6" w:space="0"/>
            </w:tcBorders>
            <w:vAlign w:val="center"/>
          </w:tcPr>
          <w:p w14:paraId="50C11C7A">
            <w:pPr>
              <w:keepNext/>
              <w:spacing w:before="20" w:after="20" w:line="240" w:lineRule="auto"/>
              <w:ind w:left="0" w:right="0" w:firstLine="0"/>
              <w:jc w:val="center"/>
            </w:pPr>
            <w:r>
              <w:rPr>
                <w:rFonts w:ascii="Times New Roman" w:hAnsi="Times New Roman" w:eastAsia="黑体"/>
                <w:b/>
                <w:sz w:val="21"/>
              </w:rPr>
              <w:t>C1门控</w:t>
            </w:r>
          </w:p>
        </w:tc>
        <w:tc>
          <w:tcPr>
            <w:tcW w:w="1806" w:type="dxa"/>
            <w:tcBorders>
              <w:bottom w:val="single" w:color="000000" w:sz="6" w:space="0"/>
            </w:tcBorders>
            <w:vAlign w:val="center"/>
          </w:tcPr>
          <w:p w14:paraId="79E2786A">
            <w:pPr>
              <w:keepNext/>
              <w:spacing w:before="20" w:after="20" w:line="240" w:lineRule="auto"/>
              <w:ind w:left="0" w:right="0" w:firstLine="0"/>
              <w:jc w:val="center"/>
            </w:pPr>
            <w:r>
              <w:rPr>
                <w:rFonts w:ascii="Times New Roman" w:hAnsi="Times New Roman" w:eastAsia="黑体"/>
                <w:b/>
                <w:sz w:val="21"/>
              </w:rPr>
              <w:t>可得结论</w:t>
            </w:r>
          </w:p>
        </w:tc>
      </w:tr>
      <w:tr w14:paraId="05A08D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5C394E80">
            <w:pPr>
              <w:spacing w:before="20" w:after="20" w:line="240" w:lineRule="auto"/>
              <w:ind w:left="0" w:right="0" w:firstLine="0"/>
            </w:pPr>
            <w:del w:id="900075" w:author="Claude" w:date="2026-10-28T00:00:00Z">
              <w:r>
                <w:rPr>
                  <w:rFonts w:ascii="Times New Roman" w:hAnsi="Times New Roman"/>
                  <w:sz w:val="21"/>
                </w:rPr>
                <w:delText>断面Ⅰ，29.00 m</w:delText>
              </w:r>
            </w:del>
            <w:ins w:id="900076" w:author="Claude" w:date="2026-10-28T00:00:00Z">
              <w:r>
                <w:rPr>
                  <w:rFonts w:ascii="Times New Roman" w:hAnsi="Times New Roman"/>
                  <w:sz w:val="21"/>
                </w:rPr>
                <w:t>断面Ⅰ，30.00 m</w:t>
              </w:r>
            </w:ins>
          </w:p>
        </w:tc>
        <w:tc>
          <w:tcPr>
            <w:tcW w:w="1000" w:type="dxa"/>
            <w:vAlign w:val="center"/>
          </w:tcPr>
          <w:p w14:paraId="33947A89">
            <w:pPr>
              <w:spacing w:before="20" w:after="20" w:line="240" w:lineRule="auto"/>
              <w:ind w:left="0" w:right="0" w:firstLine="0"/>
              <w:jc w:val="center"/>
            </w:pPr>
            <w:del w:id="900077" w:author="Claude" w:date="2026-10-28T00:00:00Z">
              <w:r>
                <w:rPr>
                  <w:rFonts w:ascii="Times New Roman" w:hAnsi="Times New Roman"/>
                  <w:sz w:val="21"/>
                </w:rPr>
                <w:delText>0.4218</w:delText>
              </w:r>
            </w:del>
            <w:ins w:id="900078" w:author="Claude" w:date="2026-10-28T00:00:00Z">
              <w:r>
                <w:rPr>
                  <w:rFonts w:ascii="Times New Roman" w:hAnsi="Times New Roman"/>
                  <w:sz w:val="21"/>
                </w:rPr>
                <w:t>0.9247</w:t>
              </w:r>
            </w:ins>
          </w:p>
        </w:tc>
        <w:tc>
          <w:tcPr>
            <w:tcW w:w="800" w:type="dxa"/>
            <w:vAlign w:val="center"/>
          </w:tcPr>
          <w:p w14:paraId="4D761716">
            <w:pPr>
              <w:spacing w:before="20" w:after="20" w:line="240" w:lineRule="auto"/>
              <w:ind w:left="0" w:right="0" w:firstLine="0"/>
              <w:jc w:val="center"/>
            </w:pPr>
            <w:del w:id="900079" w:author="Claude" w:date="2026-10-28T00:00:00Z">
              <w:r>
                <w:rPr>
                  <w:rFonts w:ascii="Times New Roman" w:hAnsi="Times New Roman"/>
                  <w:sz w:val="21"/>
                </w:rPr>
                <w:delText>Ⅰ级</w:delText>
              </w:r>
            </w:del>
            <w:ins w:id="900080" w:author="Claude" w:date="2026-10-28T00:00:00Z">
              <w:r>
                <w:rPr>
                  <w:rFonts w:ascii="Times New Roman" w:hAnsi="Times New Roman"/>
                  <w:sz w:val="21"/>
                </w:rPr>
                <w:t>Ⅱ级</w:t>
              </w:r>
            </w:ins>
          </w:p>
        </w:tc>
        <w:tc>
          <w:tcPr>
            <w:tcW w:w="1400" w:type="dxa"/>
            <w:vAlign w:val="center"/>
          </w:tcPr>
          <w:p w14:paraId="67D8C5EB">
            <w:pPr>
              <w:spacing w:before="20" w:after="20" w:line="240" w:lineRule="auto"/>
              <w:ind w:left="0" w:right="0" w:firstLine="0"/>
              <w:jc w:val="center"/>
            </w:pPr>
            <w:del w:id="900081" w:author="Claude" w:date="2026-10-28T00:00:00Z">
              <w:r>
                <w:rPr>
                  <w:rFonts w:ascii="Times New Roman" w:hAnsi="Times New Roman"/>
                  <w:sz w:val="21"/>
                </w:rPr>
                <w:delText>0.409～0.511</w:delText>
              </w:r>
            </w:del>
            <w:ins w:id="900082" w:author="Claude" w:date="2026-10-28T00:00:00Z">
              <w:r>
                <w:rPr>
                  <w:rFonts w:ascii="Times New Roman" w:hAnsi="Times New Roman"/>
                  <w:sz w:val="21"/>
                </w:rPr>
                <w:t>0.897～1.121</w:t>
              </w:r>
            </w:ins>
          </w:p>
        </w:tc>
        <w:tc>
          <w:tcPr>
            <w:tcW w:w="1200" w:type="dxa"/>
            <w:vAlign w:val="center"/>
          </w:tcPr>
          <w:p w14:paraId="5796E474">
            <w:pPr>
              <w:spacing w:before="20" w:after="20" w:line="240" w:lineRule="auto"/>
              <w:ind w:left="0" w:right="0" w:firstLine="0"/>
              <w:jc w:val="center"/>
            </w:pPr>
            <w:del w:id="900083" w:author="Claude" w:date="2026-10-28T00:00:00Z">
              <w:r>
                <w:rPr>
                  <w:rFonts w:ascii="Times New Roman" w:hAnsi="Times New Roman"/>
                  <w:sz w:val="21"/>
                </w:rPr>
                <w:delText>73.9～83.3</w:delText>
              </w:r>
            </w:del>
            <w:ins w:id="900084" w:author="Claude" w:date="2026-10-28T00:00:00Z">
              <w:r>
                <w:rPr>
                  <w:rFonts w:ascii="Times New Roman" w:hAnsi="Times New Roman"/>
                  <w:sz w:val="21"/>
                </w:rPr>
                <w:t>0～19.6</w:t>
              </w:r>
            </w:ins>
          </w:p>
        </w:tc>
        <w:tc>
          <w:tcPr>
            <w:tcW w:w="1300" w:type="dxa"/>
            <w:vAlign w:val="center"/>
          </w:tcPr>
          <w:p w14:paraId="243A72DA">
            <w:pPr>
              <w:spacing w:before="20" w:after="20" w:line="240" w:lineRule="auto"/>
              <w:ind w:left="0" w:right="0" w:firstLine="0"/>
              <w:jc w:val="center"/>
            </w:pPr>
            <w:del w:id="900085" w:author="Claude" w:date="2026-10-28T00:00:00Z">
              <w:r>
                <w:rPr>
                  <w:rFonts w:ascii="Times New Roman" w:hAnsi="Times New Roman"/>
                  <w:sz w:val="21"/>
                </w:rPr>
                <w:delText>未触发</w:delText>
              </w:r>
            </w:del>
            <w:ins w:id="900086" w:author="Claude" w:date="2026-10-28T00:00:00Z">
              <w:r>
                <w:rPr>
                  <w:rFonts w:ascii="Times New Roman" w:hAnsi="Times New Roman"/>
                  <w:sz w:val="21"/>
                </w:rPr>
                <w:t>B级，可能C级</w:t>
              </w:r>
            </w:ins>
          </w:p>
        </w:tc>
        <w:tc>
          <w:tcPr>
            <w:tcW w:w="1806" w:type="dxa"/>
            <w:vAlign w:val="center"/>
          </w:tcPr>
          <w:p w14:paraId="7DA1914A">
            <w:pPr>
              <w:spacing w:before="20" w:after="20" w:line="240" w:lineRule="auto"/>
              <w:ind w:left="0" w:right="0" w:firstLine="0"/>
              <w:rPr>
                <w:lang w:eastAsia="zh-CN"/>
              </w:rPr>
            </w:pPr>
            <w:del w:id="900087" w:author="Claude" w:date="2026-10-28T00:00:00Z">
              <w:r>
                <w:rPr>
                  <w:rFonts w:ascii="Times New Roman" w:hAnsi="Times New Roman"/>
                  <w:sz w:val="21"/>
                  <w:lang w:eastAsia="zh-CN"/>
                </w:rPr>
                <w:delText>证据不足，取决于其余指标</w:delText>
              </w:r>
            </w:del>
            <w:ins w:id="900088" w:author="Claude" w:date="2026-10-28T00:00:00Z">
              <w:r>
                <w:rPr>
                  <w:rFonts w:ascii="Times New Roman" w:hAnsi="Times New Roman"/>
                  <w:sz w:val="21"/>
                  <w:lang w:eastAsia="zh-CN"/>
                </w:rPr>
                <w:t>B～C级</w:t>
              </w:r>
            </w:ins>
          </w:p>
        </w:tc>
      </w:tr>
      <w:tr w14:paraId="036133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DA8B6D9">
            <w:pPr>
              <w:spacing w:before="20" w:after="20" w:line="240" w:lineRule="auto"/>
              <w:ind w:left="0" w:right="0" w:firstLine="0"/>
            </w:pPr>
            <w:del w:id="900089" w:author="Claude" w:date="2026-10-28T00:00:00Z">
              <w:r>
                <w:rPr>
                  <w:rFonts w:ascii="Times New Roman" w:hAnsi="Times New Roman"/>
                  <w:sz w:val="21"/>
                </w:rPr>
                <w:delText>断面Ⅰ，32.16 m</w:delText>
              </w:r>
            </w:del>
            <w:ins w:id="900090" w:author="Claude" w:date="2026-10-28T00:00:00Z">
              <w:r>
                <w:rPr>
                  <w:rFonts w:ascii="Times New Roman" w:hAnsi="Times New Roman"/>
                  <w:sz w:val="21"/>
                </w:rPr>
                <w:t>断面Ⅱ，30.00 m</w:t>
              </w:r>
            </w:ins>
          </w:p>
        </w:tc>
        <w:tc>
          <w:tcPr>
            <w:tcW w:w="1000" w:type="dxa"/>
            <w:vAlign w:val="center"/>
          </w:tcPr>
          <w:p w14:paraId="0BC241C0">
            <w:pPr>
              <w:spacing w:before="20" w:after="20" w:line="240" w:lineRule="auto"/>
              <w:ind w:left="0" w:right="0" w:firstLine="0"/>
              <w:jc w:val="center"/>
            </w:pPr>
            <w:del w:id="900091" w:author="Claude" w:date="2026-10-28T00:00:00Z">
              <w:r>
                <w:rPr>
                  <w:rFonts w:ascii="Times New Roman" w:hAnsi="Times New Roman"/>
                  <w:sz w:val="21"/>
                </w:rPr>
                <w:delText>1.6436</w:delText>
              </w:r>
            </w:del>
            <w:ins w:id="900092" w:author="Claude" w:date="2026-10-28T00:00:00Z">
              <w:r>
                <w:rPr>
                  <w:rFonts w:ascii="Times New Roman" w:hAnsi="Times New Roman"/>
                  <w:sz w:val="21"/>
                </w:rPr>
                <w:t>0.4216</w:t>
              </w:r>
            </w:ins>
          </w:p>
        </w:tc>
        <w:tc>
          <w:tcPr>
            <w:tcW w:w="800" w:type="dxa"/>
            <w:vAlign w:val="center"/>
          </w:tcPr>
          <w:p w14:paraId="1E9AF743">
            <w:pPr>
              <w:spacing w:before="20" w:after="20" w:line="240" w:lineRule="auto"/>
              <w:ind w:left="0" w:right="0" w:firstLine="0"/>
              <w:jc w:val="center"/>
            </w:pPr>
            <w:del w:id="900093" w:author="Claude" w:date="2026-10-28T00:00:00Z">
              <w:r>
                <w:rPr>
                  <w:rFonts w:ascii="Times New Roman" w:hAnsi="Times New Roman"/>
                  <w:sz w:val="21"/>
                </w:rPr>
                <w:delText>Ⅲ级</w:delText>
              </w:r>
            </w:del>
            <w:ins w:id="900094" w:author="Claude" w:date="2026-10-28T00:00:00Z">
              <w:r>
                <w:rPr>
                  <w:rFonts w:ascii="Times New Roman" w:hAnsi="Times New Roman"/>
                  <w:sz w:val="21"/>
                </w:rPr>
                <w:t>Ⅰ级</w:t>
              </w:r>
            </w:ins>
          </w:p>
        </w:tc>
        <w:tc>
          <w:tcPr>
            <w:tcW w:w="1400" w:type="dxa"/>
            <w:vAlign w:val="center"/>
          </w:tcPr>
          <w:p w14:paraId="638C29DB">
            <w:pPr>
              <w:spacing w:before="20" w:after="20" w:line="240" w:lineRule="auto"/>
              <w:ind w:left="0" w:right="0" w:firstLine="0"/>
              <w:jc w:val="center"/>
            </w:pPr>
            <w:del w:id="900095" w:author="Claude" w:date="2026-10-28T00:00:00Z">
              <w:r>
                <w:rPr>
                  <w:rFonts w:ascii="Times New Roman" w:hAnsi="Times New Roman"/>
                  <w:sz w:val="21"/>
                </w:rPr>
                <w:delText>1.594～1.992</w:delText>
              </w:r>
            </w:del>
            <w:ins w:id="900096" w:author="Claude" w:date="2026-10-28T00:00:00Z">
              <w:r>
                <w:rPr>
                  <w:rFonts w:ascii="Times New Roman" w:hAnsi="Times New Roman"/>
                  <w:sz w:val="21"/>
                </w:rPr>
                <w:t>0.409～0.511</w:t>
              </w:r>
            </w:ins>
          </w:p>
        </w:tc>
        <w:tc>
          <w:tcPr>
            <w:tcW w:w="1200" w:type="dxa"/>
            <w:vAlign w:val="center"/>
          </w:tcPr>
          <w:p w14:paraId="4BCF1D49">
            <w:pPr>
              <w:spacing w:before="20" w:after="20" w:line="240" w:lineRule="auto"/>
              <w:ind w:left="0" w:right="0" w:firstLine="0"/>
              <w:jc w:val="center"/>
            </w:pPr>
            <w:del w:id="900097" w:author="Claude" w:date="2026-10-28T00:00:00Z">
              <w:r>
                <w:rPr>
                  <w:rFonts w:ascii="Times New Roman" w:hAnsi="Times New Roman"/>
                  <w:sz w:val="21"/>
                </w:rPr>
                <w:delText>0</w:delText>
              </w:r>
            </w:del>
            <w:ins w:id="900098" w:author="Claude" w:date="2026-10-28T00:00:00Z">
              <w:r>
                <w:rPr>
                  <w:rFonts w:ascii="Times New Roman" w:hAnsi="Times New Roman"/>
                  <w:sz w:val="21"/>
                </w:rPr>
                <w:t>73.9～83.3</w:t>
              </w:r>
            </w:ins>
          </w:p>
        </w:tc>
        <w:tc>
          <w:tcPr>
            <w:tcW w:w="1300" w:type="dxa"/>
            <w:vAlign w:val="center"/>
          </w:tcPr>
          <w:p w14:paraId="5314875F">
            <w:pPr>
              <w:spacing w:before="20" w:after="20" w:line="240" w:lineRule="auto"/>
              <w:ind w:left="0" w:right="0" w:firstLine="0"/>
              <w:jc w:val="center"/>
            </w:pPr>
            <w:del w:id="900099" w:author="Claude" w:date="2026-10-28T00:00:00Z">
              <w:r>
                <w:rPr>
                  <w:rFonts w:ascii="Times New Roman" w:hAnsi="Times New Roman"/>
                  <w:sz w:val="21"/>
                </w:rPr>
                <w:delText>C级</w:delText>
              </w:r>
            </w:del>
            <w:ins w:id="900100" w:author="Claude" w:date="2026-10-28T00:00:00Z">
              <w:r>
                <w:rPr>
                  <w:rFonts w:ascii="Times New Roman" w:hAnsi="Times New Roman"/>
                  <w:sz w:val="21"/>
                </w:rPr>
                <w:t>未触发</w:t>
              </w:r>
            </w:ins>
          </w:p>
        </w:tc>
        <w:tc>
          <w:tcPr>
            <w:tcW w:w="1806" w:type="dxa"/>
            <w:vAlign w:val="center"/>
          </w:tcPr>
          <w:p w14:paraId="1ABE423C">
            <w:pPr>
              <w:spacing w:before="20" w:after="20" w:line="240" w:lineRule="auto"/>
              <w:ind w:left="0" w:right="0" w:firstLine="0"/>
            </w:pPr>
            <w:del w:id="900101" w:author="Claude" w:date="2026-10-28T00:00:00Z">
              <w:r>
                <w:rPr>
                  <w:rFonts w:ascii="Times New Roman" w:hAnsi="Times New Roman"/>
                  <w:sz w:val="21"/>
                </w:rPr>
                <w:delText>C级</w:delText>
              </w:r>
            </w:del>
            <w:ins w:id="900102" w:author="Claude" w:date="2026-10-28T00:00:00Z">
              <w:r>
                <w:rPr>
                  <w:rFonts w:ascii="Times New Roman" w:hAnsi="Times New Roman"/>
                  <w:sz w:val="21"/>
                </w:rPr>
                <w:t>证据不足，取决于其余指标</w:t>
              </w:r>
            </w:ins>
          </w:p>
        </w:tc>
      </w:tr>
      <w:tr w14:paraId="2031FD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915B0D0">
            <w:pPr>
              <w:spacing w:before="20" w:after="20" w:line="240" w:lineRule="auto"/>
              <w:ind w:left="0" w:right="0" w:firstLine="0"/>
            </w:pPr>
            <w:del w:id="900103" w:author="Claude" w:date="2026-10-28T00:00:00Z">
              <w:r>
                <w:rPr>
                  <w:rFonts w:ascii="Times New Roman" w:hAnsi="Times New Roman"/>
                  <w:sz w:val="21"/>
                </w:rPr>
                <w:delText>断面Ⅱ，32.16 m</w:delText>
              </w:r>
            </w:del>
            <w:ins w:id="900104" w:author="Claude" w:date="2026-10-28T00:00:00Z">
              <w:r>
                <w:rPr>
                  <w:rFonts w:ascii="Times New Roman" w:hAnsi="Times New Roman"/>
                  <w:sz w:val="21"/>
                </w:rPr>
                <w:t>断面Ⅰ，33.89 m</w:t>
              </w:r>
            </w:ins>
          </w:p>
        </w:tc>
        <w:tc>
          <w:tcPr>
            <w:tcW w:w="1000" w:type="dxa"/>
            <w:vAlign w:val="center"/>
          </w:tcPr>
          <w:p w14:paraId="5BEF0A07">
            <w:pPr>
              <w:spacing w:before="20" w:after="20" w:line="240" w:lineRule="auto"/>
              <w:ind w:left="0" w:right="0" w:firstLine="0"/>
              <w:jc w:val="center"/>
            </w:pPr>
            <w:del w:id="900105" w:author="Claude" w:date="2026-10-28T00:00:00Z">
              <w:r>
                <w:rPr>
                  <w:rFonts w:ascii="Times New Roman" w:hAnsi="Times New Roman"/>
                  <w:sz w:val="21"/>
                </w:rPr>
                <w:delText>0.8449</w:delText>
              </w:r>
            </w:del>
            <w:ins w:id="900106" w:author="Claude" w:date="2026-10-28T00:00:00Z">
              <w:r>
                <w:rPr>
                  <w:rFonts w:ascii="Times New Roman" w:hAnsi="Times New Roman"/>
                  <w:sz w:val="21"/>
                </w:rPr>
                <w:t>2.149</w:t>
              </w:r>
            </w:ins>
          </w:p>
        </w:tc>
        <w:tc>
          <w:tcPr>
            <w:tcW w:w="800" w:type="dxa"/>
            <w:vAlign w:val="center"/>
          </w:tcPr>
          <w:p w14:paraId="43B3DEF7">
            <w:pPr>
              <w:spacing w:before="20" w:after="20" w:line="240" w:lineRule="auto"/>
              <w:ind w:left="0" w:right="0" w:firstLine="0"/>
              <w:jc w:val="center"/>
            </w:pPr>
            <w:del w:id="900107" w:author="Claude" w:date="2026-10-28T00:00:00Z">
              <w:r>
                <w:rPr>
                  <w:rFonts w:ascii="Times New Roman" w:hAnsi="Times New Roman"/>
                  <w:sz w:val="21"/>
                </w:rPr>
                <w:delText>Ⅱ级</w:delText>
              </w:r>
            </w:del>
            <w:ins w:id="900108" w:author="Claude" w:date="2026-10-28T00:00:00Z">
              <w:r>
                <w:rPr>
                  <w:rFonts w:ascii="Times New Roman" w:hAnsi="Times New Roman"/>
                  <w:sz w:val="21"/>
                </w:rPr>
                <w:t>Ⅲ级</w:t>
              </w:r>
            </w:ins>
          </w:p>
        </w:tc>
        <w:tc>
          <w:tcPr>
            <w:tcW w:w="1400" w:type="dxa"/>
            <w:vAlign w:val="center"/>
          </w:tcPr>
          <w:p w14:paraId="439CBECD">
            <w:pPr>
              <w:spacing w:before="20" w:after="20" w:line="240" w:lineRule="auto"/>
              <w:ind w:left="0" w:right="0" w:firstLine="0"/>
              <w:jc w:val="center"/>
            </w:pPr>
            <w:del w:id="900109" w:author="Claude" w:date="2026-10-28T00:00:00Z">
              <w:r>
                <w:rPr>
                  <w:rFonts w:ascii="Times New Roman" w:hAnsi="Times New Roman"/>
                  <w:sz w:val="21"/>
                </w:rPr>
                <w:delText>0.819～1.024</w:delText>
              </w:r>
            </w:del>
            <w:ins w:id="900110" w:author="Claude" w:date="2026-10-28T00:00:00Z">
              <w:r>
                <w:rPr>
                  <w:rFonts w:ascii="Times New Roman" w:hAnsi="Times New Roman"/>
                  <w:sz w:val="21"/>
                </w:rPr>
                <w:t>2.084～2.605</w:t>
              </w:r>
            </w:ins>
          </w:p>
        </w:tc>
        <w:tc>
          <w:tcPr>
            <w:tcW w:w="1200" w:type="dxa"/>
            <w:vAlign w:val="center"/>
          </w:tcPr>
          <w:p w14:paraId="75894C0F">
            <w:pPr>
              <w:spacing w:before="20" w:after="20" w:line="240" w:lineRule="auto"/>
              <w:ind w:left="0" w:right="0" w:firstLine="0"/>
              <w:jc w:val="center"/>
            </w:pPr>
            <w:del w:id="900111" w:author="Claude" w:date="2026-10-28T00:00:00Z">
              <w:r>
                <w:rPr>
                  <w:rFonts w:ascii="Times New Roman" w:hAnsi="Times New Roman"/>
                  <w:sz w:val="21"/>
                </w:rPr>
                <w:delText>0～32.9</w:delText>
              </w:r>
            </w:del>
            <w:ins w:id="900112" w:author="Claude" w:date="2026-10-28T00:00:00Z">
              <w:r>
                <w:rPr>
                  <w:rFonts w:ascii="Times New Roman" w:hAnsi="Times New Roman"/>
                  <w:sz w:val="21"/>
                </w:rPr>
                <w:t>0</w:t>
              </w:r>
            </w:ins>
          </w:p>
        </w:tc>
        <w:tc>
          <w:tcPr>
            <w:tcW w:w="1300" w:type="dxa"/>
            <w:vAlign w:val="center"/>
          </w:tcPr>
          <w:p w14:paraId="034FBC73">
            <w:pPr>
              <w:spacing w:before="20" w:after="20" w:line="240" w:lineRule="auto"/>
              <w:ind w:left="0" w:right="0" w:firstLine="0"/>
              <w:jc w:val="center"/>
            </w:pPr>
            <w:del w:id="900113" w:author="Claude" w:date="2026-10-28T00:00:00Z">
              <w:r>
                <w:rPr>
                  <w:rFonts w:ascii="Times New Roman" w:hAnsi="Times New Roman"/>
                  <w:sz w:val="21"/>
                </w:rPr>
                <w:delText>B级，可能C级</w:delText>
              </w:r>
            </w:del>
            <w:ins w:id="900114" w:author="Claude" w:date="2026-10-28T00:00:00Z">
              <w:r>
                <w:rPr>
                  <w:rFonts w:ascii="Times New Roman" w:hAnsi="Times New Roman"/>
                  <w:sz w:val="21"/>
                </w:rPr>
                <w:t>C级</w:t>
              </w:r>
            </w:ins>
          </w:p>
        </w:tc>
        <w:tc>
          <w:tcPr>
            <w:tcW w:w="1806" w:type="dxa"/>
            <w:vAlign w:val="center"/>
          </w:tcPr>
          <w:p w14:paraId="05378426">
            <w:pPr>
              <w:spacing w:before="20" w:after="20" w:line="240" w:lineRule="auto"/>
              <w:ind w:left="0" w:right="0" w:firstLine="0"/>
            </w:pPr>
            <w:del w:id="900115" w:author="Claude" w:date="2026-10-28T00:00:00Z">
              <w:r>
                <w:rPr>
                  <w:rFonts w:ascii="Times New Roman" w:hAnsi="Times New Roman"/>
                  <w:sz w:val="21"/>
                </w:rPr>
                <w:delText>B～C级</w:delText>
              </w:r>
            </w:del>
            <w:ins w:id="900116" w:author="Claude" w:date="2026-10-28T00:00:00Z">
              <w:r>
                <w:rPr>
                  <w:rFonts w:ascii="Times New Roman" w:hAnsi="Times New Roman"/>
                  <w:sz w:val="21"/>
                </w:rPr>
                <w:t>C级</w:t>
              </w:r>
            </w:ins>
          </w:p>
        </w:tc>
      </w:tr>
      <w:tr w14:paraId="6B48F6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F684DBC">
            <w:pPr>
              <w:spacing w:before="20" w:after="20" w:line="240" w:lineRule="auto"/>
              <w:ind w:left="0" w:right="0" w:firstLine="0"/>
            </w:pPr>
            <w:del w:id="900117" w:author="Claude" w:date="2026-10-28T00:00:00Z">
              <w:r>
                <w:rPr>
                  <w:rFonts w:ascii="Times New Roman" w:hAnsi="Times New Roman"/>
                  <w:sz w:val="21"/>
                </w:rPr>
                <w:delText>三维计算域，32.16 m</w:delText>
              </w:r>
            </w:del>
            <w:ins w:id="900118" w:author="Claude" w:date="2026-10-28T00:00:00Z">
              <w:r>
                <w:rPr>
                  <w:rFonts w:ascii="Times New Roman" w:hAnsi="Times New Roman"/>
                  <w:sz w:val="21"/>
                </w:rPr>
                <w:t>断面Ⅱ，33.89 m</w:t>
              </w:r>
            </w:ins>
          </w:p>
        </w:tc>
        <w:tc>
          <w:tcPr>
            <w:tcW w:w="1000" w:type="dxa"/>
            <w:vAlign w:val="center"/>
          </w:tcPr>
          <w:p w14:paraId="090876CF">
            <w:pPr>
              <w:spacing w:before="20" w:after="20" w:line="240" w:lineRule="auto"/>
              <w:ind w:left="0" w:right="0" w:firstLine="0"/>
              <w:jc w:val="center"/>
            </w:pPr>
            <w:del w:id="900119" w:author="Claude" w:date="2026-10-28T00:00:00Z">
              <w:r>
                <w:rPr>
                  <w:rFonts w:ascii="Times New Roman" w:hAnsi="Times New Roman"/>
                  <w:sz w:val="21"/>
                </w:rPr>
                <w:delText>2.3412</w:delText>
              </w:r>
            </w:del>
            <w:ins w:id="900120" w:author="Claude" w:date="2026-10-28T00:00:00Z">
              <w:r>
                <w:rPr>
                  <w:rFonts w:ascii="Times New Roman" w:hAnsi="Times New Roman"/>
                  <w:sz w:val="21"/>
                </w:rPr>
                <w:t>1.17</w:t>
              </w:r>
            </w:ins>
          </w:p>
        </w:tc>
        <w:tc>
          <w:tcPr>
            <w:tcW w:w="800" w:type="dxa"/>
            <w:vAlign w:val="center"/>
          </w:tcPr>
          <w:p w14:paraId="067D9B23">
            <w:pPr>
              <w:spacing w:before="20" w:after="20" w:line="240" w:lineRule="auto"/>
              <w:ind w:left="0" w:right="0" w:firstLine="0"/>
              <w:jc w:val="center"/>
            </w:pPr>
            <w:r>
              <w:rPr>
                <w:rFonts w:ascii="Times New Roman" w:hAnsi="Times New Roman"/>
                <w:sz w:val="21"/>
              </w:rPr>
              <w:t>Ⅲ级</w:t>
            </w:r>
          </w:p>
        </w:tc>
        <w:tc>
          <w:tcPr>
            <w:tcW w:w="1400" w:type="dxa"/>
            <w:vAlign w:val="center"/>
          </w:tcPr>
          <w:p w14:paraId="2F0B0F6B">
            <w:pPr>
              <w:spacing w:before="20" w:after="20" w:line="240" w:lineRule="auto"/>
              <w:ind w:left="0" w:right="0" w:firstLine="0"/>
              <w:jc w:val="center"/>
            </w:pPr>
            <w:del w:id="900121" w:author="Claude" w:date="2026-10-28T00:00:00Z">
              <w:r>
                <w:rPr>
                  <w:rFonts w:ascii="Times New Roman" w:hAnsi="Times New Roman"/>
                  <w:sz w:val="21"/>
                </w:rPr>
                <w:delText>2.270～2.838</w:delText>
              </w:r>
            </w:del>
            <w:ins w:id="900122" w:author="Claude" w:date="2026-10-28T00:00:00Z">
              <w:r>
                <w:rPr>
                  <w:rFonts w:ascii="Times New Roman" w:hAnsi="Times New Roman"/>
                  <w:sz w:val="21"/>
                </w:rPr>
                <w:t>1.135～1.418</w:t>
              </w:r>
            </w:ins>
          </w:p>
        </w:tc>
        <w:tc>
          <w:tcPr>
            <w:tcW w:w="1200" w:type="dxa"/>
            <w:vAlign w:val="center"/>
          </w:tcPr>
          <w:p w14:paraId="42CEF909">
            <w:pPr>
              <w:spacing w:before="20" w:after="20" w:line="240" w:lineRule="auto"/>
              <w:ind w:left="0" w:right="0" w:firstLine="0"/>
              <w:jc w:val="center"/>
            </w:pPr>
            <w:r>
              <w:rPr>
                <w:rFonts w:ascii="Times New Roman" w:hAnsi="Times New Roman"/>
                <w:sz w:val="21"/>
              </w:rPr>
              <w:t>0</w:t>
            </w:r>
          </w:p>
        </w:tc>
        <w:tc>
          <w:tcPr>
            <w:tcW w:w="1300" w:type="dxa"/>
            <w:vAlign w:val="center"/>
          </w:tcPr>
          <w:p w14:paraId="45123C07">
            <w:pPr>
              <w:spacing w:before="20" w:after="20" w:line="240" w:lineRule="auto"/>
              <w:ind w:left="0" w:right="0" w:firstLine="0"/>
              <w:jc w:val="center"/>
            </w:pPr>
            <w:r>
              <w:rPr>
                <w:rFonts w:ascii="Times New Roman" w:hAnsi="Times New Roman"/>
                <w:sz w:val="21"/>
              </w:rPr>
              <w:t>C级</w:t>
            </w:r>
          </w:p>
        </w:tc>
        <w:tc>
          <w:tcPr>
            <w:tcW w:w="1806" w:type="dxa"/>
            <w:vAlign w:val="center"/>
          </w:tcPr>
          <w:p w14:paraId="0B473364">
            <w:pPr>
              <w:spacing w:before="20" w:after="20" w:line="240" w:lineRule="auto"/>
              <w:ind w:left="0" w:right="0" w:firstLine="0"/>
            </w:pPr>
            <w:del w:id="900123" w:author="Claude" w:date="2026-10-28T00:00:00Z">
              <w:r>
                <w:rPr>
                  <w:rFonts w:ascii="Times New Roman" w:hAnsi="Times New Roman"/>
                  <w:sz w:val="21"/>
                </w:rPr>
                <w:delText>先关联到桩号区间</w:delText>
              </w:r>
            </w:del>
            <w:ins w:id="900124" w:author="Claude" w:date="2026-10-28T00:00:00Z">
              <w:r>
                <w:rPr>
                  <w:rFonts w:ascii="Times New Roman" w:hAnsi="Times New Roman"/>
                  <w:sz w:val="21"/>
                </w:rPr>
                <w:t>C级</w:t>
              </w:r>
            </w:ins>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ins w:id="900132" w:author="Claude" w:date="2026-10-28T00:00:00Z"/>
        </w:trPr>
        <w:tc>
          <w:tcPr>
            <w:tcW w:w="1900" w:type="dxa"/>
            <w:vAlign w:val="center"/>
          </w:tcPr>
          <w:p>
            <w:pPr>
              <w:spacing w:before="20" w:after="20" w:line="240" w:lineRule="auto"/>
              <w:ind w:left="0" w:right="0" w:firstLine="0"/>
            </w:pPr>
            <w:ins w:id="900125" w:author="Claude" w:date="2026-10-28T00:00:00Z">
              <w:r>
                <w:rPr>
                  <w:rFonts w:ascii="Times New Roman" w:hAnsi="Times New Roman"/>
                  <w:sz w:val="21"/>
                </w:rPr>
                <w:t>三维计算域，33.89 m</w:t>
              </w:r>
            </w:ins>
          </w:p>
        </w:tc>
        <w:tc>
          <w:tcPr>
            <w:tcW w:w="1000" w:type="dxa"/>
            <w:vAlign w:val="center"/>
          </w:tcPr>
          <w:p>
            <w:pPr>
              <w:spacing w:before="20" w:after="20" w:line="240" w:lineRule="auto"/>
              <w:ind w:left="0" w:right="0" w:firstLine="0"/>
              <w:jc w:val="center"/>
            </w:pPr>
            <w:ins w:id="900126" w:author="Claude" w:date="2026-10-28T00:00:00Z">
              <w:r>
                <w:rPr>
                  <w:rFonts w:ascii="Times New Roman" w:hAnsi="Times New Roman"/>
                  <w:sz w:val="21"/>
                </w:rPr>
                <w:t>3.279</w:t>
              </w:r>
            </w:ins>
          </w:p>
        </w:tc>
        <w:tc>
          <w:tcPr>
            <w:tcW w:w="800" w:type="dxa"/>
            <w:vAlign w:val="center"/>
          </w:tcPr>
          <w:p>
            <w:pPr>
              <w:spacing w:before="20" w:after="20" w:line="240" w:lineRule="auto"/>
              <w:ind w:left="0" w:right="0" w:firstLine="0"/>
              <w:jc w:val="center"/>
            </w:pPr>
            <w:ins w:id="900127" w:author="Claude" w:date="2026-10-28T00:00:00Z">
              <w:r>
                <w:rPr>
                  <w:rFonts w:ascii="Times New Roman" w:hAnsi="Times New Roman"/>
                  <w:sz w:val="21"/>
                </w:rPr>
                <w:t>Ⅲ级</w:t>
              </w:r>
            </w:ins>
          </w:p>
        </w:tc>
        <w:tc>
          <w:tcPr>
            <w:tcW w:w="1400" w:type="dxa"/>
            <w:vAlign w:val="center"/>
          </w:tcPr>
          <w:p>
            <w:pPr>
              <w:spacing w:before="20" w:after="20" w:line="240" w:lineRule="auto"/>
              <w:ind w:left="0" w:right="0" w:firstLine="0"/>
              <w:jc w:val="center"/>
            </w:pPr>
            <w:ins w:id="900128" w:author="Claude" w:date="2026-10-28T00:00:00Z">
              <w:r>
                <w:rPr>
                  <w:rFonts w:ascii="Times New Roman" w:hAnsi="Times New Roman"/>
                  <w:sz w:val="21"/>
                </w:rPr>
                <w:t>3.180～3.975</w:t>
              </w:r>
            </w:ins>
          </w:p>
        </w:tc>
        <w:tc>
          <w:tcPr>
            <w:tcW w:w="1200" w:type="dxa"/>
            <w:vAlign w:val="center"/>
          </w:tcPr>
          <w:p>
            <w:pPr>
              <w:spacing w:before="20" w:after="20" w:line="240" w:lineRule="auto"/>
              <w:ind w:left="0" w:right="0" w:firstLine="0"/>
              <w:jc w:val="center"/>
            </w:pPr>
            <w:ins w:id="900129" w:author="Claude" w:date="2026-10-28T00:00:00Z">
              <w:r>
                <w:rPr>
                  <w:rFonts w:ascii="Times New Roman" w:hAnsi="Times New Roman"/>
                  <w:sz w:val="21"/>
                </w:rPr>
                <w:t>0</w:t>
              </w:r>
            </w:ins>
          </w:p>
        </w:tc>
        <w:tc>
          <w:tcPr>
            <w:tcW w:w="1300" w:type="dxa"/>
            <w:vAlign w:val="center"/>
          </w:tcPr>
          <w:p>
            <w:pPr>
              <w:spacing w:before="20" w:after="20" w:line="240" w:lineRule="auto"/>
              <w:ind w:left="0" w:right="0" w:firstLine="0"/>
              <w:jc w:val="center"/>
            </w:pPr>
            <w:ins w:id="900130" w:author="Claude" w:date="2026-10-28T00:00:00Z">
              <w:r>
                <w:rPr>
                  <w:rFonts w:ascii="Times New Roman" w:hAnsi="Times New Roman"/>
                  <w:sz w:val="21"/>
                </w:rPr>
                <w:t>C级</w:t>
              </w:r>
            </w:ins>
          </w:p>
        </w:tc>
        <w:tc>
          <w:tcPr>
            <w:tcW w:w="1806" w:type="dxa"/>
            <w:vAlign w:val="center"/>
          </w:tcPr>
          <w:p>
            <w:pPr>
              <w:spacing w:before="20" w:after="20" w:line="240" w:lineRule="auto"/>
              <w:ind w:left="0" w:right="0" w:firstLine="0"/>
            </w:pPr>
            <w:ins w:id="900131" w:author="Claude" w:date="2026-10-28T00:00:00Z">
              <w:r>
                <w:rPr>
                  <w:rFonts w:ascii="Times New Roman" w:hAnsi="Times New Roman"/>
                  <w:sz w:val="21"/>
                </w:rPr>
                <w:t>先关联到桩号区间</w:t>
              </w:r>
            </w:ins>
          </w:p>
        </w:tc>
      </w:tr>
    </w:tbl>
    <w:p w14:paraId="45AAE8E0">
      <w:pPr>
        <w:spacing w:before="60" w:after="120" w:line="240" w:lineRule="auto"/>
        <w:rPr>
          <w:lang w:eastAsia="zh-CN"/>
        </w:rPr>
      </w:pPr>
      <w:del w:id="900133" w:author="Claude" w:date="2026-10-28T00:00:00Z">
        <w:r>
          <w:rPr>
            <w:rFonts w:ascii="Times New Roman" w:hAnsi="Times New Roman"/>
            <w:sz w:val="21"/>
            <w:lang w:eastAsia="zh-CN"/>
          </w:rPr>
          <w:delText>注：32.16 m为设计洪水位；三维计算域的8条代表性通道中Ⅰ、Ⅱ、Ⅲ级分别为4、1、3条。</w:delText>
        </w:r>
      </w:del>
      <w:ins w:id="900134" w:author="Claude" w:date="2026-10-28T00:00:00Z">
        <w:r>
          <w:rPr>
            <w:rFonts w:ascii="Times New Roman" w:hAnsi="Times New Roman"/>
            <w:sz w:val="21"/>
            <w:lang w:eastAsia="zh-CN"/>
          </w:rPr>
          <w:t>注：33.89 m为洪水位；断面取二维稳态结果，三维计算域取第30天结果，其8条代表性通道中Ⅰ、Ⅱ、Ⅲ级分别为1、3、4条。</w:t>
        </w:r>
      </w:ins>
    </w:p>
    <w:p w14:paraId="77F19DD4">
      <w:pPr>
        <w:keepNext/>
        <w:spacing w:before="120" w:after="0" w:line="240" w:lineRule="auto"/>
        <w:jc w:val="center"/>
      </w:pPr>
      <w:r>
        <w:rPr>
          <w:lang w:eastAsia="zh-CN"/>
        </w:rPr>
        <w:drawing>
          <wp:inline distT="0" distB="0" distL="0" distR="0">
            <wp:extent cx="4572000" cy="1582809"/>
            <wp:effectExtent l="0" t="0" r="0" b="0"/>
            <wp:docPr id="114" name="图片 2116735989" descr="图5-24  渗流计算出逸梯度对应的风险比区间与C1门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116735989" descr="图5-24  渗流计算出逸梯度对应的风险比区间与C1门控"/>
                    <pic:cNvPicPr>
                      <a:picLocks noChangeAspect="1"/>
                    </pic:cNvPicPr>
                  </pic:nvPicPr>
                  <pic:blipFill>
                    <a:blip r:embed="rId187"/>
                    <a:stretch>
                      <a:fillRect/>
                    </a:stretch>
                  </pic:blipFill>
                  <pic:spPr>
                    <a:xfrm>
                      <a:off x="0" y="0"/>
                      <a:ext cx="4572000" cy="1582809"/>
                    </a:xfrm>
                    <a:prstGeom prst="rect">
                      <a:avLst/>
                    </a:prstGeom>
                  </pic:spPr>
                </pic:pic>
              </a:graphicData>
            </a:graphic>
          </wp:inline>
        </w:drawing>
      </w:r>
    </w:p>
    <w:p w14:paraId="403FAC5F">
      <w:pPr>
        <w:spacing w:after="120" w:line="240" w:lineRule="auto"/>
        <w:ind w:firstLine="0"/>
        <w:jc w:val="center"/>
        <w:rPr>
          <w:lang w:eastAsia="zh-CN"/>
        </w:rPr>
      </w:pPr>
      <w:r>
        <w:rPr>
          <w:rFonts w:ascii="Times New Roman" w:hAnsi="Times New Roman"/>
          <w:sz w:val="21"/>
          <w:szCs w:val="21"/>
          <w:lang w:eastAsia="zh-CN"/>
        </w:rPr>
        <w:t>图5-24　渗流计算出逸梯度对应的风险比区间与C1门控</w:t>
      </w:r>
    </w:p>
    <w:p w14:paraId="2CE68A83">
      <w:pPr>
        <w:spacing w:after="120" w:line="240" w:lineRule="auto"/>
        <w:ind w:firstLine="0"/>
        <w:jc w:val="center"/>
        <w:rPr>
          <w:lang w:eastAsia="zh-CN"/>
        </w:rPr>
      </w:pPr>
      <w:r>
        <w:rPr>
          <w:rFonts w:ascii="Times New Roman" w:hAnsi="Times New Roman" w:cs="Times New Roman"/>
          <w:sz w:val="21"/>
          <w:szCs w:val="21"/>
          <w:lang w:eastAsia="zh-CN"/>
        </w:rPr>
        <w:t>Fig. 5-24 Risk ratio intervals of seepage exit gradients and the C1 gating</w:t>
      </w:r>
    </w:p>
    <w:p w14:paraId="6B726A9A">
      <w:pPr>
        <w:spacing w:after="0" w:line="360" w:lineRule="auto"/>
        <w:rPr>
          <w:lang w:eastAsia="zh-CN"/>
        </w:rPr>
      </w:pPr>
      <w:del w:id="900135" w:author="Claude" w:date="2026-10-28T00:00:00Z">
        <w:r>
          <w:rPr>
            <w:rFonts w:ascii="Times New Roman" w:hAnsi="Times New Roman"/>
            <w:lang w:eastAsia="zh-CN"/>
          </w:rPr>
          <w:delText>设计水位下断面Ⅰ的最大出逸梯度1.6436超过临界区间上界，孔隙比在0.6～1.0内无论取何值，C1均已达到临界，C级门控是确定的，其余28项指标即使全部取得也不会使等级优于C级；即使巡检覆盖完整且未见异常，也保持该等级。断面Ⅱ的0.8449位于临界区间内，只能确定不优于B级，C级仅为可能，应输出B～C级，并将出口土层孔隙比列为待补证据。29.00 m时断面Ⅰ未触发门控，但其余指标缺失，仅凭渗流计算不能给出安全结论。三维计算域不是评价单元，其高梯度出逸面（设计水位下梯度大于0.825的面积约7893 m²）须先关联到桩号区间，同时作为巡检航线的重点区域。第4章的出口分级以理想无黏性土柱的临界梯度为参照，正式评价还应结合出口土料的启动条件复核。</w:delText>
        </w:r>
      </w:del>
      <w:ins w:id="900136" w:author="Claude" w:date="2026-10-28T00:00:00Z">
        <w:r>
          <w:rPr>
            <w:rFonts w:ascii="Times New Roman" w:hAnsi="Times New Roman"/>
            <w:lang w:eastAsia="zh-CN"/>
          </w:rPr>
          <w:t>33.89 m洪水位下，断面Ⅰ、Ⅱ的最大出逸梯度分别为2.149和1.17，均超过临界区间上界1.03125，孔隙比在0.6～1.0内无论取何值，C1均已达到临界，C级门控是确定的，其余28项指标即使全部取得也不会使等级优于C级；即使巡检覆盖完整且未见异常，也保持该等级。30.00 m时，断面Ⅰ的0.9247位于临界区间内，只能确定不优于B级，C级仅为可能，应输出B～C级，并将出口土层孔隙比列为待补证据；断面Ⅱ的0.4216未触发门控，但其余指标缺失，仅凭渗流计算不能给出安全结论。由此可见，同一断面随水位升高会由“证据不足”或B～C级转为确定的C级，评价结论随水位工况而变化。三维计算域不是评价单元，其高梯度出逸面（洪水位下梯度不小于0.825的Ⅱ、Ⅲ级出逸面积约23822 m²，第60天）须先关联到桩号区间，同时作为巡检航线的重点区域。第4章的出口分级以理想无黏性土柱的临界梯度为参照，正式评价还应结合出口土料的启动条件复核。</w:t>
        </w:r>
      </w:ins>
    </w:p>
    <w:p w14:paraId="1C124E1A">
      <w:pPr>
        <w:pStyle w:val="5"/>
      </w:pPr>
      <w:r>
        <w:rPr>
          <w:rFonts w:ascii="Times New Roman" w:hAnsi="Times New Roman"/>
        </w:rPr>
        <w:t xml:space="preserve">5.4.6 </w:t>
      </w:r>
      <w:r>
        <w:t>案例六：现场巡检结果接入评价</w:t>
      </w:r>
    </w:p>
    <w:p w14:paraId="3AC26037">
      <w:pPr>
        <w:spacing w:after="0" w:line="360" w:lineRule="auto"/>
        <w:rPr>
          <w:lang w:eastAsia="zh-CN"/>
        </w:rPr>
      </w:pPr>
      <w:r>
        <w:rPr>
          <w:rFonts w:ascii="Times New Roman" w:hAnsi="Times New Roman"/>
          <w:lang w:eastAsia="zh-CN"/>
        </w:rPr>
        <w:t>案例五检验了计算证据的接入，本案例检验观测证据的接入，重点比较原模型规则与本章证据状态规则对误报的处理差异。现场9个</w:t>
      </w:r>
      <w:r>
        <w:rPr>
          <w:rFonts w:ascii="Times New Roman" w:hAnsi="Times New Roman"/>
          <w:highlight w:val="yellow"/>
          <w:lang w:eastAsia="zh-CN"/>
        </w:rPr>
        <w:t>候选</w:t>
      </w:r>
      <w:r>
        <w:rPr>
          <w:rFonts w:ascii="Times New Roman" w:hAnsi="Times New Roman"/>
          <w:lang w:eastAsia="zh-CN"/>
        </w:rPr>
        <w:t xml:space="preserve">中，序号8、9两个检测框来自同一机位的相邻两帧，置信度分别为0.580和0.496，复核结论均为误报。将这2个检测框置于受控基准中一条安全情景记录</w:t>
      </w:r>
      <w:del w:id="900072" w:author="Claude" w:date="2026-10-28T00:00:00Z">
        <w:r>
          <w:rPr>
            <w:rFonts w:ascii="Times New Roman" w:hAnsi="Times New Roman"/>
            <w:lang w:eastAsia="zh-CN"/>
          </w:rPr>
          <w:delText xml:space="preserve">（0+001）</w:delText>
        </w:r>
      </w:del>
      <w:ins w:id="900073" w:author="Claude" w:date="2026-10-28T00:00:00Z">
        <w:r>
          <w:rPr>
            <w:rFonts w:ascii="Times New Roman" w:hAnsi="Times New Roman"/>
            <w:lang w:eastAsia="zh-CN"/>
          </w:rPr>
          <w:t>（样本1）</w:t>
        </w:r>
      </w:ins>
      <w:r>
        <w:rPr>
          <w:rFonts w:ascii="Times New Roman" w:hAnsi="Times New Roman"/>
          <w:lang w:eastAsia="zh-CN"/>
        </w:rPr>
        <w:t xml:space="preserve">的100 m评价段，分别按原模型规则和本章规则处理（图5-25），该记录仅作演示载体，不代表现场位置。无巡检候选时，该记录得分96.05，为A级。按原规则，2个检测框以置信度为权重计入C3，加权渗漏点密度为1.08点/100 m，C3由100分降至60分，并因出现2个及以上点触发B级观测门控；得分仅降至95.13，最终等级却被限制为B级，即2个未经复核、后被证实为误报的检测框将安全断面降为B级。按本章规则，两帧检测先合并为1个候选事件并生成1项复核任务，复核前等级标记为暂定；复核判定为误报后关闭该事件，C3和等级均不受影响，仍为A级；若复核确认为管涌，则作为可采纳的确认事件计入C3，并触发观测门控和等级下限。原规则将检出直接视为发生，本章规则将检出、复核和确认分开处理，使巡检结果既能约束评价，又不会因误报造成不必要的降级。</w:t>
      </w:r>
    </w:p>
    <w:p w14:paraId="6FAA6840">
      <w:pPr>
        <w:keepNext/>
        <w:spacing w:before="120" w:after="0" w:line="240" w:lineRule="auto"/>
        <w:jc w:val="center"/>
      </w:pPr>
      <w:r>
        <w:rPr>
          <w:lang w:eastAsia="zh-CN"/>
        </w:rPr>
        <w:drawing>
          <wp:inline distT="0" distB="0" distL="0" distR="0">
            <wp:extent cx="4663440" cy="1485265"/>
            <wp:effectExtent l="0" t="0" r="0" b="0"/>
            <wp:docPr id="115" name="图片 1600588787" descr="图5-25  现场候选按不同规则接入评价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600588787" descr="图5-25  现场候选按不同规则接入评价的结果"/>
                    <pic:cNvPicPr>
                      <a:picLocks noChangeAspect="1"/>
                    </pic:cNvPicPr>
                  </pic:nvPicPr>
                  <pic:blipFill>
                    <a:blip r:embed="rId188"/>
                    <a:stretch>
                      <a:fillRect/>
                    </a:stretch>
                  </pic:blipFill>
                  <pic:spPr>
                    <a:xfrm>
                      <a:off x="0" y="0"/>
                      <a:ext cx="4663440" cy="1485875"/>
                    </a:xfrm>
                    <a:prstGeom prst="rect">
                      <a:avLst/>
                    </a:prstGeom>
                  </pic:spPr>
                </pic:pic>
              </a:graphicData>
            </a:graphic>
          </wp:inline>
        </w:drawing>
      </w:r>
    </w:p>
    <w:p w14:paraId="47B56E1A">
      <w:pPr>
        <w:spacing w:after="120" w:line="240" w:lineRule="auto"/>
        <w:ind w:firstLine="0"/>
        <w:jc w:val="center"/>
        <w:rPr>
          <w:lang w:eastAsia="zh-CN"/>
        </w:rPr>
      </w:pPr>
      <w:r>
        <w:rPr>
          <w:rFonts w:ascii="Times New Roman" w:hAnsi="Times New Roman"/>
          <w:sz w:val="21"/>
          <w:szCs w:val="21"/>
          <w:lang w:eastAsia="zh-CN"/>
        </w:rPr>
        <w:t>图5-25　现场候选按不同规则接入评价的结果</w:t>
      </w:r>
    </w:p>
    <w:p w14:paraId="176C3388">
      <w:pPr>
        <w:spacing w:after="120" w:line="240" w:lineRule="auto"/>
        <w:ind w:firstLine="0"/>
        <w:jc w:val="center"/>
        <w:rPr>
          <w:lang w:eastAsia="zh-CN"/>
        </w:rPr>
      </w:pPr>
      <w:r>
        <w:rPr>
          <w:rFonts w:ascii="Times New Roman" w:hAnsi="Times New Roman" w:cs="Times New Roman"/>
          <w:sz w:val="21"/>
          <w:szCs w:val="21"/>
          <w:lang w:eastAsia="zh-CN"/>
        </w:rPr>
        <w:t>Fig. 5-25 Evaluation results of on-site candidates admitted under different rules</w:t>
      </w:r>
    </w:p>
    <w:p w14:paraId="7CD00808">
      <w:pPr>
        <w:pStyle w:val="4"/>
      </w:pPr>
      <w:r>
        <w:rPr>
          <w:rFonts w:ascii="Times New Roman" w:hAnsi="Times New Roman"/>
        </w:rPr>
        <w:t xml:space="preserve">5.5 </w:t>
      </w:r>
      <w:r>
        <w:t>本章小结</w:t>
      </w:r>
    </w:p>
    <w:p w14:paraId="6C4039C1">
      <w:pPr>
        <w:spacing w:after="0" w:line="360" w:lineRule="auto"/>
        <w:rPr>
          <w:lang w:eastAsia="zh-CN"/>
        </w:rPr>
      </w:pPr>
      <w:del w:id="900139" w:author="Claude" w:date="2026-10-28T00:00:00Z">
        <w:r>
          <w:rPr>
            <w:rFonts w:ascii="Times New Roman" w:hAnsi="Times New Roman"/>
            <w:lang w:eastAsia="zh-CN"/>
          </w:rPr>
          <w:delText>本章围绕第1章提出的第二个关键科学问题，构建了堤防渗流安全评价框架和指标体系，提出了无人机巡检识别与接入方法和物理规则链与随机森林相结合的评价模型，并通过六个案例进行了检验，主要结论如下：</w:delText>
        </w:r>
        <w:r>
          <w:rPr>
            <w:rFonts w:hint="eastAsia"/>
            <w:highlight w:val="yellow"/>
            <w:lang w:eastAsia="zh-CN"/>
          </w:rPr>
          <w:delText>（</w:delText>
        </w:r>
        <w:r>
          <w:rPr>
            <w:rFonts w:hint="eastAsia"/>
            <w:highlight w:val="yellow"/>
            <w:lang w:val="en-US" w:eastAsia="zh-CN"/>
          </w:rPr>
          <w:delText>模型、方法、技术、应用等方面，提出了、构建了、分析了、建立了、实现了</w:delText>
        </w:r>
        <w:r>
          <w:rPr>
            <w:rFonts w:hint="eastAsia"/>
            <w:highlight w:val="yellow"/>
            <w:lang w:eastAsia="zh-CN"/>
          </w:rPr>
          <w:delText>）</w:delText>
        </w:r>
      </w:del>
      <w:ins w:id="900140" w:author="Claude" w:date="2026-10-28T00:00:00Z">
        <w:r>
          <w:rPr>
            <w:rFonts w:ascii="Times New Roman" w:hAnsi="Times New Roman"/>
            <w:lang w:eastAsia="zh-CN"/>
          </w:rPr>
          <w:t>本章围绕第1章提出的第二个关键科学问题，研究了融合渗流机理与空基巡检病害信息的堤防渗流安全透明评价方法，在评价框架、巡检识别、证据接入、评价模型和工程应用等方面取得了以下成果。</w:t>
        </w:r>
      </w:ins>
    </w:p>
    <w:p w14:paraId="27643FE7">
      <w:pPr>
        <w:spacing w:after="0" w:line="360" w:lineRule="auto"/>
        <w:rPr>
          <w:lang w:eastAsia="zh-CN"/>
        </w:rPr>
      </w:pPr>
      <w:del w:id="900141" w:author="Claude" w:date="2026-10-28T00:00:00Z">
        <w:r>
          <w:rPr>
            <w:rFonts w:ascii="Times New Roman" w:hAnsi="Times New Roman"/>
            <w:lang w:eastAsia="zh-CN"/>
          </w:rPr>
          <w:delText>（1）以指定水位与时刻下堤段的渗流安全状态为评价对象，以安全等级、主控失效模式和待补资料为评价目标，建立了数据来源、证据、指标、模型、标准和输出六层评价框架和八步实施流程。指标体系包含5个准则层、29项指标，渗流安全指标覆盖堤基、堤身、接触冲刷和穿堤建筑物四类破坏部位，并以渗流计算可直接给出的坡降比替代了依赖监测设施的渗压与渗漏量指标。</w:delText>
        </w:r>
      </w:del>
      <w:ins w:id="900142" w:author="Claude" w:date="2026-10-28T00:00:00Z">
        <w:r>
          <w:rPr>
            <w:rFonts w:ascii="Times New Roman" w:hAnsi="Times New Roman"/>
            <w:lang w:eastAsia="zh-CN"/>
          </w:rPr>
          <w:t>（1）构建了以证据层为核心的堤防渗流安全透明评价框架与指标体系。以指定水位工况和资料截止时间下的堤段渗流安全状态为评价对象，以安全等级、主控失效模式和待补资料为评价目标，建立了六层评价框架和八步实施流程；指标体系以渗流计算可直接给出的坡降比替代依赖监测设施的渗压与渗漏量指标，使透明计算成果能够直接进入评价。</w:t>
        </w:r>
      </w:ins>
    </w:p>
    <w:p w14:paraId="6FAA78D5">
      <w:pPr>
        <w:spacing w:after="0" w:line="360" w:lineRule="auto"/>
        <w:rPr>
          <w:lang w:eastAsia="zh-CN"/>
        </w:rPr>
      </w:pPr>
      <w:del w:id="900143" w:author="Claude" w:date="2026-10-28T00:00:00Z">
        <w:r>
          <w:rPr>
            <w:rFonts w:ascii="Times New Roman" w:hAnsi="Times New Roman"/>
            <w:lang w:eastAsia="zh-CN"/>
          </w:rPr>
          <w:delText>（2）给出了无人机红外巡检方案、图像预处理方法和P2ES-YOLO管涌识别模型。识别模型的训练数据由公开模型试验数据集与模拟环境自建数据按约6∶4构成，有效标注图像1422张；在测试集上的查准率、查全率和mAP@0.5分别为95.1%、93.4%和97.2%，较YOLOv8n分别提高1.1、4.0和1.5个百分点。</w:delText>
        </w:r>
      </w:del>
      <w:ins w:id="900144" w:author="Claude" w:date="2026-10-28T00:00:00Z">
        <w:r>
          <w:rPr>
            <w:rFonts w:ascii="Times New Roman" w:hAnsi="Times New Roman"/>
            <w:lang w:eastAsia="zh-CN"/>
          </w:rPr>
          <w:t>（2）提出了面向渗漏探测的无人机红外巡检与管涌智能识别方法。给出了巡检时段、航线与航高的设计方法，采用P2ES-YOLO模型增强了对小尺度、边界模糊渗漏目标的感知能力和对背景热干扰的抑制能力，识别精度较基线模型明显提高；现场巡检的应用分析揭示了白天日照形成的背景温差是误报的主要来源，明确了巡检结果须经复核方可进入评价。</w:t>
        </w:r>
      </w:ins>
    </w:p>
    <w:p w14:paraId="1CA2FD3F">
      <w:pPr>
        <w:spacing w:after="0" w:line="360" w:lineRule="auto"/>
        <w:rPr>
          <w:lang w:eastAsia="zh-CN"/>
        </w:rPr>
      </w:pPr>
      <w:del w:id="900145" w:author="Claude" w:date="2026-10-28T00:00:00Z">
        <w:r>
          <w:rPr>
            <w:rFonts w:ascii="Times New Roman" w:hAnsi="Times New Roman"/>
            <w:lang w:eastAsia="zh-CN"/>
          </w:rPr>
          <w:delText>（3）现场113张红外图像分属3个巡检片区，片区A以约50 m和约100 m两档航高为主；9个现场候选经复核全部为误报（真实管涌比例上界为0.28），误报主要来自白天日照形成的水体、植被和建筑背景温差，框内外温差为−7.0～+8.2 ℃，小于图像内14.8～33.2 ℃的背景温差，置信度不能区分误报与真实渗漏。</w:delText>
        </w:r>
      </w:del>
      <w:ins w:id="900146" w:author="Claude" w:date="2026-10-28T00:00:00Z">
        <w:r>
          <w:rPr>
            <w:rFonts w:ascii="Times New Roman" w:hAnsi="Times New Roman"/>
            <w:lang w:eastAsia="zh-CN"/>
          </w:rPr>
          <w:t>（3）建立了巡检结果的证据状态控制与接入规则。将算法检出、人工复核和现场确认分开处理，并区分已检查无异常与未检查，使巡检结果分别以指标输入、等级约束和复核触发三种方式进入评价，既能约束评价结论，又避免了因误报造成的不必要降级。</w:t>
        </w:r>
      </w:ins>
    </w:p>
    <w:p w14:paraId="04E72F30">
      <w:pPr>
        <w:spacing w:after="0" w:line="360" w:lineRule="auto"/>
        <w:rPr>
          <w:lang w:eastAsia="zh-CN"/>
        </w:rPr>
      </w:pPr>
      <w:del w:id="900147" w:author="Claude" w:date="2026-10-28T00:00:00Z">
        <w:r>
          <w:rPr>
            <w:rFonts w:ascii="Times New Roman" w:hAnsi="Times New Roman"/>
            <w:lang w:eastAsia="zh-CN"/>
          </w:rPr>
          <w:delText>（4）建立了证据状态控制以及巡检结果的指标输入、等级约束和复核触发规则。原规则下2个未复核的误报即可将安全断面降为B级，本章规则可以避免这种误降级。</w:delText>
        </w:r>
      </w:del>
      <w:ins w:id="900148" w:author="Claude" w:date="2026-10-28T00:00:00Z">
        <w:r>
          <w:rPr>
            <w:rFonts w:ascii="Times New Roman" w:hAnsi="Times New Roman"/>
            <w:lang w:eastAsia="zh-CN"/>
          </w:rPr>
          <w:t>（4）构建了物理规则链与随机森林相结合的评价模型。规则链以失效模式响应、运行管理屏障修正、短板项和物理硬门控体现规范要求与专家经验，随机森林从受控情景中学习指标组合风险，二者以序数物理下限组合，学习模型只能调高、不能调低规则等级，在提高判别精度的同时从机制上避免了将不安全断面判为安全的最危险误判。</w:t>
        </w:r>
      </w:ins>
    </w:p>
    <w:p w14:paraId="4BCE0A41">
      <w:pPr>
        <w:spacing w:after="0" w:line="360" w:lineRule="auto"/>
        <w:rPr>
          <w:lang w:eastAsia="zh-CN"/>
        </w:rPr>
      </w:pPr>
      <w:del w:id="900149" w:author="Claude" w:date="2026-10-28T00:00:00Z">
        <w:r>
          <w:rPr>
            <w:rFonts w:ascii="Times New Roman" w:hAnsi="Times New Roman"/>
            <w:lang w:eastAsia="zh-CN"/>
          </w:rPr>
          <w:delText>（5）规则链的等级在短板系数0.30～0.90范围内保持稳定，坡降比、抗滑安全系数和堤顶高程是影响得分最大的指标。随机森林参数验证表明，最大深度对精度的影响最大，但各参数取值下C判A均不少于50条，安全缺口源于特征缺失；采用序数物理下限组合后，875条受控记录上的准确率为0.926、C级召回率为1.000且无新增错误，另外5批上的准确率为 0.921±0.004。</w:delText>
        </w:r>
      </w:del>
      <w:ins w:id="900150" w:author="Claude" w:date="2026-10-28T00:00:00Z">
        <w:r>
          <w:rPr>
            <w:rFonts w:ascii="Times New Roman" w:hAnsi="Times New Roman"/>
            <w:lang w:eastAsia="zh-CN"/>
          </w:rPr>
          <w:t>（5）分析了评价模型的判别能力、稳定性与证据依赖性，建立了兼顾安全与精度的多目标策略选择方法。受控情景检验表明，组合模型在消除C级判为A级误判的同时提高了总体精度，且结论在多批情景上保持稳定；工程历史断面、渗流计算结果和现场巡检结果的接入分析表明，评价链能够追溯结论的来源，指出结论对关键指标取值的敏感性，并将证据缺失与不确定性明确列为待办事项。</w:t>
        </w:r>
      </w:ins>
    </w:p>
    <w:p w14:paraId="22224CB5">
      <w:pPr>
        <w:spacing w:after="0" w:line="360" w:lineRule="auto"/>
        <w:rPr>
          <w:lang w:eastAsia="zh-CN"/>
        </w:rPr>
      </w:pPr>
      <w:del w:id="900151" w:author="Claude" w:date="2026-10-28T00:00:00Z">
        <w:r>
          <w:rPr>
            <w:rFonts w:ascii="Times New Roman" w:hAnsi="Times New Roman"/>
            <w:lang w:eastAsia="zh-CN"/>
          </w:rPr>
          <w:delText>（6）在4051个候选策略的多目标评价中，加入序数下限后各模型族的超体积由0.42～0.59提高到0.73～0.88，物理下限约束下选出的策略检验准确率为 0.939±0.001。K45+500断面的结论对C1取值部位敏感，第4章计算结果接入后设计水位下断面Ⅰ确定为C级、断面Ⅱ为B～C级，评价模型能够将此类依赖与不确定性明确列出。</w:delText>
        </w:r>
      </w:del>
      <w:ins w:id="900152" w:author="Claude" w:date="2026-10-28T00:00:00Z">
        <w:r>
          <w:rPr>
            <w:rFonts w:ascii="Times New Roman" w:hAnsi="Times New Roman"/>
            <w:lang w:eastAsia="zh-CN"/>
          </w:rPr>
          <w:t>（6）实现了评价结论的透明表达与动态更新。评价输出同时给出安全等级、主控失效模式、触发原因、证据清单和待办事项，可随水位工况、巡检发现和复核结论滚动更新，并通过标准化输出字段接入第6章的数字孪生平台，为汛期堤段巡查、复核和处置决策提供可追溯的依据。</w:t>
        </w:r>
      </w:ins>
    </w:p>
    <w:p w14:paraId="32E9C185">
      <w:pPr>
        <w:spacing w:after="0" w:line="360" w:lineRule="auto"/>
        <w:rPr>
          <w:lang w:eastAsia="zh-CN"/>
        </w:rPr>
      </w:pPr>
      <w:del w:id="900153" w:author="Claude" w:date="2026-10-28T00:00:00Z">
        <w:r>
          <w:rPr>
            <w:rFonts w:ascii="Times New Roman" w:hAnsi="Times New Roman"/>
            <w:lang w:eastAsia="zh-CN"/>
          </w:rPr>
          <w:delText>上述定量结论主要来自受控情景，序数下限的保护以规则链门控正确为前提；识别模型的现场适用性仍需夜间采集的现场数据和带有确认管涌的独立样本检验，评价模型的现场适用性也需利用带有独立标签、时间记录和空间配准的现场数据进一步检验。</w:delText>
        </w:r>
      </w:del>
      <w:ins w:id="900154" w:author="Claude" w:date="2026-10-28T00:00:00Z">
        <w:r>
          <w:rPr>
            <w:rFonts w:ascii="Times New Roman" w:hAnsi="Times New Roman"/>
            <w:lang w:eastAsia="zh-CN"/>
          </w:rPr>
          <w:t>需要指出的是，本章的定量检验主要基于受控情景，序数下限的保护以规则链门控正确为前提；识别模型与评价模型的现场适用性，仍需利用夜间采集、带有确认管涌和独立鉴定结论的现场数据进一步检验。</w:t>
        </w:r>
      </w:ins>
    </w:p>
    <w:p w14:paraId="755AEECD">
      <w:pPr>
        <w:rPr>
          <w:lang w:eastAsia="zh-CN"/>
        </w:rPr>
        <w:sectPr>
          <w:headerReference r:id="rId21" w:type="default"/>
          <w:footerReference r:id="rId23" w:type="default"/>
          <w:headerReference r:id="rId22" w:type="even"/>
          <w:footerReference r:id="rId24" w:type="even"/>
          <w:pgSz w:w="11906" w:h="16838"/>
          <w:pgMar w:top="1418" w:right="1418" w:bottom="1418" w:left="1418" w:header="851" w:footer="851" w:gutter="0"/>
          <w:cols w:space="720" w:num="1"/>
          <w:docGrid w:linePitch="360" w:charSpace="0"/>
        </w:sectPr>
      </w:pPr>
    </w:p>
    <w:p w14:paraId="2611ABF8">
      <w:pPr>
        <w:pStyle w:val="3"/>
        <w:ind w:firstLine="0"/>
      </w:pPr>
      <w:r>
        <w:t>第</w:t>
      </w:r>
      <w:r>
        <w:rPr>
          <w:rFonts w:ascii="Times New Roman" w:hAnsi="Times New Roman"/>
        </w:rPr>
        <w:t>6</w:t>
      </w:r>
      <w:r>
        <w:t>章　</w:t>
      </w:r>
      <w:r>
        <w:rPr>
          <w:rFonts w:hint="eastAsia"/>
        </w:rPr>
        <w:t>“</w:t>
      </w:r>
      <w:r>
        <w:t>透明堤防</w:t>
      </w:r>
      <w:r>
        <w:rPr>
          <w:rFonts w:hint="eastAsia"/>
        </w:rPr>
        <w:t>”</w:t>
      </w:r>
      <w:r>
        <w:t>数字孪生智能平台的设计与实现</w:t>
      </w:r>
    </w:p>
    <w:p w14:paraId="7A94675E">
      <w:pPr>
        <w:spacing w:after="0" w:line="360" w:lineRule="auto"/>
        <w:rPr>
          <w:lang w:eastAsia="zh-CN"/>
        </w:rPr>
      </w:pPr>
      <w:r>
        <w:rPr>
          <w:rFonts w:ascii="Times New Roman" w:hAnsi="Times New Roman" w:cs="Times New Roman"/>
          <w:lang w:eastAsia="zh-CN"/>
        </w:rPr>
        <w:t>第三章至第五章分别围绕堤防透明地质、透明计算、透明巡检与透明评价开展了方法层面的研究，形成了面向堤防渗流安全全链条透明化的模型算法体系。上述方法均以单个环节为对象，一方面缺乏统一的服务接口，导致模型之间数据传递与协同调用的效率低下；另一方面没有形成统一的计算平台，难以直接落地应用。</w:t>
      </w:r>
    </w:p>
    <w:p w14:paraId="2A4E7CC8">
      <w:pPr>
        <w:spacing w:after="0" w:line="360" w:lineRule="auto"/>
        <w:rPr>
          <w:lang w:eastAsia="zh-CN"/>
        </w:rPr>
      </w:pPr>
      <w:r>
        <w:rPr>
          <w:rFonts w:ascii="Times New Roman" w:hAnsi="Times New Roman" w:cs="Times New Roman"/>
          <w:lang w:eastAsia="zh-CN"/>
        </w:rPr>
        <w:t>为此，本章在前述方法研究的基础上设计并实现了“透明堤防”数字孪生智能平台。首先，阐述平台的总体架构设计，明确分层方案、功能模块划分、部署方式与关键技术选型，并系统说明人工智能与三维可视化技术的实现方案；其次，构建平台的数据底座，梳理地理空间数据、现场观测数据、穿堤建筑数据与数学模型数据四类多源数据的构成与组织方式，实现大语言模型的自然语言交互与任务编排，以及透明地质、透明计算、透明巡检与透明评价四类模型的服务化封装与场景集成，并支持结果动态可视化。</w:t>
      </w:r>
    </w:p>
    <w:p w14:paraId="70FC2527">
      <w:pPr>
        <w:pStyle w:val="4"/>
      </w:pPr>
      <w:r>
        <w:rPr>
          <w:rFonts w:ascii="Times New Roman" w:hAnsi="Times New Roman"/>
        </w:rPr>
        <w:t>6.1 数字孪生智能平台架构设计与相关技术</w:t>
      </w:r>
    </w:p>
    <w:p w14:paraId="714F76F0">
      <w:pPr>
        <w:pStyle w:val="5"/>
      </w:pPr>
      <w:r>
        <w:rPr>
          <w:rFonts w:ascii="Times New Roman" w:hAnsi="Times New Roman"/>
        </w:rPr>
        <w:t>6.1.1 系统平台架构设计</w:t>
      </w:r>
    </w:p>
    <w:p w14:paraId="674FC9C5">
      <w:pPr>
        <w:spacing w:after="0" w:line="360" w:lineRule="auto"/>
        <w:rPr>
          <w:lang w:eastAsia="zh-CN"/>
        </w:rPr>
      </w:pPr>
      <w:r>
        <w:rPr>
          <w:rFonts w:ascii="Times New Roman" w:hAnsi="Times New Roman" w:cs="Times New Roman"/>
          <w:lang w:eastAsia="zh-CN"/>
        </w:rPr>
        <w:t>平台总体采用分层解耦的架构设计，自下而上划分为基础设施层、数据资源层、模型服务层、业务应用层与用户交互层五个层次，其中基础设施层提供计算、存储、网络与容器编排等运行环境支撑；数据资源层实现多源数据的汇聚、治理与统一管理；模型服务层将各类算法模型封装为标准化服务并通过统一接口对外发布；业务应用层面向透明地质、透明计算、透明巡检与透明评价等业务场景组织功能模块；用户交互层以浏览器为统一入口。各层之间通过定义良好的接口通信，上层仅依赖下层对外发布的接口。</w:t>
      </w:r>
      <w:r>
        <w:rPr>
          <w:rFonts w:ascii="Times New Roman" w:hAnsi="Times New Roman" w:cs="Times New Roman"/>
        </w:rPr>
        <w:t>平台总体架构如图6-1所示。</w:t>
      </w:r>
    </w:p>
    <w:p w14:paraId="7AFC6E12">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440680" cy="5803900"/>
            <wp:effectExtent l="0" t="0" r="7620" b="6350"/>
            <wp:docPr id="116" name="图片 67" descr="G:\DeepSeekWorkingPlace\Paper-1\4-图表\总体架构图\平台整体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7" descr="G:\DeepSeekWorkingPlace\Paper-1\4-图表\总体架构图\平台整体架构图.pn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a:xfrm>
                      <a:off x="0" y="0"/>
                      <a:ext cx="5449441" cy="5813757"/>
                    </a:xfrm>
                    <a:prstGeom prst="rect">
                      <a:avLst/>
                    </a:prstGeom>
                    <a:noFill/>
                    <a:ln>
                      <a:noFill/>
                    </a:ln>
                  </pic:spPr>
                </pic:pic>
              </a:graphicData>
            </a:graphic>
          </wp:inline>
        </w:drawing>
      </w:r>
    </w:p>
    <w:p w14:paraId="4117992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　平台总体架构图</w:t>
      </w:r>
    </w:p>
    <w:p w14:paraId="415B6D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 Overall architecture of the platform</w:t>
      </w:r>
    </w:p>
    <w:p w14:paraId="6B8B26AA">
      <w:pPr>
        <w:spacing w:after="0" w:line="360" w:lineRule="auto"/>
        <w:rPr>
          <w:lang w:eastAsia="zh-CN"/>
        </w:rPr>
      </w:pPr>
      <w:r>
        <w:rPr>
          <w:rFonts w:ascii="Times New Roman" w:hAnsi="Times New Roman" w:cs="Times New Roman"/>
          <w:lang w:eastAsia="zh-CN"/>
        </w:rPr>
        <w:t>在业务功能层面，透明堤防平台主页本身即为综合门户，居于功能架构顶层，承担综合态势汇聚与统一交互入口职能；平台下设透明地质、透明计算、透明巡检与透明评价四个功能模块。透明地质模块以第三章所建立的透明地质建模方法为支撑，实现钻孔数据管理、虚拟钻孔生成与隐式三维地质建模；透明计算模块以第四章所建立的渗流计算方法为支撑，实现工况配置、渗流场解算与成果可视化；透明巡检模块实现无人机航线管理、巡检影像智能识别与病害信息挂载；透明评价模块以第五章所建立的透明评价方法为支撑，实现多源信息融合与安全等级判定。</w:t>
      </w:r>
    </w:p>
    <w:p w14:paraId="54573707">
      <w:pPr>
        <w:spacing w:after="0" w:line="360" w:lineRule="auto"/>
        <w:rPr>
          <w:lang w:eastAsia="zh-CN"/>
        </w:rPr>
      </w:pPr>
      <w:r>
        <w:rPr>
          <w:rFonts w:ascii="Times New Roman" w:hAnsi="Times New Roman" w:cs="Times New Roman"/>
          <w:lang w:eastAsia="zh-CN"/>
        </w:rPr>
        <w:t>平台采用虚拟机服务器进行分布式部署，数据服务、缓存服务与对象存储服务部署于数据库服务器，Web业务应用服务与模型计算服务部署于应用服务器；当计算任务较为密集时，模型计算服务可扩展为独立节点，通过消息队列接收任务并行处理。平台主要软件环境与技术栈配置如表6-1所示。</w:t>
      </w:r>
    </w:p>
    <w:p w14:paraId="30E6D75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　平台主要软件环境与技术栈配置</w:t>
      </w:r>
    </w:p>
    <w:p w14:paraId="22E00F9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 Main software environment and technology stack configuration of the platform</w:t>
      </w:r>
    </w:p>
    <w:tbl>
      <w:tblPr>
        <w:tblStyle w:val="35"/>
        <w:tblW w:w="5000"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7"/>
        <w:gridCol w:w="2268"/>
        <w:gridCol w:w="2268"/>
        <w:gridCol w:w="2267"/>
      </w:tblGrid>
      <w:tr w14:paraId="4C8C16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2267" w:type="dxa"/>
            <w:tcBorders>
              <w:top w:val="single" w:color="000000" w:sz="12" w:space="0"/>
              <w:bottom w:val="single" w:color="000000" w:sz="6" w:space="0"/>
            </w:tcBorders>
            <w:tcMar>
              <w:top w:w="60" w:type="dxa"/>
              <w:left w:w="60" w:type="dxa"/>
              <w:bottom w:w="60" w:type="dxa"/>
              <w:right w:w="60" w:type="dxa"/>
            </w:tcMar>
            <w:vAlign w:val="center"/>
          </w:tcPr>
          <w:p w14:paraId="08C36F7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类别</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4C98375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软件或技术</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0690024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版本</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5DB38F4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用途</w:t>
            </w:r>
          </w:p>
        </w:tc>
      </w:tr>
      <w:tr w14:paraId="6BA77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353964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服务器操作系统</w:t>
            </w:r>
          </w:p>
        </w:tc>
        <w:tc>
          <w:tcPr>
            <w:tcW w:w="2268" w:type="dxa"/>
            <w:tcMar>
              <w:top w:w="60" w:type="dxa"/>
              <w:left w:w="60" w:type="dxa"/>
              <w:bottom w:w="60" w:type="dxa"/>
              <w:right w:w="60" w:type="dxa"/>
            </w:tcMar>
            <w:vAlign w:val="center"/>
          </w:tcPr>
          <w:p w14:paraId="75DAEA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Ubuntu</w:t>
            </w:r>
          </w:p>
        </w:tc>
        <w:tc>
          <w:tcPr>
            <w:tcW w:w="2268" w:type="dxa"/>
            <w:tcMar>
              <w:top w:w="60" w:type="dxa"/>
              <w:left w:w="60" w:type="dxa"/>
              <w:bottom w:w="60" w:type="dxa"/>
              <w:right w:w="60" w:type="dxa"/>
            </w:tcMar>
            <w:vAlign w:val="center"/>
          </w:tcPr>
          <w:p w14:paraId="6A5589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20.04 LTS（64位）</w:t>
            </w:r>
          </w:p>
        </w:tc>
        <w:tc>
          <w:tcPr>
            <w:tcW w:w="2267" w:type="dxa"/>
            <w:tcMar>
              <w:top w:w="60" w:type="dxa"/>
              <w:left w:w="60" w:type="dxa"/>
              <w:bottom w:w="60" w:type="dxa"/>
              <w:right w:w="60" w:type="dxa"/>
            </w:tcMar>
            <w:vAlign w:val="center"/>
          </w:tcPr>
          <w:p w14:paraId="6E952B3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承载数据服务与业务应用服务</w:t>
            </w:r>
          </w:p>
        </w:tc>
      </w:tr>
      <w:tr w14:paraId="559942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34CED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容器引擎</w:t>
            </w:r>
          </w:p>
        </w:tc>
        <w:tc>
          <w:tcPr>
            <w:tcW w:w="2268" w:type="dxa"/>
            <w:tcMar>
              <w:top w:w="60" w:type="dxa"/>
              <w:left w:w="60" w:type="dxa"/>
              <w:bottom w:w="60" w:type="dxa"/>
              <w:right w:w="60" w:type="dxa"/>
            </w:tcMar>
            <w:vAlign w:val="center"/>
          </w:tcPr>
          <w:p w14:paraId="09452D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Docker / Docker Compose</w:t>
            </w:r>
          </w:p>
        </w:tc>
        <w:tc>
          <w:tcPr>
            <w:tcW w:w="2268" w:type="dxa"/>
            <w:tcMar>
              <w:top w:w="60" w:type="dxa"/>
              <w:left w:w="60" w:type="dxa"/>
              <w:bottom w:w="60" w:type="dxa"/>
              <w:right w:w="60" w:type="dxa"/>
            </w:tcMar>
            <w:vAlign w:val="center"/>
          </w:tcPr>
          <w:p w14:paraId="3DEBA2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20.10及以上</w:t>
            </w:r>
          </w:p>
        </w:tc>
        <w:tc>
          <w:tcPr>
            <w:tcW w:w="2267" w:type="dxa"/>
            <w:tcMar>
              <w:top w:w="60" w:type="dxa"/>
              <w:left w:w="60" w:type="dxa"/>
              <w:bottom w:w="60" w:type="dxa"/>
              <w:right w:w="60" w:type="dxa"/>
            </w:tcMar>
            <w:vAlign w:val="center"/>
          </w:tcPr>
          <w:p w14:paraId="13B9AFC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服务容器化部署与编排</w:t>
            </w:r>
          </w:p>
        </w:tc>
      </w:tr>
      <w:tr w14:paraId="69D401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73A4A6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开发语言</w:t>
            </w:r>
          </w:p>
        </w:tc>
        <w:tc>
          <w:tcPr>
            <w:tcW w:w="2268" w:type="dxa"/>
            <w:tcMar>
              <w:top w:w="60" w:type="dxa"/>
              <w:left w:w="60" w:type="dxa"/>
              <w:bottom w:w="60" w:type="dxa"/>
              <w:right w:w="60" w:type="dxa"/>
            </w:tcMar>
            <w:vAlign w:val="center"/>
          </w:tcPr>
          <w:p w14:paraId="0E9B7D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Java / Python / JavaScript</w:t>
            </w:r>
          </w:p>
        </w:tc>
        <w:tc>
          <w:tcPr>
            <w:tcW w:w="2268" w:type="dxa"/>
            <w:tcMar>
              <w:top w:w="60" w:type="dxa"/>
              <w:left w:w="60" w:type="dxa"/>
              <w:bottom w:w="60" w:type="dxa"/>
              <w:right w:w="60" w:type="dxa"/>
            </w:tcMar>
            <w:vAlign w:val="center"/>
          </w:tcPr>
          <w:p w14:paraId="7E1F61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Java 8及以上、Python 3.8及以上、ES2020</w:t>
            </w:r>
          </w:p>
        </w:tc>
        <w:tc>
          <w:tcPr>
            <w:tcW w:w="2267" w:type="dxa"/>
            <w:tcMar>
              <w:top w:w="60" w:type="dxa"/>
              <w:left w:w="60" w:type="dxa"/>
              <w:bottom w:w="60" w:type="dxa"/>
              <w:right w:w="60" w:type="dxa"/>
            </w:tcMar>
            <w:vAlign w:val="center"/>
          </w:tcPr>
          <w:p w14:paraId="14E6804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业务服务、模型服务与前端开发</w:t>
            </w:r>
          </w:p>
        </w:tc>
      </w:tr>
      <w:tr w14:paraId="615B5E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0556FA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后端框架</w:t>
            </w:r>
          </w:p>
        </w:tc>
        <w:tc>
          <w:tcPr>
            <w:tcW w:w="2268" w:type="dxa"/>
            <w:tcMar>
              <w:top w:w="60" w:type="dxa"/>
              <w:left w:w="60" w:type="dxa"/>
              <w:bottom w:w="60" w:type="dxa"/>
              <w:right w:w="60" w:type="dxa"/>
            </w:tcMar>
            <w:vAlign w:val="center"/>
          </w:tcPr>
          <w:p w14:paraId="74CC74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Spring Boot</w:t>
            </w:r>
          </w:p>
        </w:tc>
        <w:tc>
          <w:tcPr>
            <w:tcW w:w="2268" w:type="dxa"/>
            <w:tcMar>
              <w:top w:w="60" w:type="dxa"/>
              <w:left w:w="60" w:type="dxa"/>
              <w:bottom w:w="60" w:type="dxa"/>
              <w:right w:w="60" w:type="dxa"/>
            </w:tcMar>
            <w:vAlign w:val="center"/>
          </w:tcPr>
          <w:p w14:paraId="62AF4B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2.7.x</w:t>
            </w:r>
          </w:p>
        </w:tc>
        <w:tc>
          <w:tcPr>
            <w:tcW w:w="2267" w:type="dxa"/>
            <w:tcMar>
              <w:top w:w="60" w:type="dxa"/>
              <w:left w:w="60" w:type="dxa"/>
              <w:bottom w:w="60" w:type="dxa"/>
              <w:right w:w="60" w:type="dxa"/>
            </w:tcMar>
            <w:vAlign w:val="center"/>
          </w:tcPr>
          <w:p w14:paraId="79E1AA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微服务开发与治理</w:t>
            </w:r>
          </w:p>
        </w:tc>
      </w:tr>
      <w:tr w14:paraId="05043F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094E75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前端框架</w:t>
            </w:r>
          </w:p>
        </w:tc>
        <w:tc>
          <w:tcPr>
            <w:tcW w:w="2268" w:type="dxa"/>
            <w:tcMar>
              <w:top w:w="60" w:type="dxa"/>
              <w:left w:w="60" w:type="dxa"/>
              <w:bottom w:w="60" w:type="dxa"/>
              <w:right w:w="60" w:type="dxa"/>
            </w:tcMar>
            <w:vAlign w:val="center"/>
          </w:tcPr>
          <w:p w14:paraId="220C8D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Vue.js / Vite / Element Plus / Pinia</w:t>
            </w:r>
          </w:p>
        </w:tc>
        <w:tc>
          <w:tcPr>
            <w:tcW w:w="2268" w:type="dxa"/>
            <w:tcMar>
              <w:top w:w="60" w:type="dxa"/>
              <w:left w:w="60" w:type="dxa"/>
              <w:bottom w:w="60" w:type="dxa"/>
              <w:right w:w="60" w:type="dxa"/>
            </w:tcMar>
            <w:vAlign w:val="center"/>
          </w:tcPr>
          <w:p w14:paraId="568F0F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 / 4.x / 2.x / 2.x</w:t>
            </w:r>
          </w:p>
        </w:tc>
        <w:tc>
          <w:tcPr>
            <w:tcW w:w="2267" w:type="dxa"/>
            <w:tcMar>
              <w:top w:w="60" w:type="dxa"/>
              <w:left w:w="60" w:type="dxa"/>
              <w:bottom w:w="60" w:type="dxa"/>
              <w:right w:w="60" w:type="dxa"/>
            </w:tcMar>
            <w:vAlign w:val="center"/>
          </w:tcPr>
          <w:p w14:paraId="495CB7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前端页面与组件开发</w:t>
            </w:r>
          </w:p>
        </w:tc>
      </w:tr>
      <w:tr w14:paraId="4319B4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0EFFB1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三维渲染引擎</w:t>
            </w:r>
          </w:p>
        </w:tc>
        <w:tc>
          <w:tcPr>
            <w:tcW w:w="2268" w:type="dxa"/>
            <w:tcMar>
              <w:top w:w="60" w:type="dxa"/>
              <w:left w:w="60" w:type="dxa"/>
              <w:bottom w:w="60" w:type="dxa"/>
              <w:right w:w="60" w:type="dxa"/>
            </w:tcMar>
            <w:vAlign w:val="center"/>
          </w:tcPr>
          <w:p w14:paraId="02435F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Three.js</w:t>
            </w:r>
          </w:p>
        </w:tc>
        <w:tc>
          <w:tcPr>
            <w:tcW w:w="2268" w:type="dxa"/>
            <w:tcMar>
              <w:top w:w="60" w:type="dxa"/>
              <w:left w:w="60" w:type="dxa"/>
              <w:bottom w:w="60" w:type="dxa"/>
              <w:right w:w="60" w:type="dxa"/>
            </w:tcMar>
            <w:vAlign w:val="center"/>
          </w:tcPr>
          <w:p w14:paraId="6DB945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r150及以上</w:t>
            </w:r>
          </w:p>
        </w:tc>
        <w:tc>
          <w:tcPr>
            <w:tcW w:w="2267" w:type="dxa"/>
            <w:tcMar>
              <w:top w:w="60" w:type="dxa"/>
              <w:left w:w="60" w:type="dxa"/>
              <w:bottom w:w="60" w:type="dxa"/>
              <w:right w:w="60" w:type="dxa"/>
            </w:tcMar>
            <w:vAlign w:val="center"/>
          </w:tcPr>
          <w:p w14:paraId="77B0578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三维地质模型与渗流场渲染</w:t>
            </w:r>
          </w:p>
        </w:tc>
      </w:tr>
      <w:tr w14:paraId="7EAF04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4C3134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多智能体框架</w:t>
            </w:r>
          </w:p>
        </w:tc>
        <w:tc>
          <w:tcPr>
            <w:tcW w:w="2268" w:type="dxa"/>
            <w:tcMar>
              <w:top w:w="60" w:type="dxa"/>
              <w:left w:w="60" w:type="dxa"/>
              <w:bottom w:w="60" w:type="dxa"/>
              <w:right w:w="60" w:type="dxa"/>
            </w:tcMar>
            <w:vAlign w:val="center"/>
          </w:tcPr>
          <w:p w14:paraId="16BC09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AgentScope</w:t>
            </w:r>
          </w:p>
        </w:tc>
        <w:tc>
          <w:tcPr>
            <w:tcW w:w="2268" w:type="dxa"/>
            <w:tcMar>
              <w:top w:w="60" w:type="dxa"/>
              <w:left w:w="60" w:type="dxa"/>
              <w:bottom w:w="60" w:type="dxa"/>
              <w:right w:w="60" w:type="dxa"/>
            </w:tcMar>
            <w:vAlign w:val="center"/>
          </w:tcPr>
          <w:p w14:paraId="46D4DC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0.1.x及以上</w:t>
            </w:r>
          </w:p>
        </w:tc>
        <w:tc>
          <w:tcPr>
            <w:tcW w:w="2267" w:type="dxa"/>
            <w:tcMar>
              <w:top w:w="60" w:type="dxa"/>
              <w:left w:w="60" w:type="dxa"/>
              <w:bottom w:w="60" w:type="dxa"/>
              <w:right w:w="60" w:type="dxa"/>
            </w:tcMar>
            <w:vAlign w:val="center"/>
          </w:tcPr>
          <w:p w14:paraId="6F2878C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智能体编排、工具调用与记忆管理</w:t>
            </w:r>
          </w:p>
        </w:tc>
      </w:tr>
      <w:tr w14:paraId="4AC5C9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B4892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大语言模型</w:t>
            </w:r>
          </w:p>
        </w:tc>
        <w:tc>
          <w:tcPr>
            <w:tcW w:w="2268" w:type="dxa"/>
            <w:tcMar>
              <w:top w:w="60" w:type="dxa"/>
              <w:left w:w="60" w:type="dxa"/>
              <w:bottom w:w="60" w:type="dxa"/>
              <w:right w:w="60" w:type="dxa"/>
            </w:tcMar>
            <w:vAlign w:val="center"/>
          </w:tcPr>
          <w:p w14:paraId="4A1F68F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开源中文大语言模型（本地化部署）</w:t>
            </w:r>
          </w:p>
        </w:tc>
        <w:tc>
          <w:tcPr>
            <w:tcW w:w="2268" w:type="dxa"/>
            <w:tcMar>
              <w:top w:w="60" w:type="dxa"/>
              <w:left w:w="60" w:type="dxa"/>
              <w:bottom w:w="60" w:type="dxa"/>
              <w:right w:w="60" w:type="dxa"/>
            </w:tcMar>
            <w:vAlign w:val="center"/>
          </w:tcPr>
          <w:p w14:paraId="320A52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7B～8B</w:t>
            </w:r>
          </w:p>
        </w:tc>
        <w:tc>
          <w:tcPr>
            <w:tcW w:w="2267" w:type="dxa"/>
            <w:tcMar>
              <w:top w:w="60" w:type="dxa"/>
              <w:left w:w="60" w:type="dxa"/>
              <w:bottom w:w="60" w:type="dxa"/>
              <w:right w:w="60" w:type="dxa"/>
            </w:tcMar>
            <w:vAlign w:val="center"/>
          </w:tcPr>
          <w:p w14:paraId="5105136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意图识别、语义解析与结论生成</w:t>
            </w:r>
          </w:p>
        </w:tc>
      </w:tr>
      <w:tr w14:paraId="27E05A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20E276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向量数据库</w:t>
            </w:r>
          </w:p>
        </w:tc>
        <w:tc>
          <w:tcPr>
            <w:tcW w:w="2268" w:type="dxa"/>
            <w:tcMar>
              <w:top w:w="60" w:type="dxa"/>
              <w:left w:w="60" w:type="dxa"/>
              <w:bottom w:w="60" w:type="dxa"/>
              <w:right w:w="60" w:type="dxa"/>
            </w:tcMar>
            <w:vAlign w:val="center"/>
          </w:tcPr>
          <w:p w14:paraId="2ADC8DF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支持ANN检索与元数据过滤的向量库</w:t>
            </w:r>
          </w:p>
        </w:tc>
        <w:tc>
          <w:tcPr>
            <w:tcW w:w="2268" w:type="dxa"/>
            <w:tcMar>
              <w:top w:w="60" w:type="dxa"/>
              <w:left w:w="60" w:type="dxa"/>
              <w:bottom w:w="60" w:type="dxa"/>
              <w:right w:w="60" w:type="dxa"/>
            </w:tcMar>
            <w:vAlign w:val="center"/>
          </w:tcPr>
          <w:p w14:paraId="6A3E18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2267" w:type="dxa"/>
            <w:tcMar>
              <w:top w:w="60" w:type="dxa"/>
              <w:left w:w="60" w:type="dxa"/>
              <w:bottom w:w="60" w:type="dxa"/>
              <w:right w:w="60" w:type="dxa"/>
            </w:tcMar>
            <w:vAlign w:val="center"/>
          </w:tcPr>
          <w:p w14:paraId="6B2FE7E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知识片段向量存储与相似度检索</w:t>
            </w:r>
          </w:p>
        </w:tc>
      </w:tr>
      <w:tr w14:paraId="7EC2FE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6508CB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深度学习框架</w:t>
            </w:r>
          </w:p>
        </w:tc>
        <w:tc>
          <w:tcPr>
            <w:tcW w:w="2268" w:type="dxa"/>
            <w:tcMar>
              <w:top w:w="60" w:type="dxa"/>
              <w:left w:w="60" w:type="dxa"/>
              <w:bottom w:w="60" w:type="dxa"/>
              <w:right w:w="60" w:type="dxa"/>
            </w:tcMar>
            <w:vAlign w:val="center"/>
          </w:tcPr>
          <w:p w14:paraId="1D8458A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PyTorch / 目标检测算法库</w:t>
            </w:r>
          </w:p>
        </w:tc>
        <w:tc>
          <w:tcPr>
            <w:tcW w:w="2268" w:type="dxa"/>
            <w:tcMar>
              <w:top w:w="60" w:type="dxa"/>
              <w:left w:w="60" w:type="dxa"/>
              <w:bottom w:w="60" w:type="dxa"/>
              <w:right w:w="60" w:type="dxa"/>
            </w:tcMar>
            <w:vAlign w:val="center"/>
          </w:tcPr>
          <w:p w14:paraId="7949ED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2.1及以上 / 8.x</w:t>
            </w:r>
          </w:p>
        </w:tc>
        <w:tc>
          <w:tcPr>
            <w:tcW w:w="2267" w:type="dxa"/>
            <w:tcMar>
              <w:top w:w="60" w:type="dxa"/>
              <w:left w:w="60" w:type="dxa"/>
              <w:bottom w:w="60" w:type="dxa"/>
              <w:right w:w="60" w:type="dxa"/>
            </w:tcMar>
            <w:vAlign w:val="center"/>
          </w:tcPr>
          <w:p w14:paraId="243420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管涌渗漏识别模型训练与推理</w:t>
            </w:r>
          </w:p>
        </w:tc>
      </w:tr>
      <w:tr w14:paraId="06980A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998BF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模型服务框架</w:t>
            </w:r>
          </w:p>
        </w:tc>
        <w:tc>
          <w:tcPr>
            <w:tcW w:w="2268" w:type="dxa"/>
            <w:tcMar>
              <w:top w:w="60" w:type="dxa"/>
              <w:left w:w="60" w:type="dxa"/>
              <w:bottom w:w="60" w:type="dxa"/>
              <w:right w:w="60" w:type="dxa"/>
            </w:tcMar>
            <w:vAlign w:val="center"/>
          </w:tcPr>
          <w:p w14:paraId="13F61F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FastAPI / Uvicorn</w:t>
            </w:r>
          </w:p>
        </w:tc>
        <w:tc>
          <w:tcPr>
            <w:tcW w:w="2268" w:type="dxa"/>
            <w:tcMar>
              <w:top w:w="60" w:type="dxa"/>
              <w:left w:w="60" w:type="dxa"/>
              <w:bottom w:w="60" w:type="dxa"/>
              <w:right w:w="60" w:type="dxa"/>
            </w:tcMar>
            <w:vAlign w:val="center"/>
          </w:tcPr>
          <w:p w14:paraId="642576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0.110及以上</w:t>
            </w:r>
          </w:p>
        </w:tc>
        <w:tc>
          <w:tcPr>
            <w:tcW w:w="2267" w:type="dxa"/>
            <w:tcMar>
              <w:top w:w="60" w:type="dxa"/>
              <w:left w:w="60" w:type="dxa"/>
              <w:bottom w:w="60" w:type="dxa"/>
              <w:right w:w="60" w:type="dxa"/>
            </w:tcMar>
            <w:vAlign w:val="center"/>
          </w:tcPr>
          <w:p w14:paraId="0C507B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Python模型服务的接口封装</w:t>
            </w:r>
          </w:p>
        </w:tc>
      </w:tr>
      <w:tr w14:paraId="329EE5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1D5BB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图表可视化</w:t>
            </w:r>
          </w:p>
        </w:tc>
        <w:tc>
          <w:tcPr>
            <w:tcW w:w="2268" w:type="dxa"/>
            <w:tcMar>
              <w:top w:w="60" w:type="dxa"/>
              <w:left w:w="60" w:type="dxa"/>
              <w:bottom w:w="60" w:type="dxa"/>
              <w:right w:w="60" w:type="dxa"/>
            </w:tcMar>
            <w:vAlign w:val="center"/>
          </w:tcPr>
          <w:p w14:paraId="4F92F2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ECharts</w:t>
            </w:r>
          </w:p>
        </w:tc>
        <w:tc>
          <w:tcPr>
            <w:tcW w:w="2268" w:type="dxa"/>
            <w:tcMar>
              <w:top w:w="60" w:type="dxa"/>
              <w:left w:w="60" w:type="dxa"/>
              <w:bottom w:w="60" w:type="dxa"/>
              <w:right w:w="60" w:type="dxa"/>
            </w:tcMar>
            <w:vAlign w:val="center"/>
          </w:tcPr>
          <w:p w14:paraId="537A87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5.x</w:t>
            </w:r>
          </w:p>
        </w:tc>
        <w:tc>
          <w:tcPr>
            <w:tcW w:w="2267" w:type="dxa"/>
            <w:tcMar>
              <w:top w:w="60" w:type="dxa"/>
              <w:left w:w="60" w:type="dxa"/>
              <w:bottom w:w="60" w:type="dxa"/>
              <w:right w:w="60" w:type="dxa"/>
            </w:tcMar>
            <w:vAlign w:val="center"/>
          </w:tcPr>
          <w:p w14:paraId="1EB8CD0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统计图表与指标可视化</w:t>
            </w:r>
          </w:p>
        </w:tc>
      </w:tr>
      <w:tr w14:paraId="68DD87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4D19D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关系型数据库</w:t>
            </w:r>
          </w:p>
        </w:tc>
        <w:tc>
          <w:tcPr>
            <w:tcW w:w="2268" w:type="dxa"/>
            <w:tcMar>
              <w:top w:w="60" w:type="dxa"/>
              <w:left w:w="60" w:type="dxa"/>
              <w:bottom w:w="60" w:type="dxa"/>
              <w:right w:w="60" w:type="dxa"/>
            </w:tcMar>
            <w:vAlign w:val="center"/>
          </w:tcPr>
          <w:p w14:paraId="48825F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MySQL</w:t>
            </w:r>
          </w:p>
        </w:tc>
        <w:tc>
          <w:tcPr>
            <w:tcW w:w="2268" w:type="dxa"/>
            <w:tcMar>
              <w:top w:w="60" w:type="dxa"/>
              <w:left w:w="60" w:type="dxa"/>
              <w:bottom w:w="60" w:type="dxa"/>
              <w:right w:w="60" w:type="dxa"/>
            </w:tcMar>
            <w:vAlign w:val="center"/>
          </w:tcPr>
          <w:p w14:paraId="4C8FD3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8.0</w:t>
            </w:r>
          </w:p>
        </w:tc>
        <w:tc>
          <w:tcPr>
            <w:tcW w:w="2267" w:type="dxa"/>
            <w:tcMar>
              <w:top w:w="60" w:type="dxa"/>
              <w:left w:w="60" w:type="dxa"/>
              <w:bottom w:w="60" w:type="dxa"/>
              <w:right w:w="60" w:type="dxa"/>
            </w:tcMar>
            <w:vAlign w:val="center"/>
          </w:tcPr>
          <w:p w14:paraId="44A0D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结构化业务数据存储</w:t>
            </w:r>
          </w:p>
        </w:tc>
      </w:tr>
      <w:tr w14:paraId="6EF417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5A20CF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空间数据库</w:t>
            </w:r>
          </w:p>
        </w:tc>
        <w:tc>
          <w:tcPr>
            <w:tcW w:w="2268" w:type="dxa"/>
            <w:tcMar>
              <w:top w:w="60" w:type="dxa"/>
              <w:left w:w="60" w:type="dxa"/>
              <w:bottom w:w="60" w:type="dxa"/>
              <w:right w:w="60" w:type="dxa"/>
            </w:tcMar>
            <w:vAlign w:val="center"/>
          </w:tcPr>
          <w:p w14:paraId="04D900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PostgreSQL + PostGIS</w:t>
            </w:r>
          </w:p>
        </w:tc>
        <w:tc>
          <w:tcPr>
            <w:tcW w:w="2268" w:type="dxa"/>
            <w:tcMar>
              <w:top w:w="60" w:type="dxa"/>
              <w:left w:w="60" w:type="dxa"/>
              <w:bottom w:w="60" w:type="dxa"/>
              <w:right w:w="60" w:type="dxa"/>
            </w:tcMar>
            <w:vAlign w:val="center"/>
          </w:tcPr>
          <w:p w14:paraId="14066F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14 / 3.2</w:t>
            </w:r>
          </w:p>
        </w:tc>
        <w:tc>
          <w:tcPr>
            <w:tcW w:w="2267" w:type="dxa"/>
            <w:tcMar>
              <w:top w:w="60" w:type="dxa"/>
              <w:left w:w="60" w:type="dxa"/>
              <w:bottom w:w="60" w:type="dxa"/>
              <w:right w:w="60" w:type="dxa"/>
            </w:tcMar>
            <w:vAlign w:val="center"/>
          </w:tcPr>
          <w:p w14:paraId="55F3398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空间矢量与栅格数据存储及空间分析</w:t>
            </w:r>
          </w:p>
        </w:tc>
      </w:tr>
      <w:tr w14:paraId="59FCCD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2523B5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文档数据库</w:t>
            </w:r>
          </w:p>
        </w:tc>
        <w:tc>
          <w:tcPr>
            <w:tcW w:w="2268" w:type="dxa"/>
            <w:tcMar>
              <w:top w:w="60" w:type="dxa"/>
              <w:left w:w="60" w:type="dxa"/>
              <w:bottom w:w="60" w:type="dxa"/>
              <w:right w:w="60" w:type="dxa"/>
            </w:tcMar>
            <w:vAlign w:val="center"/>
          </w:tcPr>
          <w:p w14:paraId="6601EF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MongoDB</w:t>
            </w:r>
          </w:p>
        </w:tc>
        <w:tc>
          <w:tcPr>
            <w:tcW w:w="2268" w:type="dxa"/>
            <w:tcMar>
              <w:top w:w="60" w:type="dxa"/>
              <w:left w:w="60" w:type="dxa"/>
              <w:bottom w:w="60" w:type="dxa"/>
              <w:right w:w="60" w:type="dxa"/>
            </w:tcMar>
            <w:vAlign w:val="center"/>
          </w:tcPr>
          <w:p w14:paraId="7342A2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5.0及以上</w:t>
            </w:r>
          </w:p>
        </w:tc>
        <w:tc>
          <w:tcPr>
            <w:tcW w:w="2267" w:type="dxa"/>
            <w:tcMar>
              <w:top w:w="60" w:type="dxa"/>
              <w:left w:w="60" w:type="dxa"/>
              <w:bottom w:w="60" w:type="dxa"/>
              <w:right w:w="60" w:type="dxa"/>
            </w:tcMar>
            <w:vAlign w:val="center"/>
          </w:tcPr>
          <w:p w14:paraId="5E6168C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非结构化数据元数据存储</w:t>
            </w:r>
          </w:p>
        </w:tc>
      </w:tr>
      <w:tr w14:paraId="5633A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525E6D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缓存与消息中间件</w:t>
            </w:r>
          </w:p>
        </w:tc>
        <w:tc>
          <w:tcPr>
            <w:tcW w:w="2268" w:type="dxa"/>
            <w:tcMar>
              <w:top w:w="60" w:type="dxa"/>
              <w:left w:w="60" w:type="dxa"/>
              <w:bottom w:w="60" w:type="dxa"/>
              <w:right w:w="60" w:type="dxa"/>
            </w:tcMar>
            <w:vAlign w:val="center"/>
          </w:tcPr>
          <w:p w14:paraId="0BAB14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Redis / RabbitMQ</w:t>
            </w:r>
          </w:p>
        </w:tc>
        <w:tc>
          <w:tcPr>
            <w:tcW w:w="2268" w:type="dxa"/>
            <w:tcMar>
              <w:top w:w="60" w:type="dxa"/>
              <w:left w:w="60" w:type="dxa"/>
              <w:bottom w:w="60" w:type="dxa"/>
              <w:right w:w="60" w:type="dxa"/>
            </w:tcMar>
            <w:vAlign w:val="center"/>
          </w:tcPr>
          <w:p w14:paraId="3D4FAC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6.x / 3.9</w:t>
            </w:r>
          </w:p>
        </w:tc>
        <w:tc>
          <w:tcPr>
            <w:tcW w:w="2267" w:type="dxa"/>
            <w:tcMar>
              <w:top w:w="60" w:type="dxa"/>
              <w:left w:w="60" w:type="dxa"/>
              <w:bottom w:w="60" w:type="dxa"/>
              <w:right w:w="60" w:type="dxa"/>
            </w:tcMar>
            <w:vAlign w:val="center"/>
          </w:tcPr>
          <w:p w14:paraId="34A9191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缓存加速与异步消息传递</w:t>
            </w:r>
          </w:p>
        </w:tc>
      </w:tr>
      <w:tr w14:paraId="408843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72A27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对象存储</w:t>
            </w:r>
          </w:p>
        </w:tc>
        <w:tc>
          <w:tcPr>
            <w:tcW w:w="2268" w:type="dxa"/>
            <w:tcMar>
              <w:top w:w="60" w:type="dxa"/>
              <w:left w:w="60" w:type="dxa"/>
              <w:bottom w:w="60" w:type="dxa"/>
              <w:right w:w="60" w:type="dxa"/>
            </w:tcMar>
            <w:vAlign w:val="center"/>
          </w:tcPr>
          <w:p w14:paraId="474393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MinIO</w:t>
            </w:r>
          </w:p>
        </w:tc>
        <w:tc>
          <w:tcPr>
            <w:tcW w:w="2268" w:type="dxa"/>
            <w:tcMar>
              <w:top w:w="60" w:type="dxa"/>
              <w:left w:w="60" w:type="dxa"/>
              <w:bottom w:w="60" w:type="dxa"/>
              <w:right w:w="60" w:type="dxa"/>
            </w:tcMar>
            <w:vAlign w:val="center"/>
          </w:tcPr>
          <w:p w14:paraId="067953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RELEASE.2023及以上</w:t>
            </w:r>
          </w:p>
        </w:tc>
        <w:tc>
          <w:tcPr>
            <w:tcW w:w="2267" w:type="dxa"/>
            <w:tcMar>
              <w:top w:w="60" w:type="dxa"/>
              <w:left w:w="60" w:type="dxa"/>
              <w:bottom w:w="60" w:type="dxa"/>
              <w:right w:w="60" w:type="dxa"/>
            </w:tcMar>
            <w:vAlign w:val="center"/>
          </w:tcPr>
          <w:p w14:paraId="77923F0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模型文件、影像与图件存储</w:t>
            </w:r>
          </w:p>
        </w:tc>
      </w:tr>
      <w:tr w14:paraId="0D4ADB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Borders>
              <w:bottom w:val="single" w:color="000000" w:sz="12" w:space="0"/>
            </w:tcBorders>
            <w:tcMar>
              <w:top w:w="60" w:type="dxa"/>
              <w:left w:w="60" w:type="dxa"/>
              <w:bottom w:w="60" w:type="dxa"/>
              <w:right w:w="60" w:type="dxa"/>
            </w:tcMar>
            <w:vAlign w:val="center"/>
          </w:tcPr>
          <w:p w14:paraId="46836E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客户端浏览器</w:t>
            </w:r>
          </w:p>
        </w:tc>
        <w:tc>
          <w:tcPr>
            <w:tcW w:w="2268" w:type="dxa"/>
            <w:tcBorders>
              <w:bottom w:val="single" w:color="000000" w:sz="12" w:space="0"/>
            </w:tcBorders>
            <w:tcMar>
              <w:top w:w="60" w:type="dxa"/>
              <w:left w:w="60" w:type="dxa"/>
              <w:bottom w:w="60" w:type="dxa"/>
              <w:right w:w="60" w:type="dxa"/>
            </w:tcMar>
            <w:vAlign w:val="center"/>
          </w:tcPr>
          <w:p w14:paraId="3B23A8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Chrome / Edge / FireFox</w:t>
            </w:r>
          </w:p>
        </w:tc>
        <w:tc>
          <w:tcPr>
            <w:tcW w:w="2268" w:type="dxa"/>
            <w:tcBorders>
              <w:bottom w:val="single" w:color="000000" w:sz="12" w:space="0"/>
            </w:tcBorders>
            <w:tcMar>
              <w:top w:w="60" w:type="dxa"/>
              <w:left w:w="60" w:type="dxa"/>
              <w:bottom w:w="60" w:type="dxa"/>
              <w:right w:w="60" w:type="dxa"/>
            </w:tcMar>
            <w:vAlign w:val="center"/>
          </w:tcPr>
          <w:p w14:paraId="6208B9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90及以上</w:t>
            </w:r>
          </w:p>
        </w:tc>
        <w:tc>
          <w:tcPr>
            <w:tcW w:w="2267" w:type="dxa"/>
            <w:tcBorders>
              <w:bottom w:val="single" w:color="000000" w:sz="12" w:space="0"/>
            </w:tcBorders>
            <w:tcMar>
              <w:top w:w="60" w:type="dxa"/>
              <w:left w:w="60" w:type="dxa"/>
              <w:bottom w:w="60" w:type="dxa"/>
              <w:right w:w="60" w:type="dxa"/>
            </w:tcMar>
            <w:vAlign w:val="center"/>
          </w:tcPr>
          <w:p w14:paraId="03AFE0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平台访问入口</w:t>
            </w:r>
          </w:p>
        </w:tc>
      </w:tr>
    </w:tbl>
    <w:p w14:paraId="6B74A2E0">
      <w:pPr>
        <w:pStyle w:val="6"/>
      </w:pPr>
      <w:r>
        <w:rPr>
          <w:rFonts w:ascii="Times New Roman" w:hAnsi="Times New Roman"/>
        </w:rPr>
        <w:t>6.1.1.1 操作系统</w:t>
      </w:r>
    </w:p>
    <w:p w14:paraId="4BA83A66">
      <w:pPr>
        <w:spacing w:after="0" w:line="360" w:lineRule="auto"/>
        <w:rPr>
          <w:lang w:eastAsia="zh-CN"/>
        </w:rPr>
      </w:pPr>
      <w:r>
        <w:rPr>
          <w:rFonts w:ascii="Times New Roman" w:hAnsi="Times New Roman" w:cs="Times New Roman"/>
          <w:lang w:eastAsia="zh-CN"/>
        </w:rPr>
        <w:t>平台服务器端操作系统选用Ubuntu 20.04 LTS（64位）发行版本。该版本采用固定的发布周期并提供五年的安全更新服务，内核与基础库在生命周期内保持稳定；其对容器引擎、图形处理器计算工具链以及Python与Java运行环境的支持较为完备，能够满足地质建模、渗流计算与深度学习推理等模型程序在服务器端的部署需求。</w:t>
      </w:r>
    </w:p>
    <w:p w14:paraId="2E026174">
      <w:pPr>
        <w:pStyle w:val="6"/>
      </w:pPr>
      <w:r>
        <w:rPr>
          <w:rFonts w:ascii="Times New Roman" w:hAnsi="Times New Roman"/>
        </w:rPr>
        <w:t>6.1.1.2 B/S架构</w:t>
      </w:r>
    </w:p>
    <w:p w14:paraId="00F66B65">
      <w:pPr>
        <w:spacing w:after="0" w:line="360" w:lineRule="auto"/>
        <w:rPr>
          <w:lang w:eastAsia="zh-CN"/>
        </w:rPr>
      </w:pPr>
      <w:r>
        <w:rPr>
          <w:rFonts w:ascii="Times New Roman" w:hAnsi="Times New Roman" w:cs="Times New Roman"/>
          <w:lang w:eastAsia="zh-CN"/>
        </w:rPr>
        <w:t>平台采用浏览器/服务器（Browser/Server，B/S）架构，其工作流程为：用户在浏览器中触发操作，浏览器通过HTTP/HTTPS协议向服务器发送请求，服务器解析请求后与后端业务服务或数据库交互，完成数据处理并生成响应，最终将响应数据返回浏览器渲染。该架构将业务逻辑与数据处理集中于服务器端，客户端仅需具备图形化浏览器即可运行，具有部署维护成本低、版本升级便捷、跨平台适应能力强等优点，架构与数据如图6-2所示。</w:t>
      </w:r>
    </w:p>
    <w:p w14:paraId="0882AB81">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522855"/>
            <wp:effectExtent l="0" t="0" r="0" b="8890"/>
            <wp:docPr id="117" name="图片 68" descr="G:\DeepSeekWorkingPlace\Paper-1\4-图表\图片v4\图6-2　平台技术架构与数据交互总览.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8" descr="G:\DeepSeekWorkingPlace\Paper-1\4-图表\图片v4\图6-2　平台技术架构与数据交互总览.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5669280" cy="2522898"/>
                    </a:xfrm>
                    <a:prstGeom prst="rect">
                      <a:avLst/>
                    </a:prstGeom>
                    <a:noFill/>
                    <a:ln>
                      <a:noFill/>
                    </a:ln>
                  </pic:spPr>
                </pic:pic>
              </a:graphicData>
            </a:graphic>
          </wp:inline>
        </w:drawing>
      </w:r>
    </w:p>
    <w:p w14:paraId="17FA34F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　平台技术架构与数据交互总览</w:t>
      </w:r>
    </w:p>
    <w:p w14:paraId="74CF3A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 Overview of the platform technical architecture and data interaction</w:t>
      </w:r>
    </w:p>
    <w:p w14:paraId="1A697CF4">
      <w:pPr>
        <w:pStyle w:val="6"/>
      </w:pPr>
      <w:r>
        <w:rPr>
          <w:rFonts w:ascii="Times New Roman" w:hAnsi="Times New Roman"/>
        </w:rPr>
        <w:t>6.1.1.3 Vue架构</w:t>
      </w:r>
    </w:p>
    <w:p w14:paraId="34FA7B88">
      <w:pPr>
        <w:spacing w:after="0" w:line="360" w:lineRule="auto"/>
        <w:rPr>
          <w:lang w:eastAsia="zh-CN"/>
        </w:rPr>
      </w:pPr>
      <w:r>
        <w:rPr>
          <w:rFonts w:ascii="Times New Roman" w:hAnsi="Times New Roman" w:cs="Times New Roman"/>
          <w:lang w:eastAsia="zh-CN"/>
        </w:rPr>
        <w:t>平台前端采用Vue.js 3.x渐进式框架构建。该框架的核心思想是数据驱动视图更新，开发者只需修改数据，页面便能自动更新；其组件化开发模式使平台主页、透明地质视图、透明计算视图、透明巡检视图与透明评价视图均可封装为独立组件，公共的图表容器、图例与参数卡片则以基础组件形式供各视图复用。</w:t>
      </w:r>
    </w:p>
    <w:p w14:paraId="0861F1D1">
      <w:pPr>
        <w:spacing w:after="0" w:line="360" w:lineRule="auto"/>
        <w:rPr>
          <w:lang w:eastAsia="zh-CN"/>
        </w:rPr>
      </w:pPr>
      <w:r>
        <w:rPr>
          <w:rFonts w:ascii="Times New Roman" w:hAnsi="Times New Roman" w:cs="Times New Roman"/>
          <w:lang w:eastAsia="zh-CN"/>
        </w:rPr>
        <w:t>在工程化配套方面，平台采用Vite构建工具、Vue Router路由管理器与Pinia状态管理器，路由管理器使用户在不同视图间切换时无需重新加载整个页面；状态管理器集中存储当前选中的堤段桩号、水位工况与三维场景视角等全局共享数据，当某一视图中修改堤段后，其余视图可依据共享状态自动刷新。三维渲染模块封装为独立组件并通过事件总线与Vue组件通信，当数据变化时自动触发场景重渲染，如图6-3所示。</w:t>
      </w:r>
    </w:p>
    <w:p w14:paraId="3086977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740660"/>
            <wp:effectExtent l="0" t="0" r="0" b="0"/>
            <wp:docPr id="118" name="Picture 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9456"/>
                    <pic:cNvPicPr>
                      <a:picLocks noChangeAspect="1"/>
                    </pic:cNvPicPr>
                  </pic:nvPicPr>
                  <pic:blipFill>
                    <a:blip r:embed="rId191"/>
                    <a:stretch>
                      <a:fillRect/>
                    </a:stretch>
                  </pic:blipFill>
                  <pic:spPr>
                    <a:xfrm>
                      <a:off x="0" y="0"/>
                      <a:ext cx="5669280" cy="2740951"/>
                    </a:xfrm>
                    <a:prstGeom prst="rect">
                      <a:avLst/>
                    </a:prstGeom>
                  </pic:spPr>
                </pic:pic>
              </a:graphicData>
            </a:graphic>
          </wp:inline>
        </w:drawing>
      </w:r>
    </w:p>
    <w:p w14:paraId="366EC24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　Vue组件化组织与数据驱动视图更新机制</w:t>
      </w:r>
    </w:p>
    <w:p w14:paraId="5220AB4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 Vue component organization and data-driven view update mechanism</w:t>
      </w:r>
    </w:p>
    <w:p w14:paraId="6D1FB6D1">
      <w:pPr>
        <w:pStyle w:val="6"/>
      </w:pPr>
      <w:r>
        <w:rPr>
          <w:rFonts w:ascii="Times New Roman" w:hAnsi="Times New Roman"/>
        </w:rPr>
        <w:t>6.1.1.4 Spring Boot微服务</w:t>
      </w:r>
    </w:p>
    <w:p w14:paraId="4E327AE1">
      <w:pPr>
        <w:spacing w:after="0" w:line="360" w:lineRule="auto"/>
        <w:rPr>
          <w:lang w:eastAsia="zh-CN"/>
        </w:rPr>
      </w:pPr>
      <w:r>
        <w:rPr>
          <w:rFonts w:ascii="Times New Roman" w:hAnsi="Times New Roman" w:cs="Times New Roman"/>
          <w:lang w:eastAsia="zh-CN"/>
        </w:rPr>
        <w:t>平台后端业务采用Spring Boot框架开发，以Java作为主要开发语言。微服务架构按照业务边界将单体应用拆分为一组小型服务，每个服务独立开发、部署与扩展。该架构具备三方面优势。其一，微服务边界与平台模型库的模块划分保持一致，使数据管理、透明地质、透明计算、透明巡检、透明评价与交互编排等业务领域能够按各自节奏独立迭代；其二，模型计算类服务属于资源密集型任务，可与业务服务隔离部署并独立扩容；其三，各服务按统一规范注册与治理，便于模型版本管理与结果比对。</w:t>
      </w:r>
    </w:p>
    <w:p w14:paraId="01A0E801">
      <w:pPr>
        <w:spacing w:after="0" w:line="360" w:lineRule="auto"/>
        <w:rPr>
          <w:lang w:eastAsia="zh-CN"/>
        </w:rPr>
      </w:pPr>
      <w:r>
        <w:rPr>
          <w:rFonts w:ascii="Times New Roman" w:hAnsi="Times New Roman" w:cs="Times New Roman"/>
          <w:lang w:eastAsia="zh-CN"/>
        </w:rPr>
        <w:t>考虑到模型服务中包含大量以Python编写的科学计算程序，平台采用多语言混合微服务策略，业务服务由Java实现，承担数据管理、权限控制与交互编排等职责；模型服务以Python实现，封装第三章至第五章的透明地质、透明计算、透明巡检与透明评价算法，并以表述性状态转移（REST）接口或消息队列消费者的形式对外提供服务。两类服务通过统一的模型服务接口规范实现解耦。平台为各类模型提供统一的注册、配置、运行、监控与优化能力，模型注册时登记名称、功能描述、输入输出参数模式与资源需求至模型服务目录；模型运行时由服务调度模块统一分配资源并记录运行日志；模型优化通过版本管理机制实现，新版本模型可与旧版本并存并进行结果比对，如图6-4所示。</w:t>
      </w:r>
    </w:p>
    <w:p w14:paraId="14F10EC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1901190"/>
            <wp:effectExtent l="0" t="0" r="0" b="0"/>
            <wp:docPr id="119"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9003"/>
                    <pic:cNvPicPr>
                      <a:picLocks noChangeAspect="1"/>
                    </pic:cNvPicPr>
                  </pic:nvPicPr>
                  <pic:blipFill>
                    <a:blip r:embed="rId192"/>
                    <a:stretch>
                      <a:fillRect/>
                    </a:stretch>
                  </pic:blipFill>
                  <pic:spPr>
                    <a:xfrm>
                      <a:off x="0" y="0"/>
                      <a:ext cx="5669280" cy="1901193"/>
                    </a:xfrm>
                    <a:prstGeom prst="rect">
                      <a:avLst/>
                    </a:prstGeom>
                  </pic:spPr>
                </pic:pic>
              </a:graphicData>
            </a:graphic>
          </wp:inline>
        </w:drawing>
      </w:r>
    </w:p>
    <w:p w14:paraId="7ED1E7A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　后端服务请求分发与治理流程</w:t>
      </w:r>
    </w:p>
    <w:p w14:paraId="55AFD4F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 Request dispatch and governance flow of the backend services</w:t>
      </w:r>
    </w:p>
    <w:p w14:paraId="4256F21F">
      <w:pPr>
        <w:pStyle w:val="6"/>
      </w:pPr>
      <w:r>
        <w:rPr>
          <w:rFonts w:ascii="Times New Roman" w:hAnsi="Times New Roman"/>
        </w:rPr>
        <w:t>6.1.1.5 数据库</w:t>
      </w:r>
    </w:p>
    <w:p w14:paraId="17D58E87">
      <w:pPr>
        <w:spacing w:after="0" w:line="360" w:lineRule="auto"/>
        <w:rPr>
          <w:lang w:eastAsia="zh-CN"/>
        </w:rPr>
      </w:pPr>
      <w:r>
        <w:rPr>
          <w:rFonts w:ascii="Times New Roman" w:hAnsi="Times New Roman" w:cs="Times New Roman"/>
          <w:lang w:eastAsia="zh-CN"/>
        </w:rPr>
        <w:t>平台数据采用多模数据库组合方案。结构化业务数据采用MySQL 8.0关系型数据库存储，包括钻孔基本信息、地层分层、土体参数、监测点台账、监测数据、穿堤建筑物属性、模型任务、渗流计算结果与安全评价结果等数据表；具有空间属性的矢量与栅格数据采用PostgreSQL配合PostGIS空间扩展存储，后者提供空间数据类型与空间函数，支持堤段范围查询、断面自动提取与病害点位空间关联等空间计算任务；监测时序数据采用时序数据库存储，在保证写入吞吐的同时支持长时间序列的快速区间查询与降采样查询。</w:t>
      </w:r>
    </w:p>
    <w:p w14:paraId="76C980C5">
      <w:pPr>
        <w:spacing w:after="0" w:line="360" w:lineRule="auto"/>
        <w:rPr>
          <w:lang w:eastAsia="zh-CN"/>
        </w:rPr>
      </w:pPr>
      <w:r>
        <w:rPr>
          <w:rFonts w:ascii="Times New Roman" w:hAnsi="Times New Roman" w:cs="Times New Roman"/>
          <w:lang w:eastAsia="zh-CN"/>
        </w:rPr>
        <w:t>三维模型文件、计算中间文件与无人机巡检影像等非结构化数据采用MinIO对象存储服务统一管理，并在MongoDB中保存其元数据与检索标签。对象存储具备高并发读取与大文件传输方面的性能优势，并支持预签名地址机制；MongoDB以文档形式存储巡检影像的拍摄时间、位姿、所属桩号、识别结果与复核状态等元数据，便于按多维条件组合检索。Redis用于缓存会话信息、热点查询结果与异步任务状态，如图6-5所示。</w:t>
      </w:r>
    </w:p>
    <w:p w14:paraId="2B5DFA7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346960"/>
            <wp:effectExtent l="0" t="0" r="0" b="0"/>
            <wp:docPr id="120"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9706"/>
                    <pic:cNvPicPr>
                      <a:picLocks noChangeAspect="1"/>
                    </pic:cNvPicPr>
                  </pic:nvPicPr>
                  <pic:blipFill>
                    <a:blip r:embed="rId193"/>
                    <a:stretch>
                      <a:fillRect/>
                    </a:stretch>
                  </pic:blipFill>
                  <pic:spPr>
                    <a:xfrm>
                      <a:off x="0" y="0"/>
                      <a:ext cx="5669280" cy="2347363"/>
                    </a:xfrm>
                    <a:prstGeom prst="rect">
                      <a:avLst/>
                    </a:prstGeom>
                  </pic:spPr>
                </pic:pic>
              </a:graphicData>
            </a:graphic>
          </wp:inline>
        </w:drawing>
      </w:r>
    </w:p>
    <w:p w14:paraId="4F5E1BC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图6-5　数据接入解析、分类存储与服务发布流程</w:t>
      </w:r>
    </w:p>
    <w:p w14:paraId="685C100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6-5 Flow of data parsing, classified storage and service publication</w:t>
      </w:r>
    </w:p>
    <w:p w14:paraId="24AE1363">
      <w:pPr>
        <w:pStyle w:val="6"/>
      </w:pPr>
      <w:r>
        <w:rPr>
          <w:rFonts w:ascii="Times New Roman" w:hAnsi="Times New Roman"/>
        </w:rPr>
        <w:t>6.1.1.6 AgentScope多智能体框架</w:t>
      </w:r>
    </w:p>
    <w:p w14:paraId="06AA3ED1">
      <w:pPr>
        <w:spacing w:after="0" w:line="360" w:lineRule="auto"/>
        <w:rPr>
          <w:lang w:eastAsia="zh-CN"/>
        </w:rPr>
      </w:pPr>
      <w:r>
        <w:rPr>
          <w:rFonts w:ascii="Times New Roman" w:hAnsi="Times New Roman" w:cs="Times New Roman"/>
          <w:lang w:eastAsia="zh-CN"/>
        </w:rPr>
        <w:t>平台采用AgentScope作为智能体应用开发与编排框架，提供智能体构建、消息传递、工具注册与调用、会话状态管理和事件流输出等基础能力。AgentScope以消息传递为基本交互范式，各智能体独立定义自身的提示词、可用工具与记忆范围，使解析、编排、执行与汇总等职责分置于不同智能体；框架提供统一的工具注册与调用接口，工具的结构化描述可直接注册并由模型自主选择；框架支持以流水线方式组织多智能体协作，并记录消息往来与调用链路。与同类大语言模型应用框架相比，AgentScope在多智能体协作编排、工具调用协议与分布式部署方面提供了较为完整的内置支持。</w:t>
      </w:r>
    </w:p>
    <w:p w14:paraId="4C388183">
      <w:pPr>
        <w:spacing w:after="0" w:line="360" w:lineRule="auto"/>
        <w:rPr>
          <w:lang w:eastAsia="zh-CN"/>
        </w:rPr>
      </w:pPr>
      <w:r>
        <w:rPr>
          <w:rFonts w:ascii="Times New Roman" w:hAnsi="Times New Roman" w:cs="Times New Roman"/>
          <w:lang w:eastAsia="zh-CN"/>
        </w:rPr>
        <w:t>在本平台中，AgentScope承担自然语言交互与任务编排服务的实现。平台采用通用交互智能体与领域专用智能体相结合的组织方式。通用交互智能体负责一般问答，可调用时间查询和计算等基础工具；堤防三维模型生成请求经领域路由进入专用智能体，该智能体仅注册generate_dike_3d_model工具。为避免小参数模型绕过工具直接给出业务结论，专用智能体在首次模型调用时受到指定工具约束，工具执行完成后恢复自动选择。原型阶段会话状态由内存存储管理，部署阶段可替换为Redis等分布式状态载体，如图6-6所示。</w:t>
      </w:r>
    </w:p>
    <w:p w14:paraId="2ECD512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18480" cy="2352675"/>
            <wp:effectExtent l="0" t="0" r="1270" b="0"/>
            <wp:docPr id="121" name="Picture 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9200"/>
                    <pic:cNvPicPr>
                      <a:picLocks noChangeAspect="1"/>
                    </pic:cNvPicPr>
                  </pic:nvPicPr>
                  <pic:blipFill>
                    <a:blip r:embed="rId194"/>
                    <a:stretch>
                      <a:fillRect/>
                    </a:stretch>
                  </pic:blipFill>
                  <pic:spPr>
                    <a:xfrm>
                      <a:off x="0" y="0"/>
                      <a:ext cx="5628233" cy="2356649"/>
                    </a:xfrm>
                    <a:prstGeom prst="rect">
                      <a:avLst/>
                    </a:prstGeom>
                  </pic:spPr>
                </pic:pic>
              </a:graphicData>
            </a:graphic>
          </wp:inline>
        </w:drawing>
      </w:r>
    </w:p>
    <w:p w14:paraId="15AF722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图6-6　智能服务架构与智能体协作机制</w:t>
      </w:r>
    </w:p>
    <w:p w14:paraId="06BC11D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6-6 Architecture of the intelligent services and collaboration mechanism of agents</w:t>
      </w:r>
    </w:p>
    <w:p w14:paraId="78058214">
      <w:pPr>
        <w:spacing w:after="0" w:line="360" w:lineRule="auto"/>
        <w:rPr>
          <w:lang w:eastAsia="zh-CN"/>
        </w:rPr>
      </w:pPr>
      <w:r>
        <w:rPr>
          <w:rFonts w:ascii="Times New Roman" w:hAnsi="Times New Roman" w:cs="Times New Roman"/>
          <w:lang w:eastAsia="zh-CN"/>
        </w:rPr>
        <w:t>平台的数据处理遵循“接入解析—分类存储—服务发布”的流程，各类数据经统一接入服务完成协议解析、时间戳对齐与质量标识后，按数据特征分别写入关系型数据库、空间数据库、时序数据库、对象存储与文档数据库；各类存储引擎通过数据服务接口统一对外发布，业务模块与模型服务不直接连接物理数据库，从而实现数据资源与应用逻辑的解耦。</w:t>
      </w:r>
    </w:p>
    <w:p w14:paraId="12977465">
      <w:pPr>
        <w:pStyle w:val="6"/>
      </w:pPr>
      <w:r>
        <w:rPr>
          <w:rFonts w:ascii="Times New Roman" w:hAnsi="Times New Roman"/>
        </w:rPr>
        <w:t>6.1.1.7 大语言模型与向量数据库</w:t>
      </w:r>
    </w:p>
    <w:p w14:paraId="186C4112">
      <w:pPr>
        <w:spacing w:after="0" w:line="360" w:lineRule="auto"/>
        <w:rPr>
          <w:lang w:eastAsia="zh-CN"/>
        </w:rPr>
      </w:pPr>
      <w:r>
        <w:rPr>
          <w:rFonts w:ascii="Times New Roman" w:hAnsi="Times New Roman" w:cs="Times New Roman"/>
          <w:lang w:eastAsia="zh-CN"/>
        </w:rPr>
        <w:t>大语言模型是平台智能交互链路的能力基础，其选型主要考虑部署方式与参数规模两个方面。在部署方式上，闭源模型的应用编程接口调用方式需将用户语句与工程参数发送至外部服务，与堤防工程数据的管理要求不相适应；开源模型本地化部署可将推理过程完全置于平台内网，模型权重与工程数据不出内网，因此平台限定在开源中文大语言模型范围内选型。在参数规模上，平台的自然语言交互属于意图分类、槽位抽取与结论生成三类受限任务，任务类型收敛、输出结构固定，且参数取值由平台按区域调取而非由模型生成，无需依赖超大规模模型完成开放域推理；平台选取Qwen2.5:7B开源中文模型，通过Ollama在本地部署，在满足语义解析和工具调用需要的同时将推理过程约束在单台推理服务器的显存容量之内。模型权重、用户语句和工程参数均处于平台内网，堤防编号合法性、任务状态和模型文件等事实信息由平台工具校验，不以模型记忆为依据。</w:t>
      </w:r>
    </w:p>
    <w:p w14:paraId="0C08FBC0">
      <w:pPr>
        <w:spacing w:after="0" w:line="360" w:lineRule="auto"/>
        <w:rPr>
          <w:lang w:eastAsia="zh-CN"/>
        </w:rPr>
      </w:pPr>
      <w:r>
        <w:rPr>
          <w:rFonts w:ascii="Times New Roman" w:hAnsi="Times New Roman" w:cs="Times New Roman"/>
          <w:lang w:eastAsia="zh-CN"/>
        </w:rPr>
        <w:t>平台可将堤防渗流分析的技术资料、参数合理取值范围与典型险情案例切分为知识片段，经文本嵌入模型转换为稠密向量后存入向量数据库，并为每个向量保留来源、适用范围和版本等元数据；当启用检索增强生成时，系统将问句向量化后执行相似度检索，并将召回片段拼接至提示词。向量数据库需支持近似最近邻检索与元数据过滤，其版本与嵌入模型保持绑定。</w:t>
      </w:r>
    </w:p>
    <w:p w14:paraId="4487D755">
      <w:pPr>
        <w:pStyle w:val="6"/>
      </w:pPr>
      <w:r>
        <w:rPr>
          <w:rFonts w:ascii="Times New Roman" w:hAnsi="Times New Roman"/>
        </w:rPr>
        <w:t>6.1.1.8 深度学习模型训练与推理框架</w:t>
      </w:r>
    </w:p>
    <w:p w14:paraId="7B6FBF9E">
      <w:pPr>
        <w:spacing w:after="0" w:line="360" w:lineRule="auto"/>
        <w:rPr>
          <w:lang w:eastAsia="zh-CN"/>
        </w:rPr>
      </w:pPr>
      <w:r>
        <w:rPr>
          <w:rFonts w:ascii="Times New Roman" w:hAnsi="Times New Roman" w:cs="Times New Roman"/>
          <w:lang w:eastAsia="zh-CN"/>
        </w:rPr>
        <w:t>透明巡检与透明评价相关模型的训练采用PyTorch框架，该框架采用动态计算图机制，运算过程可即时求值与调试；其提供的自动求导、张量运算与图形处理器加速能力能够满足目标检测模型的训练需求，且与本文5.2.4节所述的模型改进措施在实现上兼容良好。</w:t>
      </w:r>
    </w:p>
    <w:p w14:paraId="444612E8">
      <w:pPr>
        <w:pStyle w:val="5"/>
      </w:pPr>
      <w:r>
        <w:rPr>
          <w:rFonts w:ascii="Times New Roman" w:hAnsi="Times New Roman"/>
        </w:rPr>
        <w:t>6.1.2 人工智能与孪生技术</w:t>
      </w:r>
    </w:p>
    <w:p w14:paraId="5374C63F">
      <w:pPr>
        <w:spacing w:after="0" w:line="360" w:lineRule="auto"/>
        <w:rPr>
          <w:lang w:eastAsia="zh-CN"/>
        </w:rPr>
      </w:pPr>
      <w:r>
        <w:rPr>
          <w:rFonts w:ascii="Times New Roman" w:hAnsi="Times New Roman" w:cs="Times New Roman"/>
          <w:lang w:eastAsia="zh-CN"/>
        </w:rPr>
        <w:t>平台在人工智能方面引入大语言模型与提示工程技术、自然语言意图识别与语义解析技术以及工具调用与多轮上下文管理技术，三者构成一条完整的智能交互链路并由AgentScope多智能体框架统一承载，其中大语言模型提供语义理解与生成能力，意图识别与语义解析将用户语句映射为平台内部的结构化任务，工具调用与上下文管理将结构化任务转化为对模型服务的实际调用；在三维可视化方面，平台采用Three.js与vtk.js协同的浏览器端WebGL方案，其中Three.js用于场景级对象组织，vtk.js用于VTK科学计算数据和地层PolyData解析。</w:t>
      </w:r>
    </w:p>
    <w:p w14:paraId="31B39CB6">
      <w:pPr>
        <w:pStyle w:val="6"/>
      </w:pPr>
      <w:r>
        <w:rPr>
          <w:rFonts w:ascii="Times New Roman" w:hAnsi="Times New Roman"/>
        </w:rPr>
        <w:t>6.1.2.1 人工智能技术</w:t>
      </w:r>
    </w:p>
    <w:p w14:paraId="37A52E8C">
      <w:pPr>
        <w:spacing w:after="0" w:line="360" w:lineRule="auto"/>
        <w:rPr>
          <w:lang w:eastAsia="zh-CN"/>
        </w:rPr>
      </w:pPr>
      <w:r>
        <w:rPr>
          <w:rFonts w:ascii="Times New Roman" w:hAnsi="Times New Roman" w:cs="Times New Roman"/>
          <w:lang w:eastAsia="zh-CN"/>
        </w:rPr>
        <w:t>1）大语言模型与提示工程技术</w:t>
      </w:r>
    </w:p>
    <w:p w14:paraId="56F77365">
      <w:pPr>
        <w:spacing w:after="0" w:line="360" w:lineRule="auto"/>
        <w:rPr>
          <w:lang w:eastAsia="zh-CN"/>
        </w:rPr>
      </w:pPr>
      <w:r>
        <w:rPr>
          <w:rFonts w:ascii="Times New Roman" w:hAnsi="Times New Roman" w:cs="Times New Roman"/>
          <w:lang w:eastAsia="zh-CN"/>
        </w:rPr>
        <w:t>大语言模型（Large Language Model，LLM）是基于海量文本语料预训练获得通用语言理解与生成能力的深度神经网络模型。在平台中，其定位是人机交互的语义中枢：将用户以自然语言描述的分析需求转化为平台可执行的标准化任务指令与参数配置方案，并将模型计算返回的结构化结果转化为管理人员易于理解的自然语言结论。在该定位下，平台对模型的选型依据与候选范围见6.1.1.7节，本小节说明平台对该模型的使用方式。</w:t>
      </w:r>
    </w:p>
    <w:p w14:paraId="6E12CEEB">
      <w:pPr>
        <w:spacing w:after="0" w:line="360" w:lineRule="auto"/>
        <w:rPr>
          <w:lang w:eastAsia="zh-CN"/>
        </w:rPr>
      </w:pPr>
      <w:r>
        <w:rPr>
          <w:rFonts w:ascii="Times New Roman" w:hAnsi="Times New Roman" w:cs="Times New Roman"/>
          <w:lang w:eastAsia="zh-CN"/>
        </w:rPr>
        <w:t>通用大语言模型缺乏堤防渗流领域的专业知识，直接使用易出现概念混淆、参数取值偏差与输出格式不稳定三类问题。为此，平台采用提示工程（Prompt Engineering）技术对模型行为加以约束，约束手段包括角色与任务、领域知识与输出格式三个层次，即通过系统提示词明确模型作为“堤防渗流安全分析助手”的身份定位与职责边界；在接入领域知识库时，可将渗流力学基本关系、土体参数合理取值范围与堤防典型险情案例整理为知识片段，并以检索增强生成（Retrieval-Augmented Generation，RAG）方式动态召回；规定模型必须以约定的JSON结构返回解析结果。</w:t>
      </w:r>
    </w:p>
    <w:p w14:paraId="6298F66B">
      <w:pPr>
        <w:spacing w:after="0" w:line="360" w:lineRule="auto"/>
        <w:rPr>
          <w:lang w:eastAsia="zh-CN"/>
        </w:rPr>
      </w:pPr>
      <w:r>
        <w:rPr>
          <w:rFonts w:ascii="Times New Roman" w:hAnsi="Times New Roman" w:cs="Times New Roman"/>
          <w:lang w:eastAsia="zh-CN"/>
        </w:rPr>
        <w:t>2）自然语言意图识别与语义解析技术</w:t>
      </w:r>
    </w:p>
    <w:p w14:paraId="21325A30">
      <w:pPr>
        <w:spacing w:after="0" w:line="360" w:lineRule="auto"/>
        <w:rPr>
          <w:lang w:eastAsia="zh-CN"/>
        </w:rPr>
      </w:pPr>
      <w:r>
        <w:rPr>
          <w:rFonts w:ascii="Times New Roman" w:hAnsi="Times New Roman" w:cs="Times New Roman"/>
          <w:lang w:eastAsia="zh-CN"/>
        </w:rPr>
        <w:t>意图识别与语义解析的任务是将用户输入的自然语言语句映射为平台内部的意图类别与结构化参数。平台采用“意图分类—槽位填充”的两阶段解析策略，第一阶段采用基于提示的少样本分类方法，由大语言模型在给定意图体系的约束下判定语句所属的任务类型；第二阶段采用提示抽取与规则模板校验相结合的方式，先由模型依据参数模式抽取键值对，再经正则规则与取值域约束完成校验与补全。知识检索可采用面向中文优化的文本嵌入模型，将用户问句与知识片段映射至同一向量空间，并通过近似最近邻检索和元数据过滤缩小检索范围。未启用知识库时，解析仍依赖意图体系和参数模板。两阶段分离的设计使新增任务类型时只需扩充意图体系与参数模板，而无需重新训练模型。意图体系与模型库中的工具清单保持一一对应关系。</w:t>
      </w:r>
    </w:p>
    <w:p w14:paraId="23BAABD2">
      <w:pPr>
        <w:spacing w:after="0" w:line="360" w:lineRule="auto"/>
        <w:rPr>
          <w:lang w:eastAsia="zh-CN"/>
        </w:rPr>
      </w:pPr>
      <w:r>
        <w:rPr>
          <w:rFonts w:ascii="Times New Roman" w:hAnsi="Times New Roman" w:cs="Times New Roman"/>
          <w:lang w:eastAsia="zh-CN"/>
        </w:rPr>
        <w:t>3）工具调用与多轮上下文管理技术</w:t>
      </w:r>
    </w:p>
    <w:p w14:paraId="4B5E5C99">
      <w:pPr>
        <w:spacing w:after="0" w:line="360" w:lineRule="auto"/>
        <w:rPr>
          <w:lang w:eastAsia="zh-CN"/>
        </w:rPr>
      </w:pPr>
      <w:r>
        <w:rPr>
          <w:rFonts w:ascii="Times New Roman" w:hAnsi="Times New Roman" w:cs="Times New Roman"/>
          <w:lang w:eastAsia="zh-CN"/>
        </w:rPr>
        <w:t>工具调用（Tool Calling）技术使大语言模型能够在推理过程中选择并调用外部函数，平台对一般任务允许模型自主选择工具，对堤防编号校验、任务启动和结果获取等关键操作则施加指定工具约束。工具调用是模型与平台服务之间的衔接环节。多轮上下文管理负责在会话上下文中维护历史对话、已确认参数与中间计算结果，并采用滑动窗口与摘要压缩相结合的策略控制上下文长度，使多轮交互过程中的语义保持连贯。</w:t>
      </w:r>
    </w:p>
    <w:p w14:paraId="7E133418">
      <w:pPr>
        <w:spacing w:after="0" w:line="360" w:lineRule="auto"/>
        <w:rPr>
          <w:lang w:eastAsia="zh-CN"/>
        </w:rPr>
      </w:pPr>
      <w:r>
        <w:rPr>
          <w:rFonts w:ascii="Times New Roman" w:hAnsi="Times New Roman" w:cs="Times New Roman"/>
          <w:lang w:eastAsia="zh-CN"/>
        </w:rPr>
        <w:t>对于需要多步骤协同的复杂任务，平台采用“模型规划、平台执行”的编排模式，把步骤序列的生成与步骤的实际执行相分离：模型仅负责生成有限的工具调用意图，工具执行、权限校验、状态跟踪、异常处理与超时控制由平台的编排引擎承担；对关键业务操作，平台可进一步限制模型可选择的工具，以降低模型直接控制执行过程所带来的不确定性。</w:t>
      </w:r>
    </w:p>
    <w:p w14:paraId="29F49BB3">
      <w:pPr>
        <w:pStyle w:val="6"/>
      </w:pPr>
      <w:r>
        <w:rPr>
          <w:rFonts w:ascii="Times New Roman" w:hAnsi="Times New Roman"/>
        </w:rPr>
        <w:t>6.1.2.2 三维可视化技术</w:t>
      </w:r>
    </w:p>
    <w:p w14:paraId="59EC61C3">
      <w:pPr>
        <w:spacing w:after="0" w:line="360" w:lineRule="auto"/>
        <w:rPr>
          <w:lang w:eastAsia="zh-CN"/>
        </w:rPr>
      </w:pPr>
      <w:r>
        <w:rPr>
          <w:rFonts w:ascii="Times New Roman" w:hAnsi="Times New Roman" w:cs="Times New Roman"/>
          <w:lang w:eastAsia="zh-CN"/>
        </w:rPr>
        <w:t>堤防工程的地质结构与渗流场分布均具有显著的空间特征，地层界面在空间上起伏变化，渗流场沿堤身与堤基连续分布，三维可视化因而成为数字孪生平台实现透明化表达的必要手段。平台采用Three.js与vtk.js协同的浏览器端WebGL方案：Three.js以对象化方式组织场景、相机、光照、材质与几何体，适合基础地理场景；vtk.js可直接解析VTK XML PolyData数据并保留点、单元和属性字段，适合地质模型成果。两者均可在浏览器端完成渲染而无需安装插件。</w:t>
      </w:r>
    </w:p>
    <w:p w14:paraId="5C6F4E67">
      <w:pPr>
        <w:spacing w:after="0" w:line="360" w:lineRule="auto"/>
        <w:rPr>
          <w:lang w:eastAsia="zh-CN"/>
        </w:rPr>
      </w:pPr>
      <w:r>
        <w:rPr>
          <w:rFonts w:ascii="Times New Roman" w:hAnsi="Times New Roman" w:cs="Times New Roman"/>
          <w:lang w:eastAsia="zh-CN"/>
        </w:rPr>
        <w:t>在本平台中，Three.js承担场景级对象、渗流计算切片与三维坐标标注的网页端渲染任务；vtk.js承担三维地质模型VTP文件的解析和PolyData渲染。平台通过加载地层表面网格与切片结果文件构建三维地层场景，采用分层着色区分不同地层，并借助裁剪平面对地层进行任意方向的剖切浏览；对于渗流场计算结果，以顶点着色或纹理映射的方式将总水头、压力水头与渗流速度等标量场映射至切面网格。平台对用于渲染的地质模型与实景模型均进行了轻量化处理，并采用分层分块与按需加载策略控制单次渲染的数据量。</w:t>
      </w:r>
    </w:p>
    <w:p w14:paraId="4EEF8386">
      <w:pPr>
        <w:pStyle w:val="4"/>
      </w:pPr>
      <w:r>
        <w:rPr>
          <w:rFonts w:ascii="Times New Roman" w:hAnsi="Times New Roman"/>
        </w:rPr>
        <w:t>6.2 数字孪生数据底座搭建</w:t>
      </w:r>
    </w:p>
    <w:p w14:paraId="64EDCB0B">
      <w:pPr>
        <w:spacing w:after="0" w:line="360" w:lineRule="auto"/>
        <w:rPr>
          <w:lang w:eastAsia="zh-CN"/>
        </w:rPr>
      </w:pPr>
      <w:r>
        <w:rPr>
          <w:rFonts w:ascii="Times New Roman" w:hAnsi="Times New Roman"/>
          <w:lang w:eastAsia="zh-CN"/>
        </w:rPr>
        <w:t>数据底座是平台数据资源层的主体，其职责是把跨越服务边界、需要被多个环节共同引用的数据整理为结构一致、可相互检索的形式，使工程单位的原始资料不必原样进入系统。平台的业务链条由透明地质、透明计算、透明巡检与透明评价四个环节衔接而成，环节之间存在确定的输入输出关系：地质建模需要钻孔与地形，渗流计算需要地质模型给出的断面几何与岩性，安全评价需要渗流计算给出的机理指标与巡检给出的病害证据。凡处在这种上下游关系上的数据，都必须在底座中具有确定的存放位置与唯一标识；只在单个算法进程内部使用、不与其他环节交换的量，由算法自行管理，不纳入底座。据此，本文将平台数据归纳为地理空间数据、现场观测数据、穿堤建筑数据与数学模型数据四个类别。</w:t>
      </w:r>
    </w:p>
    <w:p w14:paraId="7FAA23F7">
      <w:pPr>
        <w:spacing w:after="0" w:line="360" w:lineRule="auto"/>
        <w:rPr>
          <w:lang w:eastAsia="zh-CN"/>
        </w:rPr>
      </w:pPr>
      <w:r>
        <w:rPr>
          <w:rFonts w:ascii="Times New Roman" w:hAnsi="Times New Roman"/>
          <w:lang w:eastAsia="zh-CN"/>
        </w:rPr>
        <w:t>每一类数据内部按结构化程度分为两部分组织。结构化数据具有确定字段与取值类型，可按记录入库并支持条件查询与统计，包括要素属性、观测序列、网格点、参数配置与成果指标等；非结构化数据以文件为基本单位，内容不宜拆分为字段，包括地形栅格、遥感影像、三维模型、图件与计算中间文件等。两者的差别在于检索方式：结构化数据按字段与条件检索，非结构化数据依靠登记在数据库中的元数据记录检索，同一个对象可由元数据记录与对象地址一次定位。以下各类数据均在 6.1.1.5 节给出的存储方案之上组织，不再重复存储引擎的选型说明。</w:t>
      </w:r>
    </w:p>
    <w:p w14:paraId="17A1AC14">
      <w:pPr>
        <w:pStyle w:val="5"/>
      </w:pPr>
      <w:r>
        <w:rPr>
          <w:rFonts w:ascii="Times New Roman" w:hAnsi="Times New Roman"/>
        </w:rPr>
        <w:t>6.2.1 地理空间数据</w:t>
      </w:r>
    </w:p>
    <w:p w14:paraId="23956932">
      <w:pPr>
        <w:spacing w:after="0" w:line="360" w:lineRule="auto"/>
        <w:rPr>
          <w:lang w:eastAsia="zh-CN"/>
        </w:rPr>
      </w:pPr>
      <w:r>
        <w:rPr>
          <w:rFonts w:ascii="Times New Roman" w:hAnsi="Times New Roman"/>
          <w:lang w:eastAsia="zh-CN"/>
        </w:rPr>
        <w:t>地理空间数据是构建数字孪生场景的空间基准，也是地质建模与渗流计算的几何基础。在场景层面，它构成门户地图与三维视图的底图与要素层，支撑图层开关、桩号定位、测点检索与多时相影像比对；在计算层面，它提供统一的平面坐标与高程基准，地形栅格既是隐式建模的地形约束输入，也是断面提取与地表线判读的依据。此外，堤防中心线的里程体系是全线唯一的位置参照，其余三类数据中的桩号均换算到该里程上，从而实现跨类数据的空间关联。</w:t>
      </w:r>
    </w:p>
    <w:p w14:paraId="70373D1C">
      <w:pPr>
        <w:spacing w:after="0" w:line="360" w:lineRule="auto"/>
        <w:rPr>
          <w:lang w:eastAsia="zh-CN"/>
        </w:rPr>
      </w:pPr>
      <w:r>
        <w:rPr>
          <w:rFonts w:ascii="Times New Roman" w:hAnsi="Times New Roman"/>
          <w:lang w:eastAsia="zh-CN"/>
        </w:rPr>
        <w:t>（1）结构化数据。以矢量要素表达工程对象，按图层组织，包括堤防中心线与桩号、垸与蓄洪垸边界、水工设施（水闸、泵站、涵洞、管道、码头与取水口）、险工险段以及感知设备与水文站测点。每个要素以"图层编码＋要素编号"作为主键，属性包括名称、类型、桩号或经纬度坐标、所属堤段与所属图层，支持按桩号范围、空间范围与图层组合检索。由于要素带有空间几何，矢量数据可直接参与堤线长度统计、断面与堤线的空间求交以及点位缓冲区查询，使"按桩号取一段堤"与"按范围取一片要素"两种检索方式在同一份数据上成立。</w:t>
      </w:r>
    </w:p>
    <w:p w14:paraId="124A0966">
      <w:pPr>
        <w:spacing w:after="0" w:line="360" w:lineRule="auto"/>
        <w:rPr>
          <w:lang w:eastAsia="zh-CN"/>
        </w:rPr>
      </w:pPr>
      <w:r>
        <w:rPr>
          <w:rFonts w:ascii="Times New Roman" w:hAnsi="Times New Roman"/>
          <w:lang w:eastAsia="zh-CN"/>
        </w:rPr>
        <w:t>（2）非结构化数据。以文件形式提供，包括数字高程模型、多时相数字正射影像、倾斜摄影三维模型与底图瓦片。数字高程模型为栅格地形，在地质建模时作为地形文件上传并被服务读取（见 6.3.2.2），在界面侧用于高程图层与坐标拾取；多时相正射影像按年度归档，用于影像选择比对与堤段表部形态的年际变化判读；倾斜摄影三维模型用于地表与穿堤建筑物外观的高真实感表达。上述文件单体体量较大，均以瓦片或分层分块方式组织，前端按视域与缩放级别按需加载。地理空间数据的构成与用途如表6-2所示。</w:t>
      </w:r>
    </w:p>
    <w:p w14:paraId="5AE8380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表6-2　地理空间数据构成</w:t>
      </w:r>
    </w:p>
    <w:p w14:paraId="01AFE56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6-2 Composition of the geospatial data</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79"/>
        <w:gridCol w:w="1292"/>
        <w:gridCol w:w="2013"/>
        <w:gridCol w:w="2246"/>
        <w:gridCol w:w="2140"/>
      </w:tblGrid>
      <w:tr w14:paraId="10E1C3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379" w:type="dxa"/>
            <w:tcBorders>
              <w:top w:val="single" w:color="000000" w:sz="12" w:space="0"/>
              <w:bottom w:val="single" w:color="000000" w:sz="6" w:space="0"/>
            </w:tcBorders>
            <w:tcMar>
              <w:top w:w="60" w:type="dxa"/>
              <w:left w:w="60" w:type="dxa"/>
              <w:bottom w:w="60" w:type="dxa"/>
              <w:right w:w="60" w:type="dxa"/>
            </w:tcMar>
            <w:vAlign w:val="center"/>
          </w:tcPr>
          <w:p w14:paraId="019DECF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数据内容</w:t>
            </w:r>
          </w:p>
        </w:tc>
        <w:tc>
          <w:tcPr>
            <w:tcW w:w="1292" w:type="dxa"/>
            <w:tcBorders>
              <w:top w:val="single" w:color="000000" w:sz="12" w:space="0"/>
              <w:bottom w:val="single" w:color="000000" w:sz="6" w:space="0"/>
            </w:tcBorders>
            <w:tcMar>
              <w:top w:w="60" w:type="dxa"/>
              <w:left w:w="60" w:type="dxa"/>
              <w:bottom w:w="60" w:type="dxa"/>
              <w:right w:w="60" w:type="dxa"/>
            </w:tcMar>
            <w:vAlign w:val="center"/>
          </w:tcPr>
          <w:p w14:paraId="22996E4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结构化类型</w:t>
            </w:r>
          </w:p>
        </w:tc>
        <w:tc>
          <w:tcPr>
            <w:tcW w:w="2013" w:type="dxa"/>
            <w:tcBorders>
              <w:top w:val="single" w:color="000000" w:sz="12" w:space="0"/>
              <w:bottom w:val="single" w:color="000000" w:sz="6" w:space="0"/>
            </w:tcBorders>
            <w:tcMar>
              <w:top w:w="60" w:type="dxa"/>
              <w:left w:w="60" w:type="dxa"/>
              <w:bottom w:w="60" w:type="dxa"/>
              <w:right w:w="60" w:type="dxa"/>
            </w:tcMar>
            <w:vAlign w:val="center"/>
          </w:tcPr>
          <w:p w14:paraId="7328F88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数据格式</w:t>
            </w:r>
          </w:p>
        </w:tc>
        <w:tc>
          <w:tcPr>
            <w:tcW w:w="2246" w:type="dxa"/>
            <w:tcBorders>
              <w:top w:val="single" w:color="000000" w:sz="12" w:space="0"/>
              <w:bottom w:val="single" w:color="000000" w:sz="6" w:space="0"/>
            </w:tcBorders>
            <w:tcMar>
              <w:top w:w="60" w:type="dxa"/>
              <w:left w:w="60" w:type="dxa"/>
              <w:bottom w:w="60" w:type="dxa"/>
              <w:right w:w="60" w:type="dxa"/>
            </w:tcMar>
            <w:vAlign w:val="center"/>
          </w:tcPr>
          <w:p w14:paraId="05D4459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主要内容</w:t>
            </w:r>
          </w:p>
        </w:tc>
        <w:tc>
          <w:tcPr>
            <w:tcW w:w="2140" w:type="dxa"/>
            <w:tcBorders>
              <w:top w:val="single" w:color="000000" w:sz="12" w:space="0"/>
              <w:bottom w:val="single" w:color="000000" w:sz="6" w:space="0"/>
            </w:tcBorders>
            <w:tcMar>
              <w:top w:w="60" w:type="dxa"/>
              <w:left w:w="60" w:type="dxa"/>
              <w:bottom w:w="60" w:type="dxa"/>
              <w:right w:w="60" w:type="dxa"/>
            </w:tcMar>
            <w:vAlign w:val="center"/>
          </w:tcPr>
          <w:p w14:paraId="3B7EF74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平台用途</w:t>
            </w:r>
          </w:p>
        </w:tc>
      </w:tr>
      <w:tr w14:paraId="2F5B8E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401AA0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堤防中心线与桩号</w:t>
            </w:r>
          </w:p>
        </w:tc>
        <w:tc>
          <w:tcPr>
            <w:tcW w:w="1292" w:type="dxa"/>
            <w:tcMar>
              <w:top w:w="60" w:type="dxa"/>
              <w:left w:w="60" w:type="dxa"/>
              <w:bottom w:w="60" w:type="dxa"/>
              <w:right w:w="60" w:type="dxa"/>
            </w:tcMar>
            <w:vAlign w:val="center"/>
          </w:tcPr>
          <w:p w14:paraId="5890E9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结构化（矢量线）</w:t>
            </w:r>
          </w:p>
        </w:tc>
        <w:tc>
          <w:tcPr>
            <w:tcW w:w="2013" w:type="dxa"/>
            <w:tcMar>
              <w:top w:w="60" w:type="dxa"/>
              <w:left w:w="60" w:type="dxa"/>
              <w:bottom w:w="60" w:type="dxa"/>
              <w:right w:w="60" w:type="dxa"/>
            </w:tcMar>
            <w:vAlign w:val="center"/>
          </w:tcPr>
          <w:p w14:paraId="4A510E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22B54E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堤线几何、桩号里程、堤段编码</w:t>
            </w:r>
          </w:p>
        </w:tc>
        <w:tc>
          <w:tcPr>
            <w:tcW w:w="2140" w:type="dxa"/>
            <w:tcMar>
              <w:top w:w="60" w:type="dxa"/>
              <w:left w:w="60" w:type="dxa"/>
              <w:bottom w:w="60" w:type="dxa"/>
              <w:right w:w="60" w:type="dxa"/>
            </w:tcMar>
            <w:vAlign w:val="center"/>
          </w:tcPr>
          <w:p w14:paraId="208F2A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位置参照、断面定位、堤段检索</w:t>
            </w:r>
          </w:p>
        </w:tc>
      </w:tr>
      <w:tr w14:paraId="3B5FD0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53572C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垸与蓄洪垸边界</w:t>
            </w:r>
          </w:p>
        </w:tc>
        <w:tc>
          <w:tcPr>
            <w:tcW w:w="1292" w:type="dxa"/>
            <w:tcMar>
              <w:top w:w="60" w:type="dxa"/>
              <w:left w:w="60" w:type="dxa"/>
              <w:bottom w:w="60" w:type="dxa"/>
              <w:right w:w="60" w:type="dxa"/>
            </w:tcMar>
            <w:vAlign w:val="center"/>
          </w:tcPr>
          <w:p w14:paraId="661B9A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结构化（矢量面）</w:t>
            </w:r>
          </w:p>
        </w:tc>
        <w:tc>
          <w:tcPr>
            <w:tcW w:w="2013" w:type="dxa"/>
            <w:tcMar>
              <w:top w:w="60" w:type="dxa"/>
              <w:left w:w="60" w:type="dxa"/>
              <w:bottom w:w="60" w:type="dxa"/>
              <w:right w:w="60" w:type="dxa"/>
            </w:tcMar>
            <w:vAlign w:val="center"/>
          </w:tcPr>
          <w:p w14:paraId="11CCD7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4272E5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垸名、边界几何、所属行政区</w:t>
            </w:r>
          </w:p>
        </w:tc>
        <w:tc>
          <w:tcPr>
            <w:tcW w:w="2140" w:type="dxa"/>
            <w:tcMar>
              <w:top w:w="60" w:type="dxa"/>
              <w:left w:w="60" w:type="dxa"/>
              <w:bottom w:w="60" w:type="dxa"/>
              <w:right w:w="60" w:type="dxa"/>
            </w:tcMar>
            <w:vAlign w:val="center"/>
          </w:tcPr>
          <w:p w14:paraId="2630FB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场景分区、评价范围确定</w:t>
            </w:r>
          </w:p>
        </w:tc>
      </w:tr>
      <w:tr w14:paraId="47C41B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3E8B1D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水工设施</w:t>
            </w:r>
          </w:p>
        </w:tc>
        <w:tc>
          <w:tcPr>
            <w:tcW w:w="1292" w:type="dxa"/>
            <w:tcMar>
              <w:top w:w="60" w:type="dxa"/>
              <w:left w:w="60" w:type="dxa"/>
              <w:bottom w:w="60" w:type="dxa"/>
              <w:right w:w="60" w:type="dxa"/>
            </w:tcMar>
            <w:vAlign w:val="center"/>
          </w:tcPr>
          <w:p w14:paraId="6F8417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结构化（矢量点）</w:t>
            </w:r>
          </w:p>
        </w:tc>
        <w:tc>
          <w:tcPr>
            <w:tcW w:w="2013" w:type="dxa"/>
            <w:tcMar>
              <w:top w:w="60" w:type="dxa"/>
              <w:left w:w="60" w:type="dxa"/>
              <w:bottom w:w="60" w:type="dxa"/>
              <w:right w:w="60" w:type="dxa"/>
            </w:tcMar>
            <w:vAlign w:val="center"/>
          </w:tcPr>
          <w:p w14:paraId="3D1A9C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39370A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设施类型、名称、中心桩号、坐标</w:t>
            </w:r>
          </w:p>
        </w:tc>
        <w:tc>
          <w:tcPr>
            <w:tcW w:w="2140" w:type="dxa"/>
            <w:tcMar>
              <w:top w:w="60" w:type="dxa"/>
              <w:left w:w="60" w:type="dxa"/>
              <w:bottom w:w="60" w:type="dxa"/>
              <w:right w:w="60" w:type="dxa"/>
            </w:tcMar>
            <w:vAlign w:val="center"/>
          </w:tcPr>
          <w:p w14:paraId="4804074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图层展示、与穿堤建筑数据关联</w:t>
            </w:r>
          </w:p>
        </w:tc>
      </w:tr>
      <w:tr w14:paraId="1D1E63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3AB6299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感知设备与水文站测点</w:t>
            </w:r>
          </w:p>
        </w:tc>
        <w:tc>
          <w:tcPr>
            <w:tcW w:w="1292" w:type="dxa"/>
            <w:tcMar>
              <w:top w:w="60" w:type="dxa"/>
              <w:left w:w="60" w:type="dxa"/>
              <w:bottom w:w="60" w:type="dxa"/>
              <w:right w:w="60" w:type="dxa"/>
            </w:tcMar>
            <w:vAlign w:val="center"/>
          </w:tcPr>
          <w:p w14:paraId="7F94C5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结构化（矢量点）</w:t>
            </w:r>
          </w:p>
        </w:tc>
        <w:tc>
          <w:tcPr>
            <w:tcW w:w="2013" w:type="dxa"/>
            <w:tcMar>
              <w:top w:w="60" w:type="dxa"/>
              <w:left w:w="60" w:type="dxa"/>
              <w:bottom w:w="60" w:type="dxa"/>
              <w:right w:w="60" w:type="dxa"/>
            </w:tcMar>
            <w:vAlign w:val="center"/>
          </w:tcPr>
          <w:p w14:paraId="278933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74445E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测点编号、类型、桩号、坐标、安装高程</w:t>
            </w:r>
          </w:p>
        </w:tc>
        <w:tc>
          <w:tcPr>
            <w:tcW w:w="2140" w:type="dxa"/>
            <w:tcMar>
              <w:top w:w="60" w:type="dxa"/>
              <w:left w:w="60" w:type="dxa"/>
              <w:bottom w:w="60" w:type="dxa"/>
              <w:right w:w="60" w:type="dxa"/>
            </w:tcMar>
            <w:vAlign w:val="center"/>
          </w:tcPr>
          <w:p w14:paraId="264B4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图层展示、与观测序列关联</w:t>
            </w:r>
          </w:p>
        </w:tc>
      </w:tr>
      <w:tr w14:paraId="7C6519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57A107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险工险段</w:t>
            </w:r>
          </w:p>
        </w:tc>
        <w:tc>
          <w:tcPr>
            <w:tcW w:w="1292" w:type="dxa"/>
            <w:tcMar>
              <w:top w:w="60" w:type="dxa"/>
              <w:left w:w="60" w:type="dxa"/>
              <w:bottom w:w="60" w:type="dxa"/>
              <w:right w:w="60" w:type="dxa"/>
            </w:tcMar>
            <w:vAlign w:val="center"/>
          </w:tcPr>
          <w:p w14:paraId="7C1AB7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结构化（矢量线）</w:t>
            </w:r>
          </w:p>
        </w:tc>
        <w:tc>
          <w:tcPr>
            <w:tcW w:w="2013" w:type="dxa"/>
            <w:tcMar>
              <w:top w:w="60" w:type="dxa"/>
              <w:left w:w="60" w:type="dxa"/>
              <w:bottom w:w="60" w:type="dxa"/>
              <w:right w:w="60" w:type="dxa"/>
            </w:tcMar>
            <w:vAlign w:val="center"/>
          </w:tcPr>
          <w:p w14:paraId="46803A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55B9BF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段号、桩号范围、历史出险类型</w:t>
            </w:r>
          </w:p>
        </w:tc>
        <w:tc>
          <w:tcPr>
            <w:tcW w:w="2140" w:type="dxa"/>
            <w:tcMar>
              <w:top w:w="60" w:type="dxa"/>
              <w:left w:w="60" w:type="dxa"/>
              <w:bottom w:w="60" w:type="dxa"/>
              <w:right w:w="60" w:type="dxa"/>
            </w:tcMar>
            <w:vAlign w:val="center"/>
          </w:tcPr>
          <w:p w14:paraId="352C8C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重点段标注、巡检航线参考</w:t>
            </w:r>
          </w:p>
        </w:tc>
      </w:tr>
      <w:tr w14:paraId="6ACE0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30DDD1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数字高程模型</w:t>
            </w:r>
          </w:p>
        </w:tc>
        <w:tc>
          <w:tcPr>
            <w:tcW w:w="1292" w:type="dxa"/>
            <w:tcMar>
              <w:top w:w="60" w:type="dxa"/>
              <w:left w:w="60" w:type="dxa"/>
              <w:bottom w:w="60" w:type="dxa"/>
              <w:right w:w="60" w:type="dxa"/>
            </w:tcMar>
            <w:vAlign w:val="center"/>
          </w:tcPr>
          <w:p w14:paraId="07BA67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Mar>
              <w:top w:w="60" w:type="dxa"/>
              <w:left w:w="60" w:type="dxa"/>
              <w:bottom w:w="60" w:type="dxa"/>
              <w:right w:w="60" w:type="dxa"/>
            </w:tcMar>
            <w:vAlign w:val="center"/>
          </w:tcPr>
          <w:p w14:paraId="070733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GeoTIFF</w:t>
            </w:r>
          </w:p>
        </w:tc>
        <w:tc>
          <w:tcPr>
            <w:tcW w:w="2246" w:type="dxa"/>
            <w:tcMar>
              <w:top w:w="60" w:type="dxa"/>
              <w:left w:w="60" w:type="dxa"/>
              <w:bottom w:w="60" w:type="dxa"/>
              <w:right w:w="60" w:type="dxa"/>
            </w:tcMar>
            <w:vAlign w:val="center"/>
          </w:tcPr>
          <w:p w14:paraId="3EAED9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格网高程</w:t>
            </w:r>
          </w:p>
        </w:tc>
        <w:tc>
          <w:tcPr>
            <w:tcW w:w="2140" w:type="dxa"/>
            <w:tcMar>
              <w:top w:w="60" w:type="dxa"/>
              <w:left w:w="60" w:type="dxa"/>
              <w:bottom w:w="60" w:type="dxa"/>
              <w:right w:w="60" w:type="dxa"/>
            </w:tcMar>
            <w:vAlign w:val="center"/>
          </w:tcPr>
          <w:p w14:paraId="5A6DD2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地形约束输入、断面高程</w:t>
            </w:r>
          </w:p>
        </w:tc>
      </w:tr>
      <w:tr w14:paraId="3D22DD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5F1992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多时相正射影像</w:t>
            </w:r>
          </w:p>
        </w:tc>
        <w:tc>
          <w:tcPr>
            <w:tcW w:w="1292" w:type="dxa"/>
            <w:tcMar>
              <w:top w:w="60" w:type="dxa"/>
              <w:left w:w="60" w:type="dxa"/>
              <w:bottom w:w="60" w:type="dxa"/>
              <w:right w:w="60" w:type="dxa"/>
            </w:tcMar>
            <w:vAlign w:val="center"/>
          </w:tcPr>
          <w:p w14:paraId="22E356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Mar>
              <w:top w:w="60" w:type="dxa"/>
              <w:left w:w="60" w:type="dxa"/>
              <w:bottom w:w="60" w:type="dxa"/>
              <w:right w:w="60" w:type="dxa"/>
            </w:tcMar>
            <w:vAlign w:val="center"/>
          </w:tcPr>
          <w:p w14:paraId="63B658C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GeoTIFF、影像瓦片</w:t>
            </w:r>
          </w:p>
        </w:tc>
        <w:tc>
          <w:tcPr>
            <w:tcW w:w="2246" w:type="dxa"/>
            <w:tcMar>
              <w:top w:w="60" w:type="dxa"/>
              <w:left w:w="60" w:type="dxa"/>
              <w:bottom w:w="60" w:type="dxa"/>
              <w:right w:w="60" w:type="dxa"/>
            </w:tcMar>
            <w:vAlign w:val="center"/>
          </w:tcPr>
          <w:p w14:paraId="7EE71F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各年度影像</w:t>
            </w:r>
          </w:p>
        </w:tc>
        <w:tc>
          <w:tcPr>
            <w:tcW w:w="2140" w:type="dxa"/>
            <w:tcMar>
              <w:top w:w="60" w:type="dxa"/>
              <w:left w:w="60" w:type="dxa"/>
              <w:bottom w:w="60" w:type="dxa"/>
              <w:right w:w="60" w:type="dxa"/>
            </w:tcMar>
            <w:vAlign w:val="center"/>
          </w:tcPr>
          <w:p w14:paraId="065A9A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影像比对、场景底图</w:t>
            </w:r>
          </w:p>
        </w:tc>
      </w:tr>
      <w:tr w14:paraId="1A6BA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2E2A34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倾斜摄影三维模型</w:t>
            </w:r>
          </w:p>
        </w:tc>
        <w:tc>
          <w:tcPr>
            <w:tcW w:w="1292" w:type="dxa"/>
            <w:tcMar>
              <w:top w:w="60" w:type="dxa"/>
              <w:left w:w="60" w:type="dxa"/>
              <w:bottom w:w="60" w:type="dxa"/>
              <w:right w:w="60" w:type="dxa"/>
            </w:tcMar>
            <w:vAlign w:val="center"/>
          </w:tcPr>
          <w:p w14:paraId="3FCC42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Mar>
              <w:top w:w="60" w:type="dxa"/>
              <w:left w:w="60" w:type="dxa"/>
              <w:bottom w:w="60" w:type="dxa"/>
              <w:right w:w="60" w:type="dxa"/>
            </w:tcMar>
            <w:vAlign w:val="center"/>
          </w:tcPr>
          <w:p w14:paraId="001359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OSGB、3D Tiles</w:t>
            </w:r>
          </w:p>
        </w:tc>
        <w:tc>
          <w:tcPr>
            <w:tcW w:w="2246" w:type="dxa"/>
            <w:tcMar>
              <w:top w:w="60" w:type="dxa"/>
              <w:left w:w="60" w:type="dxa"/>
              <w:bottom w:w="60" w:type="dxa"/>
              <w:right w:w="60" w:type="dxa"/>
            </w:tcMar>
            <w:vAlign w:val="center"/>
          </w:tcPr>
          <w:p w14:paraId="30FCB2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实景三维网格与纹理</w:t>
            </w:r>
          </w:p>
        </w:tc>
        <w:tc>
          <w:tcPr>
            <w:tcW w:w="2140" w:type="dxa"/>
            <w:tcMar>
              <w:top w:w="60" w:type="dxa"/>
              <w:left w:w="60" w:type="dxa"/>
              <w:bottom w:w="60" w:type="dxa"/>
              <w:right w:w="60" w:type="dxa"/>
            </w:tcMar>
            <w:vAlign w:val="center"/>
          </w:tcPr>
          <w:p w14:paraId="6B9347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场景表达、建筑物外观</w:t>
            </w:r>
          </w:p>
        </w:tc>
      </w:tr>
      <w:tr w14:paraId="5534F8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Borders>
              <w:bottom w:val="single" w:color="000000" w:sz="12" w:space="0"/>
            </w:tcBorders>
            <w:tcMar>
              <w:top w:w="60" w:type="dxa"/>
              <w:left w:w="60" w:type="dxa"/>
              <w:bottom w:w="60" w:type="dxa"/>
              <w:right w:w="60" w:type="dxa"/>
            </w:tcMar>
            <w:vAlign w:val="center"/>
          </w:tcPr>
          <w:p w14:paraId="2C11CD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底图与专题瓦片</w:t>
            </w:r>
          </w:p>
        </w:tc>
        <w:tc>
          <w:tcPr>
            <w:tcW w:w="1292" w:type="dxa"/>
            <w:tcBorders>
              <w:bottom w:val="single" w:color="000000" w:sz="12" w:space="0"/>
            </w:tcBorders>
            <w:tcMar>
              <w:top w:w="60" w:type="dxa"/>
              <w:left w:w="60" w:type="dxa"/>
              <w:bottom w:w="60" w:type="dxa"/>
              <w:right w:w="60" w:type="dxa"/>
            </w:tcMar>
            <w:vAlign w:val="center"/>
          </w:tcPr>
          <w:p w14:paraId="3828FE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Borders>
              <w:bottom w:val="single" w:color="000000" w:sz="12" w:space="0"/>
            </w:tcBorders>
            <w:tcMar>
              <w:top w:w="60" w:type="dxa"/>
              <w:left w:w="60" w:type="dxa"/>
              <w:bottom w:w="60" w:type="dxa"/>
              <w:right w:w="60" w:type="dxa"/>
            </w:tcMar>
            <w:vAlign w:val="center"/>
          </w:tcPr>
          <w:p w14:paraId="7F86AB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瓦片服务</w:t>
            </w:r>
          </w:p>
        </w:tc>
        <w:tc>
          <w:tcPr>
            <w:tcW w:w="2246" w:type="dxa"/>
            <w:tcBorders>
              <w:bottom w:val="single" w:color="000000" w:sz="12" w:space="0"/>
            </w:tcBorders>
            <w:tcMar>
              <w:top w:w="60" w:type="dxa"/>
              <w:left w:w="60" w:type="dxa"/>
              <w:bottom w:w="60" w:type="dxa"/>
              <w:right w:w="60" w:type="dxa"/>
            </w:tcMar>
            <w:vAlign w:val="center"/>
          </w:tcPr>
          <w:p w14:paraId="63CFF8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行政区划、水系、道路</w:t>
            </w:r>
          </w:p>
        </w:tc>
        <w:tc>
          <w:tcPr>
            <w:tcW w:w="2140" w:type="dxa"/>
            <w:tcBorders>
              <w:bottom w:val="single" w:color="000000" w:sz="12" w:space="0"/>
            </w:tcBorders>
            <w:tcMar>
              <w:top w:w="60" w:type="dxa"/>
              <w:left w:w="60" w:type="dxa"/>
              <w:bottom w:w="60" w:type="dxa"/>
              <w:right w:w="60" w:type="dxa"/>
            </w:tcMar>
            <w:vAlign w:val="center"/>
          </w:tcPr>
          <w:p w14:paraId="1E19FD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门户底图</w:t>
            </w:r>
          </w:p>
        </w:tc>
      </w:tr>
    </w:tbl>
    <w:p w14:paraId="5C7B3B72">
      <w:pPr>
        <w:pStyle w:val="5"/>
      </w:pPr>
      <w:r>
        <w:rPr>
          <w:rFonts w:ascii="Times New Roman" w:hAnsi="Times New Roman"/>
        </w:rPr>
        <w:t>6.2.2 现场观测数据</w:t>
      </w:r>
    </w:p>
    <w:p w14:paraId="41489302">
      <w:pPr>
        <w:spacing w:after="0" w:line="360" w:lineRule="auto"/>
        <w:rPr>
          <w:lang w:eastAsia="zh-CN"/>
        </w:rPr>
      </w:pPr>
      <w:r>
        <w:rPr>
          <w:rFonts w:ascii="Times New Roman" w:hAnsi="Times New Roman"/>
          <w:lang w:eastAsia="zh-CN"/>
        </w:rPr>
        <w:t>现场观测数据刻画堤防的运行状态，是数字孪生体与物理堤防保持同步的直接依据，也是评价阶段动态指标与门控判据的取值来源。按采集方式可分为固定测站观测与移动巡检采集两类：前者按固定间隔上报，数据量随时间线性增长；后者随巡检任务产生，具有事件驱动、单次体量大的特点，两类数据因此采用不同的组织方式。</w:t>
      </w:r>
    </w:p>
    <w:p w14:paraId="05432CD5">
      <w:pPr>
        <w:spacing w:after="0" w:line="360" w:lineRule="auto"/>
        <w:rPr>
          <w:lang w:eastAsia="zh-CN"/>
        </w:rPr>
      </w:pPr>
      <w:r>
        <w:rPr>
          <w:rFonts w:ascii="Times New Roman" w:hAnsi="Times New Roman"/>
          <w:lang w:eastAsia="zh-CN"/>
        </w:rPr>
        <w:t>（1）结构化数据。固定测站观测按台账与序列两级组织。台账记录测站编号、名称、所属河流、经纬度、行政区划与阈值等不随时间变化的属性；序列以测站编号与观测时间为联合索引，字段包括观测时间、观测值与质量标识。雨量按三种粒度分别建表：逐时表存放当前时段的逐小时雨量，用于雨量过程线展示；历史逐时表按月归档；历史逐日表按监测年、月、日存放日雨量与同期比对雨量及其差值，可直接支撑测站雨量的历史同期对比。水位、渗压、渗流量与位移等监测项目采用相同的两级模式，其测点台账与地理空间数据中的感知设备要素共用同一测点编号，使任一测点既能在图上定位，又能按其编号取回序列。评价服务按桩号区间与时间窗从序列中抽取上下游水位、降雨强度与渗流状态量，构成评价的工况输入。</w:t>
      </w:r>
    </w:p>
    <w:p w14:paraId="2468A964">
      <w:pPr>
        <w:spacing w:after="0" w:line="360" w:lineRule="auto"/>
        <w:rPr>
          <w:lang w:eastAsia="zh-CN"/>
        </w:rPr>
      </w:pPr>
      <w:r>
        <w:rPr>
          <w:rFonts w:ascii="Times New Roman" w:hAnsi="Times New Roman"/>
          <w:lang w:eastAsia="zh-CN"/>
        </w:rPr>
        <w:t>（2）非结构化数据。移动巡检采集部分包括巡检任务原始影像、识别标注后的成果图像与巡检过程的实时图传画面。影像不写入关系表，而以对象形式逐张存储，并登记拍摄时间、航次与航线、位姿、所属桩号与复核状态等元数据；识别成果以"标注图像＋结构化检出记录"成对保存，使一条病害记录可以回溯到产生它的原始影像与当时的位姿。实时图传仅作为过程监看资源，不参与后续计算，因此只登记其所属巡检任务，不做长期归档。现场观测数据的构成如表6-3所示。</w:t>
      </w:r>
    </w:p>
    <w:p w14:paraId="1A6D70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表6-3　现场观测数据构成</w:t>
      </w:r>
    </w:p>
    <w:p w14:paraId="439F693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6-3 Composition of the on-site observation data</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70"/>
        <w:gridCol w:w="1369"/>
        <w:gridCol w:w="3593"/>
        <w:gridCol w:w="1369"/>
        <w:gridCol w:w="1369"/>
      </w:tblGrid>
      <w:tr w14:paraId="544B5F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370" w:type="dxa"/>
            <w:tcBorders>
              <w:top w:val="single" w:color="000000" w:sz="12" w:space="0"/>
              <w:bottom w:val="single" w:color="000000" w:sz="6" w:space="0"/>
            </w:tcBorders>
            <w:tcMar>
              <w:top w:w="60" w:type="dxa"/>
              <w:left w:w="60" w:type="dxa"/>
              <w:bottom w:w="60" w:type="dxa"/>
              <w:right w:w="60" w:type="dxa"/>
            </w:tcMar>
            <w:vAlign w:val="center"/>
          </w:tcPr>
          <w:p w14:paraId="20DB4D2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数据名称</w:t>
            </w:r>
          </w:p>
        </w:tc>
        <w:tc>
          <w:tcPr>
            <w:tcW w:w="1369" w:type="dxa"/>
            <w:tcBorders>
              <w:top w:val="single" w:color="000000" w:sz="12" w:space="0"/>
              <w:bottom w:val="single" w:color="000000" w:sz="6" w:space="0"/>
            </w:tcBorders>
            <w:tcMar>
              <w:top w:w="60" w:type="dxa"/>
              <w:left w:w="60" w:type="dxa"/>
              <w:bottom w:w="60" w:type="dxa"/>
              <w:right w:w="60" w:type="dxa"/>
            </w:tcMar>
            <w:vAlign w:val="center"/>
          </w:tcPr>
          <w:p w14:paraId="7F3A941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结构化类型</w:t>
            </w:r>
          </w:p>
        </w:tc>
        <w:tc>
          <w:tcPr>
            <w:tcW w:w="3593" w:type="dxa"/>
            <w:tcBorders>
              <w:top w:val="single" w:color="000000" w:sz="12" w:space="0"/>
              <w:bottom w:val="single" w:color="000000" w:sz="6" w:space="0"/>
            </w:tcBorders>
            <w:tcMar>
              <w:top w:w="60" w:type="dxa"/>
              <w:left w:w="60" w:type="dxa"/>
              <w:bottom w:w="60" w:type="dxa"/>
              <w:right w:w="60" w:type="dxa"/>
            </w:tcMar>
            <w:vAlign w:val="center"/>
          </w:tcPr>
          <w:p w14:paraId="26B58AA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主要字段或内容</w:t>
            </w:r>
          </w:p>
        </w:tc>
        <w:tc>
          <w:tcPr>
            <w:tcW w:w="1369" w:type="dxa"/>
            <w:tcBorders>
              <w:top w:val="single" w:color="000000" w:sz="12" w:space="0"/>
              <w:bottom w:val="single" w:color="000000" w:sz="6" w:space="0"/>
            </w:tcBorders>
            <w:tcMar>
              <w:top w:w="60" w:type="dxa"/>
              <w:left w:w="60" w:type="dxa"/>
              <w:bottom w:w="60" w:type="dxa"/>
              <w:right w:w="60" w:type="dxa"/>
            </w:tcMar>
            <w:vAlign w:val="center"/>
          </w:tcPr>
          <w:p w14:paraId="5BEA3B5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更新方式</w:t>
            </w:r>
          </w:p>
        </w:tc>
        <w:tc>
          <w:tcPr>
            <w:tcW w:w="1369" w:type="dxa"/>
            <w:tcBorders>
              <w:top w:val="single" w:color="000000" w:sz="12" w:space="0"/>
              <w:bottom w:val="single" w:color="000000" w:sz="6" w:space="0"/>
            </w:tcBorders>
            <w:tcMar>
              <w:top w:w="60" w:type="dxa"/>
              <w:left w:w="60" w:type="dxa"/>
              <w:bottom w:w="60" w:type="dxa"/>
              <w:right w:w="60" w:type="dxa"/>
            </w:tcMar>
            <w:vAlign w:val="center"/>
          </w:tcPr>
          <w:p w14:paraId="1D8A7BE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数据单位</w:t>
            </w:r>
          </w:p>
        </w:tc>
      </w:tr>
      <w:tr w14:paraId="50E1B4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229225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雨量站台账</w:t>
            </w:r>
          </w:p>
        </w:tc>
        <w:tc>
          <w:tcPr>
            <w:tcW w:w="1369" w:type="dxa"/>
            <w:tcMar>
              <w:top w:w="60" w:type="dxa"/>
              <w:left w:w="60" w:type="dxa"/>
              <w:bottom w:w="60" w:type="dxa"/>
              <w:right w:w="60" w:type="dxa"/>
            </w:tcMar>
            <w:vAlign w:val="center"/>
          </w:tcPr>
          <w:p w14:paraId="7A66FB9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1F5988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测站编号、名称、所属河流、经纬度、行政区划、降雨阈值</w:t>
            </w:r>
          </w:p>
        </w:tc>
        <w:tc>
          <w:tcPr>
            <w:tcW w:w="1369" w:type="dxa"/>
            <w:tcMar>
              <w:top w:w="60" w:type="dxa"/>
              <w:left w:w="60" w:type="dxa"/>
              <w:bottom w:w="60" w:type="dxa"/>
              <w:right w:w="60" w:type="dxa"/>
            </w:tcMar>
            <w:vAlign w:val="center"/>
          </w:tcPr>
          <w:p w14:paraId="6EFA80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台账变更时维护</w:t>
            </w:r>
          </w:p>
        </w:tc>
        <w:tc>
          <w:tcPr>
            <w:tcW w:w="1369" w:type="dxa"/>
            <w:tcMar>
              <w:top w:w="60" w:type="dxa"/>
              <w:left w:w="60" w:type="dxa"/>
              <w:bottom w:w="60" w:type="dxa"/>
              <w:right w:w="60" w:type="dxa"/>
            </w:tcMar>
            <w:vAlign w:val="center"/>
          </w:tcPr>
          <w:p w14:paraId="05C9AD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C9B35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39A3D3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逐时雨量</w:t>
            </w:r>
          </w:p>
        </w:tc>
        <w:tc>
          <w:tcPr>
            <w:tcW w:w="1369" w:type="dxa"/>
            <w:tcMar>
              <w:top w:w="60" w:type="dxa"/>
              <w:left w:w="60" w:type="dxa"/>
              <w:bottom w:w="60" w:type="dxa"/>
              <w:right w:w="60" w:type="dxa"/>
            </w:tcMar>
            <w:vAlign w:val="center"/>
          </w:tcPr>
          <w:p w14:paraId="697A7C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608D87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测站编号、监测时间、雨量</w:t>
            </w:r>
          </w:p>
        </w:tc>
        <w:tc>
          <w:tcPr>
            <w:tcW w:w="1369" w:type="dxa"/>
            <w:tcMar>
              <w:top w:w="60" w:type="dxa"/>
              <w:left w:w="60" w:type="dxa"/>
              <w:bottom w:w="60" w:type="dxa"/>
              <w:right w:w="60" w:type="dxa"/>
            </w:tcMar>
            <w:vAlign w:val="center"/>
          </w:tcPr>
          <w:p w14:paraId="04700B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705CA0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71BFF3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73161D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历史逐时雨量</w:t>
            </w:r>
          </w:p>
        </w:tc>
        <w:tc>
          <w:tcPr>
            <w:tcW w:w="1369" w:type="dxa"/>
            <w:tcMar>
              <w:top w:w="60" w:type="dxa"/>
              <w:left w:w="60" w:type="dxa"/>
              <w:bottom w:w="60" w:type="dxa"/>
              <w:right w:w="60" w:type="dxa"/>
            </w:tcMar>
            <w:vAlign w:val="center"/>
          </w:tcPr>
          <w:p w14:paraId="63DCD5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04C69A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测站编号、监测日期、监测时间、雨量</w:t>
            </w:r>
          </w:p>
        </w:tc>
        <w:tc>
          <w:tcPr>
            <w:tcW w:w="1369" w:type="dxa"/>
            <w:tcMar>
              <w:top w:w="60" w:type="dxa"/>
              <w:left w:w="60" w:type="dxa"/>
              <w:bottom w:w="60" w:type="dxa"/>
              <w:right w:w="60" w:type="dxa"/>
            </w:tcMar>
            <w:vAlign w:val="center"/>
          </w:tcPr>
          <w:p w14:paraId="19226B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按月归档</w:t>
            </w:r>
          </w:p>
        </w:tc>
        <w:tc>
          <w:tcPr>
            <w:tcW w:w="1369" w:type="dxa"/>
            <w:tcMar>
              <w:top w:w="60" w:type="dxa"/>
              <w:left w:w="60" w:type="dxa"/>
              <w:bottom w:w="60" w:type="dxa"/>
              <w:right w:w="60" w:type="dxa"/>
            </w:tcMar>
            <w:vAlign w:val="center"/>
          </w:tcPr>
          <w:p w14:paraId="42C43D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78500F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6D85E8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历史逐日雨量与同期比对</w:t>
            </w:r>
          </w:p>
        </w:tc>
        <w:tc>
          <w:tcPr>
            <w:tcW w:w="1369" w:type="dxa"/>
            <w:tcMar>
              <w:top w:w="60" w:type="dxa"/>
              <w:left w:w="60" w:type="dxa"/>
              <w:bottom w:w="60" w:type="dxa"/>
              <w:right w:w="60" w:type="dxa"/>
            </w:tcMar>
            <w:vAlign w:val="center"/>
          </w:tcPr>
          <w:p w14:paraId="15799A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4EBAE7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监测日期、雨量、同期比对雨量、比对差值</w:t>
            </w:r>
          </w:p>
        </w:tc>
        <w:tc>
          <w:tcPr>
            <w:tcW w:w="1369" w:type="dxa"/>
            <w:tcMar>
              <w:top w:w="60" w:type="dxa"/>
              <w:left w:w="60" w:type="dxa"/>
              <w:bottom w:w="60" w:type="dxa"/>
              <w:right w:w="60" w:type="dxa"/>
            </w:tcMar>
            <w:vAlign w:val="center"/>
          </w:tcPr>
          <w:p w14:paraId="3051267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按日归档</w:t>
            </w:r>
          </w:p>
        </w:tc>
        <w:tc>
          <w:tcPr>
            <w:tcW w:w="1369" w:type="dxa"/>
            <w:tcMar>
              <w:top w:w="60" w:type="dxa"/>
              <w:left w:w="60" w:type="dxa"/>
              <w:bottom w:w="60" w:type="dxa"/>
              <w:right w:w="60" w:type="dxa"/>
            </w:tcMar>
            <w:vAlign w:val="center"/>
          </w:tcPr>
          <w:p w14:paraId="16C224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3EA356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2C8A4E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河道水位</w:t>
            </w:r>
          </w:p>
        </w:tc>
        <w:tc>
          <w:tcPr>
            <w:tcW w:w="1369" w:type="dxa"/>
            <w:tcMar>
              <w:top w:w="60" w:type="dxa"/>
              <w:left w:w="60" w:type="dxa"/>
              <w:bottom w:w="60" w:type="dxa"/>
              <w:right w:w="60" w:type="dxa"/>
            </w:tcMar>
            <w:vAlign w:val="center"/>
          </w:tcPr>
          <w:p w14:paraId="040C68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31A279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测点编号、采集时间、水位、质量标识</w:t>
            </w:r>
          </w:p>
        </w:tc>
        <w:tc>
          <w:tcPr>
            <w:tcW w:w="1369" w:type="dxa"/>
            <w:tcMar>
              <w:top w:w="60" w:type="dxa"/>
              <w:left w:w="60" w:type="dxa"/>
              <w:bottom w:w="60" w:type="dxa"/>
              <w:right w:w="60" w:type="dxa"/>
            </w:tcMar>
            <w:vAlign w:val="center"/>
          </w:tcPr>
          <w:p w14:paraId="4FC18B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7B2017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w:t>
            </w:r>
          </w:p>
        </w:tc>
      </w:tr>
      <w:tr w14:paraId="66525E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58B49D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渗压与渗流量</w:t>
            </w:r>
          </w:p>
        </w:tc>
        <w:tc>
          <w:tcPr>
            <w:tcW w:w="1369" w:type="dxa"/>
            <w:tcMar>
              <w:top w:w="60" w:type="dxa"/>
              <w:left w:w="60" w:type="dxa"/>
              <w:bottom w:w="60" w:type="dxa"/>
              <w:right w:w="60" w:type="dxa"/>
            </w:tcMar>
            <w:vAlign w:val="center"/>
          </w:tcPr>
          <w:p w14:paraId="12D7E4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3A8473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测点编号、采集时间、观测值、质量标识</w:t>
            </w:r>
          </w:p>
        </w:tc>
        <w:tc>
          <w:tcPr>
            <w:tcW w:w="1369" w:type="dxa"/>
            <w:tcMar>
              <w:top w:w="60" w:type="dxa"/>
              <w:left w:w="60" w:type="dxa"/>
              <w:bottom w:w="60" w:type="dxa"/>
              <w:right w:w="60" w:type="dxa"/>
            </w:tcMar>
            <w:vAlign w:val="center"/>
          </w:tcPr>
          <w:p w14:paraId="755C8B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61AC4A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kPa、L/s</w:t>
            </w:r>
          </w:p>
        </w:tc>
      </w:tr>
      <w:tr w14:paraId="4B8912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078D35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位移</w:t>
            </w:r>
          </w:p>
        </w:tc>
        <w:tc>
          <w:tcPr>
            <w:tcW w:w="1369" w:type="dxa"/>
            <w:tcMar>
              <w:top w:w="60" w:type="dxa"/>
              <w:left w:w="60" w:type="dxa"/>
              <w:bottom w:w="60" w:type="dxa"/>
              <w:right w:w="60" w:type="dxa"/>
            </w:tcMar>
            <w:vAlign w:val="center"/>
          </w:tcPr>
          <w:p w14:paraId="014E1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51EB08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测点编号、采集时间、位移量、方向</w:t>
            </w:r>
          </w:p>
        </w:tc>
        <w:tc>
          <w:tcPr>
            <w:tcW w:w="1369" w:type="dxa"/>
            <w:tcMar>
              <w:top w:w="60" w:type="dxa"/>
              <w:left w:w="60" w:type="dxa"/>
              <w:bottom w:w="60" w:type="dxa"/>
              <w:right w:w="60" w:type="dxa"/>
            </w:tcMar>
            <w:vAlign w:val="center"/>
          </w:tcPr>
          <w:p w14:paraId="7ADB45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0F84F8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2CEB06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756CCD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巡检任务记录</w:t>
            </w:r>
          </w:p>
        </w:tc>
        <w:tc>
          <w:tcPr>
            <w:tcW w:w="1369" w:type="dxa"/>
            <w:tcMar>
              <w:top w:w="60" w:type="dxa"/>
              <w:left w:w="60" w:type="dxa"/>
              <w:bottom w:w="60" w:type="dxa"/>
              <w:right w:w="60" w:type="dxa"/>
            </w:tcMar>
            <w:vAlign w:val="center"/>
          </w:tcPr>
          <w:p w14:paraId="13BFEF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715055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任务标识、无人机编号、航线、起止时间、桩号范围</w:t>
            </w:r>
          </w:p>
        </w:tc>
        <w:tc>
          <w:tcPr>
            <w:tcW w:w="1369" w:type="dxa"/>
            <w:tcMar>
              <w:top w:w="60" w:type="dxa"/>
              <w:left w:w="60" w:type="dxa"/>
              <w:bottom w:w="60" w:type="dxa"/>
              <w:right w:w="60" w:type="dxa"/>
            </w:tcMar>
            <w:vAlign w:val="center"/>
          </w:tcPr>
          <w:p w14:paraId="1568A3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任务驱动</w:t>
            </w:r>
          </w:p>
        </w:tc>
        <w:tc>
          <w:tcPr>
            <w:tcW w:w="1369" w:type="dxa"/>
            <w:tcMar>
              <w:top w:w="60" w:type="dxa"/>
              <w:left w:w="60" w:type="dxa"/>
              <w:bottom w:w="60" w:type="dxa"/>
              <w:right w:w="60" w:type="dxa"/>
            </w:tcMar>
            <w:vAlign w:val="center"/>
          </w:tcPr>
          <w:p w14:paraId="39E684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71611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749455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巡检原始影像</w:t>
            </w:r>
          </w:p>
        </w:tc>
        <w:tc>
          <w:tcPr>
            <w:tcW w:w="1369" w:type="dxa"/>
            <w:tcMar>
              <w:top w:w="60" w:type="dxa"/>
              <w:left w:w="60" w:type="dxa"/>
              <w:bottom w:w="60" w:type="dxa"/>
              <w:right w:w="60" w:type="dxa"/>
            </w:tcMar>
            <w:vAlign w:val="center"/>
          </w:tcPr>
          <w:p w14:paraId="30B848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3593" w:type="dxa"/>
            <w:tcMar>
              <w:top w:w="60" w:type="dxa"/>
              <w:left w:w="60" w:type="dxa"/>
              <w:bottom w:w="60" w:type="dxa"/>
              <w:right w:w="60" w:type="dxa"/>
            </w:tcMar>
            <w:vAlign w:val="center"/>
          </w:tcPr>
          <w:p w14:paraId="55AFB3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影像文件，附拍摄时间、位姿、桩号、复核状态</w:t>
            </w:r>
          </w:p>
        </w:tc>
        <w:tc>
          <w:tcPr>
            <w:tcW w:w="1369" w:type="dxa"/>
            <w:tcMar>
              <w:top w:w="60" w:type="dxa"/>
              <w:left w:w="60" w:type="dxa"/>
              <w:bottom w:w="60" w:type="dxa"/>
              <w:right w:w="60" w:type="dxa"/>
            </w:tcMar>
            <w:vAlign w:val="center"/>
          </w:tcPr>
          <w:p w14:paraId="3921F6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任务驱动</w:t>
            </w:r>
          </w:p>
        </w:tc>
        <w:tc>
          <w:tcPr>
            <w:tcW w:w="1369" w:type="dxa"/>
            <w:tcMar>
              <w:top w:w="60" w:type="dxa"/>
              <w:left w:w="60" w:type="dxa"/>
              <w:bottom w:w="60" w:type="dxa"/>
              <w:right w:w="60" w:type="dxa"/>
            </w:tcMar>
            <w:vAlign w:val="center"/>
          </w:tcPr>
          <w:p w14:paraId="13BBB9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JPG、PNG</w:t>
            </w:r>
          </w:p>
        </w:tc>
      </w:tr>
      <w:tr w14:paraId="2E25AD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01A5EE7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识别成果图像</w:t>
            </w:r>
          </w:p>
        </w:tc>
        <w:tc>
          <w:tcPr>
            <w:tcW w:w="1369" w:type="dxa"/>
            <w:tcMar>
              <w:top w:w="60" w:type="dxa"/>
              <w:left w:w="60" w:type="dxa"/>
              <w:bottom w:w="60" w:type="dxa"/>
              <w:right w:w="60" w:type="dxa"/>
            </w:tcMar>
            <w:vAlign w:val="center"/>
          </w:tcPr>
          <w:p w14:paraId="3544716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3593" w:type="dxa"/>
            <w:tcMar>
              <w:top w:w="60" w:type="dxa"/>
              <w:left w:w="60" w:type="dxa"/>
              <w:bottom w:w="60" w:type="dxa"/>
              <w:right w:w="60" w:type="dxa"/>
            </w:tcMar>
            <w:vAlign w:val="center"/>
          </w:tcPr>
          <w:p w14:paraId="72360F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标注影像，附检出编号</w:t>
            </w:r>
          </w:p>
        </w:tc>
        <w:tc>
          <w:tcPr>
            <w:tcW w:w="1369" w:type="dxa"/>
            <w:tcMar>
              <w:top w:w="60" w:type="dxa"/>
              <w:left w:w="60" w:type="dxa"/>
              <w:bottom w:w="60" w:type="dxa"/>
              <w:right w:w="60" w:type="dxa"/>
            </w:tcMar>
            <w:vAlign w:val="center"/>
          </w:tcPr>
          <w:p w14:paraId="04AB45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任务驱动</w:t>
            </w:r>
          </w:p>
        </w:tc>
        <w:tc>
          <w:tcPr>
            <w:tcW w:w="1369" w:type="dxa"/>
            <w:tcMar>
              <w:top w:w="60" w:type="dxa"/>
              <w:left w:w="60" w:type="dxa"/>
              <w:bottom w:w="60" w:type="dxa"/>
              <w:right w:w="60" w:type="dxa"/>
            </w:tcMar>
            <w:vAlign w:val="center"/>
          </w:tcPr>
          <w:p w14:paraId="72F5A6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PNG</w:t>
            </w:r>
          </w:p>
        </w:tc>
      </w:tr>
      <w:tr w14:paraId="210C85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Borders>
              <w:bottom w:val="single" w:color="000000" w:sz="12" w:space="0"/>
            </w:tcBorders>
            <w:tcMar>
              <w:top w:w="60" w:type="dxa"/>
              <w:left w:w="60" w:type="dxa"/>
              <w:bottom w:w="60" w:type="dxa"/>
              <w:right w:w="60" w:type="dxa"/>
            </w:tcMar>
            <w:vAlign w:val="center"/>
          </w:tcPr>
          <w:p w14:paraId="6296FF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巡检实时图传</w:t>
            </w:r>
          </w:p>
        </w:tc>
        <w:tc>
          <w:tcPr>
            <w:tcW w:w="1369" w:type="dxa"/>
            <w:tcBorders>
              <w:bottom w:val="single" w:color="000000" w:sz="12" w:space="0"/>
            </w:tcBorders>
            <w:tcMar>
              <w:top w:w="60" w:type="dxa"/>
              <w:left w:w="60" w:type="dxa"/>
              <w:bottom w:w="60" w:type="dxa"/>
              <w:right w:w="60" w:type="dxa"/>
            </w:tcMar>
            <w:vAlign w:val="center"/>
          </w:tcPr>
          <w:p w14:paraId="7248BA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3593" w:type="dxa"/>
            <w:tcBorders>
              <w:bottom w:val="single" w:color="000000" w:sz="12" w:space="0"/>
            </w:tcBorders>
            <w:tcMar>
              <w:top w:w="60" w:type="dxa"/>
              <w:left w:w="60" w:type="dxa"/>
              <w:bottom w:w="60" w:type="dxa"/>
              <w:right w:w="60" w:type="dxa"/>
            </w:tcMar>
            <w:vAlign w:val="center"/>
          </w:tcPr>
          <w:p w14:paraId="49EFC4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视频流</w:t>
            </w:r>
          </w:p>
        </w:tc>
        <w:tc>
          <w:tcPr>
            <w:tcW w:w="1369" w:type="dxa"/>
            <w:tcBorders>
              <w:bottom w:val="single" w:color="000000" w:sz="12" w:space="0"/>
            </w:tcBorders>
            <w:tcMar>
              <w:top w:w="60" w:type="dxa"/>
              <w:left w:w="60" w:type="dxa"/>
              <w:bottom w:w="60" w:type="dxa"/>
              <w:right w:w="60" w:type="dxa"/>
            </w:tcMar>
            <w:vAlign w:val="center"/>
          </w:tcPr>
          <w:p w14:paraId="3280EF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实时</w:t>
            </w:r>
          </w:p>
        </w:tc>
        <w:tc>
          <w:tcPr>
            <w:tcW w:w="1369" w:type="dxa"/>
            <w:tcBorders>
              <w:bottom w:val="single" w:color="000000" w:sz="12" w:space="0"/>
            </w:tcBorders>
            <w:tcMar>
              <w:top w:w="60" w:type="dxa"/>
              <w:left w:w="60" w:type="dxa"/>
              <w:bottom w:w="60" w:type="dxa"/>
              <w:right w:w="60" w:type="dxa"/>
            </w:tcMar>
            <w:vAlign w:val="center"/>
          </w:tcPr>
          <w:p w14:paraId="6E8F53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流媒体</w:t>
            </w:r>
          </w:p>
        </w:tc>
      </w:tr>
    </w:tbl>
    <w:p w14:paraId="7DE675D0">
      <w:pPr>
        <w:pStyle w:val="5"/>
      </w:pPr>
      <w:r>
        <w:rPr>
          <w:rFonts w:ascii="Times New Roman" w:hAnsi="Times New Roman"/>
        </w:rPr>
        <w:t>6.2.3 穿堤建筑数据</w:t>
      </w:r>
    </w:p>
    <w:p w14:paraId="42130B21">
      <w:pPr>
        <w:spacing w:after="0" w:line="360" w:lineRule="auto"/>
        <w:rPr>
          <w:lang w:eastAsia="zh-CN"/>
        </w:rPr>
      </w:pPr>
      <w:r>
        <w:rPr>
          <w:rFonts w:ascii="Times New Roman" w:hAnsi="Times New Roman"/>
          <w:lang w:eastAsia="zh-CN"/>
        </w:rPr>
        <w:t>涵闸、泵站等穿堤建筑物穿越堤身，其与堤身、堤基的结合部位存在材料差异与施工接缝，易形成集中渗漏通道，是堤防渗流安全的薄弱环节。穿堤建筑数据因而有两个用途：属性记录用于确定建筑物在渗流计算与稳定性校核中的几何位置与水力边界；运行与档案记录用于判别结合部位防渗性能的变化，并为安全评价提供证据。建筑物在地理空间数据中以水工设施要素表达位置，在本类数据中以属性记录补充几何与水力特征，两者通过建筑物编号关联，避免同一对象在两处重复描述。</w:t>
      </w:r>
    </w:p>
    <w:p w14:paraId="0C57F8ED">
      <w:pPr>
        <w:spacing w:after="0" w:line="360" w:lineRule="auto"/>
        <w:rPr>
          <w:lang w:eastAsia="zh-CN"/>
        </w:rPr>
      </w:pPr>
      <w:r>
        <w:rPr>
          <w:rFonts w:ascii="Times New Roman" w:hAnsi="Times New Roman"/>
          <w:lang w:eastAsia="zh-CN"/>
        </w:rPr>
        <w:t>（1）结构化数据。属性记录包括建筑物编号、名称、类型、中心桩号、孔口尺寸、埋深、结构型式、地基处理方式与处理范围、设计水位与防洪标准，其中中心桩号与孔口尺寸决定渗流计算中建筑物的位置与过水断面，埋深与地基处理范围决定结合部位的渗径长度。运行记录包括沉降、水平位移、接缝渗流与接触渗流四类观测值，按与现场观测数据相同的台账与序列两级模式组织，用于识别不均匀沉降及其引起的防渗性能变化。</w:t>
      </w:r>
    </w:p>
    <w:p w14:paraId="5A862B3E">
      <w:pPr>
        <w:spacing w:after="0" w:line="360" w:lineRule="auto"/>
        <w:rPr>
          <w:lang w:eastAsia="zh-CN"/>
        </w:rPr>
      </w:pPr>
      <w:r>
        <w:rPr>
          <w:rFonts w:ascii="Times New Roman" w:hAnsi="Times New Roman"/>
          <w:lang w:eastAsia="zh-CN"/>
        </w:rPr>
        <w:t>（2）非结构化数据。历史险情记录、除险加固记录以及定期安全检测与外观检测成果以文件形式归档，逐份登记发生时间、所在桩号、险情类型、处置措施与检测结论等元数据。这类记录不参与数值计算，但事件、位置与时间三项是巡检航线叠加历史出险位置、评价阶段判定渗漏证据状态与追溯运行管理指标的检索依据，因此按可检索的元数据组织。穿堤建筑数据的构成如表6-4所示。</w:t>
      </w:r>
    </w:p>
    <w:p w14:paraId="086F619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表6-4　穿堤建筑数据构成</w:t>
      </w:r>
    </w:p>
    <w:p w14:paraId="706E487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6-4 Composition of the data on structures crossing the levee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05"/>
        <w:gridCol w:w="1504"/>
        <w:gridCol w:w="1504"/>
        <w:gridCol w:w="3053"/>
        <w:gridCol w:w="1504"/>
      </w:tblGrid>
      <w:tr w14:paraId="0E06D6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505" w:type="dxa"/>
            <w:tcBorders>
              <w:top w:val="single" w:color="000000" w:sz="12" w:space="0"/>
              <w:bottom w:val="single" w:color="000000" w:sz="6" w:space="0"/>
            </w:tcBorders>
            <w:tcMar>
              <w:top w:w="60" w:type="dxa"/>
              <w:left w:w="60" w:type="dxa"/>
              <w:bottom w:w="60" w:type="dxa"/>
              <w:right w:w="60" w:type="dxa"/>
            </w:tcMar>
            <w:vAlign w:val="center"/>
          </w:tcPr>
          <w:p w14:paraId="37DCBB1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数据类别</w:t>
            </w:r>
          </w:p>
        </w:tc>
        <w:tc>
          <w:tcPr>
            <w:tcW w:w="1504" w:type="dxa"/>
            <w:tcBorders>
              <w:top w:val="single" w:color="000000" w:sz="12" w:space="0"/>
              <w:bottom w:val="single" w:color="000000" w:sz="6" w:space="0"/>
            </w:tcBorders>
            <w:tcMar>
              <w:top w:w="60" w:type="dxa"/>
              <w:left w:w="60" w:type="dxa"/>
              <w:bottom w:w="60" w:type="dxa"/>
              <w:right w:w="60" w:type="dxa"/>
            </w:tcMar>
            <w:vAlign w:val="center"/>
          </w:tcPr>
          <w:p w14:paraId="1085182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结构化类型</w:t>
            </w:r>
          </w:p>
        </w:tc>
        <w:tc>
          <w:tcPr>
            <w:tcW w:w="1504" w:type="dxa"/>
            <w:tcBorders>
              <w:top w:val="single" w:color="000000" w:sz="12" w:space="0"/>
              <w:bottom w:val="single" w:color="000000" w:sz="6" w:space="0"/>
            </w:tcBorders>
            <w:tcMar>
              <w:top w:w="60" w:type="dxa"/>
              <w:left w:w="60" w:type="dxa"/>
              <w:bottom w:w="60" w:type="dxa"/>
              <w:right w:w="60" w:type="dxa"/>
            </w:tcMar>
            <w:vAlign w:val="center"/>
          </w:tcPr>
          <w:p w14:paraId="2365C3B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数据内容</w:t>
            </w:r>
          </w:p>
        </w:tc>
        <w:tc>
          <w:tcPr>
            <w:tcW w:w="3053" w:type="dxa"/>
            <w:tcBorders>
              <w:top w:val="single" w:color="000000" w:sz="12" w:space="0"/>
              <w:bottom w:val="single" w:color="000000" w:sz="6" w:space="0"/>
            </w:tcBorders>
            <w:tcMar>
              <w:top w:w="60" w:type="dxa"/>
              <w:left w:w="60" w:type="dxa"/>
              <w:bottom w:w="60" w:type="dxa"/>
              <w:right w:w="60" w:type="dxa"/>
            </w:tcMar>
            <w:vAlign w:val="center"/>
          </w:tcPr>
          <w:p w14:paraId="247450E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主要字段</w:t>
            </w:r>
          </w:p>
        </w:tc>
        <w:tc>
          <w:tcPr>
            <w:tcW w:w="1504" w:type="dxa"/>
            <w:tcBorders>
              <w:top w:val="single" w:color="000000" w:sz="12" w:space="0"/>
              <w:bottom w:val="single" w:color="000000" w:sz="6" w:space="0"/>
            </w:tcBorders>
            <w:tcMar>
              <w:top w:w="60" w:type="dxa"/>
              <w:left w:w="60" w:type="dxa"/>
              <w:bottom w:w="60" w:type="dxa"/>
              <w:right w:w="60" w:type="dxa"/>
            </w:tcMar>
            <w:vAlign w:val="center"/>
          </w:tcPr>
          <w:p w14:paraId="372C59A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更新方式</w:t>
            </w:r>
          </w:p>
        </w:tc>
      </w:tr>
      <w:tr w14:paraId="6545BD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788AF0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4A16C6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1E512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建筑物标识</w:t>
            </w:r>
          </w:p>
        </w:tc>
        <w:tc>
          <w:tcPr>
            <w:tcW w:w="3053" w:type="dxa"/>
            <w:tcMar>
              <w:top w:w="60" w:type="dxa"/>
              <w:left w:w="60" w:type="dxa"/>
              <w:bottom w:w="60" w:type="dxa"/>
              <w:right w:w="60" w:type="dxa"/>
            </w:tcMar>
            <w:vAlign w:val="center"/>
          </w:tcPr>
          <w:p w14:paraId="72B628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建筑物编号、名称、类型</w:t>
            </w:r>
          </w:p>
        </w:tc>
        <w:tc>
          <w:tcPr>
            <w:tcW w:w="1504" w:type="dxa"/>
            <w:tcMar>
              <w:top w:w="60" w:type="dxa"/>
              <w:left w:w="60" w:type="dxa"/>
              <w:bottom w:w="60" w:type="dxa"/>
              <w:right w:w="60" w:type="dxa"/>
            </w:tcMar>
            <w:vAlign w:val="center"/>
          </w:tcPr>
          <w:p w14:paraId="0D482F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竣工后基本不变</w:t>
            </w:r>
          </w:p>
        </w:tc>
      </w:tr>
      <w:tr w14:paraId="1F4340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021941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7B4596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28F9D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空间位置</w:t>
            </w:r>
          </w:p>
        </w:tc>
        <w:tc>
          <w:tcPr>
            <w:tcW w:w="3053" w:type="dxa"/>
            <w:tcMar>
              <w:top w:w="60" w:type="dxa"/>
              <w:left w:w="60" w:type="dxa"/>
              <w:bottom w:w="60" w:type="dxa"/>
              <w:right w:w="60" w:type="dxa"/>
            </w:tcMar>
            <w:vAlign w:val="center"/>
          </w:tcPr>
          <w:p w14:paraId="2BD18C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中心桩号、坐标</w:t>
            </w:r>
          </w:p>
        </w:tc>
        <w:tc>
          <w:tcPr>
            <w:tcW w:w="1504" w:type="dxa"/>
            <w:tcMar>
              <w:top w:w="60" w:type="dxa"/>
              <w:left w:w="60" w:type="dxa"/>
              <w:bottom w:w="60" w:type="dxa"/>
              <w:right w:w="60" w:type="dxa"/>
            </w:tcMar>
            <w:vAlign w:val="center"/>
          </w:tcPr>
          <w:p w14:paraId="4C71BE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竣工后基本不变</w:t>
            </w:r>
          </w:p>
        </w:tc>
      </w:tr>
      <w:tr w14:paraId="3AA0AA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583687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6E6858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4DD604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几何特征</w:t>
            </w:r>
          </w:p>
        </w:tc>
        <w:tc>
          <w:tcPr>
            <w:tcW w:w="3053" w:type="dxa"/>
            <w:tcMar>
              <w:top w:w="60" w:type="dxa"/>
              <w:left w:w="60" w:type="dxa"/>
              <w:bottom w:w="60" w:type="dxa"/>
              <w:right w:w="60" w:type="dxa"/>
            </w:tcMar>
            <w:vAlign w:val="center"/>
          </w:tcPr>
          <w:p w14:paraId="63861AC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孔口尺寸、埋深、结构型式、进出口连接形式</w:t>
            </w:r>
          </w:p>
        </w:tc>
        <w:tc>
          <w:tcPr>
            <w:tcW w:w="1504" w:type="dxa"/>
            <w:tcMar>
              <w:top w:w="60" w:type="dxa"/>
              <w:left w:w="60" w:type="dxa"/>
              <w:bottom w:w="60" w:type="dxa"/>
              <w:right w:w="60" w:type="dxa"/>
            </w:tcMar>
            <w:vAlign w:val="center"/>
          </w:tcPr>
          <w:p w14:paraId="3054BA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竣工后基本不变</w:t>
            </w:r>
          </w:p>
        </w:tc>
      </w:tr>
      <w:tr w14:paraId="537AFA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23D045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1D6E9C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3FBFE0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地基与材料</w:t>
            </w:r>
          </w:p>
        </w:tc>
        <w:tc>
          <w:tcPr>
            <w:tcW w:w="3053" w:type="dxa"/>
            <w:tcMar>
              <w:top w:w="60" w:type="dxa"/>
              <w:left w:w="60" w:type="dxa"/>
              <w:bottom w:w="60" w:type="dxa"/>
              <w:right w:w="60" w:type="dxa"/>
            </w:tcMar>
            <w:vAlign w:val="center"/>
          </w:tcPr>
          <w:p w14:paraId="7A4C6A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地基处理方式、地基处理范围、材料参数</w:t>
            </w:r>
          </w:p>
        </w:tc>
        <w:tc>
          <w:tcPr>
            <w:tcW w:w="1504" w:type="dxa"/>
            <w:tcMar>
              <w:top w:w="60" w:type="dxa"/>
              <w:left w:w="60" w:type="dxa"/>
              <w:bottom w:w="60" w:type="dxa"/>
              <w:right w:w="60" w:type="dxa"/>
            </w:tcMar>
            <w:vAlign w:val="center"/>
          </w:tcPr>
          <w:p w14:paraId="43E4DC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设计变更时更新</w:t>
            </w:r>
          </w:p>
        </w:tc>
      </w:tr>
      <w:tr w14:paraId="6430F2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759B9F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5467F2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4D213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水力边界</w:t>
            </w:r>
          </w:p>
        </w:tc>
        <w:tc>
          <w:tcPr>
            <w:tcW w:w="3053" w:type="dxa"/>
            <w:tcMar>
              <w:top w:w="60" w:type="dxa"/>
              <w:left w:w="60" w:type="dxa"/>
              <w:bottom w:w="60" w:type="dxa"/>
              <w:right w:w="60" w:type="dxa"/>
            </w:tcMar>
            <w:vAlign w:val="center"/>
          </w:tcPr>
          <w:p w14:paraId="2F4302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设计水位、防洪标准、运行工况</w:t>
            </w:r>
          </w:p>
        </w:tc>
        <w:tc>
          <w:tcPr>
            <w:tcW w:w="1504" w:type="dxa"/>
            <w:tcMar>
              <w:top w:w="60" w:type="dxa"/>
              <w:left w:w="60" w:type="dxa"/>
              <w:bottom w:w="60" w:type="dxa"/>
              <w:right w:w="60" w:type="dxa"/>
            </w:tcMar>
            <w:vAlign w:val="center"/>
          </w:tcPr>
          <w:p w14:paraId="66B890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设计变更时更新</w:t>
            </w:r>
          </w:p>
        </w:tc>
      </w:tr>
      <w:tr w14:paraId="48D28B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33D095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运行数据</w:t>
            </w:r>
          </w:p>
        </w:tc>
        <w:tc>
          <w:tcPr>
            <w:tcW w:w="1504" w:type="dxa"/>
            <w:tcMar>
              <w:top w:w="60" w:type="dxa"/>
              <w:left w:w="60" w:type="dxa"/>
              <w:bottom w:w="60" w:type="dxa"/>
              <w:right w:w="60" w:type="dxa"/>
            </w:tcMar>
            <w:vAlign w:val="center"/>
          </w:tcPr>
          <w:p w14:paraId="34E8C0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F2D6A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变形</w:t>
            </w:r>
          </w:p>
        </w:tc>
        <w:tc>
          <w:tcPr>
            <w:tcW w:w="3053" w:type="dxa"/>
            <w:tcMar>
              <w:top w:w="60" w:type="dxa"/>
              <w:left w:w="60" w:type="dxa"/>
              <w:bottom w:w="60" w:type="dxa"/>
              <w:right w:w="60" w:type="dxa"/>
            </w:tcMar>
            <w:vAlign w:val="center"/>
          </w:tcPr>
          <w:p w14:paraId="096B5F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沉降、水平位移</w:t>
            </w:r>
          </w:p>
        </w:tc>
        <w:tc>
          <w:tcPr>
            <w:tcW w:w="1504" w:type="dxa"/>
            <w:tcMar>
              <w:top w:w="60" w:type="dxa"/>
              <w:left w:w="60" w:type="dxa"/>
              <w:bottom w:w="60" w:type="dxa"/>
              <w:right w:w="60" w:type="dxa"/>
            </w:tcMar>
            <w:vAlign w:val="center"/>
          </w:tcPr>
          <w:p w14:paraId="587066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实时或定期</w:t>
            </w:r>
          </w:p>
        </w:tc>
      </w:tr>
      <w:tr w14:paraId="1101DA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621634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运行数据</w:t>
            </w:r>
          </w:p>
        </w:tc>
        <w:tc>
          <w:tcPr>
            <w:tcW w:w="1504" w:type="dxa"/>
            <w:tcMar>
              <w:top w:w="60" w:type="dxa"/>
              <w:left w:w="60" w:type="dxa"/>
              <w:bottom w:w="60" w:type="dxa"/>
              <w:right w:w="60" w:type="dxa"/>
            </w:tcMar>
            <w:vAlign w:val="center"/>
          </w:tcPr>
          <w:p w14:paraId="7A0441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B62C5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接触渗流</w:t>
            </w:r>
          </w:p>
        </w:tc>
        <w:tc>
          <w:tcPr>
            <w:tcW w:w="3053" w:type="dxa"/>
            <w:tcMar>
              <w:top w:w="60" w:type="dxa"/>
              <w:left w:w="60" w:type="dxa"/>
              <w:bottom w:w="60" w:type="dxa"/>
              <w:right w:w="60" w:type="dxa"/>
            </w:tcMar>
            <w:vAlign w:val="center"/>
          </w:tcPr>
          <w:p w14:paraId="685018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接缝渗流、接触渗流</w:t>
            </w:r>
          </w:p>
        </w:tc>
        <w:tc>
          <w:tcPr>
            <w:tcW w:w="1504" w:type="dxa"/>
            <w:tcMar>
              <w:top w:w="60" w:type="dxa"/>
              <w:left w:w="60" w:type="dxa"/>
              <w:bottom w:w="60" w:type="dxa"/>
              <w:right w:w="60" w:type="dxa"/>
            </w:tcMar>
            <w:vAlign w:val="center"/>
          </w:tcPr>
          <w:p w14:paraId="51148B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实时或定期</w:t>
            </w:r>
          </w:p>
        </w:tc>
      </w:tr>
      <w:tr w14:paraId="112AA9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05C13F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档案数据</w:t>
            </w:r>
          </w:p>
        </w:tc>
        <w:tc>
          <w:tcPr>
            <w:tcW w:w="1504" w:type="dxa"/>
            <w:tcMar>
              <w:top w:w="60" w:type="dxa"/>
              <w:left w:w="60" w:type="dxa"/>
              <w:bottom w:w="60" w:type="dxa"/>
              <w:right w:w="60" w:type="dxa"/>
            </w:tcMar>
            <w:vAlign w:val="center"/>
          </w:tcPr>
          <w:p w14:paraId="427E98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1504" w:type="dxa"/>
            <w:tcMar>
              <w:top w:w="60" w:type="dxa"/>
              <w:left w:w="60" w:type="dxa"/>
              <w:bottom w:w="60" w:type="dxa"/>
              <w:right w:w="60" w:type="dxa"/>
            </w:tcMar>
            <w:vAlign w:val="center"/>
          </w:tcPr>
          <w:p w14:paraId="61649E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历史险情</w:t>
            </w:r>
          </w:p>
        </w:tc>
        <w:tc>
          <w:tcPr>
            <w:tcW w:w="3053" w:type="dxa"/>
            <w:tcMar>
              <w:top w:w="60" w:type="dxa"/>
              <w:left w:w="60" w:type="dxa"/>
              <w:bottom w:w="60" w:type="dxa"/>
              <w:right w:w="60" w:type="dxa"/>
            </w:tcMar>
            <w:vAlign w:val="center"/>
          </w:tcPr>
          <w:p w14:paraId="3E4B34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险情记录，附发生时间、桩号、类型、处置措施</w:t>
            </w:r>
          </w:p>
        </w:tc>
        <w:tc>
          <w:tcPr>
            <w:tcW w:w="1504" w:type="dxa"/>
            <w:tcMar>
              <w:top w:w="60" w:type="dxa"/>
              <w:left w:w="60" w:type="dxa"/>
              <w:bottom w:w="60" w:type="dxa"/>
              <w:right w:w="60" w:type="dxa"/>
            </w:tcMar>
            <w:vAlign w:val="center"/>
          </w:tcPr>
          <w:p w14:paraId="46F785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事件驱动</w:t>
            </w:r>
          </w:p>
        </w:tc>
      </w:tr>
      <w:tr w14:paraId="10335A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5116AE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档案数据</w:t>
            </w:r>
          </w:p>
        </w:tc>
        <w:tc>
          <w:tcPr>
            <w:tcW w:w="1504" w:type="dxa"/>
            <w:tcMar>
              <w:top w:w="60" w:type="dxa"/>
              <w:left w:w="60" w:type="dxa"/>
              <w:bottom w:w="60" w:type="dxa"/>
              <w:right w:w="60" w:type="dxa"/>
            </w:tcMar>
            <w:vAlign w:val="center"/>
          </w:tcPr>
          <w:p w14:paraId="26565F2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1504" w:type="dxa"/>
            <w:tcMar>
              <w:top w:w="60" w:type="dxa"/>
              <w:left w:w="60" w:type="dxa"/>
              <w:bottom w:w="60" w:type="dxa"/>
              <w:right w:w="60" w:type="dxa"/>
            </w:tcMar>
            <w:vAlign w:val="center"/>
          </w:tcPr>
          <w:p w14:paraId="3FE07A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除险加固</w:t>
            </w:r>
          </w:p>
        </w:tc>
        <w:tc>
          <w:tcPr>
            <w:tcW w:w="3053" w:type="dxa"/>
            <w:tcMar>
              <w:top w:w="60" w:type="dxa"/>
              <w:left w:w="60" w:type="dxa"/>
              <w:bottom w:w="60" w:type="dxa"/>
              <w:right w:w="60" w:type="dxa"/>
            </w:tcMar>
            <w:vAlign w:val="center"/>
          </w:tcPr>
          <w:p w14:paraId="3A0CA3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加固方案与实施记录</w:t>
            </w:r>
          </w:p>
        </w:tc>
        <w:tc>
          <w:tcPr>
            <w:tcW w:w="1504" w:type="dxa"/>
            <w:tcMar>
              <w:top w:w="60" w:type="dxa"/>
              <w:left w:w="60" w:type="dxa"/>
              <w:bottom w:w="60" w:type="dxa"/>
              <w:right w:w="60" w:type="dxa"/>
            </w:tcMar>
            <w:vAlign w:val="center"/>
          </w:tcPr>
          <w:p w14:paraId="4227EC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事件驱动</w:t>
            </w:r>
          </w:p>
        </w:tc>
      </w:tr>
      <w:tr w14:paraId="76F329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Borders>
              <w:bottom w:val="single" w:color="000000" w:sz="12" w:space="0"/>
            </w:tcBorders>
            <w:tcMar>
              <w:top w:w="60" w:type="dxa"/>
              <w:left w:w="60" w:type="dxa"/>
              <w:bottom w:w="60" w:type="dxa"/>
              <w:right w:w="60" w:type="dxa"/>
            </w:tcMar>
            <w:vAlign w:val="center"/>
          </w:tcPr>
          <w:p w14:paraId="3E744B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档案数据</w:t>
            </w:r>
          </w:p>
        </w:tc>
        <w:tc>
          <w:tcPr>
            <w:tcW w:w="1504" w:type="dxa"/>
            <w:tcBorders>
              <w:bottom w:val="single" w:color="000000" w:sz="12" w:space="0"/>
            </w:tcBorders>
            <w:tcMar>
              <w:top w:w="60" w:type="dxa"/>
              <w:left w:w="60" w:type="dxa"/>
              <w:bottom w:w="60" w:type="dxa"/>
              <w:right w:w="60" w:type="dxa"/>
            </w:tcMar>
            <w:vAlign w:val="center"/>
          </w:tcPr>
          <w:p w14:paraId="0E33F1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1504" w:type="dxa"/>
            <w:tcBorders>
              <w:bottom w:val="single" w:color="000000" w:sz="12" w:space="0"/>
            </w:tcBorders>
            <w:tcMar>
              <w:top w:w="60" w:type="dxa"/>
              <w:left w:w="60" w:type="dxa"/>
              <w:bottom w:w="60" w:type="dxa"/>
              <w:right w:w="60" w:type="dxa"/>
            </w:tcMar>
            <w:vAlign w:val="center"/>
          </w:tcPr>
          <w:p w14:paraId="03BFD2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检测成果</w:t>
            </w:r>
          </w:p>
        </w:tc>
        <w:tc>
          <w:tcPr>
            <w:tcW w:w="3053" w:type="dxa"/>
            <w:tcBorders>
              <w:bottom w:val="single" w:color="000000" w:sz="12" w:space="0"/>
            </w:tcBorders>
            <w:tcMar>
              <w:top w:w="60" w:type="dxa"/>
              <w:left w:w="60" w:type="dxa"/>
              <w:bottom w:w="60" w:type="dxa"/>
              <w:right w:w="60" w:type="dxa"/>
            </w:tcMar>
            <w:vAlign w:val="center"/>
          </w:tcPr>
          <w:p w14:paraId="0522C2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安全检测与外观检测报告及影像</w:t>
            </w:r>
          </w:p>
        </w:tc>
        <w:tc>
          <w:tcPr>
            <w:tcW w:w="1504" w:type="dxa"/>
            <w:tcBorders>
              <w:bottom w:val="single" w:color="000000" w:sz="12" w:space="0"/>
            </w:tcBorders>
            <w:tcMar>
              <w:top w:w="60" w:type="dxa"/>
              <w:left w:w="60" w:type="dxa"/>
              <w:bottom w:w="60" w:type="dxa"/>
              <w:right w:w="60" w:type="dxa"/>
            </w:tcMar>
            <w:vAlign w:val="center"/>
          </w:tcPr>
          <w:p w14:paraId="04532D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年度或定期</w:t>
            </w:r>
          </w:p>
        </w:tc>
      </w:tr>
    </w:tbl>
    <w:p w14:paraId="105EFA2A">
      <w:pPr>
        <w:pStyle w:val="5"/>
      </w:pPr>
      <w:r>
        <w:rPr>
          <w:rFonts w:ascii="Times New Roman" w:hAnsi="Times New Roman"/>
        </w:rPr>
        <w:t>6.2.4 数学模型数据</w:t>
      </w:r>
    </w:p>
    <w:p w14:paraId="4CA1EBCA">
      <w:pPr>
        <w:spacing w:after="0" w:line="360" w:lineRule="auto"/>
        <w:rPr>
          <w:lang w:eastAsia="zh-CN"/>
        </w:rPr>
      </w:pPr>
      <w:r>
        <w:rPr>
          <w:rFonts w:ascii="Times New Roman" w:hAnsi="Times New Roman"/>
          <w:lang w:eastAsia="zh-CN"/>
        </w:rPr>
        <w:t>数学模型数据是模型服务运行过程中产生的输入、配置与成果，在数据底座与模型服务之间起衔接作用。与前三类数据不同，其生命周期与任务同步：一次运行对应一个任务标识，该标识下的输入文件、参数配置、运行状态与成果目录同时生成、同时失效。平台按服务将其分为透明地质、透明计算、透明巡检与透明评价四组。需要强调的是，第3章至第5章算法求解中使用的离散矩阵、迭代中间水头、树结构中间节点等仅在算法进程内部使用，不跨越服务边界，因此不进入数据底座；底座保存的是服务的输入、配置与可被下游读取的成果。</w:t>
      </w:r>
    </w:p>
    <w:p w14:paraId="39C708BB">
      <w:pPr>
        <w:spacing w:after="0" w:line="360" w:lineRule="auto"/>
        <w:rPr>
          <w:lang w:eastAsia="zh-CN"/>
        </w:rPr>
      </w:pPr>
      <w:r>
        <w:rPr>
          <w:rFonts w:ascii="Times New Roman" w:hAnsi="Times New Roman"/>
          <w:lang w:eastAsia="zh-CN"/>
        </w:rPr>
        <w:t>（1）结构化数据。透明地质部分包括界面点文件、产状文件与建模参数，以及输出侧的模型信息、切面散点与散点化属性文件：模型信息记录模型包围盒范围、各方向切面坐标与地层代号到名称、颜色和渗透系数的映射；切面散点记录剖面网格点的坐标、地表高程、岩性编号与地表以下标记；散点化属性文件记录三维有效单元的中心坐标、所属地层与渗透系数。透明计算部分包括三维散点与二维剖面输入、工况参数，以及汇总指标、水量平衡诊断、出逸面梯度与潜在通道等成果表。透明巡检部分为检出记录，包括类别、置信度、检出框位置与所属影像编号。透明评价部分为指标计算值、得分与权重、门控触发项、证据状态与等级结论。</w:t>
      </w:r>
    </w:p>
    <w:p w14:paraId="036B4DA9">
      <w:pPr>
        <w:spacing w:after="0" w:line="360" w:lineRule="auto"/>
        <w:rPr>
          <w:lang w:eastAsia="zh-CN"/>
        </w:rPr>
      </w:pPr>
      <w:r>
        <w:rPr>
          <w:rFonts w:ascii="Times New Roman" w:hAnsi="Times New Roman"/>
          <w:lang w:eastAsia="zh-CN"/>
        </w:rPr>
        <w:t>（2）非结构化数据。包括三维地质模型文件、剖面图、渗流场图件、三维交互页面、场态渲染数据包、巡检标注影像与计算中间文件。其中三维地质模型文件由前端直接解析渲染，场态渲染数据包按工况与时间步组织，两者属于在线访问数据，随任务生成后供界面即时读取；图件、标注影像、中间文件与运行日志属于归档数据，按需下载或由服务内部读取。模型数据的构成、格式与标识方式如表6-5所示。</w:t>
      </w:r>
    </w:p>
    <w:p w14:paraId="67754F3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表6-5　数学模型数据构成</w:t>
      </w:r>
    </w:p>
    <w:p w14:paraId="276E7FE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6-5 Composition of the mathematical model data</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81"/>
        <w:gridCol w:w="3360"/>
        <w:gridCol w:w="1794"/>
        <w:gridCol w:w="1957"/>
        <w:gridCol w:w="978"/>
      </w:tblGrid>
      <w:tr w14:paraId="2636EE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981" w:type="dxa"/>
            <w:tcBorders>
              <w:top w:val="single" w:color="000000" w:sz="12" w:space="0"/>
              <w:bottom w:val="single" w:color="000000" w:sz="6" w:space="0"/>
            </w:tcBorders>
            <w:tcMar>
              <w:top w:w="60" w:type="dxa"/>
              <w:left w:w="60" w:type="dxa"/>
              <w:bottom w:w="60" w:type="dxa"/>
              <w:right w:w="60" w:type="dxa"/>
            </w:tcMar>
            <w:vAlign w:val="center"/>
          </w:tcPr>
          <w:p w14:paraId="1DC316D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服务</w:t>
            </w:r>
          </w:p>
        </w:tc>
        <w:tc>
          <w:tcPr>
            <w:tcW w:w="3360" w:type="dxa"/>
            <w:tcBorders>
              <w:top w:val="single" w:color="000000" w:sz="12" w:space="0"/>
              <w:bottom w:val="single" w:color="000000" w:sz="6" w:space="0"/>
            </w:tcBorders>
            <w:tcMar>
              <w:top w:w="60" w:type="dxa"/>
              <w:left w:w="60" w:type="dxa"/>
              <w:bottom w:w="60" w:type="dxa"/>
              <w:right w:w="60" w:type="dxa"/>
            </w:tcMar>
            <w:vAlign w:val="center"/>
          </w:tcPr>
          <w:p w14:paraId="23C953D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结构化数据</w:t>
            </w:r>
          </w:p>
        </w:tc>
        <w:tc>
          <w:tcPr>
            <w:tcW w:w="1794" w:type="dxa"/>
            <w:tcBorders>
              <w:top w:val="single" w:color="000000" w:sz="12" w:space="0"/>
              <w:bottom w:val="single" w:color="000000" w:sz="6" w:space="0"/>
            </w:tcBorders>
            <w:tcMar>
              <w:top w:w="60" w:type="dxa"/>
              <w:left w:w="60" w:type="dxa"/>
              <w:bottom w:w="60" w:type="dxa"/>
              <w:right w:w="60" w:type="dxa"/>
            </w:tcMar>
            <w:vAlign w:val="center"/>
          </w:tcPr>
          <w:p w14:paraId="47D065C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非结构化数据</w:t>
            </w:r>
          </w:p>
        </w:tc>
        <w:tc>
          <w:tcPr>
            <w:tcW w:w="1957" w:type="dxa"/>
            <w:tcBorders>
              <w:top w:val="single" w:color="000000" w:sz="12" w:space="0"/>
              <w:bottom w:val="single" w:color="000000" w:sz="6" w:space="0"/>
            </w:tcBorders>
            <w:tcMar>
              <w:top w:w="60" w:type="dxa"/>
              <w:left w:w="60" w:type="dxa"/>
              <w:bottom w:w="60" w:type="dxa"/>
              <w:right w:w="60" w:type="dxa"/>
            </w:tcMar>
            <w:vAlign w:val="center"/>
          </w:tcPr>
          <w:p w14:paraId="7BDBADA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主要格式</w:t>
            </w:r>
          </w:p>
        </w:tc>
        <w:tc>
          <w:tcPr>
            <w:tcW w:w="978" w:type="dxa"/>
            <w:tcBorders>
              <w:top w:val="single" w:color="000000" w:sz="12" w:space="0"/>
              <w:bottom w:val="single" w:color="000000" w:sz="6" w:space="0"/>
            </w:tcBorders>
            <w:tcMar>
              <w:top w:w="60" w:type="dxa"/>
              <w:left w:w="60" w:type="dxa"/>
              <w:bottom w:w="60" w:type="dxa"/>
              <w:right w:w="60" w:type="dxa"/>
            </w:tcMar>
            <w:vAlign w:val="center"/>
          </w:tcPr>
          <w:p w14:paraId="266E218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任务标识</w:t>
            </w:r>
          </w:p>
        </w:tc>
      </w:tr>
      <w:tr w14:paraId="106D05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Mar>
              <w:top w:w="60" w:type="dxa"/>
              <w:left w:w="60" w:type="dxa"/>
              <w:bottom w:w="60" w:type="dxa"/>
              <w:right w:w="60" w:type="dxa"/>
            </w:tcMar>
            <w:vAlign w:val="center"/>
          </w:tcPr>
          <w:p w14:paraId="471858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透明地质服务</w:t>
            </w:r>
          </w:p>
        </w:tc>
        <w:tc>
          <w:tcPr>
            <w:tcW w:w="3360" w:type="dxa"/>
            <w:tcMar>
              <w:top w:w="60" w:type="dxa"/>
              <w:left w:w="60" w:type="dxa"/>
              <w:bottom w:w="60" w:type="dxa"/>
              <w:right w:w="60" w:type="dxa"/>
            </w:tcMar>
            <w:vAlign w:val="center"/>
          </w:tcPr>
          <w:p w14:paraId="20F698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界面点、产状、建模参数、模型信息、切面散点、散点化属性</w:t>
            </w:r>
          </w:p>
        </w:tc>
        <w:tc>
          <w:tcPr>
            <w:tcW w:w="1794" w:type="dxa"/>
            <w:tcMar>
              <w:top w:w="60" w:type="dxa"/>
              <w:left w:w="60" w:type="dxa"/>
              <w:bottom w:w="60" w:type="dxa"/>
              <w:right w:w="60" w:type="dxa"/>
            </w:tcMar>
            <w:vAlign w:val="center"/>
          </w:tcPr>
          <w:p w14:paraId="13B175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三维地质模型、各向剖面图</w:t>
            </w:r>
          </w:p>
        </w:tc>
        <w:tc>
          <w:tcPr>
            <w:tcW w:w="1957" w:type="dxa"/>
            <w:tcMar>
              <w:top w:w="60" w:type="dxa"/>
              <w:left w:w="60" w:type="dxa"/>
              <w:bottom w:w="60" w:type="dxa"/>
              <w:right w:w="60" w:type="dxa"/>
            </w:tcMar>
            <w:vAlign w:val="center"/>
          </w:tcPr>
          <w:p w14:paraId="26541A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CSV、JSON、VTP、PNG</w:t>
            </w:r>
          </w:p>
        </w:tc>
        <w:tc>
          <w:tcPr>
            <w:tcW w:w="978" w:type="dxa"/>
            <w:tcMar>
              <w:top w:w="60" w:type="dxa"/>
              <w:left w:w="60" w:type="dxa"/>
              <w:bottom w:w="60" w:type="dxa"/>
              <w:right w:w="60" w:type="dxa"/>
            </w:tcMar>
            <w:vAlign w:val="center"/>
          </w:tcPr>
          <w:p w14:paraId="3D681D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r>
      <w:tr w14:paraId="7297BA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Mar>
              <w:top w:w="60" w:type="dxa"/>
              <w:left w:w="60" w:type="dxa"/>
              <w:bottom w:w="60" w:type="dxa"/>
              <w:right w:w="60" w:type="dxa"/>
            </w:tcMar>
            <w:vAlign w:val="center"/>
          </w:tcPr>
          <w:p w14:paraId="114D72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透明计算服务</w:t>
            </w:r>
          </w:p>
        </w:tc>
        <w:tc>
          <w:tcPr>
            <w:tcW w:w="3360" w:type="dxa"/>
            <w:tcMar>
              <w:top w:w="60" w:type="dxa"/>
              <w:left w:w="60" w:type="dxa"/>
              <w:bottom w:w="60" w:type="dxa"/>
              <w:right w:w="60" w:type="dxa"/>
            </w:tcMar>
            <w:vAlign w:val="center"/>
          </w:tcPr>
          <w:p w14:paraId="302B2B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三维散点与剖面输入、工况参数、汇总指标、诊断与通道成果</w:t>
            </w:r>
          </w:p>
        </w:tc>
        <w:tc>
          <w:tcPr>
            <w:tcW w:w="1794" w:type="dxa"/>
            <w:tcMar>
              <w:top w:w="60" w:type="dxa"/>
              <w:left w:w="60" w:type="dxa"/>
              <w:bottom w:w="60" w:type="dxa"/>
              <w:right w:w="60" w:type="dxa"/>
            </w:tcMar>
            <w:vAlign w:val="center"/>
          </w:tcPr>
          <w:p w14:paraId="3B411F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场态渲染数据包、结果图件、计算中间文件</w:t>
            </w:r>
          </w:p>
        </w:tc>
        <w:tc>
          <w:tcPr>
            <w:tcW w:w="1957" w:type="dxa"/>
            <w:tcMar>
              <w:top w:w="60" w:type="dxa"/>
              <w:left w:w="60" w:type="dxa"/>
              <w:bottom w:w="60" w:type="dxa"/>
              <w:right w:w="60" w:type="dxa"/>
            </w:tcMar>
            <w:vAlign w:val="center"/>
          </w:tcPr>
          <w:p w14:paraId="49006D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CSV、JSON、NPZ、PNG、SVG</w:t>
            </w:r>
          </w:p>
        </w:tc>
        <w:tc>
          <w:tcPr>
            <w:tcW w:w="978" w:type="dxa"/>
            <w:tcMar>
              <w:top w:w="60" w:type="dxa"/>
              <w:left w:w="60" w:type="dxa"/>
              <w:bottom w:w="60" w:type="dxa"/>
              <w:right w:w="60" w:type="dxa"/>
            </w:tcMar>
            <w:vAlign w:val="center"/>
          </w:tcPr>
          <w:p w14:paraId="5AA642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r>
      <w:tr w14:paraId="059338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Mar>
              <w:top w:w="60" w:type="dxa"/>
              <w:left w:w="60" w:type="dxa"/>
              <w:bottom w:w="60" w:type="dxa"/>
              <w:right w:w="60" w:type="dxa"/>
            </w:tcMar>
            <w:vAlign w:val="center"/>
          </w:tcPr>
          <w:p w14:paraId="1EA443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透明巡检服务</w:t>
            </w:r>
          </w:p>
        </w:tc>
        <w:tc>
          <w:tcPr>
            <w:tcW w:w="3360" w:type="dxa"/>
            <w:tcMar>
              <w:top w:w="60" w:type="dxa"/>
              <w:left w:w="60" w:type="dxa"/>
              <w:bottom w:w="60" w:type="dxa"/>
              <w:right w:w="60" w:type="dxa"/>
            </w:tcMar>
            <w:vAlign w:val="center"/>
          </w:tcPr>
          <w:p w14:paraId="56BFC8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检出记录（类别、置信度、框位置、影像编号）</w:t>
            </w:r>
          </w:p>
        </w:tc>
        <w:tc>
          <w:tcPr>
            <w:tcW w:w="1794" w:type="dxa"/>
            <w:tcMar>
              <w:top w:w="60" w:type="dxa"/>
              <w:left w:w="60" w:type="dxa"/>
              <w:bottom w:w="60" w:type="dxa"/>
              <w:right w:w="60" w:type="dxa"/>
            </w:tcMar>
            <w:vAlign w:val="center"/>
          </w:tcPr>
          <w:p w14:paraId="10CAC7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服务生成的标注影像</w:t>
            </w:r>
          </w:p>
        </w:tc>
        <w:tc>
          <w:tcPr>
            <w:tcW w:w="1957" w:type="dxa"/>
            <w:tcMar>
              <w:top w:w="60" w:type="dxa"/>
              <w:left w:w="60" w:type="dxa"/>
              <w:bottom w:w="60" w:type="dxa"/>
              <w:right w:w="60" w:type="dxa"/>
            </w:tcMar>
            <w:vAlign w:val="center"/>
          </w:tcPr>
          <w:p w14:paraId="46F1F2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JSON、PNG</w:t>
            </w:r>
          </w:p>
        </w:tc>
        <w:tc>
          <w:tcPr>
            <w:tcW w:w="978" w:type="dxa"/>
            <w:tcMar>
              <w:top w:w="60" w:type="dxa"/>
              <w:left w:w="60" w:type="dxa"/>
              <w:bottom w:w="60" w:type="dxa"/>
              <w:right w:w="60" w:type="dxa"/>
            </w:tcMar>
            <w:vAlign w:val="center"/>
          </w:tcPr>
          <w:p w14:paraId="391122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巡检任务编号</w:t>
            </w:r>
          </w:p>
        </w:tc>
      </w:tr>
      <w:tr w14:paraId="2F3F15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Borders>
              <w:bottom w:val="single" w:color="000000" w:sz="12" w:space="0"/>
            </w:tcBorders>
            <w:tcMar>
              <w:top w:w="60" w:type="dxa"/>
              <w:left w:w="60" w:type="dxa"/>
              <w:bottom w:w="60" w:type="dxa"/>
              <w:right w:w="60" w:type="dxa"/>
            </w:tcMar>
            <w:vAlign w:val="center"/>
          </w:tcPr>
          <w:p w14:paraId="156866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透明评价服务</w:t>
            </w:r>
          </w:p>
        </w:tc>
        <w:tc>
          <w:tcPr>
            <w:tcW w:w="3360" w:type="dxa"/>
            <w:tcBorders>
              <w:bottom w:val="single" w:color="000000" w:sz="12" w:space="0"/>
            </w:tcBorders>
            <w:tcMar>
              <w:top w:w="60" w:type="dxa"/>
              <w:left w:w="60" w:type="dxa"/>
              <w:bottom w:w="60" w:type="dxa"/>
              <w:right w:w="60" w:type="dxa"/>
            </w:tcMar>
            <w:vAlign w:val="center"/>
          </w:tcPr>
          <w:p w14:paraId="729116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指标值、得分与权重、门控项、证据状态、等级结论</w:t>
            </w:r>
          </w:p>
        </w:tc>
        <w:tc>
          <w:tcPr>
            <w:tcW w:w="1794" w:type="dxa"/>
            <w:tcBorders>
              <w:bottom w:val="single" w:color="000000" w:sz="12" w:space="0"/>
            </w:tcBorders>
            <w:tcMar>
              <w:top w:w="60" w:type="dxa"/>
              <w:left w:w="60" w:type="dxa"/>
              <w:bottom w:w="60" w:type="dxa"/>
              <w:right w:w="60" w:type="dxa"/>
            </w:tcMar>
            <w:vAlign w:val="center"/>
          </w:tcPr>
          <w:p w14:paraId="5A191B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评价报告与结论图件</w:t>
            </w:r>
          </w:p>
        </w:tc>
        <w:tc>
          <w:tcPr>
            <w:tcW w:w="1957" w:type="dxa"/>
            <w:tcBorders>
              <w:bottom w:val="single" w:color="000000" w:sz="12" w:space="0"/>
            </w:tcBorders>
            <w:tcMar>
              <w:top w:w="60" w:type="dxa"/>
              <w:left w:w="60" w:type="dxa"/>
              <w:bottom w:w="60" w:type="dxa"/>
              <w:right w:w="60" w:type="dxa"/>
            </w:tcMar>
            <w:vAlign w:val="center"/>
          </w:tcPr>
          <w:p w14:paraId="041258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JSON、CSV、PNG</w:t>
            </w:r>
          </w:p>
        </w:tc>
        <w:tc>
          <w:tcPr>
            <w:tcW w:w="978" w:type="dxa"/>
            <w:tcBorders>
              <w:bottom w:val="single" w:color="000000" w:sz="12" w:space="0"/>
            </w:tcBorders>
            <w:tcMar>
              <w:top w:w="60" w:type="dxa"/>
              <w:left w:w="60" w:type="dxa"/>
              <w:bottom w:w="60" w:type="dxa"/>
              <w:right w:w="60" w:type="dxa"/>
            </w:tcMar>
            <w:vAlign w:val="center"/>
          </w:tcPr>
          <w:p w14:paraId="1AA1AA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评价批次编号</w:t>
            </w:r>
          </w:p>
        </w:tc>
      </w:tr>
    </w:tbl>
    <w:p w14:paraId="64F99D73">
      <w:pPr>
        <w:spacing w:after="0" w:line="360" w:lineRule="auto"/>
        <w:rPr>
          <w:lang w:eastAsia="zh-CN"/>
        </w:rPr>
      </w:pPr>
      <w:r>
        <w:rPr>
          <w:rFonts w:ascii="Times New Roman" w:hAnsi="Times New Roman"/>
          <w:lang w:eastAsia="zh-CN"/>
        </w:rPr>
        <w:t>为使上下游服务按标识而非约定路径取用数据，平台对任务级数据作出统一规定：每个任务在创建时生成唯一标识，全部输入、配置与成果存放于以该标识命名的目录，并在任务记录中登记执行状态、起止时间、成果概要及所引用上游任务的标识。下游服务据此可沿标识逐级回溯，由一条评价结论追溯到所引用的渗流任务、地质模型与原始钻孔记录；上游任务重新执行时，平台依据引用关系将下游成果标记为失效，避免新旧结果混用。</w:t>
      </w:r>
    </w:p>
    <w:p w14:paraId="5C5DF1E4">
      <w:pPr>
        <w:pStyle w:val="4"/>
      </w:pPr>
      <w:r>
        <w:rPr>
          <w:rFonts w:ascii="Times New Roman" w:hAnsi="Times New Roman"/>
        </w:rPr>
        <w:t>6.3 数字孪生服务层集成</w:t>
      </w:r>
    </w:p>
    <w:p w14:paraId="509A3A08">
      <w:pPr>
        <w:spacing w:after="0" w:line="360" w:lineRule="auto"/>
        <w:rPr>
          <w:lang w:eastAsia="zh-CN"/>
        </w:rPr>
      </w:pPr>
      <w:r>
        <w:rPr>
          <w:rFonts w:ascii="Times New Roman" w:hAnsi="Times New Roman" w:cs="Times New Roman"/>
          <w:lang w:eastAsia="zh-CN"/>
        </w:rPr>
        <w:t>服务层是数字孪生平台承接数据底座、支撑业务应用的核心层次，将第三章至第五章形成的模型算法按统一的接口规范封装为可被平台调度与复用的服务，并解决服务之间的数据传递、执行顺序与状态跟踪问题。</w:t>
      </w:r>
    </w:p>
    <w:p w14:paraId="47B12FFB">
      <w:pPr>
        <w:spacing w:after="0" w:line="360" w:lineRule="auto"/>
        <w:rPr>
          <w:lang w:eastAsia="zh-CN"/>
        </w:rPr>
      </w:pPr>
      <w:r>
        <w:rPr>
          <w:rFonts w:ascii="Times New Roman" w:hAnsi="Times New Roman" w:cs="Times New Roman"/>
          <w:lang w:eastAsia="zh-CN"/>
        </w:rPr>
        <w:t>平台服务层按模型类别划分为四类服务，透明地质服务封装第三章的地质建模方法，将钻孔与地形数据转换为可计算的三维地质模型；透明计算服务封装第四章的渗流计算方法，在设定水位工况下解算渗流场并提取浸润线、压力水头与渗透坡降等指标；透明巡检服务封装基于深度学习的管涌渗漏识别模型，为巡检病害识别提供技术支撑；透明评价服务封装第五章的安全评价方法，融合机理计算指标与巡检病害信息判定堤段安全等级。</w:t>
      </w:r>
    </w:p>
    <w:p w14:paraId="738A7950">
      <w:pPr>
        <w:spacing w:after="0" w:line="360" w:lineRule="auto"/>
        <w:rPr>
          <w:lang w:eastAsia="zh-CN"/>
        </w:rPr>
      </w:pPr>
      <w:r>
        <w:rPr>
          <w:rFonts w:ascii="Times New Roman" w:hAnsi="Times New Roman" w:cs="Times New Roman"/>
          <w:lang w:eastAsia="zh-CN"/>
        </w:rPr>
        <w:t>上述服务通过统一的接口规范与任务依赖关系构成有机整体。平台以服务目录形式管理全部可调用模型，模型在注册时提交名称、类别、功能描述、输入输出参数模式与资源需求；服务调度模块依据数据依赖关系确定服务之间的调用顺序，并将上游任务的输出作为下游任务的输入。平台服务层的组织结构与模型集成原理如图6-7所示。</w:t>
      </w:r>
    </w:p>
    <w:p w14:paraId="225CD6B1">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510530" cy="3014345"/>
            <wp:effectExtent l="0" t="0" r="0" b="0"/>
            <wp:docPr id="122"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004"/>
                    <pic:cNvPicPr>
                      <a:picLocks noChangeAspect="1"/>
                    </pic:cNvPicPr>
                  </pic:nvPicPr>
                  <pic:blipFill>
                    <a:blip r:embed="rId195"/>
                    <a:stretch>
                      <a:fillRect/>
                    </a:stretch>
                  </pic:blipFill>
                  <pic:spPr>
                    <a:xfrm>
                      <a:off x="0" y="0"/>
                      <a:ext cx="5522092" cy="3020671"/>
                    </a:xfrm>
                    <a:prstGeom prst="rect">
                      <a:avLst/>
                    </a:prstGeom>
                  </pic:spPr>
                </pic:pic>
              </a:graphicData>
            </a:graphic>
          </wp:inline>
        </w:drawing>
      </w:r>
    </w:p>
    <w:p w14:paraId="5EA51C0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图6-7　平台服务层组织结构与模型集成原理</w:t>
      </w:r>
    </w:p>
    <w:p w14:paraId="7F31A05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6-7 Organization of the platform service layer and the integration principle of models</w:t>
      </w:r>
    </w:p>
    <w:p w14:paraId="39A656EC">
      <w:pPr>
        <w:pStyle w:val="5"/>
      </w:pPr>
      <w:r>
        <w:rPr>
          <w:rFonts w:ascii="Times New Roman" w:hAnsi="Times New Roman"/>
        </w:rPr>
        <w:t>6.3.1 自然语言交互与任务编排</w:t>
      </w:r>
    </w:p>
    <w:p w14:paraId="5A462CB3">
      <w:pPr>
        <w:spacing w:after="0" w:line="360" w:lineRule="auto"/>
        <w:rPr>
          <w:lang w:eastAsia="zh-CN"/>
        </w:rPr>
      </w:pPr>
      <w:r>
        <w:rPr>
          <w:rFonts w:ascii="Times New Roman" w:hAnsi="Times New Roman" w:cs="Times New Roman"/>
          <w:lang w:eastAsia="zh-CN"/>
        </w:rPr>
        <w:t>自然语言交互与任务编排服务是平台智能化特征的集中体现，使用户能够以日常语言描述分析需求，由平台自动完成意图理解、任务拆解、模型调用与结果汇总。该服务的实现涉及大语言模型与提示工程、自然语言意图识别与语义解析、工具调用与多轮上下文管理三项关键技术。对于三维模型生成请求，系统采用领域路由、指定工具约束、结构化产物回传和异步状态查询相结合的方式，总体流程如图6-8所示。</w:t>
      </w:r>
    </w:p>
    <w:p w14:paraId="512DB7A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3242310"/>
            <wp:effectExtent l="0" t="0" r="0" b="0"/>
            <wp:docPr id="123"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005"/>
                    <pic:cNvPicPr>
                      <a:picLocks noChangeAspect="1"/>
                    </pic:cNvPicPr>
                  </pic:nvPicPr>
                  <pic:blipFill>
                    <a:blip r:embed="rId196"/>
                    <a:stretch>
                      <a:fillRect/>
                    </a:stretch>
                  </pic:blipFill>
                  <pic:spPr>
                    <a:xfrm>
                      <a:off x="0" y="0"/>
                      <a:ext cx="5220000" cy="3242920"/>
                    </a:xfrm>
                    <a:prstGeom prst="rect">
                      <a:avLst/>
                    </a:prstGeom>
                  </pic:spPr>
                </pic:pic>
              </a:graphicData>
            </a:graphic>
          </wp:inline>
        </w:drawing>
      </w:r>
    </w:p>
    <w:p w14:paraId="61EA64D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图6-8　自然语言交互与任务编排流程图</w:t>
      </w:r>
    </w:p>
    <w:p w14:paraId="782B85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6-8 Flowchart of natural language interaction and task orchestration</w:t>
      </w:r>
    </w:p>
    <w:p w14:paraId="018B456F">
      <w:pPr>
        <w:pStyle w:val="6"/>
      </w:pPr>
      <w:r>
        <w:rPr>
          <w:rFonts w:ascii="Times New Roman" w:hAnsi="Times New Roman"/>
        </w:rPr>
        <w:t>6.3.1.1 大语言模型与提示工程技术</w:t>
      </w:r>
    </w:p>
    <w:p w14:paraId="3A1239B5">
      <w:pPr>
        <w:spacing w:after="0" w:line="360" w:lineRule="auto"/>
        <w:rPr>
          <w:lang w:eastAsia="zh-CN"/>
        </w:rPr>
      </w:pPr>
      <w:r>
        <w:rPr>
          <w:rFonts w:ascii="Times New Roman" w:hAnsi="Times New Roman" w:cs="Times New Roman"/>
          <w:lang w:eastAsia="zh-CN"/>
        </w:rPr>
        <w:t>平台通过分层提示词模板约束大语言模型的行为，模板依次包含角色与任务设定、领域知识约束、工具清单描述与输出格式规范四个部分，角色与任务设定明确模型承担任务解析器的职责；领域知识约束给出堤防渗流分析的基本概念与参数取值范围；工具清单描述逐一列出可用工具的名称、功能、输入参数与返回结构；输出格式规范要求模型以约定的JSON结构返回解析结果。对于三维模型生成请求，系统提示词还要求从用户原话中提取堤防编号，并禁止模型在工具返回前声称任务已经启动。以渗流计算任务为例，系统提示词的主要片段如图6-9所示。</w:t>
      </w:r>
    </w:p>
    <w:p w14:paraId="683CAEF7">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566670"/>
            <wp:effectExtent l="0" t="0" r="0" b="0"/>
            <wp:docPr id="124"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006"/>
                    <pic:cNvPicPr>
                      <a:picLocks noChangeAspect="1"/>
                    </pic:cNvPicPr>
                  </pic:nvPicPr>
                  <pic:blipFill>
                    <a:blip r:embed="rId197"/>
                    <a:stretch>
                      <a:fillRect/>
                    </a:stretch>
                  </pic:blipFill>
                  <pic:spPr>
                    <a:xfrm>
                      <a:off x="0" y="0"/>
                      <a:ext cx="5220000" cy="2567025"/>
                    </a:xfrm>
                    <a:prstGeom prst="rect">
                      <a:avLst/>
                    </a:prstGeom>
                  </pic:spPr>
                </pic:pic>
              </a:graphicData>
            </a:graphic>
          </wp:inline>
        </w:drawing>
      </w:r>
    </w:p>
    <w:p w14:paraId="7B112E3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图6-9　渗流计算任务解析提示词</w:t>
      </w:r>
    </w:p>
    <w:p w14:paraId="5D27EB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6-9 Prompt template for seepage computation task parsing</w:t>
      </w:r>
    </w:p>
    <w:p w14:paraId="1FF2DF4B">
      <w:pPr>
        <w:pStyle w:val="6"/>
      </w:pPr>
      <w:r>
        <w:rPr>
          <w:rFonts w:ascii="Times New Roman" w:hAnsi="Times New Roman"/>
        </w:rPr>
        <w:t>6.3.1.2 自然语言意图识别与语义解析技术</w:t>
      </w:r>
    </w:p>
    <w:p w14:paraId="2447F561">
      <w:pPr>
        <w:spacing w:after="0" w:line="360" w:lineRule="auto"/>
        <w:rPr>
          <w:lang w:eastAsia="zh-CN"/>
        </w:rPr>
      </w:pPr>
      <w:r>
        <w:rPr>
          <w:rFonts w:ascii="Times New Roman" w:hAnsi="Times New Roman" w:cs="Times New Roman"/>
          <w:lang w:eastAsia="zh-CN"/>
        </w:rPr>
        <w:t>意图识别与语义解析环节负责将用户语句映射为平台内部的任务类型与参数集合。平台预先定义了如表6-6所示的通用意图体系，覆盖地质建模、渗流计算、结果查询、安全评价、巡检管理与系统操作六类任务，并为每一类意图指定可调用的工具与关键槽位。三维模型生成作为模型服务意图的分支，其工具为generate_dike_3d_model，必填槽位为堤防编号；工具内部仅接受堤防1和堤防2，其他堤防编号统一返回堤防不存在，请重新输入。</w:t>
      </w:r>
    </w:p>
    <w:p w14:paraId="779D5A09">
      <w:pPr>
        <w:spacing w:after="0" w:line="360" w:lineRule="auto"/>
        <w:rPr>
          <w:lang w:eastAsia="zh-CN"/>
        </w:rPr>
      </w:pPr>
      <w:r>
        <w:rPr>
          <w:rFonts w:ascii="Times New Roman" w:hAnsi="Times New Roman" w:cs="Times New Roman"/>
          <w:lang w:eastAsia="zh-CN"/>
        </w:rPr>
        <w:t>平台将透明地质、透明计算、透明巡检、透明评价和三维模型生成所需的参数按业务对象组织为可寻址参数集：渗流计算以桩号区间为索引，三维模型生成以堤防编号作为堤防对象定位和任务关联标识。参数集的内容来自三个方面：地层几何与土层力学参数由透明地质服务输出的切面带按地层代号提取，上游水位与下游水位等动态量由该区域的监测数据填充，指标权重与评价阈值取自业务规则库。用户在交互中仅需明确分析区域，平台即依据桩号区间定位该区域的参数集并完成装配，无需用户提供任何参数取值。该组织方式使同一区域的参数取值不因使用者与使用时间而异，同一区域上的多类模型亦可复用同一套参数，从而保证同一区域历次计算结果的参数一致性。</w:t>
      </w:r>
    </w:p>
    <w:p w14:paraId="6A93F64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表6-6　自然语言交互意图体系</w:t>
      </w:r>
    </w:p>
    <w:p w14:paraId="495B773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6-6 Intent taxonomy for natural language interaction</w:t>
      </w:r>
    </w:p>
    <w:tbl>
      <w:tblPr>
        <w:tblStyle w:val="35"/>
        <w:tblW w:w="5000"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7"/>
        <w:gridCol w:w="2267"/>
        <w:gridCol w:w="2268"/>
        <w:gridCol w:w="2268"/>
      </w:tblGrid>
      <w:tr w14:paraId="2F870B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2268" w:type="dxa"/>
            <w:tcBorders>
              <w:top w:val="single" w:color="000000" w:sz="12" w:space="0"/>
              <w:bottom w:val="single" w:color="000000" w:sz="6" w:space="0"/>
            </w:tcBorders>
            <w:tcMar>
              <w:top w:w="60" w:type="dxa"/>
              <w:left w:w="60" w:type="dxa"/>
              <w:bottom w:w="60" w:type="dxa"/>
              <w:right w:w="60" w:type="dxa"/>
            </w:tcMar>
            <w:vAlign w:val="center"/>
          </w:tcPr>
          <w:p w14:paraId="54F9D4D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意图类别</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0F66539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典型用户表述</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63A1460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解析工具</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3D09798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必填槽位</w:t>
            </w:r>
          </w:p>
        </w:tc>
      </w:tr>
      <w:tr w14:paraId="2A3542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6ACB4C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地质建模</w:t>
            </w:r>
          </w:p>
        </w:tc>
        <w:tc>
          <w:tcPr>
            <w:tcW w:w="2268" w:type="dxa"/>
            <w:tcMar>
              <w:top w:w="60" w:type="dxa"/>
              <w:left w:w="60" w:type="dxa"/>
              <w:bottom w:w="60" w:type="dxa"/>
              <w:right w:w="60" w:type="dxa"/>
            </w:tcMar>
            <w:vAlign w:val="center"/>
          </w:tcPr>
          <w:p w14:paraId="14330AB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看一下K2+000到K3+000的地质情况</w:t>
            </w:r>
          </w:p>
        </w:tc>
        <w:tc>
          <w:tcPr>
            <w:tcW w:w="2268" w:type="dxa"/>
            <w:tcMar>
              <w:top w:w="60" w:type="dxa"/>
              <w:left w:w="60" w:type="dxa"/>
              <w:bottom w:w="60" w:type="dxa"/>
              <w:right w:w="60" w:type="dxa"/>
            </w:tcMar>
            <w:vAlign w:val="center"/>
          </w:tcPr>
          <w:p w14:paraId="052FBC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geomodel_build</w:t>
            </w:r>
          </w:p>
        </w:tc>
        <w:tc>
          <w:tcPr>
            <w:tcW w:w="2268" w:type="dxa"/>
            <w:tcMar>
              <w:top w:w="60" w:type="dxa"/>
              <w:left w:w="60" w:type="dxa"/>
              <w:bottom w:w="60" w:type="dxa"/>
              <w:right w:w="60" w:type="dxa"/>
            </w:tcMar>
            <w:vAlign w:val="center"/>
          </w:tcPr>
          <w:p w14:paraId="135475B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桩号区间</w:t>
            </w:r>
          </w:p>
        </w:tc>
      </w:tr>
      <w:tr w14:paraId="3CA4CC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5833D2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渗流计算</w:t>
            </w:r>
          </w:p>
        </w:tc>
        <w:tc>
          <w:tcPr>
            <w:tcW w:w="2268" w:type="dxa"/>
            <w:tcMar>
              <w:top w:w="60" w:type="dxa"/>
              <w:left w:w="60" w:type="dxa"/>
              <w:bottom w:w="60" w:type="dxa"/>
              <w:right w:w="60" w:type="dxa"/>
            </w:tcMar>
            <w:vAlign w:val="center"/>
          </w:tcPr>
          <w:p w14:paraId="57241F2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算一下桩号K2+300在洪水位33米时的渗流场（水位由监测数据匹配）</w:t>
            </w:r>
          </w:p>
        </w:tc>
        <w:tc>
          <w:tcPr>
            <w:tcW w:w="2268" w:type="dxa"/>
            <w:tcMar>
              <w:top w:w="60" w:type="dxa"/>
              <w:left w:w="60" w:type="dxa"/>
              <w:bottom w:w="60" w:type="dxa"/>
              <w:right w:w="60" w:type="dxa"/>
            </w:tcMar>
            <w:vAlign w:val="center"/>
          </w:tcPr>
          <w:p w14:paraId="1FCC5C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seepage_compute</w:t>
            </w:r>
          </w:p>
        </w:tc>
        <w:tc>
          <w:tcPr>
            <w:tcW w:w="2268" w:type="dxa"/>
            <w:tcMar>
              <w:top w:w="60" w:type="dxa"/>
              <w:left w:w="60" w:type="dxa"/>
              <w:bottom w:w="60" w:type="dxa"/>
              <w:right w:w="60" w:type="dxa"/>
            </w:tcMar>
            <w:vAlign w:val="center"/>
          </w:tcPr>
          <w:p w14:paraId="7DFF0D0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桩号区间（断面桩号可选）</w:t>
            </w:r>
          </w:p>
        </w:tc>
      </w:tr>
      <w:tr w14:paraId="0EB761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194C9C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结果查询</w:t>
            </w:r>
          </w:p>
        </w:tc>
        <w:tc>
          <w:tcPr>
            <w:tcW w:w="2268" w:type="dxa"/>
            <w:tcMar>
              <w:top w:w="60" w:type="dxa"/>
              <w:left w:w="60" w:type="dxa"/>
              <w:bottom w:w="60" w:type="dxa"/>
              <w:right w:w="60" w:type="dxa"/>
            </w:tcMar>
            <w:vAlign w:val="center"/>
          </w:tcPr>
          <w:p w14:paraId="2B13452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把上一次算的浸润线调出来看一下</w:t>
            </w:r>
          </w:p>
        </w:tc>
        <w:tc>
          <w:tcPr>
            <w:tcW w:w="2268" w:type="dxa"/>
            <w:tcMar>
              <w:top w:w="60" w:type="dxa"/>
              <w:left w:w="60" w:type="dxa"/>
              <w:bottom w:w="60" w:type="dxa"/>
              <w:right w:w="60" w:type="dxa"/>
            </w:tcMar>
            <w:vAlign w:val="center"/>
          </w:tcPr>
          <w:p w14:paraId="1D51A7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seepage_query</w:t>
            </w:r>
          </w:p>
        </w:tc>
        <w:tc>
          <w:tcPr>
            <w:tcW w:w="2268" w:type="dxa"/>
            <w:tcMar>
              <w:top w:w="60" w:type="dxa"/>
              <w:left w:w="60" w:type="dxa"/>
              <w:bottom w:w="60" w:type="dxa"/>
              <w:right w:w="60" w:type="dxa"/>
            </w:tcMar>
            <w:vAlign w:val="center"/>
          </w:tcPr>
          <w:p w14:paraId="60A0AA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任务标识、结果类型</w:t>
            </w:r>
          </w:p>
        </w:tc>
      </w:tr>
      <w:tr w14:paraId="75BEB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2C2565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安全评价</w:t>
            </w:r>
          </w:p>
        </w:tc>
        <w:tc>
          <w:tcPr>
            <w:tcW w:w="2268" w:type="dxa"/>
            <w:tcMar>
              <w:top w:w="60" w:type="dxa"/>
              <w:left w:w="60" w:type="dxa"/>
              <w:bottom w:w="60" w:type="dxa"/>
              <w:right w:w="60" w:type="dxa"/>
            </w:tcMar>
            <w:vAlign w:val="center"/>
          </w:tcPr>
          <w:p w14:paraId="31C29A3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评价一下K2+000到K3+000这一段的安全等级</w:t>
            </w:r>
          </w:p>
        </w:tc>
        <w:tc>
          <w:tcPr>
            <w:tcW w:w="2268" w:type="dxa"/>
            <w:tcMar>
              <w:top w:w="60" w:type="dxa"/>
              <w:left w:w="60" w:type="dxa"/>
              <w:bottom w:w="60" w:type="dxa"/>
              <w:right w:w="60" w:type="dxa"/>
            </w:tcMar>
            <w:vAlign w:val="center"/>
          </w:tcPr>
          <w:p w14:paraId="11A422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safety_evaluate</w:t>
            </w:r>
          </w:p>
        </w:tc>
        <w:tc>
          <w:tcPr>
            <w:tcW w:w="2268" w:type="dxa"/>
            <w:tcMar>
              <w:top w:w="60" w:type="dxa"/>
              <w:left w:w="60" w:type="dxa"/>
              <w:bottom w:w="60" w:type="dxa"/>
              <w:right w:w="60" w:type="dxa"/>
            </w:tcMar>
            <w:vAlign w:val="center"/>
          </w:tcPr>
          <w:p w14:paraId="60BE0B2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桩号区间</w:t>
            </w:r>
          </w:p>
        </w:tc>
      </w:tr>
      <w:tr w14:paraId="0EB613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304E834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巡检管理</w:t>
            </w:r>
          </w:p>
        </w:tc>
        <w:tc>
          <w:tcPr>
            <w:tcW w:w="2268" w:type="dxa"/>
            <w:tcMar>
              <w:top w:w="60" w:type="dxa"/>
              <w:left w:w="60" w:type="dxa"/>
              <w:bottom w:w="60" w:type="dxa"/>
              <w:right w:w="60" w:type="dxa"/>
            </w:tcMar>
            <w:vAlign w:val="center"/>
          </w:tcPr>
          <w:p w14:paraId="4F0E10A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查一下上周无人机巡检发现的管涌点</w:t>
            </w:r>
          </w:p>
        </w:tc>
        <w:tc>
          <w:tcPr>
            <w:tcW w:w="2268" w:type="dxa"/>
            <w:tcMar>
              <w:top w:w="60" w:type="dxa"/>
              <w:left w:w="60" w:type="dxa"/>
              <w:bottom w:w="60" w:type="dxa"/>
              <w:right w:w="60" w:type="dxa"/>
            </w:tcMar>
            <w:vAlign w:val="center"/>
          </w:tcPr>
          <w:p w14:paraId="69A0DD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uav_query</w:t>
            </w:r>
          </w:p>
        </w:tc>
        <w:tc>
          <w:tcPr>
            <w:tcW w:w="2268" w:type="dxa"/>
            <w:tcMar>
              <w:top w:w="60" w:type="dxa"/>
              <w:left w:w="60" w:type="dxa"/>
              <w:bottom w:w="60" w:type="dxa"/>
              <w:right w:w="60" w:type="dxa"/>
            </w:tcMar>
            <w:vAlign w:val="center"/>
          </w:tcPr>
          <w:p w14:paraId="5B56097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时间范围、病害类型、空间范围</w:t>
            </w:r>
          </w:p>
        </w:tc>
      </w:tr>
      <w:tr w14:paraId="6F1177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Borders>
              <w:bottom w:val="single" w:color="000000" w:sz="12" w:space="0"/>
            </w:tcBorders>
            <w:tcMar>
              <w:top w:w="60" w:type="dxa"/>
              <w:left w:w="60" w:type="dxa"/>
              <w:bottom w:w="60" w:type="dxa"/>
              <w:right w:w="60" w:type="dxa"/>
            </w:tcMar>
            <w:vAlign w:val="center"/>
          </w:tcPr>
          <w:p w14:paraId="7A0A12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系统操作</w:t>
            </w:r>
          </w:p>
        </w:tc>
        <w:tc>
          <w:tcPr>
            <w:tcW w:w="2268" w:type="dxa"/>
            <w:tcBorders>
              <w:bottom w:val="single" w:color="000000" w:sz="12" w:space="0"/>
            </w:tcBorders>
            <w:tcMar>
              <w:top w:w="60" w:type="dxa"/>
              <w:left w:w="60" w:type="dxa"/>
              <w:bottom w:w="60" w:type="dxa"/>
              <w:right w:w="60" w:type="dxa"/>
            </w:tcMar>
            <w:vAlign w:val="center"/>
          </w:tcPr>
          <w:p w14:paraId="6F7621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切换到三维剖面视图</w:t>
            </w:r>
          </w:p>
        </w:tc>
        <w:tc>
          <w:tcPr>
            <w:tcW w:w="2268" w:type="dxa"/>
            <w:tcBorders>
              <w:bottom w:val="single" w:color="000000" w:sz="12" w:space="0"/>
            </w:tcBorders>
            <w:tcMar>
              <w:top w:w="60" w:type="dxa"/>
              <w:left w:w="60" w:type="dxa"/>
              <w:bottom w:w="60" w:type="dxa"/>
              <w:right w:w="60" w:type="dxa"/>
            </w:tcMar>
            <w:vAlign w:val="center"/>
          </w:tcPr>
          <w:p w14:paraId="21F514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view_control</w:t>
            </w:r>
          </w:p>
        </w:tc>
        <w:tc>
          <w:tcPr>
            <w:tcW w:w="2268" w:type="dxa"/>
            <w:tcBorders>
              <w:bottom w:val="single" w:color="000000" w:sz="12" w:space="0"/>
            </w:tcBorders>
            <w:tcMar>
              <w:top w:w="60" w:type="dxa"/>
              <w:left w:w="60" w:type="dxa"/>
              <w:bottom w:w="60" w:type="dxa"/>
              <w:right w:w="60" w:type="dxa"/>
            </w:tcMar>
            <w:vAlign w:val="center"/>
          </w:tcPr>
          <w:p w14:paraId="5210F19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视图类型、显示图层、剖切方向</w:t>
            </w:r>
          </w:p>
        </w:tc>
      </w:tr>
    </w:tbl>
    <w:p w14:paraId="0C2A67FF">
      <w:pPr>
        <w:spacing w:after="0" w:line="360" w:lineRule="auto"/>
        <w:rPr>
          <w:lang w:eastAsia="zh-CN"/>
        </w:rPr>
      </w:pPr>
      <w:r>
        <w:rPr>
          <w:rFonts w:ascii="Times New Roman" w:hAnsi="Times New Roman" w:cs="Times New Roman"/>
          <w:lang w:eastAsia="zh-CN"/>
        </w:rPr>
        <w:t>在解析实现上，平台采用大语言模型与规则模板相结合的策略：表述规范的语句由大语言模型在意图体系约束下完成分类与槽位抽取；表述模糊或包含口语化用语的语句先经术语规范化模块处理，再交由模型解析。平台要求模型输出置信度与判断依据片段，当置信度低于设定阈值时转入反问流程。以渗流计算意图为例，解析后的结构化输出如图6-10所示。</w:t>
      </w:r>
    </w:p>
    <w:p w14:paraId="51E4643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324735"/>
            <wp:effectExtent l="0" t="0" r="0" b="0"/>
            <wp:docPr id="125"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007"/>
                    <pic:cNvPicPr>
                      <a:picLocks noChangeAspect="1"/>
                    </pic:cNvPicPr>
                  </pic:nvPicPr>
                  <pic:blipFill>
                    <a:blip r:embed="rId198"/>
                    <a:stretch>
                      <a:fillRect/>
                    </a:stretch>
                  </pic:blipFill>
                  <pic:spPr>
                    <a:xfrm>
                      <a:off x="0" y="0"/>
                      <a:ext cx="5220000" cy="2324915"/>
                    </a:xfrm>
                    <a:prstGeom prst="rect">
                      <a:avLst/>
                    </a:prstGeom>
                  </pic:spPr>
                </pic:pic>
              </a:graphicData>
            </a:graphic>
          </wp:inline>
        </w:drawing>
      </w:r>
    </w:p>
    <w:p w14:paraId="41E6B1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图6-10　任务解析输出</w:t>
      </w:r>
    </w:p>
    <w:p w14:paraId="4A24578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6-10 Task parsing output of a user query</w:t>
      </w:r>
    </w:p>
    <w:p w14:paraId="3F4474C6">
      <w:pPr>
        <w:pStyle w:val="6"/>
      </w:pPr>
      <w:r>
        <w:rPr>
          <w:rFonts w:ascii="Times New Roman" w:hAnsi="Times New Roman"/>
        </w:rPr>
        <w:t>6.3.1.3 工具调用与多轮上下文管理技术</w:t>
      </w:r>
    </w:p>
    <w:p w14:paraId="7F0666E8">
      <w:pPr>
        <w:spacing w:after="0" w:line="360" w:lineRule="auto"/>
        <w:rPr>
          <w:lang w:eastAsia="zh-CN"/>
        </w:rPr>
      </w:pPr>
      <w:r>
        <w:rPr>
          <w:rFonts w:ascii="Times New Roman" w:hAnsi="Times New Roman" w:cs="Times New Roman"/>
          <w:lang w:eastAsia="zh-CN"/>
        </w:rPr>
        <w:t>工具调用技术使大语言模型能够调用外部函数和业务服务。一般任务采用自动工具选择，堤防编号校验、任务启动和结果获取等关键操作采用领域路由与指定工具约束。平台将透明地质、透明计算、透明巡检、透明评价与数据查询等功能封装为带有明确语义描述与参数模式的工具接口。工具描述包含名称、功能说明、参数模式与返回值结构四个要素。以渗流计算工具为例，其结构化描述如图6-11所示。</w:t>
      </w:r>
    </w:p>
    <w:p w14:paraId="33A6D808">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768600"/>
            <wp:effectExtent l="0" t="0" r="0" b="0"/>
            <wp:docPr id="126"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008"/>
                    <pic:cNvPicPr>
                      <a:picLocks noChangeAspect="1"/>
                    </pic:cNvPicPr>
                  </pic:nvPicPr>
                  <pic:blipFill>
                    <a:blip r:embed="rId199"/>
                    <a:stretch>
                      <a:fillRect/>
                    </a:stretch>
                  </pic:blipFill>
                  <pic:spPr>
                    <a:xfrm>
                      <a:off x="0" y="0"/>
                      <a:ext cx="5220000" cy="2768824"/>
                    </a:xfrm>
                    <a:prstGeom prst="rect">
                      <a:avLst/>
                    </a:prstGeom>
                  </pic:spPr>
                </pic:pic>
              </a:graphicData>
            </a:graphic>
          </wp:inline>
        </w:drawing>
      </w:r>
    </w:p>
    <w:p w14:paraId="22BA673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图6-11　工具结构化描述</w:t>
      </w:r>
    </w:p>
    <w:p w14:paraId="6416D80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6-11 Structured description of the seepage computation tool</w:t>
      </w:r>
    </w:p>
    <w:p w14:paraId="5B69D0EB">
      <w:pPr>
        <w:spacing w:after="0" w:line="360" w:lineRule="auto"/>
        <w:rPr>
          <w:lang w:eastAsia="zh-CN"/>
        </w:rPr>
      </w:pPr>
      <w:r>
        <w:rPr>
          <w:rFonts w:ascii="Times New Roman" w:hAnsi="Times New Roman" w:cs="Times New Roman"/>
          <w:lang w:eastAsia="zh-CN"/>
        </w:rPr>
        <w:t>当用户提出分析需求时，模型依据意图解析结果生成工具调用请求，平台对参数范围、堤防编号权限和运行状态进行校验后调用相应工具。三维模型工具只提交异步任务并返回堤防编号与受控资源地址；平台通过SSE发送artifact事件，前端据此打开模型弹窗并查询任务状态，状态2时加载VTP文件并交由vtk.js渲染。对于需要多步骤协同的复杂任务，平台采用模型规划与平台执行相结合的方式，步骤执行、状态跟踪和异常处理由编排引擎完成。多步骤任务链的编排结果如图6-12所示。</w:t>
      </w:r>
    </w:p>
    <w:p w14:paraId="05809B72">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1277620"/>
            <wp:effectExtent l="0" t="0" r="0" b="0"/>
            <wp:docPr id="127"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009"/>
                    <pic:cNvPicPr>
                      <a:picLocks noChangeAspect="1"/>
                    </pic:cNvPicPr>
                  </pic:nvPicPr>
                  <pic:blipFill>
                    <a:blip r:embed="rId200"/>
                    <a:stretch>
                      <a:fillRect/>
                    </a:stretch>
                  </pic:blipFill>
                  <pic:spPr>
                    <a:xfrm>
                      <a:off x="0" y="0"/>
                      <a:ext cx="5220000" cy="1277783"/>
                    </a:xfrm>
                    <a:prstGeom prst="rect">
                      <a:avLst/>
                    </a:prstGeom>
                  </pic:spPr>
                </pic:pic>
              </a:graphicData>
            </a:graphic>
          </wp:inline>
        </w:drawing>
      </w:r>
    </w:p>
    <w:p w14:paraId="31D8104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图6-12　多步骤任务链编排结果</w:t>
      </w:r>
    </w:p>
    <w:p w14:paraId="48F424B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6-12 Orchestration result of a multi-step task chain</w:t>
      </w:r>
    </w:p>
    <w:p w14:paraId="5930720A">
      <w:pPr>
        <w:spacing w:after="0" w:line="360" w:lineRule="auto"/>
        <w:rPr>
          <w:lang w:eastAsia="zh-CN"/>
        </w:rPr>
      </w:pPr>
      <w:r>
        <w:rPr>
          <w:rFonts w:ascii="Times New Roman" w:hAnsi="Times New Roman" w:cs="Times New Roman"/>
          <w:lang w:eastAsia="zh-CN"/>
        </w:rPr>
        <w:t>多轮上下文管理通过在会话上下文中维护历史对话、已确认参数与中间计算结果，保证多轮交互过程中语义的连贯性；平台采用滑动窗口与摘要压缩相结合的策略控制上下文长度，原型阶段会话状态由AgentScope内存存储管理，部署阶段可替换为Redis等分布式状态载体并设置有效期。</w:t>
      </w:r>
    </w:p>
    <w:p w14:paraId="760AB99A">
      <w:pPr>
        <w:pStyle w:val="5"/>
      </w:pPr>
      <w:r>
        <w:rPr>
          <w:rFonts w:ascii="Times New Roman" w:hAnsi="Times New Roman"/>
        </w:rPr>
        <w:t>6.3.2 透明地质服务集成</w:t>
      </w:r>
    </w:p>
    <w:p w14:paraId="411157AD">
      <w:pPr>
        <w:spacing w:after="0" w:line="360" w:lineRule="auto"/>
        <w:rPr>
          <w:lang w:eastAsia="zh-CN"/>
        </w:rPr>
      </w:pPr>
      <w:r>
        <w:rPr>
          <w:rFonts w:ascii="Times New Roman" w:hAnsi="Times New Roman"/>
          <w:lang w:eastAsia="zh-CN"/>
        </w:rPr>
        <w:t>透明地质服务封装第三章的透明地质建模方法，是数据底座与模型服务之间的第一个衔接环节。其平台侧职责有三项：把界面上的建模配置与上传文件组织为算法可读取的输入，将建模计算以异步任务方式提交并跟踪状态，把建模成果登记为可被下游服务与三维视图直接取用的数据。地质界面重构的原理、约束条件与精度评价已在第三章给出，本节只说明服务层面的功能划分、数据映射与接口约定。</w:t>
      </w:r>
    </w:p>
    <w:p w14:paraId="2F206DD0">
      <w:pPr>
        <w:pStyle w:val="6"/>
      </w:pPr>
      <w:r>
        <w:rPr>
          <w:rFonts w:ascii="Times New Roman" w:hAnsi="Times New Roman"/>
        </w:rPr>
        <w:t>6.3.2.1 服务功能与运行流程</w:t>
      </w:r>
    </w:p>
    <w:p w14:paraId="5388A7CB">
      <w:pPr>
        <w:spacing w:after="0" w:line="360" w:lineRule="auto"/>
        <w:rPr>
          <w:lang w:eastAsia="zh-CN"/>
        </w:rPr>
      </w:pPr>
      <w:r>
        <w:rPr>
          <w:rFonts w:ascii="Times New Roman" w:hAnsi="Times New Roman"/>
          <w:lang w:eastAsia="zh-CN"/>
        </w:rPr>
        <w:t>服务对内完成四段处理：读取界面点、产状与地形数据，按配置建立地层层序与构造关系，求解隐式标量场并转换为三维网格，输出三维地层模型与各方向剖面。对外则表现为提交、运行、查询与取回的异步过程。用户新建项目时输入项目名称、X／Y／Z 三个方向的切面数量，上传方向数据、表面点数据与地形数据，平台随后提交建模参数并启动后台建模进程；进程运行期间，平台按项目名称轮询状态接口，接口返回运行中、运行成功或运行失败三种状态，成功后再按项目名称取回三维模型文件、模型信息与剖面图，或在指定方向上按坐标即时生成一幅剖面。平台以堤防编号作为项目名称，使同一堤防的历次建模成果天然归档在一起，也便于自然语言交互中"生成某堤防三维模型"的请求直接映射为一次项目运行，服务功能与运行流程如图6-13所示。</w:t>
      </w:r>
    </w:p>
    <w:p w14:paraId="2DCA9907">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266315"/>
            <wp:effectExtent l="0" t="0" r="0" b="5080"/>
            <wp:docPr id="128" name="Picture 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9826"/>
                    <pic:cNvPicPr>
                      <a:picLocks noChangeAspect="1"/>
                    </pic:cNvPicPr>
                  </pic:nvPicPr>
                  <pic:blipFill>
                    <a:blip r:embed="rId201"/>
                    <a:stretch>
                      <a:fillRect/>
                    </a:stretch>
                  </pic:blipFill>
                  <pic:spPr>
                    <a:xfrm>
                      <a:off x="0" y="0"/>
                      <a:ext cx="5669280" cy="2266781"/>
                    </a:xfrm>
                    <a:prstGeom prst="rect">
                      <a:avLst/>
                    </a:prstGeom>
                  </pic:spPr>
                </pic:pic>
              </a:graphicData>
            </a:graphic>
          </wp:inline>
        </w:drawing>
      </w:r>
    </w:p>
    <w:p w14:paraId="5B1BB6E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图6-13　透明地质服务的输入输出与内部模块</w:t>
      </w:r>
    </w:p>
    <w:p w14:paraId="2AC377D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6-13 Inputs, outputs and internal modules of the transparent geological service</w:t>
      </w:r>
    </w:p>
    <w:p w14:paraId="03EF1D5E">
      <w:pPr>
        <w:pStyle w:val="6"/>
      </w:pPr>
      <w:r>
        <w:rPr>
          <w:rFonts w:ascii="Times New Roman" w:hAnsi="Times New Roman"/>
        </w:rPr>
        <w:t>6.3.2.2 建模数据的接口与格式</w:t>
      </w:r>
    </w:p>
    <w:p w14:paraId="7A166CAA">
      <w:pPr>
        <w:spacing w:after="0" w:line="360" w:lineRule="auto"/>
        <w:rPr>
          <w:lang w:eastAsia="zh-CN"/>
        </w:rPr>
      </w:pPr>
      <w:r>
        <w:rPr>
          <w:rFonts w:ascii="Times New Roman" w:hAnsi="Times New Roman"/>
          <w:lang w:eastAsia="zh-CN"/>
        </w:rPr>
        <w:t>服务需要两类核心输入文件。界面点为已知地质界面上的采样点，其坐标确定界面的空间位置，可由钻孔分层资料直接提取；产状数据包括倾向、倾角与极性，用于约束地质体的形态与趋势。两类文件均采用逗号分隔的文本组织，字段定义如表6-7与表6-8所示。除上述文件外，服务还读取地形文件与地层映射配置：地形文件为栅格地形，参与地表裁切与地表线判读；地层映射以"系列—地层单元"的对应关系描述各地层组的上下叠置顺序，未被映射的地层单元按删除处理。建模所用的分辨率、细化等级与模型范围三项参数决定网格规模与计算开销，三个方向的切面数量决定成果中预生成剖面的疏密。</w:t>
      </w:r>
    </w:p>
    <w:p w14:paraId="194F9A4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表6-7　界面点数据表结构</w:t>
      </w:r>
    </w:p>
    <w:p w14:paraId="27A0999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6-7 Structure of the interface point data table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9"/>
        <w:gridCol w:w="2267"/>
        <w:gridCol w:w="2267"/>
        <w:gridCol w:w="2267"/>
      </w:tblGrid>
      <w:tr w14:paraId="567797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cantSplit/>
          <w:tblHeader/>
        </w:trPr>
        <w:tc>
          <w:tcPr>
            <w:tcW w:w="2269" w:type="dxa"/>
            <w:tcBorders>
              <w:top w:val="single" w:color="000000" w:sz="12" w:space="0"/>
              <w:bottom w:val="single" w:color="000000" w:sz="6" w:space="0"/>
            </w:tcBorders>
            <w:tcMar>
              <w:top w:w="60" w:type="dxa"/>
              <w:left w:w="60" w:type="dxa"/>
              <w:bottom w:w="60" w:type="dxa"/>
              <w:right w:w="60" w:type="dxa"/>
            </w:tcMar>
            <w:vAlign w:val="center"/>
          </w:tcPr>
          <w:p w14:paraId="0501136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列名</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48E9E1A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034B412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79AD47F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是否必需</w:t>
            </w:r>
          </w:p>
        </w:tc>
      </w:tr>
      <w:tr w14:paraId="41D4B5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0EFBBD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p>
        </w:tc>
        <w:tc>
          <w:tcPr>
            <w:tcW w:w="2267" w:type="dxa"/>
            <w:tcMar>
              <w:top w:w="60" w:type="dxa"/>
              <w:left w:w="60" w:type="dxa"/>
              <w:bottom w:w="60" w:type="dxa"/>
              <w:right w:w="60" w:type="dxa"/>
            </w:tcMar>
            <w:vAlign w:val="center"/>
          </w:tcPr>
          <w:p w14:paraId="5A5FB1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54E230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2609386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1576FC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6DB66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Y</w:t>
            </w:r>
          </w:p>
        </w:tc>
        <w:tc>
          <w:tcPr>
            <w:tcW w:w="2267" w:type="dxa"/>
            <w:tcMar>
              <w:top w:w="60" w:type="dxa"/>
              <w:left w:w="60" w:type="dxa"/>
              <w:bottom w:w="60" w:type="dxa"/>
              <w:right w:w="60" w:type="dxa"/>
            </w:tcMar>
            <w:vAlign w:val="center"/>
          </w:tcPr>
          <w:p w14:paraId="32A9FA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30DAB0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2140EEA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53C6F9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7A6696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Z</w:t>
            </w:r>
          </w:p>
        </w:tc>
        <w:tc>
          <w:tcPr>
            <w:tcW w:w="2267" w:type="dxa"/>
            <w:tcMar>
              <w:top w:w="60" w:type="dxa"/>
              <w:left w:w="60" w:type="dxa"/>
              <w:bottom w:w="60" w:type="dxa"/>
              <w:right w:w="60" w:type="dxa"/>
            </w:tcMar>
            <w:vAlign w:val="center"/>
          </w:tcPr>
          <w:p w14:paraId="739EF3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0EF583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4A829EA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6E1AA4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Borders>
              <w:bottom w:val="single" w:color="000000" w:sz="12" w:space="0"/>
            </w:tcBorders>
            <w:tcMar>
              <w:top w:w="60" w:type="dxa"/>
              <w:left w:w="60" w:type="dxa"/>
              <w:bottom w:w="60" w:type="dxa"/>
              <w:right w:w="60" w:type="dxa"/>
            </w:tcMar>
            <w:vAlign w:val="center"/>
          </w:tcPr>
          <w:p w14:paraId="2C1C08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formation</w:t>
            </w:r>
          </w:p>
        </w:tc>
        <w:tc>
          <w:tcPr>
            <w:tcW w:w="2267" w:type="dxa"/>
            <w:tcBorders>
              <w:bottom w:val="single" w:color="000000" w:sz="12" w:space="0"/>
            </w:tcBorders>
            <w:tcMar>
              <w:top w:w="60" w:type="dxa"/>
              <w:left w:w="60" w:type="dxa"/>
              <w:bottom w:w="60" w:type="dxa"/>
              <w:right w:w="60" w:type="dxa"/>
            </w:tcMar>
            <w:vAlign w:val="center"/>
          </w:tcPr>
          <w:p w14:paraId="2AAC0E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地层名称</w:t>
            </w:r>
          </w:p>
        </w:tc>
        <w:tc>
          <w:tcPr>
            <w:tcW w:w="2267" w:type="dxa"/>
            <w:tcBorders>
              <w:bottom w:val="single" w:color="000000" w:sz="12" w:space="0"/>
            </w:tcBorders>
            <w:tcMar>
              <w:top w:w="60" w:type="dxa"/>
              <w:left w:w="60" w:type="dxa"/>
              <w:bottom w:w="60" w:type="dxa"/>
              <w:right w:w="60" w:type="dxa"/>
            </w:tcMar>
            <w:vAlign w:val="center"/>
          </w:tcPr>
          <w:p w14:paraId="406CD1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文本</w:t>
            </w:r>
          </w:p>
        </w:tc>
        <w:tc>
          <w:tcPr>
            <w:tcW w:w="2267" w:type="dxa"/>
            <w:tcBorders>
              <w:bottom w:val="single" w:color="000000" w:sz="12" w:space="0"/>
            </w:tcBorders>
            <w:tcMar>
              <w:top w:w="60" w:type="dxa"/>
              <w:left w:w="60" w:type="dxa"/>
              <w:bottom w:w="60" w:type="dxa"/>
              <w:right w:w="60" w:type="dxa"/>
            </w:tcMar>
            <w:vAlign w:val="center"/>
          </w:tcPr>
          <w:p w14:paraId="332506C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bl>
    <w:p w14:paraId="02DD365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表6-8　方位数据表结构</w:t>
      </w:r>
    </w:p>
    <w:p w14:paraId="7AEBD22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6-8 Structure of the orientation data table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9"/>
        <w:gridCol w:w="2267"/>
        <w:gridCol w:w="2267"/>
        <w:gridCol w:w="2267"/>
      </w:tblGrid>
      <w:tr w14:paraId="0788CE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2269" w:type="dxa"/>
            <w:tcBorders>
              <w:top w:val="single" w:color="000000" w:sz="12" w:space="0"/>
              <w:bottom w:val="single" w:color="000000" w:sz="6" w:space="0"/>
            </w:tcBorders>
            <w:tcMar>
              <w:top w:w="60" w:type="dxa"/>
              <w:left w:w="60" w:type="dxa"/>
              <w:bottom w:w="60" w:type="dxa"/>
              <w:right w:w="60" w:type="dxa"/>
            </w:tcMar>
            <w:vAlign w:val="center"/>
          </w:tcPr>
          <w:p w14:paraId="631BDF2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列名</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5306949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53F5E27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358F209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是否必需</w:t>
            </w:r>
          </w:p>
        </w:tc>
      </w:tr>
      <w:tr w14:paraId="23CFCC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1DE1B0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p>
        </w:tc>
        <w:tc>
          <w:tcPr>
            <w:tcW w:w="2267" w:type="dxa"/>
            <w:tcMar>
              <w:top w:w="60" w:type="dxa"/>
              <w:left w:w="60" w:type="dxa"/>
              <w:bottom w:w="60" w:type="dxa"/>
              <w:right w:w="60" w:type="dxa"/>
            </w:tcMar>
            <w:vAlign w:val="center"/>
          </w:tcPr>
          <w:p w14:paraId="2A64C8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1002A12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7603981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654C8F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17D4EA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Y</w:t>
            </w:r>
          </w:p>
        </w:tc>
        <w:tc>
          <w:tcPr>
            <w:tcW w:w="2267" w:type="dxa"/>
            <w:tcMar>
              <w:top w:w="60" w:type="dxa"/>
              <w:left w:w="60" w:type="dxa"/>
              <w:bottom w:w="60" w:type="dxa"/>
              <w:right w:w="60" w:type="dxa"/>
            </w:tcMar>
            <w:vAlign w:val="center"/>
          </w:tcPr>
          <w:p w14:paraId="3F7D1C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0E30F0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0C744C5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092F3B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1708C7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Z</w:t>
            </w:r>
          </w:p>
        </w:tc>
        <w:tc>
          <w:tcPr>
            <w:tcW w:w="2267" w:type="dxa"/>
            <w:tcMar>
              <w:top w:w="60" w:type="dxa"/>
              <w:left w:w="60" w:type="dxa"/>
              <w:bottom w:w="60" w:type="dxa"/>
              <w:right w:w="60" w:type="dxa"/>
            </w:tcMar>
            <w:vAlign w:val="center"/>
          </w:tcPr>
          <w:p w14:paraId="5B81D8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47B3C2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7662EDA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5D9089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2B0997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azimuth</w:t>
            </w:r>
          </w:p>
        </w:tc>
        <w:tc>
          <w:tcPr>
            <w:tcW w:w="2267" w:type="dxa"/>
            <w:tcMar>
              <w:top w:w="60" w:type="dxa"/>
              <w:left w:w="60" w:type="dxa"/>
              <w:bottom w:w="60" w:type="dxa"/>
              <w:right w:w="60" w:type="dxa"/>
            </w:tcMar>
            <w:vAlign w:val="center"/>
          </w:tcPr>
          <w:p w14:paraId="63B875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倾向</w:t>
            </w:r>
          </w:p>
        </w:tc>
        <w:tc>
          <w:tcPr>
            <w:tcW w:w="2267" w:type="dxa"/>
            <w:tcMar>
              <w:top w:w="60" w:type="dxa"/>
              <w:left w:w="60" w:type="dxa"/>
              <w:bottom w:w="60" w:type="dxa"/>
              <w:right w:w="60" w:type="dxa"/>
            </w:tcMar>
            <w:vAlign w:val="center"/>
          </w:tcPr>
          <w:p w14:paraId="75BAC3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6046BF9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6F2458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5F1611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dip</w:t>
            </w:r>
          </w:p>
        </w:tc>
        <w:tc>
          <w:tcPr>
            <w:tcW w:w="2267" w:type="dxa"/>
            <w:tcMar>
              <w:top w:w="60" w:type="dxa"/>
              <w:left w:w="60" w:type="dxa"/>
              <w:bottom w:w="60" w:type="dxa"/>
              <w:right w:w="60" w:type="dxa"/>
            </w:tcMar>
            <w:vAlign w:val="center"/>
          </w:tcPr>
          <w:p w14:paraId="3C7EB6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倾角</w:t>
            </w:r>
          </w:p>
        </w:tc>
        <w:tc>
          <w:tcPr>
            <w:tcW w:w="2267" w:type="dxa"/>
            <w:tcMar>
              <w:top w:w="60" w:type="dxa"/>
              <w:left w:w="60" w:type="dxa"/>
              <w:bottom w:w="60" w:type="dxa"/>
              <w:right w:w="60" w:type="dxa"/>
            </w:tcMar>
            <w:vAlign w:val="center"/>
          </w:tcPr>
          <w:p w14:paraId="09F421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74E9A23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22A125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56F795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polarity</w:t>
            </w:r>
          </w:p>
        </w:tc>
        <w:tc>
          <w:tcPr>
            <w:tcW w:w="2267" w:type="dxa"/>
            <w:tcMar>
              <w:top w:w="60" w:type="dxa"/>
              <w:left w:w="60" w:type="dxa"/>
              <w:bottom w:w="60" w:type="dxa"/>
              <w:right w:w="60" w:type="dxa"/>
            </w:tcMar>
            <w:vAlign w:val="center"/>
          </w:tcPr>
          <w:p w14:paraId="793ACE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极性</w:t>
            </w:r>
          </w:p>
        </w:tc>
        <w:tc>
          <w:tcPr>
            <w:tcW w:w="2267" w:type="dxa"/>
            <w:tcMar>
              <w:top w:w="60" w:type="dxa"/>
              <w:left w:w="60" w:type="dxa"/>
              <w:bottom w:w="60" w:type="dxa"/>
              <w:right w:w="60" w:type="dxa"/>
            </w:tcMar>
            <w:vAlign w:val="center"/>
          </w:tcPr>
          <w:p w14:paraId="74B8A5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22AE9AB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2FA320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Borders>
              <w:bottom w:val="single" w:color="000000" w:sz="12" w:space="0"/>
            </w:tcBorders>
            <w:tcMar>
              <w:top w:w="60" w:type="dxa"/>
              <w:left w:w="60" w:type="dxa"/>
              <w:bottom w:w="60" w:type="dxa"/>
              <w:right w:w="60" w:type="dxa"/>
            </w:tcMar>
            <w:vAlign w:val="center"/>
          </w:tcPr>
          <w:p w14:paraId="646AD7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formation</w:t>
            </w:r>
          </w:p>
        </w:tc>
        <w:tc>
          <w:tcPr>
            <w:tcW w:w="2267" w:type="dxa"/>
            <w:tcBorders>
              <w:bottom w:val="single" w:color="000000" w:sz="12" w:space="0"/>
            </w:tcBorders>
            <w:tcMar>
              <w:top w:w="60" w:type="dxa"/>
              <w:left w:w="60" w:type="dxa"/>
              <w:bottom w:w="60" w:type="dxa"/>
              <w:right w:w="60" w:type="dxa"/>
            </w:tcMar>
            <w:vAlign w:val="center"/>
          </w:tcPr>
          <w:p w14:paraId="120C77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地层名称</w:t>
            </w:r>
          </w:p>
        </w:tc>
        <w:tc>
          <w:tcPr>
            <w:tcW w:w="2267" w:type="dxa"/>
            <w:tcBorders>
              <w:bottom w:val="single" w:color="000000" w:sz="12" w:space="0"/>
            </w:tcBorders>
            <w:tcMar>
              <w:top w:w="60" w:type="dxa"/>
              <w:left w:w="60" w:type="dxa"/>
              <w:bottom w:w="60" w:type="dxa"/>
              <w:right w:w="60" w:type="dxa"/>
            </w:tcMar>
            <w:vAlign w:val="center"/>
          </w:tcPr>
          <w:p w14:paraId="4C27B6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文本</w:t>
            </w:r>
          </w:p>
        </w:tc>
        <w:tc>
          <w:tcPr>
            <w:tcW w:w="2267" w:type="dxa"/>
            <w:tcBorders>
              <w:bottom w:val="single" w:color="000000" w:sz="12" w:space="0"/>
            </w:tcBorders>
            <w:tcMar>
              <w:top w:w="60" w:type="dxa"/>
              <w:left w:w="60" w:type="dxa"/>
              <w:bottom w:w="60" w:type="dxa"/>
              <w:right w:w="60" w:type="dxa"/>
            </w:tcMar>
            <w:vAlign w:val="center"/>
          </w:tcPr>
          <w:p w14:paraId="35C6A59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bl>
    <w:p w14:paraId="0BB505B9">
      <w:pPr>
        <w:spacing w:after="0" w:line="360" w:lineRule="auto"/>
        <w:rPr>
          <w:lang w:eastAsia="zh-CN"/>
        </w:rPr>
      </w:pPr>
      <w:r>
        <w:rPr>
          <w:rFonts w:ascii="Times New Roman" w:hAnsi="Times New Roman"/>
          <w:lang w:eastAsia="zh-CN"/>
        </w:rPr>
        <w:t>平台侧与算法侧的职责边界据此划分：3.1 节所述的地层名称标准化、层序矩阵构建与界面控制点提取在数据进入服务之前完成，服务接收已完成标准化的界面点与产状；3.2.2 节所述的层序约束、最小层厚约束与实测／虚拟控制点差异化处理在服务内部完成，平台只传递数据与配置，不传递置信度、nugget 等算法内部参数。</w:t>
      </w:r>
    </w:p>
    <w:p w14:paraId="5E2C5405">
      <w:pPr>
        <w:pStyle w:val="6"/>
      </w:pPr>
      <w:r>
        <w:rPr>
          <w:rFonts w:ascii="Times New Roman" w:hAnsi="Times New Roman"/>
        </w:rPr>
        <w:t>6.3.2.3 透明地质服务接口定义</w:t>
      </w:r>
    </w:p>
    <w:p w14:paraId="49E7C67D">
      <w:pPr>
        <w:spacing w:after="0" w:line="360" w:lineRule="auto"/>
        <w:rPr>
          <w:lang w:eastAsia="zh-CN"/>
        </w:rPr>
      </w:pPr>
      <w:r>
        <w:rPr>
          <w:rFonts w:ascii="Times New Roman" w:hAnsi="Times New Roman"/>
          <w:lang w:eastAsia="zh-CN"/>
        </w:rPr>
        <w:t>透明地质服务以表述性状态转移（REST）风格对外发布，路径与返回结构遵循平台统一的接口规范，接口定义如表6-9所示。接口按项目与成果两级组织：项目类接口负责配置提交与运行控制，成果类接口负责取回模型、模型信息、剖面图与切面数据。三项约定保证了服务的可调度性：所有接口以项目名称作为唯一参数入口，无需在请求中重复传递建模配置；运行与运行状态相互分离，使耗时计算不占用业务请求的连接；成果以文件地址或文件流返回，便于前端直接解析渲染而不经业务服务转存。</w:t>
      </w:r>
    </w:p>
    <w:p w14:paraId="41E2785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表6-9　透明地质服务接口定义</w:t>
      </w:r>
    </w:p>
    <w:p w14:paraId="4E427CD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6-9 Interface definitions of the transparent geology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148"/>
        <w:gridCol w:w="1167"/>
        <w:gridCol w:w="1868"/>
        <w:gridCol w:w="1887"/>
      </w:tblGrid>
      <w:tr w14:paraId="4FF7AB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4148" w:type="dxa"/>
            <w:tcBorders>
              <w:top w:val="single" w:color="000000" w:sz="12" w:space="0"/>
              <w:bottom w:val="single" w:color="000000" w:sz="6" w:space="0"/>
            </w:tcBorders>
            <w:tcMar>
              <w:top w:w="60" w:type="dxa"/>
              <w:left w:w="60" w:type="dxa"/>
              <w:bottom w:w="60" w:type="dxa"/>
              <w:right w:w="60" w:type="dxa"/>
            </w:tcMar>
            <w:vAlign w:val="center"/>
          </w:tcPr>
          <w:p w14:paraId="1632D06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1167" w:type="dxa"/>
            <w:tcBorders>
              <w:top w:val="single" w:color="000000" w:sz="12" w:space="0"/>
              <w:bottom w:val="single" w:color="000000" w:sz="6" w:space="0"/>
            </w:tcBorders>
            <w:tcMar>
              <w:top w:w="60" w:type="dxa"/>
              <w:left w:w="60" w:type="dxa"/>
              <w:bottom w:w="60" w:type="dxa"/>
              <w:right w:w="60" w:type="dxa"/>
            </w:tcMar>
            <w:vAlign w:val="center"/>
          </w:tcPr>
          <w:p w14:paraId="20479B9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868" w:type="dxa"/>
            <w:tcBorders>
              <w:top w:val="single" w:color="000000" w:sz="12" w:space="0"/>
              <w:bottom w:val="single" w:color="000000" w:sz="6" w:space="0"/>
            </w:tcBorders>
            <w:tcMar>
              <w:top w:w="60" w:type="dxa"/>
              <w:left w:w="60" w:type="dxa"/>
              <w:bottom w:w="60" w:type="dxa"/>
              <w:right w:w="60" w:type="dxa"/>
            </w:tcMar>
            <w:vAlign w:val="center"/>
          </w:tcPr>
          <w:p w14:paraId="792BC0F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1887" w:type="dxa"/>
            <w:tcBorders>
              <w:top w:val="single" w:color="000000" w:sz="12" w:space="0"/>
              <w:bottom w:val="single" w:color="000000" w:sz="6" w:space="0"/>
            </w:tcBorders>
            <w:tcMar>
              <w:top w:w="60" w:type="dxa"/>
              <w:left w:w="60" w:type="dxa"/>
              <w:bottom w:w="60" w:type="dxa"/>
              <w:right w:w="60" w:type="dxa"/>
            </w:tcMar>
            <w:vAlign w:val="center"/>
          </w:tcPr>
          <w:p w14:paraId="7DC22A2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3D2317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607F47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/api/project/setup</w:t>
            </w:r>
          </w:p>
        </w:tc>
        <w:tc>
          <w:tcPr>
            <w:tcW w:w="1167" w:type="dxa"/>
            <w:tcMar>
              <w:top w:w="60" w:type="dxa"/>
              <w:left w:w="60" w:type="dxa"/>
              <w:bottom w:w="60" w:type="dxa"/>
              <w:right w:w="60" w:type="dxa"/>
            </w:tcMar>
            <w:vAlign w:val="center"/>
          </w:tcPr>
          <w:p w14:paraId="2A6A30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868" w:type="dxa"/>
            <w:tcMar>
              <w:top w:w="60" w:type="dxa"/>
              <w:left w:w="60" w:type="dxa"/>
              <w:bottom w:w="60" w:type="dxa"/>
              <w:right w:w="60" w:type="dxa"/>
            </w:tcMar>
            <w:vAlign w:val="center"/>
          </w:tcPr>
          <w:p w14:paraId="0CC7C3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项目名称、方向文件、表面点文件、地形文件、分辨率、细化等级、模型范围、地层映射、断层设置、三向切面数量</w:t>
            </w:r>
          </w:p>
        </w:tc>
        <w:tc>
          <w:tcPr>
            <w:tcW w:w="1887" w:type="dxa"/>
            <w:tcMar>
              <w:top w:w="60" w:type="dxa"/>
              <w:left w:w="60" w:type="dxa"/>
              <w:bottom w:w="60" w:type="dxa"/>
              <w:right w:w="60" w:type="dxa"/>
            </w:tcMar>
            <w:vAlign w:val="center"/>
          </w:tcPr>
          <w:p w14:paraId="57942FB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配置写入结果</w:t>
            </w:r>
          </w:p>
        </w:tc>
      </w:tr>
      <w:tr w14:paraId="43A51A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03FD03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/api/project/runTask</w:t>
            </w:r>
          </w:p>
        </w:tc>
        <w:tc>
          <w:tcPr>
            <w:tcW w:w="1167" w:type="dxa"/>
            <w:tcMar>
              <w:top w:w="60" w:type="dxa"/>
              <w:left w:w="60" w:type="dxa"/>
              <w:bottom w:w="60" w:type="dxa"/>
              <w:right w:w="60" w:type="dxa"/>
            </w:tcMar>
            <w:vAlign w:val="center"/>
          </w:tcPr>
          <w:p w14:paraId="7D53F9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868" w:type="dxa"/>
            <w:tcMar>
              <w:top w:w="60" w:type="dxa"/>
              <w:left w:w="60" w:type="dxa"/>
              <w:bottom w:w="60" w:type="dxa"/>
              <w:right w:w="60" w:type="dxa"/>
            </w:tcMar>
            <w:vAlign w:val="center"/>
          </w:tcPr>
          <w:p w14:paraId="36CD37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3CDA55F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任务受理结果</w:t>
            </w:r>
          </w:p>
        </w:tc>
      </w:tr>
      <w:tr w14:paraId="22ABE7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5AAFB5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/api/project/getStatus</w:t>
            </w:r>
          </w:p>
        </w:tc>
        <w:tc>
          <w:tcPr>
            <w:tcW w:w="1167" w:type="dxa"/>
            <w:tcMar>
              <w:top w:w="60" w:type="dxa"/>
              <w:left w:w="60" w:type="dxa"/>
              <w:bottom w:w="60" w:type="dxa"/>
              <w:right w:w="60" w:type="dxa"/>
            </w:tcMar>
            <w:vAlign w:val="center"/>
          </w:tcPr>
          <w:p w14:paraId="326DA5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1FD218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4EBB9F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运行中、运行成功或运行失败</w:t>
            </w:r>
          </w:p>
        </w:tc>
      </w:tr>
      <w:tr w14:paraId="1A949F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7D490C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/api/project/result</w:t>
            </w:r>
          </w:p>
        </w:tc>
        <w:tc>
          <w:tcPr>
            <w:tcW w:w="1167" w:type="dxa"/>
            <w:tcMar>
              <w:top w:w="60" w:type="dxa"/>
              <w:left w:w="60" w:type="dxa"/>
              <w:bottom w:w="60" w:type="dxa"/>
              <w:right w:w="60" w:type="dxa"/>
            </w:tcMar>
            <w:vAlign w:val="center"/>
          </w:tcPr>
          <w:p w14:paraId="69A806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3F6B79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304CDD4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模型范围、三向切面坐标、地层映射</w:t>
            </w:r>
          </w:p>
        </w:tc>
      </w:tr>
      <w:tr w14:paraId="6CF535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4B5908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/api/project/vtp</w:t>
            </w:r>
          </w:p>
        </w:tc>
        <w:tc>
          <w:tcPr>
            <w:tcW w:w="1167" w:type="dxa"/>
            <w:tcMar>
              <w:top w:w="60" w:type="dxa"/>
              <w:left w:w="60" w:type="dxa"/>
              <w:bottom w:w="60" w:type="dxa"/>
              <w:right w:w="60" w:type="dxa"/>
            </w:tcMar>
            <w:vAlign w:val="center"/>
          </w:tcPr>
          <w:p w14:paraId="1F5582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229D68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6272DC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三维地层模型文件流</w:t>
            </w:r>
          </w:p>
        </w:tc>
      </w:tr>
      <w:tr w14:paraId="32AA53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315F2A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/api/project/section</w:t>
            </w:r>
          </w:p>
        </w:tc>
        <w:tc>
          <w:tcPr>
            <w:tcW w:w="1167" w:type="dxa"/>
            <w:tcMar>
              <w:top w:w="60" w:type="dxa"/>
              <w:left w:w="60" w:type="dxa"/>
              <w:bottom w:w="60" w:type="dxa"/>
              <w:right w:w="60" w:type="dxa"/>
            </w:tcMar>
            <w:vAlign w:val="center"/>
          </w:tcPr>
          <w:p w14:paraId="705AE8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35FAE8D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项目名称、方向、坐标</w:t>
            </w:r>
          </w:p>
        </w:tc>
        <w:tc>
          <w:tcPr>
            <w:tcW w:w="1887" w:type="dxa"/>
            <w:tcMar>
              <w:top w:w="60" w:type="dxa"/>
              <w:left w:w="60" w:type="dxa"/>
              <w:bottom w:w="60" w:type="dxa"/>
              <w:right w:w="60" w:type="dxa"/>
            </w:tcMar>
            <w:vAlign w:val="center"/>
          </w:tcPr>
          <w:p w14:paraId="764D61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预生成剖面图文件流</w:t>
            </w:r>
          </w:p>
        </w:tc>
      </w:tr>
      <w:tr w14:paraId="5ED041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204199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/api/project/plot_section_topography</w:t>
            </w:r>
          </w:p>
        </w:tc>
        <w:tc>
          <w:tcPr>
            <w:tcW w:w="1167" w:type="dxa"/>
            <w:tcMar>
              <w:top w:w="60" w:type="dxa"/>
              <w:left w:w="60" w:type="dxa"/>
              <w:bottom w:w="60" w:type="dxa"/>
              <w:right w:w="60" w:type="dxa"/>
            </w:tcMar>
            <w:vAlign w:val="center"/>
          </w:tcPr>
          <w:p w14:paraId="40EB09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868" w:type="dxa"/>
            <w:tcMar>
              <w:top w:w="60" w:type="dxa"/>
              <w:left w:w="60" w:type="dxa"/>
              <w:bottom w:w="60" w:type="dxa"/>
              <w:right w:w="60" w:type="dxa"/>
            </w:tcMar>
            <w:vAlign w:val="center"/>
          </w:tcPr>
          <w:p w14:paraId="2B1F387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项目名称、方向、坐标</w:t>
            </w:r>
          </w:p>
        </w:tc>
        <w:tc>
          <w:tcPr>
            <w:tcW w:w="1887" w:type="dxa"/>
            <w:tcMar>
              <w:top w:w="60" w:type="dxa"/>
              <w:left w:w="60" w:type="dxa"/>
              <w:bottom w:w="60" w:type="dxa"/>
              <w:right w:w="60" w:type="dxa"/>
            </w:tcMar>
            <w:vAlign w:val="center"/>
          </w:tcPr>
          <w:p w14:paraId="69247AC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计算图示剖面图文件流</w:t>
            </w:r>
          </w:p>
        </w:tc>
      </w:tr>
      <w:tr w14:paraId="0E1E03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19DDA5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/api/project/plot_section_topography_info</w:t>
            </w:r>
          </w:p>
        </w:tc>
        <w:tc>
          <w:tcPr>
            <w:tcW w:w="1167" w:type="dxa"/>
            <w:tcMar>
              <w:top w:w="60" w:type="dxa"/>
              <w:left w:w="60" w:type="dxa"/>
              <w:bottom w:w="60" w:type="dxa"/>
              <w:right w:w="60" w:type="dxa"/>
            </w:tcMar>
            <w:vAlign w:val="center"/>
          </w:tcPr>
          <w:p w14:paraId="70EBAF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22E51F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7F8DAD9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切面范围点、地层清单及其渗透系数</w:t>
            </w:r>
          </w:p>
        </w:tc>
      </w:tr>
      <w:tr w14:paraId="10886A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Borders>
              <w:bottom w:val="single" w:color="000000" w:sz="12" w:space="0"/>
            </w:tcBorders>
            <w:tcMar>
              <w:top w:w="60" w:type="dxa"/>
              <w:left w:w="60" w:type="dxa"/>
              <w:bottom w:w="60" w:type="dxa"/>
              <w:right w:w="60" w:type="dxa"/>
            </w:tcMar>
            <w:vAlign w:val="center"/>
          </w:tcPr>
          <w:p w14:paraId="0398A5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/api/project/list</w:t>
            </w:r>
          </w:p>
        </w:tc>
        <w:tc>
          <w:tcPr>
            <w:tcW w:w="1167" w:type="dxa"/>
            <w:tcBorders>
              <w:bottom w:val="single" w:color="000000" w:sz="12" w:space="0"/>
            </w:tcBorders>
            <w:tcMar>
              <w:top w:w="60" w:type="dxa"/>
              <w:left w:w="60" w:type="dxa"/>
              <w:bottom w:w="60" w:type="dxa"/>
              <w:right w:w="60" w:type="dxa"/>
            </w:tcMar>
            <w:vAlign w:val="center"/>
          </w:tcPr>
          <w:p w14:paraId="341549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Borders>
              <w:bottom w:val="single" w:color="000000" w:sz="12" w:space="0"/>
            </w:tcBorders>
            <w:tcMar>
              <w:top w:w="60" w:type="dxa"/>
              <w:left w:w="60" w:type="dxa"/>
              <w:bottom w:w="60" w:type="dxa"/>
              <w:right w:w="60" w:type="dxa"/>
            </w:tcMar>
            <w:vAlign w:val="center"/>
          </w:tcPr>
          <w:p w14:paraId="0F3F1C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1887" w:type="dxa"/>
            <w:tcBorders>
              <w:bottom w:val="single" w:color="000000" w:sz="12" w:space="0"/>
            </w:tcBorders>
            <w:tcMar>
              <w:top w:w="60" w:type="dxa"/>
              <w:left w:w="60" w:type="dxa"/>
              <w:bottom w:w="60" w:type="dxa"/>
              <w:right w:w="60" w:type="dxa"/>
            </w:tcMar>
            <w:vAlign w:val="center"/>
          </w:tcPr>
          <w:p w14:paraId="3120B84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历史项目名称列表</w:t>
            </w:r>
          </w:p>
        </w:tc>
      </w:tr>
    </w:tbl>
    <w:p w14:paraId="242E1FD9">
      <w:pPr>
        <w:pStyle w:val="6"/>
      </w:pPr>
      <w:r>
        <w:rPr>
          <w:rFonts w:ascii="Times New Roman" w:hAnsi="Times New Roman"/>
        </w:rPr>
        <w:t>6.3.2.4 与透明计算服务的数据衔接</w:t>
      </w:r>
    </w:p>
    <w:p w14:paraId="0DDB1B65">
      <w:pPr>
        <w:spacing w:after="0" w:line="360" w:lineRule="auto"/>
        <w:rPr>
          <w:lang w:eastAsia="zh-CN"/>
        </w:rPr>
      </w:pPr>
      <w:r>
        <w:rPr>
          <w:rFonts w:ascii="Times New Roman" w:hAnsi="Times New Roman"/>
          <w:lang w:eastAsia="zh-CN"/>
        </w:rPr>
        <w:t>建模成果对下游服务的作用不体现在图形上，而体现在两份结构化数据上。第一份是切面散点数据，每行对应剖面上的一个网格点，记录坐标、地表高程、岩性编号、岩性名称与是否位于地表以下，透明计算服务据此确定计算域的水平与竖向范围、地表线与各节点所属地层。第二份是切面信息文件，记录剖面范围的角点坐标以及该剖面出现的地层清单，其中地层清单同时携带地层代号、名称、颜色与渗透系数，是透明计算界面装配岩性参数卡片的直接来源。两份数据与三维模型同源于一次建模任务，因此岩性编号在模型、剖面与计算输入之间保持一致，透明计算无需再做名称匹配。衔接关系如图6-14所示。</w:t>
      </w:r>
    </w:p>
    <w:p w14:paraId="226293D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2578100" cy="1350645"/>
            <wp:effectExtent l="0" t="0" r="0" b="1905"/>
            <wp:docPr id="1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a:xfrm>
                      <a:off x="0" y="0"/>
                      <a:ext cx="2584563" cy="1354228"/>
                    </a:xfrm>
                    <a:prstGeom prst="rect">
                      <a:avLst/>
                    </a:prstGeom>
                    <a:noFill/>
                    <a:ln>
                      <a:noFill/>
                    </a:ln>
                  </pic:spPr>
                </pic:pic>
              </a:graphicData>
            </a:graphic>
          </wp:inline>
        </w:drawing>
        <w:drawing>
          <wp:inline distT="0" distB="0" distL="0" distR="0">
            <wp:extent cx="2589530" cy="1365250"/>
            <wp:effectExtent l="0" t="0" r="1270" b="6350"/>
            <wp:docPr id="1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
                    <pic:cNvPicPr>
                      <a:picLocks noChangeAspect="1" noChangeArrowheads="1"/>
                    </pic:cNvPicPr>
                  </pic:nvPicPr>
                  <pic:blipFill>
                    <a:blip r:embed="rId203">
                      <a:extLst>
                        <a:ext uri="{28A0092B-C50C-407E-A947-70E740481C1C}">
                          <a14:useLocalDpi xmlns:a14="http://schemas.microsoft.com/office/drawing/2010/main" val="0"/>
                        </a:ext>
                      </a:extLst>
                    </a:blip>
                    <a:srcRect l="654"/>
                    <a:stretch>
                      <a:fillRect/>
                    </a:stretch>
                  </pic:blipFill>
                  <pic:spPr>
                    <a:xfrm>
                      <a:off x="0" y="0"/>
                      <a:ext cx="2603944" cy="1373360"/>
                    </a:xfrm>
                    <a:prstGeom prst="rect">
                      <a:avLst/>
                    </a:prstGeom>
                    <a:noFill/>
                    <a:ln>
                      <a:noFill/>
                    </a:ln>
                  </pic:spPr>
                </pic:pic>
              </a:graphicData>
            </a:graphic>
          </wp:inline>
        </w:drawing>
      </w:r>
    </w:p>
    <w:p w14:paraId="3ACE015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1672590"/>
            <wp:effectExtent l="0" t="0" r="0" b="0"/>
            <wp:docPr id="131" name="图片 69" descr="G:\DeepSeekWorkingPlace\Paper-1\4-图表\图片v4\图6-16　透明地质服务与透明计算服务的集成机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9" descr="G:\DeepSeekWorkingPlace\Paper-1\4-图表\图片v4\图6-16　透明地质服务与透明计算服务的集成机制.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a:xfrm>
                      <a:off x="0" y="0"/>
                      <a:ext cx="5669280" cy="1672869"/>
                    </a:xfrm>
                    <a:prstGeom prst="rect">
                      <a:avLst/>
                    </a:prstGeom>
                    <a:noFill/>
                    <a:ln>
                      <a:noFill/>
                    </a:ln>
                  </pic:spPr>
                </pic:pic>
              </a:graphicData>
            </a:graphic>
          </wp:inline>
        </w:drawing>
      </w:r>
    </w:p>
    <w:p w14:paraId="2022EB9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图6-14　透明地质服务与透明计算服务的集成机制</w:t>
      </w:r>
    </w:p>
    <w:p w14:paraId="22D6BA5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6-14 Integration mechanism between the transparent geological service and the transparent computation service</w:t>
      </w:r>
    </w:p>
    <w:p w14:paraId="78600130">
      <w:pPr>
        <w:spacing w:after="0" w:line="360" w:lineRule="auto"/>
        <w:rPr>
          <w:lang w:eastAsia="zh-CN"/>
        </w:rPr>
      </w:pPr>
      <w:r>
        <w:rPr>
          <w:rFonts w:ascii="Times New Roman" w:hAnsi="Times New Roman"/>
          <w:lang w:eastAsia="zh-CN"/>
        </w:rPr>
        <w:t>在调度上，建模任务与计算任务通过项目名称与断面坐标两级键关联。用户在地质视图中选定断面并转入计算视图时，平台以项目名称与固定坐标调用计算图示接口，取得剖面图与切面信息，再以同一坐标作为断面参数提交计算任务，从而使"所看剖面"与"所算剖面"在同一次操作中保持一致。当同一堤防重新建模时，已有计算任务的结果不自动更新，平台在结果清单中保留其所属项目名称，供追溯与比对，避免新旧地质模型的计算结果混用。</w:t>
      </w:r>
    </w:p>
    <w:p w14:paraId="6B31A701">
      <w:pPr>
        <w:pStyle w:val="5"/>
      </w:pPr>
      <w:r>
        <w:rPr>
          <w:rFonts w:ascii="Times New Roman" w:hAnsi="Times New Roman"/>
        </w:rPr>
        <w:t>6.3.3 透明计算服务集成</w:t>
      </w:r>
    </w:p>
    <w:p w14:paraId="4BF6092E">
      <w:pPr>
        <w:spacing w:after="0" w:line="360" w:lineRule="auto"/>
        <w:rPr>
          <w:lang w:eastAsia="zh-CN"/>
        </w:rPr>
      </w:pPr>
      <w:r>
        <w:rPr>
          <w:rFonts w:ascii="Times New Roman" w:hAnsi="Times New Roman"/>
          <w:lang w:eastAsia="zh-CN"/>
        </w:rPr>
        <w:t>透明计算服务封装第四章的渗流计算方法，在给定地质数据与水位工况的条件下解算渗流场，并输出可供渲染与评价使用的场态数据与指标。平台侧职责包括三项：把地质成果与工况参数装配为计算任务的配置，按三级模型组织异步计算与状态跟踪，按工况目录组织成果并提供前端渲染数据。第四章已给出控制方程、离散格式、验证与参数敏感性结论，本节不再重复，只说明数据映射、任务参数化与接口。</w:t>
      </w:r>
    </w:p>
    <w:p w14:paraId="75E22EB4">
      <w:pPr>
        <w:pStyle w:val="6"/>
      </w:pPr>
      <w:r>
        <w:rPr>
          <w:rFonts w:ascii="Times New Roman" w:hAnsi="Times New Roman"/>
        </w:rPr>
        <w:t>6.3.3.1 服务功能与运行流程</w:t>
      </w:r>
    </w:p>
    <w:p w14:paraId="68FEF2FF">
      <w:pPr>
        <w:spacing w:after="0" w:line="360" w:lineRule="auto"/>
        <w:rPr>
          <w:lang w:eastAsia="zh-CN"/>
        </w:rPr>
      </w:pPr>
      <w:r>
        <w:rPr>
          <w:rFonts w:ascii="Times New Roman" w:hAnsi="Times New Roman"/>
          <w:lang w:eastAsia="zh-CN"/>
        </w:rPr>
        <w:t>服务接收两类输入：由透明地质成果切片得到的三维散点或二维剖面数据，以及描述工况的参数配置；输出包括场态数据、汇总指标与图件三类成果。其中场态数据为按网格组织的总水头、压力水头、饱和度与水力梯度四类标量场，瞬态工况另含若干时间层；汇总指标包括入流与出流、最大向上出逸梯度及其分位数、出逸面数量与潜在通道条数；图件为渗流场分布图、潜在通道图与三维交互页面。运行流程为参数读取、任务提交、状态轮询、成果取回四步：提交后服务返回任务编号，状态在排队、运行中、成功、失败、取消与中断之间迁移，进度以已完成工况数与预期工况数表示；计算结束后由结果接口返回工况清单与文件清单，前端再按模型与工况取回渲染数据。整个过程中，配置快照、输入文件副本与运行日志随任务编号落盘，使任一任务可在事后复核其输入与参数。</w:t>
      </w:r>
    </w:p>
    <w:p w14:paraId="71DFAE3A">
      <w:pPr>
        <w:pStyle w:val="6"/>
      </w:pPr>
      <w:r>
        <w:rPr>
          <w:rFonts w:ascii="Times New Roman" w:hAnsi="Times New Roman"/>
        </w:rPr>
        <w:t>6.3.3.2 计算输入的数据映射</w:t>
      </w:r>
    </w:p>
    <w:p w14:paraId="509DC842">
      <w:pPr>
        <w:spacing w:after="0" w:line="360" w:lineRule="auto"/>
        <w:rPr>
          <w:lang w:eastAsia="zh-CN"/>
        </w:rPr>
      </w:pPr>
      <w:r>
        <w:rPr>
          <w:rFonts w:ascii="Times New Roman" w:hAnsi="Times New Roman"/>
          <w:lang w:eastAsia="zh-CN"/>
        </w:rPr>
        <w:t>三维计算与二维计算使用同一套数据结构，区别在于维度与切片方式：三维输入为按单元中心组织的地下散点，二维输入为按固定坐标切片得到的剖面网格点，两者均以岩性编号关联渗透系数，并保留地表高程与是否位于地表以下的标记，用于区分计算域与空气域。字段定义如表6-10所示。二维剖面由三维散点按断面坐标切片生成，切片过程同时写入地表线与网格信息，使剖面既可直接用于计算，也可作为图示输出；当输入文件不含渗透系数列时，服务按岩性名称在材料参数表中查取，因此同一份剖面可以在不修改数据的情况下更换参数方案。</w:t>
      </w:r>
    </w:p>
    <w:p w14:paraId="3E43360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表6-10　透明计算输入数据字段定义</w:t>
      </w:r>
    </w:p>
    <w:p w14:paraId="5010C2D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6-10 Field definitions of the input data for transparent computation</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01"/>
        <w:gridCol w:w="2641"/>
        <w:gridCol w:w="1601"/>
        <w:gridCol w:w="1497"/>
        <w:gridCol w:w="1830"/>
      </w:tblGrid>
      <w:tr w14:paraId="18E4EB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501" w:type="dxa"/>
            <w:tcBorders>
              <w:top w:val="single" w:color="000000" w:sz="12" w:space="0"/>
              <w:bottom w:val="single" w:color="000000" w:sz="6" w:space="0"/>
            </w:tcBorders>
            <w:tcMar>
              <w:top w:w="60" w:type="dxa"/>
              <w:left w:w="60" w:type="dxa"/>
              <w:bottom w:w="60" w:type="dxa"/>
              <w:right w:w="60" w:type="dxa"/>
            </w:tcMar>
            <w:vAlign w:val="center"/>
          </w:tcPr>
          <w:p w14:paraId="3CACB56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数据文件</w:t>
            </w:r>
          </w:p>
        </w:tc>
        <w:tc>
          <w:tcPr>
            <w:tcW w:w="2641" w:type="dxa"/>
            <w:tcBorders>
              <w:top w:val="single" w:color="000000" w:sz="12" w:space="0"/>
              <w:bottom w:val="single" w:color="000000" w:sz="6" w:space="0"/>
            </w:tcBorders>
            <w:tcMar>
              <w:top w:w="60" w:type="dxa"/>
              <w:left w:w="60" w:type="dxa"/>
              <w:bottom w:w="60" w:type="dxa"/>
              <w:right w:w="60" w:type="dxa"/>
            </w:tcMar>
            <w:vAlign w:val="center"/>
          </w:tcPr>
          <w:p w14:paraId="5521604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字段名</w:t>
            </w:r>
          </w:p>
        </w:tc>
        <w:tc>
          <w:tcPr>
            <w:tcW w:w="1601" w:type="dxa"/>
            <w:tcBorders>
              <w:top w:val="single" w:color="000000" w:sz="12" w:space="0"/>
              <w:bottom w:val="single" w:color="000000" w:sz="6" w:space="0"/>
            </w:tcBorders>
            <w:tcMar>
              <w:top w:w="60" w:type="dxa"/>
              <w:left w:w="60" w:type="dxa"/>
              <w:bottom w:w="60" w:type="dxa"/>
              <w:right w:w="60" w:type="dxa"/>
            </w:tcMar>
            <w:vAlign w:val="center"/>
          </w:tcPr>
          <w:p w14:paraId="7C4948E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1497" w:type="dxa"/>
            <w:tcBorders>
              <w:top w:val="single" w:color="000000" w:sz="12" w:space="0"/>
              <w:bottom w:val="single" w:color="000000" w:sz="6" w:space="0"/>
            </w:tcBorders>
            <w:tcMar>
              <w:top w:w="60" w:type="dxa"/>
              <w:left w:w="60" w:type="dxa"/>
              <w:bottom w:w="60" w:type="dxa"/>
              <w:right w:w="60" w:type="dxa"/>
            </w:tcMar>
            <w:vAlign w:val="center"/>
          </w:tcPr>
          <w:p w14:paraId="289DECD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1830" w:type="dxa"/>
            <w:tcBorders>
              <w:top w:val="single" w:color="000000" w:sz="12" w:space="0"/>
              <w:bottom w:val="single" w:color="000000" w:sz="6" w:space="0"/>
            </w:tcBorders>
            <w:tcMar>
              <w:top w:w="60" w:type="dxa"/>
              <w:left w:w="60" w:type="dxa"/>
              <w:bottom w:w="60" w:type="dxa"/>
              <w:right w:w="60" w:type="dxa"/>
            </w:tcMar>
            <w:vAlign w:val="center"/>
          </w:tcPr>
          <w:p w14:paraId="06A5F27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说明</w:t>
            </w:r>
          </w:p>
        </w:tc>
      </w:tr>
      <w:tr w14:paraId="35E58B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7E86A6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7DF481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ascii="Times New Roman" w:hAnsi="Times New Roman" w:cs="Times New Roman"/>
                <w:sz w:val="21"/>
                <w:szCs w:val="21"/>
                <w:vertAlign w:val="subscript"/>
              </w:rPr>
              <w:t>m</w:t>
            </w:r>
            <w:r>
              <w:rPr>
                <w:rFonts w:ascii="Times New Roman" w:hAnsi="Times New Roman" w:cs="Times New Roman"/>
                <w:sz w:val="21"/>
                <w:szCs w:val="21"/>
              </w:rPr>
              <w:t>、Y</w:t>
            </w:r>
            <w:r>
              <w:rPr>
                <w:rFonts w:ascii="Times New Roman" w:hAnsi="Times New Roman" w:cs="Times New Roman"/>
                <w:sz w:val="21"/>
                <w:szCs w:val="21"/>
                <w:vertAlign w:val="subscript"/>
              </w:rPr>
              <w:t>m</w:t>
            </w:r>
            <w:r>
              <w:rPr>
                <w:rFonts w:ascii="Times New Roman" w:hAnsi="Times New Roman" w:cs="Times New Roman"/>
                <w:sz w:val="21"/>
                <w:szCs w:val="21"/>
              </w:rPr>
              <w:t>、Z</w:t>
            </w:r>
            <w:r>
              <w:rPr>
                <w:rFonts w:ascii="Times New Roman" w:hAnsi="Times New Roman" w:cs="Times New Roman"/>
                <w:sz w:val="21"/>
                <w:szCs w:val="21"/>
                <w:vertAlign w:val="subscript"/>
              </w:rPr>
              <w:t>m</w:t>
            </w:r>
          </w:p>
        </w:tc>
        <w:tc>
          <w:tcPr>
            <w:tcW w:w="1601" w:type="dxa"/>
            <w:tcMar>
              <w:top w:w="60" w:type="dxa"/>
              <w:left w:w="60" w:type="dxa"/>
              <w:bottom w:w="60" w:type="dxa"/>
              <w:right w:w="60" w:type="dxa"/>
            </w:tcMar>
            <w:vAlign w:val="center"/>
          </w:tcPr>
          <w:p w14:paraId="3A33D5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单元中心坐标</w:t>
            </w:r>
          </w:p>
        </w:tc>
        <w:tc>
          <w:tcPr>
            <w:tcW w:w="1497" w:type="dxa"/>
            <w:tcMar>
              <w:top w:w="60" w:type="dxa"/>
              <w:left w:w="60" w:type="dxa"/>
              <w:bottom w:w="60" w:type="dxa"/>
              <w:right w:w="60" w:type="dxa"/>
            </w:tcMar>
            <w:vAlign w:val="center"/>
          </w:tcPr>
          <w:p w14:paraId="189ECD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07B7F0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18BD6B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61BF02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1A9482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topography_Z</w:t>
            </w:r>
            <w:r>
              <w:rPr>
                <w:rFonts w:ascii="Times New Roman" w:hAnsi="Times New Roman" w:cs="Times New Roman"/>
                <w:sz w:val="21"/>
                <w:szCs w:val="21"/>
                <w:vertAlign w:val="subscript"/>
              </w:rPr>
              <w:t>m</w:t>
            </w:r>
          </w:p>
        </w:tc>
        <w:tc>
          <w:tcPr>
            <w:tcW w:w="1601" w:type="dxa"/>
            <w:tcMar>
              <w:top w:w="60" w:type="dxa"/>
              <w:left w:w="60" w:type="dxa"/>
              <w:bottom w:w="60" w:type="dxa"/>
              <w:right w:w="60" w:type="dxa"/>
            </w:tcMar>
            <w:vAlign w:val="center"/>
          </w:tcPr>
          <w:p w14:paraId="2A096A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对应位置地表高程</w:t>
            </w:r>
          </w:p>
        </w:tc>
        <w:tc>
          <w:tcPr>
            <w:tcW w:w="1497" w:type="dxa"/>
            <w:tcMar>
              <w:top w:w="60" w:type="dxa"/>
              <w:left w:w="60" w:type="dxa"/>
              <w:bottom w:w="60" w:type="dxa"/>
              <w:right w:w="60" w:type="dxa"/>
            </w:tcMar>
            <w:vAlign w:val="center"/>
          </w:tcPr>
          <w:p w14:paraId="549D13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150B81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248EDD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42E257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10D541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lithology_id</w:t>
            </w:r>
          </w:p>
        </w:tc>
        <w:tc>
          <w:tcPr>
            <w:tcW w:w="1601" w:type="dxa"/>
            <w:tcMar>
              <w:top w:w="60" w:type="dxa"/>
              <w:left w:w="60" w:type="dxa"/>
              <w:bottom w:w="60" w:type="dxa"/>
              <w:right w:w="60" w:type="dxa"/>
            </w:tcMar>
            <w:vAlign w:val="center"/>
          </w:tcPr>
          <w:p w14:paraId="5AF621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岩性编号</w:t>
            </w:r>
          </w:p>
        </w:tc>
        <w:tc>
          <w:tcPr>
            <w:tcW w:w="1497" w:type="dxa"/>
            <w:tcMar>
              <w:top w:w="60" w:type="dxa"/>
              <w:left w:w="60" w:type="dxa"/>
              <w:bottom w:w="60" w:type="dxa"/>
              <w:right w:w="60" w:type="dxa"/>
            </w:tcMar>
            <w:vAlign w:val="center"/>
          </w:tcPr>
          <w:p w14:paraId="61BE9F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整数</w:t>
            </w:r>
          </w:p>
        </w:tc>
        <w:tc>
          <w:tcPr>
            <w:tcW w:w="1830" w:type="dxa"/>
            <w:tcMar>
              <w:top w:w="60" w:type="dxa"/>
              <w:left w:w="60" w:type="dxa"/>
              <w:bottom w:w="60" w:type="dxa"/>
              <w:right w:w="60" w:type="dxa"/>
            </w:tcMar>
            <w:vAlign w:val="center"/>
          </w:tcPr>
          <w:p w14:paraId="1CEDF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与岩性—渗透系数映射表对应</w:t>
            </w:r>
          </w:p>
        </w:tc>
      </w:tr>
      <w:tr w14:paraId="3A4CFA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5DD222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2A899D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lithology_name</w:t>
            </w:r>
          </w:p>
        </w:tc>
        <w:tc>
          <w:tcPr>
            <w:tcW w:w="1601" w:type="dxa"/>
            <w:tcMar>
              <w:top w:w="60" w:type="dxa"/>
              <w:left w:w="60" w:type="dxa"/>
              <w:bottom w:w="60" w:type="dxa"/>
              <w:right w:w="60" w:type="dxa"/>
            </w:tcMar>
            <w:vAlign w:val="center"/>
          </w:tcPr>
          <w:p w14:paraId="27BB2F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岩性名称</w:t>
            </w:r>
          </w:p>
        </w:tc>
        <w:tc>
          <w:tcPr>
            <w:tcW w:w="1497" w:type="dxa"/>
            <w:tcMar>
              <w:top w:w="60" w:type="dxa"/>
              <w:left w:w="60" w:type="dxa"/>
              <w:bottom w:w="60" w:type="dxa"/>
              <w:right w:w="60" w:type="dxa"/>
            </w:tcMar>
            <w:vAlign w:val="center"/>
          </w:tcPr>
          <w:p w14:paraId="27982B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文本</w:t>
            </w:r>
          </w:p>
        </w:tc>
        <w:tc>
          <w:tcPr>
            <w:tcW w:w="1830" w:type="dxa"/>
            <w:tcMar>
              <w:top w:w="60" w:type="dxa"/>
              <w:left w:w="60" w:type="dxa"/>
              <w:bottom w:w="60" w:type="dxa"/>
              <w:right w:w="60" w:type="dxa"/>
            </w:tcMar>
            <w:vAlign w:val="center"/>
          </w:tcPr>
          <w:p w14:paraId="0519A3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缺少渗透系数列时按名称查表</w:t>
            </w:r>
          </w:p>
        </w:tc>
      </w:tr>
      <w:tr w14:paraId="056E18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1A3F10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16ADDB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K_m_per_s</w:t>
            </w:r>
          </w:p>
        </w:tc>
        <w:tc>
          <w:tcPr>
            <w:tcW w:w="1601" w:type="dxa"/>
            <w:tcMar>
              <w:top w:w="60" w:type="dxa"/>
              <w:left w:w="60" w:type="dxa"/>
              <w:bottom w:w="60" w:type="dxa"/>
              <w:right w:w="60" w:type="dxa"/>
            </w:tcMar>
            <w:vAlign w:val="center"/>
          </w:tcPr>
          <w:p w14:paraId="7829D0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渗透系数</w:t>
            </w:r>
          </w:p>
        </w:tc>
        <w:tc>
          <w:tcPr>
            <w:tcW w:w="1497" w:type="dxa"/>
            <w:tcMar>
              <w:top w:w="60" w:type="dxa"/>
              <w:left w:w="60" w:type="dxa"/>
              <w:bottom w:w="60" w:type="dxa"/>
              <w:right w:w="60" w:type="dxa"/>
            </w:tcMar>
            <w:vAlign w:val="center"/>
          </w:tcPr>
          <w:p w14:paraId="060FE4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6BC824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m/s，可缺列</w:t>
            </w:r>
          </w:p>
        </w:tc>
      </w:tr>
      <w:tr w14:paraId="547707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38FC5F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2AAA80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log10_K</w:t>
            </w:r>
          </w:p>
        </w:tc>
        <w:tc>
          <w:tcPr>
            <w:tcW w:w="1601" w:type="dxa"/>
            <w:tcMar>
              <w:top w:w="60" w:type="dxa"/>
              <w:left w:w="60" w:type="dxa"/>
              <w:bottom w:w="60" w:type="dxa"/>
              <w:right w:w="60" w:type="dxa"/>
            </w:tcMar>
            <w:vAlign w:val="center"/>
          </w:tcPr>
          <w:p w14:paraId="3BB853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渗透系数对数值</w:t>
            </w:r>
          </w:p>
        </w:tc>
        <w:tc>
          <w:tcPr>
            <w:tcW w:w="1497" w:type="dxa"/>
            <w:tcMar>
              <w:top w:w="60" w:type="dxa"/>
              <w:left w:w="60" w:type="dxa"/>
              <w:bottom w:w="60" w:type="dxa"/>
              <w:right w:w="60" w:type="dxa"/>
            </w:tcMar>
            <w:vAlign w:val="center"/>
          </w:tcPr>
          <w:p w14:paraId="39AC34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61682B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用于量级核对</w:t>
            </w:r>
          </w:p>
        </w:tc>
      </w:tr>
      <w:tr w14:paraId="315541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5466A6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7345E8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x、z</w:t>
            </w:r>
          </w:p>
        </w:tc>
        <w:tc>
          <w:tcPr>
            <w:tcW w:w="1601" w:type="dxa"/>
            <w:tcMar>
              <w:top w:w="60" w:type="dxa"/>
              <w:left w:w="60" w:type="dxa"/>
              <w:bottom w:w="60" w:type="dxa"/>
              <w:right w:w="60" w:type="dxa"/>
            </w:tcMar>
            <w:vAlign w:val="center"/>
          </w:tcPr>
          <w:p w14:paraId="51C3C6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剖面水平坐标与高程</w:t>
            </w:r>
          </w:p>
        </w:tc>
        <w:tc>
          <w:tcPr>
            <w:tcW w:w="1497" w:type="dxa"/>
            <w:tcMar>
              <w:top w:w="60" w:type="dxa"/>
              <w:left w:w="60" w:type="dxa"/>
              <w:bottom w:w="60" w:type="dxa"/>
              <w:right w:w="60" w:type="dxa"/>
            </w:tcMar>
            <w:vAlign w:val="center"/>
          </w:tcPr>
          <w:p w14:paraId="44DB19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42107A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1A903F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4CE56A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3FDC7A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y</w:t>
            </w:r>
          </w:p>
        </w:tc>
        <w:tc>
          <w:tcPr>
            <w:tcW w:w="1601" w:type="dxa"/>
            <w:tcMar>
              <w:top w:w="60" w:type="dxa"/>
              <w:left w:w="60" w:type="dxa"/>
              <w:bottom w:w="60" w:type="dxa"/>
              <w:right w:w="60" w:type="dxa"/>
            </w:tcMar>
            <w:vAlign w:val="center"/>
          </w:tcPr>
          <w:p w14:paraId="0C5B65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断面固定坐标</w:t>
            </w:r>
          </w:p>
        </w:tc>
        <w:tc>
          <w:tcPr>
            <w:tcW w:w="1497" w:type="dxa"/>
            <w:tcMar>
              <w:top w:w="60" w:type="dxa"/>
              <w:left w:w="60" w:type="dxa"/>
              <w:bottom w:w="60" w:type="dxa"/>
              <w:right w:w="60" w:type="dxa"/>
            </w:tcMar>
            <w:vAlign w:val="center"/>
          </w:tcPr>
          <w:p w14:paraId="643622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6707EB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m，与断面参数一致</w:t>
            </w:r>
          </w:p>
        </w:tc>
      </w:tr>
      <w:tr w14:paraId="7059C2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1ED814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1683AD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topo_z</w:t>
            </w:r>
          </w:p>
        </w:tc>
        <w:tc>
          <w:tcPr>
            <w:tcW w:w="1601" w:type="dxa"/>
            <w:tcMar>
              <w:top w:w="60" w:type="dxa"/>
              <w:left w:w="60" w:type="dxa"/>
              <w:bottom w:w="60" w:type="dxa"/>
              <w:right w:w="60" w:type="dxa"/>
            </w:tcMar>
            <w:vAlign w:val="center"/>
          </w:tcPr>
          <w:p w14:paraId="7C7A20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该位置地表高程</w:t>
            </w:r>
          </w:p>
        </w:tc>
        <w:tc>
          <w:tcPr>
            <w:tcW w:w="1497" w:type="dxa"/>
            <w:tcMar>
              <w:top w:w="60" w:type="dxa"/>
              <w:left w:w="60" w:type="dxa"/>
              <w:bottom w:w="60" w:type="dxa"/>
              <w:right w:w="60" w:type="dxa"/>
            </w:tcMar>
            <w:vAlign w:val="center"/>
          </w:tcPr>
          <w:p w14:paraId="7B2859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706A63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407F20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453D5B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45C73B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below_topo</w:t>
            </w:r>
          </w:p>
        </w:tc>
        <w:tc>
          <w:tcPr>
            <w:tcW w:w="1601" w:type="dxa"/>
            <w:tcMar>
              <w:top w:w="60" w:type="dxa"/>
              <w:left w:w="60" w:type="dxa"/>
              <w:bottom w:w="60" w:type="dxa"/>
              <w:right w:w="60" w:type="dxa"/>
            </w:tcMar>
            <w:vAlign w:val="center"/>
          </w:tcPr>
          <w:p w14:paraId="310C00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是否位于地表以下</w:t>
            </w:r>
          </w:p>
        </w:tc>
        <w:tc>
          <w:tcPr>
            <w:tcW w:w="1497" w:type="dxa"/>
            <w:tcMar>
              <w:top w:w="60" w:type="dxa"/>
              <w:left w:w="60" w:type="dxa"/>
              <w:bottom w:w="60" w:type="dxa"/>
              <w:right w:w="60" w:type="dxa"/>
            </w:tcMar>
            <w:vAlign w:val="center"/>
          </w:tcPr>
          <w:p w14:paraId="576BF5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布尔</w:t>
            </w:r>
          </w:p>
        </w:tc>
        <w:tc>
          <w:tcPr>
            <w:tcW w:w="1830" w:type="dxa"/>
            <w:tcMar>
              <w:top w:w="60" w:type="dxa"/>
              <w:left w:w="60" w:type="dxa"/>
              <w:bottom w:w="60" w:type="dxa"/>
              <w:right w:w="60" w:type="dxa"/>
            </w:tcMar>
            <w:vAlign w:val="center"/>
          </w:tcPr>
          <w:p w14:paraId="3E1F27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区分计算域与空气域</w:t>
            </w:r>
          </w:p>
        </w:tc>
      </w:tr>
      <w:tr w14:paraId="16177B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Borders>
              <w:bottom w:val="single" w:color="000000" w:sz="12" w:space="0"/>
            </w:tcBorders>
            <w:tcMar>
              <w:top w:w="60" w:type="dxa"/>
              <w:left w:w="60" w:type="dxa"/>
              <w:bottom w:w="60" w:type="dxa"/>
              <w:right w:w="60" w:type="dxa"/>
            </w:tcMar>
            <w:vAlign w:val="center"/>
          </w:tcPr>
          <w:p w14:paraId="1306B8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Borders>
              <w:bottom w:val="single" w:color="000000" w:sz="12" w:space="0"/>
            </w:tcBorders>
            <w:tcMar>
              <w:top w:w="60" w:type="dxa"/>
              <w:left w:w="60" w:type="dxa"/>
              <w:bottom w:w="60" w:type="dxa"/>
              <w:right w:w="60" w:type="dxa"/>
            </w:tcMar>
            <w:vAlign w:val="center"/>
          </w:tcPr>
          <w:p w14:paraId="4C7EFB7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lithology_id、lithology_name、K_m_per_s</w:t>
            </w:r>
          </w:p>
        </w:tc>
        <w:tc>
          <w:tcPr>
            <w:tcW w:w="1601" w:type="dxa"/>
            <w:tcBorders>
              <w:bottom w:val="single" w:color="000000" w:sz="12" w:space="0"/>
            </w:tcBorders>
            <w:tcMar>
              <w:top w:w="60" w:type="dxa"/>
              <w:left w:w="60" w:type="dxa"/>
              <w:bottom w:w="60" w:type="dxa"/>
              <w:right w:w="60" w:type="dxa"/>
            </w:tcMar>
            <w:vAlign w:val="center"/>
          </w:tcPr>
          <w:p w14:paraId="44E43C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岩性编号、名称与渗透系数</w:t>
            </w:r>
          </w:p>
        </w:tc>
        <w:tc>
          <w:tcPr>
            <w:tcW w:w="1497" w:type="dxa"/>
            <w:tcBorders>
              <w:bottom w:val="single" w:color="000000" w:sz="12" w:space="0"/>
            </w:tcBorders>
            <w:tcMar>
              <w:top w:w="60" w:type="dxa"/>
              <w:left w:w="60" w:type="dxa"/>
              <w:bottom w:w="60" w:type="dxa"/>
              <w:right w:w="60" w:type="dxa"/>
            </w:tcMar>
            <w:vAlign w:val="center"/>
          </w:tcPr>
          <w:p w14:paraId="06F3E3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整数、文本、数字</w:t>
            </w:r>
          </w:p>
        </w:tc>
        <w:tc>
          <w:tcPr>
            <w:tcW w:w="1830" w:type="dxa"/>
            <w:tcBorders>
              <w:bottom w:val="single" w:color="000000" w:sz="12" w:space="0"/>
            </w:tcBorders>
            <w:tcMar>
              <w:top w:w="60" w:type="dxa"/>
              <w:left w:w="60" w:type="dxa"/>
              <w:bottom w:w="60" w:type="dxa"/>
              <w:right w:w="60" w:type="dxa"/>
            </w:tcMar>
            <w:vAlign w:val="center"/>
          </w:tcPr>
          <w:p w14:paraId="6811E0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含义同三维散点</w:t>
            </w:r>
          </w:p>
        </w:tc>
      </w:tr>
    </w:tbl>
    <w:p w14:paraId="50C472EB">
      <w:pPr>
        <w:spacing w:after="0" w:line="360" w:lineRule="auto"/>
        <w:rPr>
          <w:lang w:eastAsia="zh-CN"/>
        </w:rPr>
      </w:pPr>
      <w:r>
        <w:rPr>
          <w:rFonts w:ascii="Times New Roman" w:hAnsi="Times New Roman"/>
          <w:lang w:eastAsia="zh-CN"/>
        </w:rPr>
        <w:t>岩性编号与渗透系数的对应关系由平台统一的土体参数集管理，其取值与 3.4.4.2 节表3-14一致，如表6-11所示。参数集以地层代号为主键，随地质成果与试验成果的补充按版本递增；新建任务默认引用最新版本，已有任务绑定其创建时的版本，从而保证历史结果可复现。任务参数中的材料覆盖项可在不改动参数集的前提下，对个别地层临时替换渗透系数，用于参数敏感性分析。</w:t>
      </w:r>
    </w:p>
    <w:p w14:paraId="37925BC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表6-11　岩性—渗透系数映射表</w:t>
      </w:r>
    </w:p>
    <w:p w14:paraId="46D954C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6-11 Lithology to hydraulic conductivity mapping table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46"/>
        <w:gridCol w:w="1844"/>
        <w:gridCol w:w="2767"/>
        <w:gridCol w:w="2613"/>
      </w:tblGrid>
      <w:tr w14:paraId="640A13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846" w:type="dxa"/>
            <w:tcBorders>
              <w:top w:val="single" w:color="000000" w:sz="12" w:space="0"/>
              <w:bottom w:val="single" w:color="000000" w:sz="6" w:space="0"/>
            </w:tcBorders>
            <w:tcMar>
              <w:top w:w="60" w:type="dxa"/>
              <w:left w:w="60" w:type="dxa"/>
              <w:bottom w:w="60" w:type="dxa"/>
              <w:right w:w="60" w:type="dxa"/>
            </w:tcMar>
            <w:vAlign w:val="center"/>
          </w:tcPr>
          <w:p w14:paraId="65F455E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地层代号</w:t>
            </w:r>
          </w:p>
        </w:tc>
        <w:tc>
          <w:tcPr>
            <w:tcW w:w="1844" w:type="dxa"/>
            <w:tcBorders>
              <w:top w:val="single" w:color="000000" w:sz="12" w:space="0"/>
              <w:bottom w:val="single" w:color="000000" w:sz="6" w:space="0"/>
            </w:tcBorders>
            <w:tcMar>
              <w:top w:w="60" w:type="dxa"/>
              <w:left w:w="60" w:type="dxa"/>
              <w:bottom w:w="60" w:type="dxa"/>
              <w:right w:w="60" w:type="dxa"/>
            </w:tcMar>
            <w:vAlign w:val="center"/>
          </w:tcPr>
          <w:p w14:paraId="1165447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工程含义</w:t>
            </w:r>
          </w:p>
        </w:tc>
        <w:tc>
          <w:tcPr>
            <w:tcW w:w="2767" w:type="dxa"/>
            <w:tcBorders>
              <w:top w:val="single" w:color="000000" w:sz="12" w:space="0"/>
              <w:bottom w:val="single" w:color="000000" w:sz="6" w:space="0"/>
            </w:tcBorders>
            <w:tcMar>
              <w:top w:w="60" w:type="dxa"/>
              <w:left w:w="60" w:type="dxa"/>
              <w:bottom w:w="60" w:type="dxa"/>
              <w:right w:w="60" w:type="dxa"/>
            </w:tcMar>
            <w:vAlign w:val="center"/>
          </w:tcPr>
          <w:p w14:paraId="00A4CBF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渗透系数（m/s）</w:t>
            </w:r>
          </w:p>
        </w:tc>
        <w:tc>
          <w:tcPr>
            <w:tcW w:w="2613" w:type="dxa"/>
            <w:tcBorders>
              <w:top w:val="single" w:color="000000" w:sz="12" w:space="0"/>
              <w:bottom w:val="single" w:color="000000" w:sz="6" w:space="0"/>
            </w:tcBorders>
            <w:tcMar>
              <w:top w:w="60" w:type="dxa"/>
              <w:left w:w="60" w:type="dxa"/>
              <w:bottom w:w="60" w:type="dxa"/>
              <w:right w:w="60" w:type="dxa"/>
            </w:tcMar>
            <w:vAlign w:val="center"/>
          </w:tcPr>
          <w:p w14:paraId="0BABE67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取值说明</w:t>
            </w:r>
          </w:p>
        </w:tc>
      </w:tr>
      <w:tr w14:paraId="401CF0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58CC31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FT</w:t>
            </w:r>
          </w:p>
        </w:tc>
        <w:tc>
          <w:tcPr>
            <w:tcW w:w="1844" w:type="dxa"/>
            <w:tcMar>
              <w:top w:w="60" w:type="dxa"/>
              <w:left w:w="60" w:type="dxa"/>
              <w:bottom w:w="60" w:type="dxa"/>
              <w:right w:w="60" w:type="dxa"/>
            </w:tcMar>
            <w:vAlign w:val="center"/>
          </w:tcPr>
          <w:p w14:paraId="3C8B56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填土单元</w:t>
            </w:r>
          </w:p>
        </w:tc>
        <w:tc>
          <w:tcPr>
            <w:tcW w:w="2767" w:type="dxa"/>
            <w:tcMar>
              <w:top w:w="60" w:type="dxa"/>
              <w:left w:w="60" w:type="dxa"/>
              <w:bottom w:w="60" w:type="dxa"/>
              <w:right w:w="60" w:type="dxa"/>
            </w:tcMar>
            <w:vAlign w:val="center"/>
          </w:tcPr>
          <w:p w14:paraId="69C465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5.60×10⁻⁵</w:t>
            </w:r>
          </w:p>
        </w:tc>
        <w:tc>
          <w:tcPr>
            <w:tcW w:w="2613" w:type="dxa"/>
            <w:tcMar>
              <w:top w:w="60" w:type="dxa"/>
              <w:left w:w="60" w:type="dxa"/>
              <w:bottom w:w="60" w:type="dxa"/>
              <w:right w:w="60" w:type="dxa"/>
            </w:tcMar>
            <w:vAlign w:val="center"/>
          </w:tcPr>
          <w:p w14:paraId="529C623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30E476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44908E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w:t>
            </w:r>
          </w:p>
        </w:tc>
        <w:tc>
          <w:tcPr>
            <w:tcW w:w="1844" w:type="dxa"/>
            <w:tcMar>
              <w:top w:w="60" w:type="dxa"/>
              <w:left w:w="60" w:type="dxa"/>
              <w:bottom w:w="60" w:type="dxa"/>
              <w:right w:w="60" w:type="dxa"/>
            </w:tcMar>
            <w:vAlign w:val="center"/>
          </w:tcPr>
          <w:p w14:paraId="1E8319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第一粉细砂单元</w:t>
            </w:r>
          </w:p>
        </w:tc>
        <w:tc>
          <w:tcPr>
            <w:tcW w:w="2767" w:type="dxa"/>
            <w:tcMar>
              <w:top w:w="60" w:type="dxa"/>
              <w:left w:w="60" w:type="dxa"/>
              <w:bottom w:w="60" w:type="dxa"/>
              <w:right w:w="60" w:type="dxa"/>
            </w:tcMar>
            <w:vAlign w:val="center"/>
          </w:tcPr>
          <w:p w14:paraId="13D65C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4.88×10⁻³</w:t>
            </w:r>
          </w:p>
        </w:tc>
        <w:tc>
          <w:tcPr>
            <w:tcW w:w="2613" w:type="dxa"/>
            <w:tcMar>
              <w:top w:w="60" w:type="dxa"/>
              <w:left w:w="60" w:type="dxa"/>
              <w:bottom w:w="60" w:type="dxa"/>
              <w:right w:w="60" w:type="dxa"/>
            </w:tcMar>
            <w:vAlign w:val="center"/>
          </w:tcPr>
          <w:p w14:paraId="3A8CE8A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7FBD0F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615BD5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MCN1</w:t>
            </w:r>
          </w:p>
        </w:tc>
        <w:tc>
          <w:tcPr>
            <w:tcW w:w="1844" w:type="dxa"/>
            <w:tcMar>
              <w:top w:w="60" w:type="dxa"/>
              <w:left w:w="60" w:type="dxa"/>
              <w:bottom w:w="60" w:type="dxa"/>
              <w:right w:w="60" w:type="dxa"/>
            </w:tcMar>
            <w:vAlign w:val="center"/>
          </w:tcPr>
          <w:p w14:paraId="308232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第一黏性土单元</w:t>
            </w:r>
          </w:p>
        </w:tc>
        <w:tc>
          <w:tcPr>
            <w:tcW w:w="2767" w:type="dxa"/>
            <w:tcMar>
              <w:top w:w="60" w:type="dxa"/>
              <w:left w:w="60" w:type="dxa"/>
              <w:bottom w:w="60" w:type="dxa"/>
              <w:right w:w="60" w:type="dxa"/>
            </w:tcMar>
            <w:vAlign w:val="center"/>
          </w:tcPr>
          <w:p w14:paraId="581849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7.00×10⁻³</w:t>
            </w:r>
          </w:p>
        </w:tc>
        <w:tc>
          <w:tcPr>
            <w:tcW w:w="2613" w:type="dxa"/>
            <w:tcMar>
              <w:top w:w="60" w:type="dxa"/>
              <w:left w:w="60" w:type="dxa"/>
              <w:bottom w:w="60" w:type="dxa"/>
              <w:right w:w="60" w:type="dxa"/>
            </w:tcMar>
            <w:vAlign w:val="center"/>
          </w:tcPr>
          <w:p w14:paraId="0EBE4E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同表3-14，定量使用前需复核量级</w:t>
            </w:r>
          </w:p>
        </w:tc>
      </w:tr>
      <w:tr w14:paraId="5D92AF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360A8E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MCN2</w:t>
            </w:r>
          </w:p>
        </w:tc>
        <w:tc>
          <w:tcPr>
            <w:tcW w:w="1844" w:type="dxa"/>
            <w:tcMar>
              <w:top w:w="60" w:type="dxa"/>
              <w:left w:w="60" w:type="dxa"/>
              <w:bottom w:w="60" w:type="dxa"/>
              <w:right w:w="60" w:type="dxa"/>
            </w:tcMar>
            <w:vAlign w:val="center"/>
          </w:tcPr>
          <w:p w14:paraId="4EB483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第二黏性土单元</w:t>
            </w:r>
          </w:p>
        </w:tc>
        <w:tc>
          <w:tcPr>
            <w:tcW w:w="2767" w:type="dxa"/>
            <w:tcMar>
              <w:top w:w="60" w:type="dxa"/>
              <w:left w:w="60" w:type="dxa"/>
              <w:bottom w:w="60" w:type="dxa"/>
              <w:right w:w="60" w:type="dxa"/>
            </w:tcMar>
            <w:vAlign w:val="center"/>
          </w:tcPr>
          <w:p w14:paraId="23D0C6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5.34×10⁻³</w:t>
            </w:r>
          </w:p>
        </w:tc>
        <w:tc>
          <w:tcPr>
            <w:tcW w:w="2613" w:type="dxa"/>
            <w:tcMar>
              <w:top w:w="60" w:type="dxa"/>
              <w:left w:w="60" w:type="dxa"/>
              <w:bottom w:w="60" w:type="dxa"/>
              <w:right w:w="60" w:type="dxa"/>
            </w:tcMar>
            <w:vAlign w:val="center"/>
          </w:tcPr>
          <w:p w14:paraId="067F8EA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同表3-14，定量使用前需复核量级</w:t>
            </w:r>
          </w:p>
        </w:tc>
      </w:tr>
      <w:tr w14:paraId="2ED366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4B5B48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FS2</w:t>
            </w:r>
          </w:p>
        </w:tc>
        <w:tc>
          <w:tcPr>
            <w:tcW w:w="1844" w:type="dxa"/>
            <w:tcMar>
              <w:top w:w="60" w:type="dxa"/>
              <w:left w:w="60" w:type="dxa"/>
              <w:bottom w:w="60" w:type="dxa"/>
              <w:right w:w="60" w:type="dxa"/>
            </w:tcMar>
            <w:vAlign w:val="center"/>
          </w:tcPr>
          <w:p w14:paraId="5FC4ED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第二粉细砂单元</w:t>
            </w:r>
          </w:p>
        </w:tc>
        <w:tc>
          <w:tcPr>
            <w:tcW w:w="2767" w:type="dxa"/>
            <w:tcMar>
              <w:top w:w="60" w:type="dxa"/>
              <w:left w:w="60" w:type="dxa"/>
              <w:bottom w:w="60" w:type="dxa"/>
              <w:right w:w="60" w:type="dxa"/>
            </w:tcMar>
            <w:vAlign w:val="center"/>
          </w:tcPr>
          <w:p w14:paraId="623717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2.80×10⁻³</w:t>
            </w:r>
          </w:p>
        </w:tc>
        <w:tc>
          <w:tcPr>
            <w:tcW w:w="2613" w:type="dxa"/>
            <w:tcMar>
              <w:top w:w="60" w:type="dxa"/>
              <w:left w:w="60" w:type="dxa"/>
              <w:bottom w:w="60" w:type="dxa"/>
              <w:right w:w="60" w:type="dxa"/>
            </w:tcMar>
            <w:vAlign w:val="center"/>
          </w:tcPr>
          <w:p w14:paraId="203BA26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6A5445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6DDA89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GR</w:t>
            </w:r>
          </w:p>
        </w:tc>
        <w:tc>
          <w:tcPr>
            <w:tcW w:w="1844" w:type="dxa"/>
            <w:tcMar>
              <w:top w:w="60" w:type="dxa"/>
              <w:left w:w="60" w:type="dxa"/>
              <w:bottom w:w="60" w:type="dxa"/>
              <w:right w:w="60" w:type="dxa"/>
            </w:tcMar>
            <w:vAlign w:val="center"/>
          </w:tcPr>
          <w:p w14:paraId="05E34C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砂砾石单元</w:t>
            </w:r>
          </w:p>
        </w:tc>
        <w:tc>
          <w:tcPr>
            <w:tcW w:w="2767" w:type="dxa"/>
            <w:tcMar>
              <w:top w:w="60" w:type="dxa"/>
              <w:left w:w="60" w:type="dxa"/>
              <w:bottom w:w="60" w:type="dxa"/>
              <w:right w:w="60" w:type="dxa"/>
            </w:tcMar>
            <w:vAlign w:val="center"/>
          </w:tcPr>
          <w:p w14:paraId="56A509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2.50×10⁻²</w:t>
            </w:r>
          </w:p>
        </w:tc>
        <w:tc>
          <w:tcPr>
            <w:tcW w:w="2613" w:type="dxa"/>
            <w:tcMar>
              <w:top w:w="60" w:type="dxa"/>
              <w:left w:w="60" w:type="dxa"/>
              <w:bottom w:w="60" w:type="dxa"/>
              <w:right w:w="60" w:type="dxa"/>
            </w:tcMar>
            <w:vAlign w:val="center"/>
          </w:tcPr>
          <w:p w14:paraId="5B8B08E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192542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Borders>
              <w:bottom w:val="single" w:color="000000" w:sz="12" w:space="0"/>
            </w:tcBorders>
            <w:tcMar>
              <w:top w:w="60" w:type="dxa"/>
              <w:left w:w="60" w:type="dxa"/>
              <w:bottom w:w="60" w:type="dxa"/>
              <w:right w:w="60" w:type="dxa"/>
            </w:tcMar>
            <w:vAlign w:val="center"/>
          </w:tcPr>
          <w:p w14:paraId="376B19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Basics</w:t>
            </w:r>
          </w:p>
        </w:tc>
        <w:tc>
          <w:tcPr>
            <w:tcW w:w="1844" w:type="dxa"/>
            <w:tcBorders>
              <w:bottom w:val="single" w:color="000000" w:sz="12" w:space="0"/>
            </w:tcBorders>
            <w:tcMar>
              <w:top w:w="60" w:type="dxa"/>
              <w:left w:w="60" w:type="dxa"/>
              <w:bottom w:w="60" w:type="dxa"/>
              <w:right w:w="60" w:type="dxa"/>
            </w:tcMar>
            <w:vAlign w:val="center"/>
          </w:tcPr>
          <w:p w14:paraId="592C8F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底部基础单元</w:t>
            </w:r>
          </w:p>
        </w:tc>
        <w:tc>
          <w:tcPr>
            <w:tcW w:w="2767" w:type="dxa"/>
            <w:tcBorders>
              <w:bottom w:val="single" w:color="000000" w:sz="12" w:space="0"/>
            </w:tcBorders>
            <w:tcMar>
              <w:top w:w="60" w:type="dxa"/>
              <w:left w:w="60" w:type="dxa"/>
              <w:bottom w:w="60" w:type="dxa"/>
              <w:right w:w="60" w:type="dxa"/>
            </w:tcMar>
            <w:vAlign w:val="center"/>
          </w:tcPr>
          <w:p w14:paraId="7BEE5C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1.00×10⁻⁷</w:t>
            </w:r>
          </w:p>
        </w:tc>
        <w:tc>
          <w:tcPr>
            <w:tcW w:w="2613" w:type="dxa"/>
            <w:tcBorders>
              <w:bottom w:val="single" w:color="000000" w:sz="12" w:space="0"/>
            </w:tcBorders>
            <w:tcMar>
              <w:top w:w="60" w:type="dxa"/>
              <w:left w:w="60" w:type="dxa"/>
              <w:bottom w:w="60" w:type="dxa"/>
              <w:right w:w="60" w:type="dxa"/>
            </w:tcMar>
            <w:vAlign w:val="center"/>
          </w:tcPr>
          <w:p w14:paraId="4A20877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bl>
    <w:p w14:paraId="4D95B3A6">
      <w:pPr>
        <w:pStyle w:val="6"/>
      </w:pPr>
      <w:r>
        <w:rPr>
          <w:rFonts w:ascii="Times New Roman" w:hAnsi="Times New Roman"/>
        </w:rPr>
        <w:t>6.3.3.3 工况参数化与求解服务的封装</w:t>
      </w:r>
    </w:p>
    <w:p w14:paraId="31B4A7E2">
      <w:pPr>
        <w:spacing w:after="0" w:line="360" w:lineRule="auto"/>
        <w:rPr>
          <w:lang w:eastAsia="zh-CN"/>
        </w:rPr>
      </w:pPr>
      <w:r>
        <w:rPr>
          <w:rFonts w:ascii="Times New Roman" w:hAnsi="Times New Roman"/>
          <w:lang w:eastAsia="zh-CN"/>
        </w:rPr>
        <w:t>工况由网格、水位、断面、时间与土体五类参数共同确定，任务提交时只需给出需要覆盖的项，其余由预设补齐。平台内置三套预设：快速预设采用粗网格与短时段，用于功能联调；设计预设采用论文网格与设计水位，用于单水位复核；多水位预设在同一网格下批量计算一组设计水位，用于渗流响应随水位的变化分析。各参数的含义与典型取值如表6-12所示。</w:t>
      </w:r>
    </w:p>
    <w:p w14:paraId="75CAD24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表6-12　透明计算任务参数与预设配置</w:t>
      </w:r>
    </w:p>
    <w:p w14:paraId="6EDFB4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6-12 Task parameters and presets of the transparent computation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405"/>
        <w:gridCol w:w="3059"/>
        <w:gridCol w:w="1889"/>
        <w:gridCol w:w="2717"/>
      </w:tblGrid>
      <w:tr w14:paraId="077F12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405" w:type="dxa"/>
            <w:tcBorders>
              <w:top w:val="single" w:color="000000" w:sz="12" w:space="0"/>
              <w:bottom w:val="single" w:color="000000" w:sz="6" w:space="0"/>
            </w:tcBorders>
            <w:tcMar>
              <w:top w:w="60" w:type="dxa"/>
              <w:left w:w="60" w:type="dxa"/>
              <w:bottom w:w="60" w:type="dxa"/>
              <w:right w:w="60" w:type="dxa"/>
            </w:tcMar>
            <w:vAlign w:val="center"/>
          </w:tcPr>
          <w:p w14:paraId="63D415E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参数类别</w:t>
            </w:r>
          </w:p>
        </w:tc>
        <w:tc>
          <w:tcPr>
            <w:tcW w:w="3059" w:type="dxa"/>
            <w:tcBorders>
              <w:top w:val="single" w:color="000000" w:sz="12" w:space="0"/>
              <w:bottom w:val="single" w:color="000000" w:sz="6" w:space="0"/>
            </w:tcBorders>
            <w:tcMar>
              <w:top w:w="60" w:type="dxa"/>
              <w:left w:w="60" w:type="dxa"/>
              <w:bottom w:w="60" w:type="dxa"/>
              <w:right w:w="60" w:type="dxa"/>
            </w:tcMar>
            <w:vAlign w:val="center"/>
          </w:tcPr>
          <w:p w14:paraId="0980EC8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参数项</w:t>
            </w:r>
          </w:p>
        </w:tc>
        <w:tc>
          <w:tcPr>
            <w:tcW w:w="1889" w:type="dxa"/>
            <w:tcBorders>
              <w:top w:val="single" w:color="000000" w:sz="12" w:space="0"/>
              <w:bottom w:val="single" w:color="000000" w:sz="6" w:space="0"/>
            </w:tcBorders>
            <w:tcMar>
              <w:top w:w="60" w:type="dxa"/>
              <w:left w:w="60" w:type="dxa"/>
              <w:bottom w:w="60" w:type="dxa"/>
              <w:right w:w="60" w:type="dxa"/>
            </w:tcMar>
            <w:vAlign w:val="center"/>
          </w:tcPr>
          <w:p w14:paraId="7A032DB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2717" w:type="dxa"/>
            <w:tcBorders>
              <w:top w:val="single" w:color="000000" w:sz="12" w:space="0"/>
              <w:bottom w:val="single" w:color="000000" w:sz="6" w:space="0"/>
            </w:tcBorders>
            <w:tcMar>
              <w:top w:w="60" w:type="dxa"/>
              <w:left w:w="60" w:type="dxa"/>
              <w:bottom w:w="60" w:type="dxa"/>
              <w:right w:w="60" w:type="dxa"/>
            </w:tcMar>
            <w:vAlign w:val="center"/>
          </w:tcPr>
          <w:p w14:paraId="5EBB795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典型取值</w:t>
            </w:r>
          </w:p>
        </w:tc>
      </w:tr>
      <w:tr w14:paraId="3D893F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296E3D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w:t>
            </w:r>
          </w:p>
        </w:tc>
        <w:tc>
          <w:tcPr>
            <w:tcW w:w="3059" w:type="dxa"/>
            <w:tcMar>
              <w:top w:w="60" w:type="dxa"/>
              <w:left w:w="60" w:type="dxa"/>
              <w:bottom w:w="60" w:type="dxa"/>
              <w:right w:w="60" w:type="dxa"/>
            </w:tcMar>
            <w:vAlign w:val="center"/>
          </w:tcPr>
          <w:p w14:paraId="1E6F1B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model</w:t>
            </w:r>
          </w:p>
        </w:tc>
        <w:tc>
          <w:tcPr>
            <w:tcW w:w="1889" w:type="dxa"/>
            <w:tcMar>
              <w:top w:w="60" w:type="dxa"/>
              <w:left w:w="60" w:type="dxa"/>
              <w:bottom w:w="60" w:type="dxa"/>
              <w:right w:w="60" w:type="dxa"/>
            </w:tcMar>
            <w:vAlign w:val="center"/>
          </w:tcPr>
          <w:p w14:paraId="2F7281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求解模型</w:t>
            </w:r>
          </w:p>
        </w:tc>
        <w:tc>
          <w:tcPr>
            <w:tcW w:w="2717" w:type="dxa"/>
            <w:tcMar>
              <w:top w:w="60" w:type="dxa"/>
              <w:left w:w="60" w:type="dxa"/>
              <w:bottom w:w="60" w:type="dxa"/>
              <w:right w:w="60" w:type="dxa"/>
            </w:tcMar>
            <w:vAlign w:val="center"/>
          </w:tcPr>
          <w:p w14:paraId="13BD479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二维稳态、二维瞬态、三维瞬态或三者同时</w:t>
            </w:r>
          </w:p>
        </w:tc>
      </w:tr>
      <w:tr w14:paraId="2AD22C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6D3F2A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预设</w:t>
            </w:r>
          </w:p>
        </w:tc>
        <w:tc>
          <w:tcPr>
            <w:tcW w:w="3059" w:type="dxa"/>
            <w:tcMar>
              <w:top w:w="60" w:type="dxa"/>
              <w:left w:w="60" w:type="dxa"/>
              <w:bottom w:w="60" w:type="dxa"/>
              <w:right w:w="60" w:type="dxa"/>
            </w:tcMar>
            <w:vAlign w:val="center"/>
          </w:tcPr>
          <w:p w14:paraId="4E6BC8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preset</w:t>
            </w:r>
          </w:p>
        </w:tc>
        <w:tc>
          <w:tcPr>
            <w:tcW w:w="1889" w:type="dxa"/>
            <w:tcMar>
              <w:top w:w="60" w:type="dxa"/>
              <w:left w:w="60" w:type="dxa"/>
              <w:bottom w:w="60" w:type="dxa"/>
              <w:right w:w="60" w:type="dxa"/>
            </w:tcMar>
            <w:vAlign w:val="center"/>
          </w:tcPr>
          <w:p w14:paraId="3B2CE2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参数预设</w:t>
            </w:r>
          </w:p>
        </w:tc>
        <w:tc>
          <w:tcPr>
            <w:tcW w:w="2717" w:type="dxa"/>
            <w:tcMar>
              <w:top w:w="60" w:type="dxa"/>
              <w:left w:w="60" w:type="dxa"/>
              <w:bottom w:w="60" w:type="dxa"/>
              <w:right w:w="60" w:type="dxa"/>
            </w:tcMar>
            <w:vAlign w:val="center"/>
          </w:tcPr>
          <w:p w14:paraId="5A93A10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快速、设计、多水位</w:t>
            </w:r>
          </w:p>
        </w:tc>
      </w:tr>
      <w:tr w14:paraId="076991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741DBF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网格</w:t>
            </w:r>
          </w:p>
        </w:tc>
        <w:tc>
          <w:tcPr>
            <w:tcW w:w="3059" w:type="dxa"/>
            <w:tcMar>
              <w:top w:w="60" w:type="dxa"/>
              <w:left w:w="60" w:type="dxa"/>
              <w:bottom w:w="60" w:type="dxa"/>
              <w:right w:w="60" w:type="dxa"/>
            </w:tcMar>
            <w:vAlign w:val="center"/>
          </w:tcPr>
          <w:p w14:paraId="04A77C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grid</w:t>
            </w:r>
          </w:p>
        </w:tc>
        <w:tc>
          <w:tcPr>
            <w:tcW w:w="1889" w:type="dxa"/>
            <w:tcMar>
              <w:top w:w="60" w:type="dxa"/>
              <w:left w:w="60" w:type="dxa"/>
              <w:bottom w:w="60" w:type="dxa"/>
              <w:right w:w="60" w:type="dxa"/>
            </w:tcMar>
            <w:vAlign w:val="center"/>
          </w:tcPr>
          <w:p w14:paraId="21378EF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三向网格数</w:t>
            </w:r>
          </w:p>
        </w:tc>
        <w:tc>
          <w:tcPr>
            <w:tcW w:w="2717" w:type="dxa"/>
            <w:tcMar>
              <w:top w:w="60" w:type="dxa"/>
              <w:left w:w="60" w:type="dxa"/>
              <w:bottom w:w="60" w:type="dxa"/>
              <w:right w:w="60" w:type="dxa"/>
            </w:tcMar>
            <w:vAlign w:val="center"/>
          </w:tcPr>
          <w:p w14:paraId="44B0D60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二维取 100×1×40，设计网格取 1000×1×256</w:t>
            </w:r>
          </w:p>
        </w:tc>
      </w:tr>
      <w:tr w14:paraId="12F74B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3BBC06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水位</w:t>
            </w:r>
          </w:p>
        </w:tc>
        <w:tc>
          <w:tcPr>
            <w:tcW w:w="3059" w:type="dxa"/>
            <w:tcMar>
              <w:top w:w="60" w:type="dxa"/>
              <w:left w:w="60" w:type="dxa"/>
              <w:bottom w:w="60" w:type="dxa"/>
              <w:right w:w="60" w:type="dxa"/>
            </w:tcMar>
            <w:vAlign w:val="center"/>
          </w:tcPr>
          <w:p w14:paraId="5C0E08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water_levels_m</w:t>
            </w:r>
          </w:p>
        </w:tc>
        <w:tc>
          <w:tcPr>
            <w:tcW w:w="1889" w:type="dxa"/>
            <w:tcMar>
              <w:top w:w="60" w:type="dxa"/>
              <w:left w:w="60" w:type="dxa"/>
              <w:bottom w:w="60" w:type="dxa"/>
              <w:right w:w="60" w:type="dxa"/>
            </w:tcMar>
            <w:vAlign w:val="center"/>
          </w:tcPr>
          <w:p w14:paraId="131ACD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一组水位工况</w:t>
            </w:r>
          </w:p>
        </w:tc>
        <w:tc>
          <w:tcPr>
            <w:tcW w:w="2717" w:type="dxa"/>
            <w:tcMar>
              <w:top w:w="60" w:type="dxa"/>
              <w:left w:w="60" w:type="dxa"/>
              <w:bottom w:w="60" w:type="dxa"/>
              <w:right w:w="60" w:type="dxa"/>
            </w:tcMar>
            <w:vAlign w:val="center"/>
          </w:tcPr>
          <w:p w14:paraId="54E39AC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29.00～32.16 m 中的代表性水位</w:t>
            </w:r>
          </w:p>
        </w:tc>
      </w:tr>
      <w:tr w14:paraId="45399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046934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断面</w:t>
            </w:r>
          </w:p>
        </w:tc>
        <w:tc>
          <w:tcPr>
            <w:tcW w:w="3059" w:type="dxa"/>
            <w:tcMar>
              <w:top w:w="60" w:type="dxa"/>
              <w:left w:w="60" w:type="dxa"/>
              <w:bottom w:w="60" w:type="dxa"/>
              <w:right w:w="60" w:type="dxa"/>
            </w:tcMar>
            <w:vAlign w:val="center"/>
          </w:tcPr>
          <w:p w14:paraId="3CF46E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sections_y_m</w:t>
            </w:r>
          </w:p>
        </w:tc>
        <w:tc>
          <w:tcPr>
            <w:tcW w:w="1889" w:type="dxa"/>
            <w:tcMar>
              <w:top w:w="60" w:type="dxa"/>
              <w:left w:w="60" w:type="dxa"/>
              <w:bottom w:w="60" w:type="dxa"/>
              <w:right w:w="60" w:type="dxa"/>
            </w:tcMar>
            <w:vAlign w:val="center"/>
          </w:tcPr>
          <w:p w14:paraId="7285E3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断面固定坐标</w:t>
            </w:r>
          </w:p>
        </w:tc>
        <w:tc>
          <w:tcPr>
            <w:tcW w:w="2717" w:type="dxa"/>
            <w:tcMar>
              <w:top w:w="60" w:type="dxa"/>
              <w:left w:w="60" w:type="dxa"/>
              <w:bottom w:w="60" w:type="dxa"/>
              <w:right w:w="60" w:type="dxa"/>
            </w:tcMar>
            <w:vAlign w:val="center"/>
          </w:tcPr>
          <w:p w14:paraId="2D7BF53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如 3181450、3181750 m，不可重复</w:t>
            </w:r>
          </w:p>
        </w:tc>
      </w:tr>
      <w:tr w14:paraId="4C50CB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574143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时间</w:t>
            </w:r>
          </w:p>
        </w:tc>
        <w:tc>
          <w:tcPr>
            <w:tcW w:w="3059" w:type="dxa"/>
            <w:tcMar>
              <w:top w:w="60" w:type="dxa"/>
              <w:left w:w="60" w:type="dxa"/>
              <w:bottom w:w="60" w:type="dxa"/>
              <w:right w:w="60" w:type="dxa"/>
            </w:tcMar>
            <w:vAlign w:val="center"/>
          </w:tcPr>
          <w:p w14:paraId="7E9E90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duration_days、snapshot_times_s、initial_head_m</w:t>
            </w:r>
          </w:p>
        </w:tc>
        <w:tc>
          <w:tcPr>
            <w:tcW w:w="1889" w:type="dxa"/>
            <w:tcMar>
              <w:top w:w="60" w:type="dxa"/>
              <w:left w:w="60" w:type="dxa"/>
              <w:bottom w:w="60" w:type="dxa"/>
              <w:right w:w="60" w:type="dxa"/>
            </w:tcMar>
            <w:vAlign w:val="center"/>
          </w:tcPr>
          <w:p w14:paraId="5A2B3B7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计算时长、输出时间层、初始水头</w:t>
            </w:r>
          </w:p>
        </w:tc>
        <w:tc>
          <w:tcPr>
            <w:tcW w:w="2717" w:type="dxa"/>
            <w:tcMar>
              <w:top w:w="60" w:type="dxa"/>
              <w:left w:w="60" w:type="dxa"/>
              <w:bottom w:w="60" w:type="dxa"/>
              <w:right w:w="60" w:type="dxa"/>
            </w:tcMar>
            <w:vAlign w:val="center"/>
          </w:tcPr>
          <w:p w14:paraId="50790BA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瞬态工况使用</w:t>
            </w:r>
          </w:p>
        </w:tc>
      </w:tr>
      <w:tr w14:paraId="3D9525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2879B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土体</w:t>
            </w:r>
          </w:p>
        </w:tc>
        <w:tc>
          <w:tcPr>
            <w:tcW w:w="3059" w:type="dxa"/>
            <w:tcMar>
              <w:top w:w="60" w:type="dxa"/>
              <w:left w:w="60" w:type="dxa"/>
              <w:bottom w:w="60" w:type="dxa"/>
              <w:right w:w="60" w:type="dxa"/>
            </w:tcMar>
            <w:vAlign w:val="center"/>
          </w:tcPr>
          <w:p w14:paraId="258CE5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soil</w:t>
            </w:r>
          </w:p>
        </w:tc>
        <w:tc>
          <w:tcPr>
            <w:tcW w:w="1889" w:type="dxa"/>
            <w:tcMar>
              <w:top w:w="60" w:type="dxa"/>
              <w:left w:w="60" w:type="dxa"/>
              <w:bottom w:w="60" w:type="dxa"/>
              <w:right w:w="60" w:type="dxa"/>
            </w:tcMar>
            <w:vAlign w:val="center"/>
          </w:tcPr>
          <w:p w14:paraId="54E735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储水率与水分特征参数</w:t>
            </w:r>
          </w:p>
        </w:tc>
        <w:tc>
          <w:tcPr>
            <w:tcW w:w="2717" w:type="dxa"/>
            <w:tcMar>
              <w:top w:w="60" w:type="dxa"/>
              <w:left w:w="60" w:type="dxa"/>
              <w:bottom w:w="60" w:type="dxa"/>
              <w:right w:w="60" w:type="dxa"/>
            </w:tcMar>
            <w:vAlign w:val="center"/>
          </w:tcPr>
          <w:p w14:paraId="015260B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见第四章参数取值</w:t>
            </w:r>
          </w:p>
        </w:tc>
      </w:tr>
      <w:tr w14:paraId="1FD178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46A245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材料</w:t>
            </w:r>
          </w:p>
        </w:tc>
        <w:tc>
          <w:tcPr>
            <w:tcW w:w="3059" w:type="dxa"/>
            <w:tcMar>
              <w:top w:w="60" w:type="dxa"/>
              <w:left w:w="60" w:type="dxa"/>
              <w:bottom w:w="60" w:type="dxa"/>
              <w:right w:w="60" w:type="dxa"/>
            </w:tcMar>
            <w:vAlign w:val="center"/>
          </w:tcPr>
          <w:p w14:paraId="6DDE7D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material_overrides</w:t>
            </w:r>
          </w:p>
        </w:tc>
        <w:tc>
          <w:tcPr>
            <w:tcW w:w="1889" w:type="dxa"/>
            <w:tcMar>
              <w:top w:w="60" w:type="dxa"/>
              <w:left w:w="60" w:type="dxa"/>
              <w:bottom w:w="60" w:type="dxa"/>
              <w:right w:w="60" w:type="dxa"/>
            </w:tcMar>
            <w:vAlign w:val="center"/>
          </w:tcPr>
          <w:p w14:paraId="46F37D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岩性渗透系数覆盖</w:t>
            </w:r>
          </w:p>
        </w:tc>
        <w:tc>
          <w:tcPr>
            <w:tcW w:w="2717" w:type="dxa"/>
            <w:tcMar>
              <w:top w:w="60" w:type="dxa"/>
              <w:left w:w="60" w:type="dxa"/>
              <w:bottom w:w="60" w:type="dxa"/>
              <w:right w:w="60" w:type="dxa"/>
            </w:tcMar>
            <w:vAlign w:val="center"/>
          </w:tcPr>
          <w:p w14:paraId="75CBC01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默认空</w:t>
            </w:r>
          </w:p>
        </w:tc>
      </w:tr>
      <w:tr w14:paraId="35049E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358E23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求解</w:t>
            </w:r>
          </w:p>
        </w:tc>
        <w:tc>
          <w:tcPr>
            <w:tcW w:w="3059" w:type="dxa"/>
            <w:tcMar>
              <w:top w:w="60" w:type="dxa"/>
              <w:left w:w="60" w:type="dxa"/>
              <w:bottom w:w="60" w:type="dxa"/>
              <w:right w:w="60" w:type="dxa"/>
            </w:tcMar>
            <w:vAlign w:val="center"/>
          </w:tcPr>
          <w:p w14:paraId="6BACD6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solver</w:t>
            </w:r>
          </w:p>
        </w:tc>
        <w:tc>
          <w:tcPr>
            <w:tcW w:w="1889" w:type="dxa"/>
            <w:tcMar>
              <w:top w:w="60" w:type="dxa"/>
              <w:left w:w="60" w:type="dxa"/>
              <w:bottom w:w="60" w:type="dxa"/>
              <w:right w:w="60" w:type="dxa"/>
            </w:tcMar>
            <w:vAlign w:val="center"/>
          </w:tcPr>
          <w:p w14:paraId="741AB8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时间步上下限、迭代次数、水头容差、松弛因子</w:t>
            </w:r>
          </w:p>
        </w:tc>
        <w:tc>
          <w:tcPr>
            <w:tcW w:w="2717" w:type="dxa"/>
            <w:tcMar>
              <w:top w:w="60" w:type="dxa"/>
              <w:left w:w="60" w:type="dxa"/>
              <w:bottom w:w="60" w:type="dxa"/>
              <w:right w:w="60" w:type="dxa"/>
            </w:tcMar>
            <w:vAlign w:val="center"/>
          </w:tcPr>
          <w:p w14:paraId="1433378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默认取预设值</w:t>
            </w:r>
          </w:p>
        </w:tc>
      </w:tr>
      <w:tr w14:paraId="58B64F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4608E4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输入</w:t>
            </w:r>
          </w:p>
        </w:tc>
        <w:tc>
          <w:tcPr>
            <w:tcW w:w="3059" w:type="dxa"/>
            <w:tcMar>
              <w:top w:w="60" w:type="dxa"/>
              <w:left w:w="60" w:type="dxa"/>
              <w:bottom w:w="60" w:type="dxa"/>
              <w:right w:w="60" w:type="dxa"/>
            </w:tcMar>
            <w:vAlign w:val="center"/>
          </w:tcPr>
          <w:p w14:paraId="0AC077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geology_csv、section_files</w:t>
            </w:r>
          </w:p>
        </w:tc>
        <w:tc>
          <w:tcPr>
            <w:tcW w:w="1889" w:type="dxa"/>
            <w:tcMar>
              <w:top w:w="60" w:type="dxa"/>
              <w:left w:w="60" w:type="dxa"/>
              <w:bottom w:w="60" w:type="dxa"/>
              <w:right w:w="60" w:type="dxa"/>
            </w:tcMar>
            <w:vAlign w:val="center"/>
          </w:tcPr>
          <w:p w14:paraId="052F31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三维散点文件、剖面文件</w:t>
            </w:r>
          </w:p>
        </w:tc>
        <w:tc>
          <w:tcPr>
            <w:tcW w:w="2717" w:type="dxa"/>
            <w:tcMar>
              <w:top w:w="60" w:type="dxa"/>
              <w:left w:w="60" w:type="dxa"/>
              <w:bottom w:w="60" w:type="dxa"/>
              <w:right w:w="60" w:type="dxa"/>
            </w:tcMar>
            <w:vAlign w:val="center"/>
          </w:tcPr>
          <w:p w14:paraId="203B4FE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缺省取随包数据</w:t>
            </w:r>
          </w:p>
        </w:tc>
      </w:tr>
      <w:tr w14:paraId="72B723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0274E8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输出</w:t>
            </w:r>
          </w:p>
        </w:tc>
        <w:tc>
          <w:tcPr>
            <w:tcW w:w="3059" w:type="dxa"/>
            <w:tcMar>
              <w:top w:w="60" w:type="dxa"/>
              <w:left w:w="60" w:type="dxa"/>
              <w:bottom w:w="60" w:type="dxa"/>
              <w:right w:w="60" w:type="dxa"/>
            </w:tcMar>
            <w:vAlign w:val="center"/>
          </w:tcPr>
          <w:p w14:paraId="68F345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make_plots</w:t>
            </w:r>
          </w:p>
        </w:tc>
        <w:tc>
          <w:tcPr>
            <w:tcW w:w="1889" w:type="dxa"/>
            <w:tcMar>
              <w:top w:w="60" w:type="dxa"/>
              <w:left w:w="60" w:type="dxa"/>
              <w:bottom w:w="60" w:type="dxa"/>
              <w:right w:w="60" w:type="dxa"/>
            </w:tcMar>
            <w:vAlign w:val="center"/>
          </w:tcPr>
          <w:p w14:paraId="63FE9D9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是否出图</w:t>
            </w:r>
          </w:p>
        </w:tc>
        <w:tc>
          <w:tcPr>
            <w:tcW w:w="2717" w:type="dxa"/>
            <w:tcMar>
              <w:top w:w="60" w:type="dxa"/>
              <w:left w:w="60" w:type="dxa"/>
              <w:bottom w:w="60" w:type="dxa"/>
              <w:right w:w="60" w:type="dxa"/>
            </w:tcMar>
            <w:vAlign w:val="center"/>
          </w:tcPr>
          <w:p w14:paraId="4765ABB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默认出图</w:t>
            </w:r>
          </w:p>
        </w:tc>
      </w:tr>
      <w:tr w14:paraId="046C5C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Borders>
              <w:bottom w:val="single" w:color="000000" w:sz="12" w:space="0"/>
            </w:tcBorders>
            <w:tcMar>
              <w:top w:w="60" w:type="dxa"/>
              <w:left w:w="60" w:type="dxa"/>
              <w:bottom w:w="60" w:type="dxa"/>
              <w:right w:w="60" w:type="dxa"/>
            </w:tcMar>
            <w:vAlign w:val="center"/>
          </w:tcPr>
          <w:p w14:paraId="7A3FD2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覆盖</w:t>
            </w:r>
          </w:p>
        </w:tc>
        <w:tc>
          <w:tcPr>
            <w:tcW w:w="3059" w:type="dxa"/>
            <w:tcBorders>
              <w:bottom w:val="single" w:color="000000" w:sz="12" w:space="0"/>
            </w:tcBorders>
            <w:tcMar>
              <w:top w:w="60" w:type="dxa"/>
              <w:left w:w="60" w:type="dxa"/>
              <w:bottom w:w="60" w:type="dxa"/>
              <w:right w:w="60" w:type="dxa"/>
            </w:tcMar>
            <w:vAlign w:val="center"/>
          </w:tcPr>
          <w:p w14:paraId="07505E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overrides_by_model</w:t>
            </w:r>
          </w:p>
        </w:tc>
        <w:tc>
          <w:tcPr>
            <w:tcW w:w="1889" w:type="dxa"/>
            <w:tcBorders>
              <w:bottom w:val="single" w:color="000000" w:sz="12" w:space="0"/>
            </w:tcBorders>
            <w:tcMar>
              <w:top w:w="60" w:type="dxa"/>
              <w:left w:w="60" w:type="dxa"/>
              <w:bottom w:w="60" w:type="dxa"/>
              <w:right w:w="60" w:type="dxa"/>
            </w:tcMar>
            <w:vAlign w:val="center"/>
          </w:tcPr>
          <w:p w14:paraId="1EDA57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按模型分别覆盖参数</w:t>
            </w:r>
          </w:p>
        </w:tc>
        <w:tc>
          <w:tcPr>
            <w:tcW w:w="2717" w:type="dxa"/>
            <w:tcBorders>
              <w:bottom w:val="single" w:color="000000" w:sz="12" w:space="0"/>
            </w:tcBorders>
            <w:tcMar>
              <w:top w:w="60" w:type="dxa"/>
              <w:left w:w="60" w:type="dxa"/>
              <w:bottom w:w="60" w:type="dxa"/>
              <w:right w:w="60" w:type="dxa"/>
            </w:tcMar>
            <w:vAlign w:val="center"/>
          </w:tcPr>
          <w:p w14:paraId="532FB71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三维仅可覆盖三维相关项</w:t>
            </w:r>
          </w:p>
        </w:tc>
      </w:tr>
    </w:tbl>
    <w:p w14:paraId="6EAD0FB0">
      <w:pPr>
        <w:spacing w:after="0" w:line="360" w:lineRule="auto"/>
        <w:rPr>
          <w:lang w:eastAsia="zh-CN"/>
        </w:rPr>
      </w:pPr>
      <w:r>
        <w:rPr>
          <w:rFonts w:ascii="Times New Roman" w:hAnsi="Times New Roman"/>
          <w:lang w:eastAsia="zh-CN"/>
        </w:rPr>
        <w:t>求解过程的封装方式是服务设计的关键一点：数值求解由独立进程完成，接口层只负责参数校验、任务排队与状态记录，不参与离散与迭代，因此第四章求解方法的调整不影响平台接口。为避免多个高密度模型同时占用内存，服务以单进程单工作线程顺序执行任务；服务重启时，未完成的数值计算被标记为中断并恢复排队任务，已中断的计算需重新提交而不做断点续算，这一约定使结果状态与任务状态始终一致。求解服务的封装结构如图6-15所示。</w:t>
      </w:r>
    </w:p>
    <w:p w14:paraId="4855C06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99740"/>
            <wp:effectExtent l="0" t="0" r="0" b="0"/>
            <wp:docPr id="132" name="Picture 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9556"/>
                    <pic:cNvPicPr>
                      <a:picLocks noChangeAspect="1"/>
                    </pic:cNvPicPr>
                  </pic:nvPicPr>
                  <pic:blipFill>
                    <a:blip r:embed="rId205"/>
                    <a:stretch>
                      <a:fillRect/>
                    </a:stretch>
                  </pic:blipFill>
                  <pic:spPr>
                    <a:xfrm>
                      <a:off x="0" y="0"/>
                      <a:ext cx="5220000" cy="3000051"/>
                    </a:xfrm>
                    <a:prstGeom prst="rect">
                      <a:avLst/>
                    </a:prstGeom>
                  </pic:spPr>
                </pic:pic>
              </a:graphicData>
            </a:graphic>
          </wp:inline>
        </w:drawing>
      </w:r>
    </w:p>
    <w:p w14:paraId="3EAF181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图6-15　渗流求解服务的封装架构</w:t>
      </w:r>
    </w:p>
    <w:p w14:paraId="6C8756F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6-15 Encapsulation architecture of the seepage solving service</w:t>
      </w:r>
    </w:p>
    <w:p w14:paraId="770349FF">
      <w:pPr>
        <w:pStyle w:val="6"/>
      </w:pPr>
      <w:r>
        <w:rPr>
          <w:rFonts w:ascii="Times New Roman" w:hAnsi="Times New Roman"/>
        </w:rPr>
        <w:t>6.3.3.4 透明计算服务接口定义</w:t>
      </w:r>
    </w:p>
    <w:p w14:paraId="29BA21DC">
      <w:pPr>
        <w:spacing w:after="0" w:line="360" w:lineRule="auto"/>
        <w:rPr>
          <w:lang w:eastAsia="zh-CN"/>
        </w:rPr>
      </w:pPr>
      <w:r>
        <w:rPr>
          <w:rFonts w:ascii="Times New Roman" w:hAnsi="Times New Roman"/>
          <w:lang w:eastAsia="zh-CN"/>
        </w:rPr>
        <w:t>透明计算服务同样以 REST 风格发布，接口分输入管理、任务管理与成果查询三组，定义如表6-13所示。与透明地质服务相比，其接口有三处差异：一是增加了输入数据的上传与剖面生成接口，使计算所依据的数据可以被替换或加密；二是增加了参数读取与校验接口，前端据此渲染参数表单，并在提交前发现越界或冲突的参数；三是成果查询分为结果清单与渲染数据两级，清单用于列表展示与文件下载，渲染数据用于前端直接绘制场态。</w:t>
      </w:r>
    </w:p>
    <w:p w14:paraId="3739A92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表6-13　透明计算服务接口定义</w:t>
      </w:r>
    </w:p>
    <w:p w14:paraId="3111C1B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6-13 Interface definitions of the transparent computation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067"/>
        <w:gridCol w:w="1305"/>
        <w:gridCol w:w="1455"/>
        <w:gridCol w:w="2243"/>
      </w:tblGrid>
      <w:tr w14:paraId="6CCD29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4067" w:type="dxa"/>
            <w:tcBorders>
              <w:top w:val="single" w:color="000000" w:sz="12" w:space="0"/>
              <w:bottom w:val="single" w:color="000000" w:sz="6" w:space="0"/>
            </w:tcBorders>
            <w:tcMar>
              <w:top w:w="60" w:type="dxa"/>
              <w:left w:w="60" w:type="dxa"/>
              <w:bottom w:w="60" w:type="dxa"/>
              <w:right w:w="60" w:type="dxa"/>
            </w:tcMar>
            <w:vAlign w:val="center"/>
          </w:tcPr>
          <w:p w14:paraId="38A4F6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1305" w:type="dxa"/>
            <w:tcBorders>
              <w:top w:val="single" w:color="000000" w:sz="12" w:space="0"/>
              <w:bottom w:val="single" w:color="000000" w:sz="6" w:space="0"/>
            </w:tcBorders>
            <w:tcMar>
              <w:top w:w="60" w:type="dxa"/>
              <w:left w:w="60" w:type="dxa"/>
              <w:bottom w:w="60" w:type="dxa"/>
              <w:right w:w="60" w:type="dxa"/>
            </w:tcMar>
            <w:vAlign w:val="center"/>
          </w:tcPr>
          <w:p w14:paraId="3295FA4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455" w:type="dxa"/>
            <w:tcBorders>
              <w:top w:val="single" w:color="000000" w:sz="12" w:space="0"/>
              <w:bottom w:val="single" w:color="000000" w:sz="6" w:space="0"/>
            </w:tcBorders>
            <w:tcMar>
              <w:top w:w="60" w:type="dxa"/>
              <w:left w:w="60" w:type="dxa"/>
              <w:bottom w:w="60" w:type="dxa"/>
              <w:right w:w="60" w:type="dxa"/>
            </w:tcMar>
            <w:vAlign w:val="center"/>
          </w:tcPr>
          <w:p w14:paraId="10E0FED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2243" w:type="dxa"/>
            <w:tcBorders>
              <w:top w:val="single" w:color="000000" w:sz="12" w:space="0"/>
              <w:bottom w:val="single" w:color="000000" w:sz="6" w:space="0"/>
            </w:tcBorders>
            <w:tcMar>
              <w:top w:w="60" w:type="dxa"/>
              <w:left w:w="60" w:type="dxa"/>
              <w:bottom w:w="60" w:type="dxa"/>
              <w:right w:w="60" w:type="dxa"/>
            </w:tcMar>
            <w:vAlign w:val="center"/>
          </w:tcPr>
          <w:p w14:paraId="166B1BF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7D7A98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46243B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/api/health</w:t>
            </w:r>
          </w:p>
        </w:tc>
        <w:tc>
          <w:tcPr>
            <w:tcW w:w="1305" w:type="dxa"/>
            <w:tcMar>
              <w:top w:w="60" w:type="dxa"/>
              <w:left w:w="60" w:type="dxa"/>
              <w:bottom w:w="60" w:type="dxa"/>
              <w:right w:w="60" w:type="dxa"/>
            </w:tcMar>
            <w:vAlign w:val="center"/>
          </w:tcPr>
          <w:p w14:paraId="60C37C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30E71B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2243" w:type="dxa"/>
            <w:tcMar>
              <w:top w:w="60" w:type="dxa"/>
              <w:left w:w="60" w:type="dxa"/>
              <w:bottom w:w="60" w:type="dxa"/>
              <w:right w:w="60" w:type="dxa"/>
            </w:tcMar>
            <w:vAlign w:val="center"/>
          </w:tcPr>
          <w:p w14:paraId="59D8C65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服务状态与版本</w:t>
            </w:r>
          </w:p>
        </w:tc>
      </w:tr>
      <w:tr w14:paraId="558A27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917417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/api/parameters</w:t>
            </w:r>
          </w:p>
        </w:tc>
        <w:tc>
          <w:tcPr>
            <w:tcW w:w="1305" w:type="dxa"/>
            <w:tcMar>
              <w:top w:w="60" w:type="dxa"/>
              <w:left w:w="60" w:type="dxa"/>
              <w:bottom w:w="60" w:type="dxa"/>
              <w:right w:w="60" w:type="dxa"/>
            </w:tcMar>
            <w:vAlign w:val="center"/>
          </w:tcPr>
          <w:p w14:paraId="5AEF02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036C2D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模型、预设</w:t>
            </w:r>
          </w:p>
        </w:tc>
        <w:tc>
          <w:tcPr>
            <w:tcW w:w="2243" w:type="dxa"/>
            <w:tcMar>
              <w:top w:w="60" w:type="dxa"/>
              <w:left w:w="60" w:type="dxa"/>
              <w:bottom w:w="60" w:type="dxa"/>
              <w:right w:w="60" w:type="dxa"/>
            </w:tcMar>
            <w:vAlign w:val="center"/>
          </w:tcPr>
          <w:p w14:paraId="3FA2D57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默认参数、输入模式与可选参数</w:t>
            </w:r>
          </w:p>
        </w:tc>
      </w:tr>
      <w:tr w14:paraId="3FDD0B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09BD15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/api/parameters/validate</w:t>
            </w:r>
          </w:p>
        </w:tc>
        <w:tc>
          <w:tcPr>
            <w:tcW w:w="1305" w:type="dxa"/>
            <w:tcMar>
              <w:top w:w="60" w:type="dxa"/>
              <w:left w:w="60" w:type="dxa"/>
              <w:bottom w:w="60" w:type="dxa"/>
              <w:right w:w="60" w:type="dxa"/>
            </w:tcMar>
            <w:vAlign w:val="center"/>
          </w:tcPr>
          <w:p w14:paraId="6D3910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511103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与提交任务相同的参数</w:t>
            </w:r>
          </w:p>
        </w:tc>
        <w:tc>
          <w:tcPr>
            <w:tcW w:w="2243" w:type="dxa"/>
            <w:tcMar>
              <w:top w:w="60" w:type="dxa"/>
              <w:left w:w="60" w:type="dxa"/>
              <w:bottom w:w="60" w:type="dxa"/>
              <w:right w:w="60" w:type="dxa"/>
            </w:tcMar>
            <w:vAlign w:val="center"/>
          </w:tcPr>
          <w:p w14:paraId="018B2E9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校验后的各模型配置，不执行计算</w:t>
            </w:r>
          </w:p>
        </w:tc>
      </w:tr>
      <w:tr w14:paraId="2AC568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E40B6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/api/inputs</w:t>
            </w:r>
          </w:p>
        </w:tc>
        <w:tc>
          <w:tcPr>
            <w:tcW w:w="1305" w:type="dxa"/>
            <w:tcMar>
              <w:top w:w="60" w:type="dxa"/>
              <w:left w:w="60" w:type="dxa"/>
              <w:bottom w:w="60" w:type="dxa"/>
              <w:right w:w="60" w:type="dxa"/>
            </w:tcMar>
            <w:vAlign w:val="center"/>
          </w:tcPr>
          <w:p w14:paraId="3F8929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243DE6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2243" w:type="dxa"/>
            <w:tcMar>
              <w:top w:w="60" w:type="dxa"/>
              <w:left w:w="60" w:type="dxa"/>
              <w:bottom w:w="60" w:type="dxa"/>
              <w:right w:w="60" w:type="dxa"/>
            </w:tcMar>
            <w:vAlign w:val="center"/>
          </w:tcPr>
          <w:p w14:paraId="0C80317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可用的默认数据、生成剖面与已上传文件</w:t>
            </w:r>
          </w:p>
        </w:tc>
      </w:tr>
      <w:tr w14:paraId="35429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268882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/api/inputs</w:t>
            </w:r>
          </w:p>
        </w:tc>
        <w:tc>
          <w:tcPr>
            <w:tcW w:w="1305" w:type="dxa"/>
            <w:tcMar>
              <w:top w:w="60" w:type="dxa"/>
              <w:left w:w="60" w:type="dxa"/>
              <w:bottom w:w="60" w:type="dxa"/>
              <w:right w:w="60" w:type="dxa"/>
            </w:tcMar>
            <w:vAlign w:val="center"/>
          </w:tcPr>
          <w:p w14:paraId="1A592C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4C203B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文件、数据类型（剖面或三维散点）</w:t>
            </w:r>
          </w:p>
        </w:tc>
        <w:tc>
          <w:tcPr>
            <w:tcW w:w="2243" w:type="dxa"/>
            <w:tcMar>
              <w:top w:w="60" w:type="dxa"/>
              <w:left w:w="60" w:type="dxa"/>
              <w:bottom w:w="60" w:type="dxa"/>
              <w:right w:w="60" w:type="dxa"/>
            </w:tcMar>
            <w:vAlign w:val="center"/>
          </w:tcPr>
          <w:p w14:paraId="0C1DEAB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文件路径、数据范围与校验结果</w:t>
            </w:r>
          </w:p>
        </w:tc>
      </w:tr>
      <w:tr w14:paraId="3AD690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5F9F9A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/api/sections</w:t>
            </w:r>
          </w:p>
        </w:tc>
        <w:tc>
          <w:tcPr>
            <w:tcW w:w="1305" w:type="dxa"/>
            <w:tcMar>
              <w:top w:w="60" w:type="dxa"/>
              <w:left w:w="60" w:type="dxa"/>
              <w:bottom w:w="60" w:type="dxa"/>
              <w:right w:w="60" w:type="dxa"/>
            </w:tcMar>
            <w:vAlign w:val="center"/>
          </w:tcPr>
          <w:p w14:paraId="2DE728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689B96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模型、网格、断面参数</w:t>
            </w:r>
          </w:p>
        </w:tc>
        <w:tc>
          <w:tcPr>
            <w:tcW w:w="2243" w:type="dxa"/>
            <w:tcMar>
              <w:top w:w="60" w:type="dxa"/>
              <w:left w:w="60" w:type="dxa"/>
              <w:bottom w:w="60" w:type="dxa"/>
              <w:right w:w="60" w:type="dxa"/>
            </w:tcMar>
            <w:vAlign w:val="center"/>
          </w:tcPr>
          <w:p w14:paraId="5F7681C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生成的剖面文件与网格信息</w:t>
            </w:r>
          </w:p>
        </w:tc>
      </w:tr>
      <w:tr w14:paraId="5F8D70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67AC1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w:t>
            </w:r>
          </w:p>
        </w:tc>
        <w:tc>
          <w:tcPr>
            <w:tcW w:w="1305" w:type="dxa"/>
            <w:tcMar>
              <w:top w:w="60" w:type="dxa"/>
              <w:left w:w="60" w:type="dxa"/>
              <w:bottom w:w="60" w:type="dxa"/>
              <w:right w:w="60" w:type="dxa"/>
            </w:tcMar>
            <w:vAlign w:val="center"/>
          </w:tcPr>
          <w:p w14:paraId="11EFB5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438D5AB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模型、预设、参数、按模型覆盖</w:t>
            </w:r>
          </w:p>
        </w:tc>
        <w:tc>
          <w:tcPr>
            <w:tcW w:w="2243" w:type="dxa"/>
            <w:tcMar>
              <w:top w:w="60" w:type="dxa"/>
              <w:left w:w="60" w:type="dxa"/>
              <w:bottom w:w="60" w:type="dxa"/>
              <w:right w:w="60" w:type="dxa"/>
            </w:tcMar>
            <w:vAlign w:val="center"/>
          </w:tcPr>
          <w:p w14:paraId="753565C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任务编号、状态与结果地址</w:t>
            </w:r>
          </w:p>
        </w:tc>
      </w:tr>
      <w:tr w14:paraId="496112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6F0D03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w:t>
            </w:r>
          </w:p>
        </w:tc>
        <w:tc>
          <w:tcPr>
            <w:tcW w:w="1305" w:type="dxa"/>
            <w:tcMar>
              <w:top w:w="60" w:type="dxa"/>
              <w:left w:w="60" w:type="dxa"/>
              <w:bottom w:w="60" w:type="dxa"/>
              <w:right w:w="60" w:type="dxa"/>
            </w:tcMar>
            <w:vAlign w:val="center"/>
          </w:tcPr>
          <w:p w14:paraId="6B8210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48671E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条数上限</w:t>
            </w:r>
          </w:p>
        </w:tc>
        <w:tc>
          <w:tcPr>
            <w:tcW w:w="2243" w:type="dxa"/>
            <w:tcMar>
              <w:top w:w="60" w:type="dxa"/>
              <w:left w:w="60" w:type="dxa"/>
              <w:bottom w:w="60" w:type="dxa"/>
              <w:right w:w="60" w:type="dxa"/>
            </w:tcMar>
            <w:vAlign w:val="center"/>
          </w:tcPr>
          <w:p w14:paraId="4684542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近期任务列表</w:t>
            </w:r>
          </w:p>
        </w:tc>
      </w:tr>
      <w:tr w14:paraId="675675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51B765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w:t>
            </w:r>
          </w:p>
        </w:tc>
        <w:tc>
          <w:tcPr>
            <w:tcW w:w="1305" w:type="dxa"/>
            <w:tcMar>
              <w:top w:w="60" w:type="dxa"/>
              <w:left w:w="60" w:type="dxa"/>
              <w:bottom w:w="60" w:type="dxa"/>
              <w:right w:w="60" w:type="dxa"/>
            </w:tcMar>
            <w:vAlign w:val="center"/>
          </w:tcPr>
          <w:p w14:paraId="1B7483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74786B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7ECB2DB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状态、已完成工况数与预期工况数、起止时间</w:t>
            </w:r>
          </w:p>
        </w:tc>
      </w:tr>
      <w:tr w14:paraId="3159EC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268E9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/api/runs/{task_id}/cancel</w:t>
            </w:r>
          </w:p>
        </w:tc>
        <w:tc>
          <w:tcPr>
            <w:tcW w:w="1305" w:type="dxa"/>
            <w:tcMar>
              <w:top w:w="60" w:type="dxa"/>
              <w:left w:w="60" w:type="dxa"/>
              <w:bottom w:w="60" w:type="dxa"/>
              <w:right w:w="60" w:type="dxa"/>
            </w:tcMar>
            <w:vAlign w:val="center"/>
          </w:tcPr>
          <w:p w14:paraId="48052F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1E9CB9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2C7A1CB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取消受理结果</w:t>
            </w:r>
          </w:p>
        </w:tc>
      </w:tr>
      <w:tr w14:paraId="0D6BFB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0581EF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/api/runs/{task_id}/log</w:t>
            </w:r>
          </w:p>
        </w:tc>
        <w:tc>
          <w:tcPr>
            <w:tcW w:w="1305" w:type="dxa"/>
            <w:tcMar>
              <w:top w:w="60" w:type="dxa"/>
              <w:left w:w="60" w:type="dxa"/>
              <w:bottom w:w="60" w:type="dxa"/>
              <w:right w:w="60" w:type="dxa"/>
            </w:tcMar>
            <w:vAlign w:val="center"/>
          </w:tcPr>
          <w:p w14:paraId="5CE1EA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619BF8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任务编号、行数</w:t>
            </w:r>
          </w:p>
        </w:tc>
        <w:tc>
          <w:tcPr>
            <w:tcW w:w="2243" w:type="dxa"/>
            <w:tcMar>
              <w:top w:w="60" w:type="dxa"/>
              <w:left w:w="60" w:type="dxa"/>
              <w:bottom w:w="60" w:type="dxa"/>
              <w:right w:w="60" w:type="dxa"/>
            </w:tcMar>
            <w:vAlign w:val="center"/>
          </w:tcPr>
          <w:p w14:paraId="33C8340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近期运行日志</w:t>
            </w:r>
          </w:p>
        </w:tc>
      </w:tr>
      <w:tr w14:paraId="46A333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250574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/api/runs/{task_id}/results</w:t>
            </w:r>
          </w:p>
        </w:tc>
        <w:tc>
          <w:tcPr>
            <w:tcW w:w="1305" w:type="dxa"/>
            <w:tcMar>
              <w:top w:w="60" w:type="dxa"/>
              <w:left w:w="60" w:type="dxa"/>
              <w:bottom w:w="60" w:type="dxa"/>
              <w:right w:w="60" w:type="dxa"/>
            </w:tcMar>
            <w:vAlign w:val="center"/>
          </w:tcPr>
          <w:p w14:paraId="56A321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655E1D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299B9CA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工况清单与文件清单</w:t>
            </w:r>
          </w:p>
        </w:tc>
      </w:tr>
      <w:tr w14:paraId="538DFC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53DC5D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/api/runs/{task_id}/field</w:t>
            </w:r>
          </w:p>
        </w:tc>
        <w:tc>
          <w:tcPr>
            <w:tcW w:w="1305" w:type="dxa"/>
            <w:tcMar>
              <w:top w:w="60" w:type="dxa"/>
              <w:left w:w="60" w:type="dxa"/>
              <w:bottom w:w="60" w:type="dxa"/>
              <w:right w:w="60" w:type="dxa"/>
            </w:tcMar>
            <w:vAlign w:val="center"/>
          </w:tcPr>
          <w:p w14:paraId="4E9070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4BB3C5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3701969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可渲染数据集清单</w:t>
            </w:r>
          </w:p>
        </w:tc>
      </w:tr>
      <w:tr w14:paraId="02B5D9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26A383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/api/runs/{task_id}/field/{model}/{case}</w:t>
            </w:r>
          </w:p>
        </w:tc>
        <w:tc>
          <w:tcPr>
            <w:tcW w:w="1305" w:type="dxa"/>
            <w:tcMar>
              <w:top w:w="60" w:type="dxa"/>
              <w:left w:w="60" w:type="dxa"/>
              <w:bottom w:w="60" w:type="dxa"/>
              <w:right w:w="60" w:type="dxa"/>
            </w:tcMar>
            <w:vAlign w:val="center"/>
          </w:tcPr>
          <w:p w14:paraId="0AE100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278BCF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任务编号、模型、工况</w:t>
            </w:r>
          </w:p>
        </w:tc>
        <w:tc>
          <w:tcPr>
            <w:tcW w:w="2243" w:type="dxa"/>
            <w:tcMar>
              <w:top w:w="60" w:type="dxa"/>
              <w:left w:w="60" w:type="dxa"/>
              <w:bottom w:w="60" w:type="dxa"/>
              <w:right w:w="60" w:type="dxa"/>
            </w:tcMar>
            <w:vAlign w:val="center"/>
          </w:tcPr>
          <w:p w14:paraId="3447470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单工况渲染数据</w:t>
            </w:r>
          </w:p>
        </w:tc>
      </w:tr>
      <w:tr w14:paraId="4C6F45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Borders>
              <w:bottom w:val="single" w:color="000000" w:sz="12" w:space="0"/>
            </w:tcBorders>
            <w:tcMar>
              <w:top w:w="60" w:type="dxa"/>
              <w:left w:w="60" w:type="dxa"/>
              <w:bottom w:w="60" w:type="dxa"/>
              <w:right w:w="60" w:type="dxa"/>
            </w:tcMar>
            <w:vAlign w:val="center"/>
          </w:tcPr>
          <w:p w14:paraId="2BC096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/api/runs/{task_id}/files/{path}</w:t>
            </w:r>
          </w:p>
        </w:tc>
        <w:tc>
          <w:tcPr>
            <w:tcW w:w="1305" w:type="dxa"/>
            <w:tcBorders>
              <w:bottom w:val="single" w:color="000000" w:sz="12" w:space="0"/>
            </w:tcBorders>
            <w:tcMar>
              <w:top w:w="60" w:type="dxa"/>
              <w:left w:w="60" w:type="dxa"/>
              <w:bottom w:w="60" w:type="dxa"/>
              <w:right w:w="60" w:type="dxa"/>
            </w:tcMar>
            <w:vAlign w:val="center"/>
          </w:tcPr>
          <w:p w14:paraId="5FA186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Borders>
              <w:bottom w:val="single" w:color="000000" w:sz="12" w:space="0"/>
            </w:tcBorders>
            <w:tcMar>
              <w:top w:w="60" w:type="dxa"/>
              <w:left w:w="60" w:type="dxa"/>
              <w:bottom w:w="60" w:type="dxa"/>
              <w:right w:w="60" w:type="dxa"/>
            </w:tcMar>
            <w:vAlign w:val="center"/>
          </w:tcPr>
          <w:p w14:paraId="202C16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任务编号、相对路径</w:t>
            </w:r>
          </w:p>
        </w:tc>
        <w:tc>
          <w:tcPr>
            <w:tcW w:w="2243" w:type="dxa"/>
            <w:tcBorders>
              <w:bottom w:val="single" w:color="000000" w:sz="12" w:space="0"/>
            </w:tcBorders>
            <w:tcMar>
              <w:top w:w="60" w:type="dxa"/>
              <w:left w:w="60" w:type="dxa"/>
              <w:bottom w:w="60" w:type="dxa"/>
              <w:right w:w="60" w:type="dxa"/>
            </w:tcMar>
            <w:vAlign w:val="center"/>
          </w:tcPr>
          <w:p w14:paraId="5E093F4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文件预览或下载</w:t>
            </w:r>
          </w:p>
        </w:tc>
      </w:tr>
    </w:tbl>
    <w:p w14:paraId="6F69A36F">
      <w:pPr>
        <w:pStyle w:val="6"/>
      </w:pPr>
      <w:r>
        <w:rPr>
          <w:rFonts w:ascii="Times New Roman" w:hAnsi="Times New Roman"/>
        </w:rPr>
        <w:t>6.3.3.5 成果组织与下游服务的数据衔接</w:t>
      </w:r>
    </w:p>
    <w:p w14:paraId="6A2138EE">
      <w:pPr>
        <w:spacing w:after="0" w:line="360" w:lineRule="auto"/>
        <w:rPr>
          <w:lang w:eastAsia="zh-CN"/>
        </w:rPr>
      </w:pPr>
      <w:r>
        <w:rPr>
          <w:rFonts w:ascii="Times New Roman" w:hAnsi="Times New Roman"/>
          <w:lang w:eastAsia="zh-CN"/>
        </w:rPr>
        <w:t>计算成果按任务、模型与工况三级目录组织：任务目录汇总全部模型的汇总表与完成标记，模型目录汇总该模型各工况的结果，工况目录保存单个水位与断面的场态与图件。工况目录内的成果分工明确：汇总文件给出一组标量指标，渲染数据给出四类标量场及其时间层，诊断文件给出各时间层的水量平衡与迭代信息，出逸面文件与潜在通道文件给出位置、梯度与等级，中间文件则保存供二次分析使用的完整结果。</w:t>
      </w:r>
    </w:p>
    <w:p w14:paraId="695ABC89">
      <w:pPr>
        <w:spacing w:after="0" w:line="360" w:lineRule="auto"/>
        <w:rPr>
          <w:lang w:eastAsia="zh-CN"/>
        </w:rPr>
      </w:pPr>
      <w:r>
        <w:rPr>
          <w:rFonts w:ascii="Times New Roman" w:hAnsi="Times New Roman"/>
          <w:lang w:eastAsia="zh-CN"/>
        </w:rPr>
        <w:t>透明评价服务对该成果的使用集中在两类量上：最大向上出逸梯度及其高分位数用于换算堤基渗透比降与堤身渗流稳定的坡降比，出逸面数量与潜在通道条数用于登记堤基接触冲刷与渗漏部位的证据，上述量均可从汇总文件中直接读取，无需重新后处理。计算成果与评价结论之间以任务编号与断面坐标双键关联，使同一断面在不同水位下的多次计算能够按水位排序形成指标变化曲线，也使得一次评价可以同时引用多个断面的计算任务。当计算所依据的地质模型被替换时，平台按引用关系将该批计算结果标记为失效，评价结论随之提示重新计算。</w:t>
      </w:r>
    </w:p>
    <w:p w14:paraId="796241CF">
      <w:pPr>
        <w:pStyle w:val="5"/>
      </w:pPr>
      <w:r>
        <w:rPr>
          <w:rFonts w:ascii="Times New Roman" w:hAnsi="Times New Roman"/>
        </w:rPr>
        <w:t>6.3.4 透明巡检服务集成</w:t>
      </w:r>
    </w:p>
    <w:p w14:paraId="7FF70081">
      <w:pPr>
        <w:spacing w:after="0" w:line="360" w:lineRule="auto"/>
        <w:rPr>
          <w:lang w:eastAsia="zh-CN"/>
        </w:rPr>
      </w:pPr>
      <w:r>
        <w:rPr>
          <w:rFonts w:ascii="Times New Roman" w:hAnsi="Times New Roman"/>
          <w:lang w:eastAsia="zh-CN"/>
        </w:rPr>
        <w:t>透明巡检服务封装第五章的管涌渗漏识别模型，为巡检影像的自动判读提供能力。与其他三类服务不同，其输入为即时上传的影像，输出为单幅影像的检出结果，单次调用的链路较短；任务级接口用于把若干次识别结果归并为一个巡检任务，并登记复核结论。平台侧的实现重点因此落在调用转发、结果解析与证据状态登记三处。</w:t>
      </w:r>
    </w:p>
    <w:p w14:paraId="306DBF4A">
      <w:pPr>
        <w:pStyle w:val="6"/>
      </w:pPr>
      <w:r>
        <w:rPr>
          <w:rFonts w:ascii="Times New Roman" w:hAnsi="Times New Roman"/>
        </w:rPr>
        <w:t>6.3.4.1 服务功能与运行流程</w:t>
      </w:r>
    </w:p>
    <w:p w14:paraId="3766F642">
      <w:pPr>
        <w:spacing w:after="0" w:line="360" w:lineRule="auto"/>
        <w:rPr>
          <w:lang w:eastAsia="zh-CN"/>
        </w:rPr>
      </w:pPr>
      <w:r>
        <w:rPr>
          <w:rFonts w:ascii="Times New Roman" w:hAnsi="Times New Roman"/>
          <w:lang w:eastAsia="zh-CN"/>
        </w:rPr>
        <w:t>平台以双光载荷获取的可见光与红外影像为输入，影像经平台后端转发至识别服务，识别服务加载模型权重完成推理，返回检出类别、置信度、检出框位置、目标尺寸以及叠加检出框后的标注影像。平台将标注影像回显于巡检图片视图，同时把置信度折算为百分比写入管涌识别列表，形成影像、检出与记录的一个完整过程。识别模型的改进措施、训练数据、性能指标与现场应用结果已在 5.2.4 节给出，本节不再重复；平台侧需要说明的是模型版本与检测阈值的管理方式：模型与阈值作为服务配置项登记，同一批影像在同一配置下的结果可比，配置变更后新结果与历史结果分别保留，不做覆盖。透明巡检服务的集成方式如图6-16所示。</w:t>
      </w:r>
    </w:p>
    <w:p w14:paraId="56993C5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1264920"/>
            <wp:effectExtent l="0" t="0" r="0" b="0"/>
            <wp:docPr id="133" name="Picture 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9337"/>
                    <pic:cNvPicPr>
                      <a:picLocks noChangeAspect="1"/>
                    </pic:cNvPicPr>
                  </pic:nvPicPr>
                  <pic:blipFill>
                    <a:blip r:embed="rId206"/>
                    <a:stretch>
                      <a:fillRect/>
                    </a:stretch>
                  </pic:blipFill>
                  <pic:spPr>
                    <a:xfrm>
                      <a:off x="0" y="0"/>
                      <a:ext cx="5220000" cy="1265455"/>
                    </a:xfrm>
                    <a:prstGeom prst="rect">
                      <a:avLst/>
                    </a:prstGeom>
                  </pic:spPr>
                </pic:pic>
              </a:graphicData>
            </a:graphic>
          </wp:inline>
        </w:drawing>
      </w:r>
    </w:p>
    <w:p w14:paraId="4B71067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图6-16　透明巡检服务集成</w:t>
      </w:r>
    </w:p>
    <w:p w14:paraId="35D5331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6-16 Integration of the transparent inspection service</w:t>
      </w:r>
    </w:p>
    <w:p w14:paraId="1DB5EFDC">
      <w:pPr>
        <w:pStyle w:val="6"/>
      </w:pPr>
      <w:r>
        <w:rPr>
          <w:rFonts w:ascii="Times New Roman" w:hAnsi="Times New Roman"/>
        </w:rPr>
        <w:t>6.3.4.2 巡检数据映射</w:t>
      </w:r>
    </w:p>
    <w:p w14:paraId="5D4C2AF0">
      <w:pPr>
        <w:spacing w:after="0" w:line="360" w:lineRule="auto"/>
        <w:rPr>
          <w:lang w:eastAsia="zh-CN"/>
        </w:rPr>
      </w:pPr>
      <w:r>
        <w:rPr>
          <w:rFonts w:ascii="Times New Roman" w:hAnsi="Times New Roman"/>
          <w:lang w:eastAsia="zh-CN"/>
        </w:rPr>
        <w:t>巡检数据在全链路上经历三次形态变化：原始影像、检出结果与病害记录。原始影像以文件存储并登记拍摄时间、航次、位姿与所属桩号；检出结果为单次推理的结构化返回，包含类别、置信度、检出框与标注影像；病害记录则由检出结果经空间配准后写入数据库，增加经纬度、换算桩号与复核状态。三者之间的字段映射如表6-14所示。其中复核状态字段是评价环节的关键：5.2.5 节规定只有可采纳的证据进入评分，候选检出不得视为已发生险情，因此平台将复核状态与检出结果一并登记，使评价服务能够按证据状态而不是按检出数量取用巡检信息。</w:t>
      </w:r>
    </w:p>
    <w:p w14:paraId="7C631E4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表6-14　巡检数据映射</w:t>
      </w:r>
    </w:p>
    <w:p w14:paraId="7445F74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6-14 Data mapping of the inspection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47"/>
        <w:gridCol w:w="1745"/>
        <w:gridCol w:w="2432"/>
        <w:gridCol w:w="3146"/>
      </w:tblGrid>
      <w:tr w14:paraId="7B3CD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747" w:type="dxa"/>
            <w:tcBorders>
              <w:top w:val="single" w:color="000000" w:sz="12" w:space="0"/>
              <w:bottom w:val="single" w:color="000000" w:sz="6" w:space="0"/>
            </w:tcBorders>
            <w:tcMar>
              <w:top w:w="60" w:type="dxa"/>
              <w:left w:w="60" w:type="dxa"/>
              <w:bottom w:w="60" w:type="dxa"/>
              <w:right w:w="60" w:type="dxa"/>
            </w:tcMar>
            <w:vAlign w:val="center"/>
          </w:tcPr>
          <w:p w14:paraId="7231FC1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环节</w:t>
            </w:r>
          </w:p>
        </w:tc>
        <w:tc>
          <w:tcPr>
            <w:tcW w:w="1745" w:type="dxa"/>
            <w:tcBorders>
              <w:top w:val="single" w:color="000000" w:sz="12" w:space="0"/>
              <w:bottom w:val="single" w:color="000000" w:sz="6" w:space="0"/>
            </w:tcBorders>
            <w:tcMar>
              <w:top w:w="60" w:type="dxa"/>
              <w:left w:w="60" w:type="dxa"/>
              <w:bottom w:w="60" w:type="dxa"/>
              <w:right w:w="60" w:type="dxa"/>
            </w:tcMar>
            <w:vAlign w:val="center"/>
          </w:tcPr>
          <w:p w14:paraId="540AA64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数据项</w:t>
            </w:r>
          </w:p>
        </w:tc>
        <w:tc>
          <w:tcPr>
            <w:tcW w:w="2432" w:type="dxa"/>
            <w:tcBorders>
              <w:top w:val="single" w:color="000000" w:sz="12" w:space="0"/>
              <w:bottom w:val="single" w:color="000000" w:sz="6" w:space="0"/>
            </w:tcBorders>
            <w:tcMar>
              <w:top w:w="60" w:type="dxa"/>
              <w:left w:w="60" w:type="dxa"/>
              <w:bottom w:w="60" w:type="dxa"/>
              <w:right w:w="60" w:type="dxa"/>
            </w:tcMar>
            <w:vAlign w:val="center"/>
          </w:tcPr>
          <w:p w14:paraId="01ABF8B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字段或格式</w:t>
            </w:r>
          </w:p>
        </w:tc>
        <w:tc>
          <w:tcPr>
            <w:tcW w:w="3146" w:type="dxa"/>
            <w:tcBorders>
              <w:top w:val="single" w:color="000000" w:sz="12" w:space="0"/>
              <w:bottom w:val="single" w:color="000000" w:sz="6" w:space="0"/>
            </w:tcBorders>
            <w:tcMar>
              <w:top w:w="60" w:type="dxa"/>
              <w:left w:w="60" w:type="dxa"/>
              <w:bottom w:w="60" w:type="dxa"/>
              <w:right w:w="60" w:type="dxa"/>
            </w:tcMar>
            <w:vAlign w:val="center"/>
          </w:tcPr>
          <w:p w14:paraId="7015669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说明</w:t>
            </w:r>
          </w:p>
        </w:tc>
      </w:tr>
      <w:tr w14:paraId="308612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52E36D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输入影像</w:t>
            </w:r>
          </w:p>
        </w:tc>
        <w:tc>
          <w:tcPr>
            <w:tcW w:w="1745" w:type="dxa"/>
            <w:tcMar>
              <w:top w:w="60" w:type="dxa"/>
              <w:left w:w="60" w:type="dxa"/>
              <w:bottom w:w="60" w:type="dxa"/>
              <w:right w:w="60" w:type="dxa"/>
            </w:tcMar>
            <w:vAlign w:val="center"/>
          </w:tcPr>
          <w:p w14:paraId="2DF6F0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影像文件</w:t>
            </w:r>
          </w:p>
        </w:tc>
        <w:tc>
          <w:tcPr>
            <w:tcW w:w="2432" w:type="dxa"/>
            <w:tcMar>
              <w:top w:w="60" w:type="dxa"/>
              <w:left w:w="60" w:type="dxa"/>
              <w:bottom w:w="60" w:type="dxa"/>
              <w:right w:w="60" w:type="dxa"/>
            </w:tcMar>
            <w:vAlign w:val="center"/>
          </w:tcPr>
          <w:p w14:paraId="5BFC40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JPG、PNG</w:t>
            </w:r>
          </w:p>
        </w:tc>
        <w:tc>
          <w:tcPr>
            <w:tcW w:w="3146" w:type="dxa"/>
            <w:tcMar>
              <w:top w:w="60" w:type="dxa"/>
              <w:left w:w="60" w:type="dxa"/>
              <w:bottom w:w="60" w:type="dxa"/>
              <w:right w:w="60" w:type="dxa"/>
            </w:tcMar>
            <w:vAlign w:val="center"/>
          </w:tcPr>
          <w:p w14:paraId="27DD4E4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可见光或红外原图，附拍摄时间与位姿</w:t>
            </w:r>
          </w:p>
        </w:tc>
      </w:tr>
      <w:tr w14:paraId="00F5AE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164920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服务配置</w:t>
            </w:r>
          </w:p>
        </w:tc>
        <w:tc>
          <w:tcPr>
            <w:tcW w:w="1745" w:type="dxa"/>
            <w:tcMar>
              <w:top w:w="60" w:type="dxa"/>
              <w:left w:w="60" w:type="dxa"/>
              <w:bottom w:w="60" w:type="dxa"/>
              <w:right w:w="60" w:type="dxa"/>
            </w:tcMar>
            <w:vAlign w:val="center"/>
          </w:tcPr>
          <w:p w14:paraId="3CA561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模型版本、检测阈值</w:t>
            </w:r>
          </w:p>
        </w:tc>
        <w:tc>
          <w:tcPr>
            <w:tcW w:w="2432" w:type="dxa"/>
            <w:tcMar>
              <w:top w:w="60" w:type="dxa"/>
              <w:left w:w="60" w:type="dxa"/>
              <w:bottom w:w="60" w:type="dxa"/>
              <w:right w:w="60" w:type="dxa"/>
            </w:tcMar>
            <w:vAlign w:val="center"/>
          </w:tcPr>
          <w:p w14:paraId="5A16DE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配置项</w:t>
            </w:r>
          </w:p>
        </w:tc>
        <w:tc>
          <w:tcPr>
            <w:tcW w:w="3146" w:type="dxa"/>
            <w:tcMar>
              <w:top w:w="60" w:type="dxa"/>
              <w:left w:w="60" w:type="dxa"/>
              <w:bottom w:w="60" w:type="dxa"/>
              <w:right w:w="60" w:type="dxa"/>
            </w:tcMar>
            <w:vAlign w:val="center"/>
          </w:tcPr>
          <w:p w14:paraId="3992AEA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与历史结果绑定，变更后不覆盖</w:t>
            </w:r>
          </w:p>
        </w:tc>
      </w:tr>
      <w:tr w14:paraId="2A1610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185B33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076103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检出类别</w:t>
            </w:r>
          </w:p>
        </w:tc>
        <w:tc>
          <w:tcPr>
            <w:tcW w:w="2432" w:type="dxa"/>
            <w:tcMar>
              <w:top w:w="60" w:type="dxa"/>
              <w:left w:w="60" w:type="dxa"/>
              <w:bottom w:w="60" w:type="dxa"/>
              <w:right w:w="60" w:type="dxa"/>
            </w:tcMar>
            <w:vAlign w:val="center"/>
          </w:tcPr>
          <w:p w14:paraId="4398F0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class</w:t>
            </w:r>
          </w:p>
        </w:tc>
        <w:tc>
          <w:tcPr>
            <w:tcW w:w="3146" w:type="dxa"/>
            <w:tcMar>
              <w:top w:w="60" w:type="dxa"/>
              <w:left w:w="60" w:type="dxa"/>
              <w:bottom w:w="60" w:type="dxa"/>
              <w:right w:w="60" w:type="dxa"/>
            </w:tcMar>
            <w:vAlign w:val="center"/>
          </w:tcPr>
          <w:p w14:paraId="335992E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管涌渗漏等目标类别</w:t>
            </w:r>
          </w:p>
        </w:tc>
      </w:tr>
      <w:tr w14:paraId="021FA6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3AD6AF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7775E2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置信度</w:t>
            </w:r>
          </w:p>
        </w:tc>
        <w:tc>
          <w:tcPr>
            <w:tcW w:w="2432" w:type="dxa"/>
            <w:tcMar>
              <w:top w:w="60" w:type="dxa"/>
              <w:left w:w="60" w:type="dxa"/>
              <w:bottom w:w="60" w:type="dxa"/>
              <w:right w:w="60" w:type="dxa"/>
            </w:tcMar>
            <w:vAlign w:val="center"/>
          </w:tcPr>
          <w:p w14:paraId="4A5CD2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confidence</w:t>
            </w:r>
          </w:p>
        </w:tc>
        <w:tc>
          <w:tcPr>
            <w:tcW w:w="3146" w:type="dxa"/>
            <w:tcMar>
              <w:top w:w="60" w:type="dxa"/>
              <w:left w:w="60" w:type="dxa"/>
              <w:bottom w:w="60" w:type="dxa"/>
              <w:right w:w="60" w:type="dxa"/>
            </w:tcMar>
            <w:vAlign w:val="center"/>
          </w:tcPr>
          <w:p w14:paraId="406C527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0～1，界面按百分比显示</w:t>
            </w:r>
          </w:p>
        </w:tc>
      </w:tr>
      <w:tr w14:paraId="14B50E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0CB19F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275C9C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检出框与尺寸</w:t>
            </w:r>
          </w:p>
        </w:tc>
        <w:tc>
          <w:tcPr>
            <w:tcW w:w="2432" w:type="dxa"/>
            <w:tcMar>
              <w:top w:w="60" w:type="dxa"/>
              <w:left w:w="60" w:type="dxa"/>
              <w:bottom w:w="60" w:type="dxa"/>
              <w:right w:w="60" w:type="dxa"/>
            </w:tcMar>
            <w:vAlign w:val="center"/>
          </w:tcPr>
          <w:p w14:paraId="398292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x、y、width、height</w:t>
            </w:r>
          </w:p>
        </w:tc>
        <w:tc>
          <w:tcPr>
            <w:tcW w:w="3146" w:type="dxa"/>
            <w:tcMar>
              <w:top w:w="60" w:type="dxa"/>
              <w:left w:w="60" w:type="dxa"/>
              <w:bottom w:w="60" w:type="dxa"/>
              <w:right w:w="60" w:type="dxa"/>
            </w:tcMar>
            <w:vAlign w:val="center"/>
          </w:tcPr>
          <w:p w14:paraId="095E5F1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影像像素坐标</w:t>
            </w:r>
          </w:p>
        </w:tc>
      </w:tr>
      <w:tr w14:paraId="3630AA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26A93F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310E77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疑似程度</w:t>
            </w:r>
          </w:p>
        </w:tc>
        <w:tc>
          <w:tcPr>
            <w:tcW w:w="2432" w:type="dxa"/>
            <w:tcMar>
              <w:top w:w="60" w:type="dxa"/>
              <w:left w:w="60" w:type="dxa"/>
              <w:bottom w:w="60" w:type="dxa"/>
              <w:right w:w="60" w:type="dxa"/>
            </w:tcMar>
            <w:vAlign w:val="center"/>
          </w:tcPr>
          <w:p w14:paraId="56163A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piping</w:t>
            </w:r>
          </w:p>
        </w:tc>
        <w:tc>
          <w:tcPr>
            <w:tcW w:w="3146" w:type="dxa"/>
            <w:tcMar>
              <w:top w:w="60" w:type="dxa"/>
              <w:left w:w="60" w:type="dxa"/>
              <w:bottom w:w="60" w:type="dxa"/>
              <w:right w:w="60" w:type="dxa"/>
            </w:tcMar>
            <w:vAlign w:val="center"/>
          </w:tcPr>
          <w:p w14:paraId="374745A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服务给出的目标隶属度量</w:t>
            </w:r>
          </w:p>
        </w:tc>
      </w:tr>
      <w:tr w14:paraId="5F2719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758ED1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0935FB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标注影像</w:t>
            </w:r>
          </w:p>
        </w:tc>
        <w:tc>
          <w:tcPr>
            <w:tcW w:w="2432" w:type="dxa"/>
            <w:tcMar>
              <w:top w:w="60" w:type="dxa"/>
              <w:left w:w="60" w:type="dxa"/>
              <w:bottom w:w="60" w:type="dxa"/>
              <w:right w:w="60" w:type="dxa"/>
            </w:tcMar>
            <w:vAlign w:val="center"/>
          </w:tcPr>
          <w:p w14:paraId="46BA4A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imageBase64</w:t>
            </w:r>
          </w:p>
        </w:tc>
        <w:tc>
          <w:tcPr>
            <w:tcW w:w="3146" w:type="dxa"/>
            <w:tcMar>
              <w:top w:w="60" w:type="dxa"/>
              <w:left w:w="60" w:type="dxa"/>
              <w:bottom w:w="60" w:type="dxa"/>
              <w:right w:w="60" w:type="dxa"/>
            </w:tcMar>
            <w:vAlign w:val="center"/>
          </w:tcPr>
          <w:p w14:paraId="4CEB347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叠加检出框后的图像</w:t>
            </w:r>
          </w:p>
        </w:tc>
      </w:tr>
      <w:tr w14:paraId="3B710A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567EED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病害记录</w:t>
            </w:r>
          </w:p>
        </w:tc>
        <w:tc>
          <w:tcPr>
            <w:tcW w:w="1745" w:type="dxa"/>
            <w:tcMar>
              <w:top w:w="60" w:type="dxa"/>
              <w:left w:w="60" w:type="dxa"/>
              <w:bottom w:w="60" w:type="dxa"/>
              <w:right w:w="60" w:type="dxa"/>
            </w:tcMar>
            <w:vAlign w:val="center"/>
          </w:tcPr>
          <w:p w14:paraId="22F211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空间位置</w:t>
            </w:r>
          </w:p>
        </w:tc>
        <w:tc>
          <w:tcPr>
            <w:tcW w:w="2432" w:type="dxa"/>
            <w:tcMar>
              <w:top w:w="60" w:type="dxa"/>
              <w:left w:w="60" w:type="dxa"/>
              <w:bottom w:w="60" w:type="dxa"/>
              <w:right w:w="60" w:type="dxa"/>
            </w:tcMar>
            <w:vAlign w:val="center"/>
          </w:tcPr>
          <w:p w14:paraId="55B2C5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经度、纬度、桩号</w:t>
            </w:r>
          </w:p>
        </w:tc>
        <w:tc>
          <w:tcPr>
            <w:tcW w:w="3146" w:type="dxa"/>
            <w:tcMar>
              <w:top w:w="60" w:type="dxa"/>
              <w:left w:w="60" w:type="dxa"/>
              <w:bottom w:w="60" w:type="dxa"/>
              <w:right w:w="60" w:type="dxa"/>
            </w:tcMar>
            <w:vAlign w:val="center"/>
          </w:tcPr>
          <w:p w14:paraId="168D161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由位姿与地面分辨率换算</w:t>
            </w:r>
          </w:p>
        </w:tc>
      </w:tr>
      <w:tr w14:paraId="6772AC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2BB09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病害记录</w:t>
            </w:r>
          </w:p>
        </w:tc>
        <w:tc>
          <w:tcPr>
            <w:tcW w:w="1745" w:type="dxa"/>
            <w:tcMar>
              <w:top w:w="60" w:type="dxa"/>
              <w:left w:w="60" w:type="dxa"/>
              <w:bottom w:w="60" w:type="dxa"/>
              <w:right w:w="60" w:type="dxa"/>
            </w:tcMar>
            <w:vAlign w:val="center"/>
          </w:tcPr>
          <w:p w14:paraId="3648E7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复核状态</w:t>
            </w:r>
          </w:p>
        </w:tc>
        <w:tc>
          <w:tcPr>
            <w:tcW w:w="2432" w:type="dxa"/>
            <w:tcMar>
              <w:top w:w="60" w:type="dxa"/>
              <w:left w:w="60" w:type="dxa"/>
              <w:bottom w:w="60" w:type="dxa"/>
              <w:right w:w="60" w:type="dxa"/>
            </w:tcMar>
            <w:vAlign w:val="center"/>
          </w:tcPr>
          <w:p w14:paraId="2DF8D8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候选、误报、确认、可采纳</w:t>
            </w:r>
          </w:p>
        </w:tc>
        <w:tc>
          <w:tcPr>
            <w:tcW w:w="3146" w:type="dxa"/>
            <w:tcMar>
              <w:top w:w="60" w:type="dxa"/>
              <w:left w:w="60" w:type="dxa"/>
              <w:bottom w:w="60" w:type="dxa"/>
              <w:right w:w="60" w:type="dxa"/>
            </w:tcMar>
            <w:vAlign w:val="center"/>
          </w:tcPr>
          <w:p w14:paraId="31E0CC6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按表5-13的证据状态组织</w:t>
            </w:r>
          </w:p>
        </w:tc>
      </w:tr>
      <w:tr w14:paraId="3AF0FC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Borders>
              <w:bottom w:val="single" w:color="000000" w:sz="12" w:space="0"/>
            </w:tcBorders>
            <w:tcMar>
              <w:top w:w="60" w:type="dxa"/>
              <w:left w:w="60" w:type="dxa"/>
              <w:bottom w:w="60" w:type="dxa"/>
              <w:right w:w="60" w:type="dxa"/>
            </w:tcMar>
            <w:vAlign w:val="center"/>
          </w:tcPr>
          <w:p w14:paraId="7BC831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病害记录</w:t>
            </w:r>
          </w:p>
        </w:tc>
        <w:tc>
          <w:tcPr>
            <w:tcW w:w="1745" w:type="dxa"/>
            <w:tcBorders>
              <w:bottom w:val="single" w:color="000000" w:sz="12" w:space="0"/>
            </w:tcBorders>
            <w:tcMar>
              <w:top w:w="60" w:type="dxa"/>
              <w:left w:w="60" w:type="dxa"/>
              <w:bottom w:w="60" w:type="dxa"/>
              <w:right w:w="60" w:type="dxa"/>
            </w:tcMar>
            <w:vAlign w:val="center"/>
          </w:tcPr>
          <w:p w14:paraId="170BC2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证据权重</w:t>
            </w:r>
          </w:p>
        </w:tc>
        <w:tc>
          <w:tcPr>
            <w:tcW w:w="2432" w:type="dxa"/>
            <w:tcBorders>
              <w:bottom w:val="single" w:color="000000" w:sz="12" w:space="0"/>
            </w:tcBorders>
            <w:tcMar>
              <w:top w:w="60" w:type="dxa"/>
              <w:left w:w="60" w:type="dxa"/>
              <w:bottom w:w="60" w:type="dxa"/>
              <w:right w:w="60" w:type="dxa"/>
            </w:tcMar>
            <w:vAlign w:val="center"/>
          </w:tcPr>
          <w:p w14:paraId="34F548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位置权重、重复权重</w:t>
            </w:r>
          </w:p>
        </w:tc>
        <w:tc>
          <w:tcPr>
            <w:tcW w:w="3146" w:type="dxa"/>
            <w:tcBorders>
              <w:bottom w:val="single" w:color="000000" w:sz="12" w:space="0"/>
            </w:tcBorders>
            <w:tcMar>
              <w:top w:w="60" w:type="dxa"/>
              <w:left w:w="60" w:type="dxa"/>
              <w:bottom w:w="60" w:type="dxa"/>
              <w:right w:w="60" w:type="dxa"/>
            </w:tcMar>
            <w:vAlign w:val="center"/>
          </w:tcPr>
          <w:p w14:paraId="653BB98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评价阶段按 5.2.5 节取值</w:t>
            </w:r>
          </w:p>
        </w:tc>
      </w:tr>
    </w:tbl>
    <w:p w14:paraId="069F4498">
      <w:pPr>
        <w:pStyle w:val="6"/>
      </w:pPr>
      <w:r>
        <w:rPr>
          <w:rFonts w:ascii="Times New Roman" w:hAnsi="Times New Roman"/>
        </w:rPr>
        <w:t>6.3.4.3 巡检服务接口与证据传递</w:t>
      </w:r>
    </w:p>
    <w:p w14:paraId="30762399">
      <w:pPr>
        <w:spacing w:after="0" w:line="360" w:lineRule="auto"/>
        <w:rPr>
          <w:lang w:eastAsia="zh-CN"/>
        </w:rPr>
      </w:pPr>
      <w:r>
        <w:rPr>
          <w:rFonts w:ascii="Times New Roman" w:hAnsi="Times New Roman"/>
          <w:lang w:eastAsia="zh-CN"/>
        </w:rPr>
        <w:t>巡检识别在平台中以转发方式调用，业务后端不承担推理，只负责接收文件、附加配置并返回识别结果，接口定义如表6-15所示。识别服务的地址与凭证登记于接口配置表中，使模型服务独立部署与升级不需要改动前端；同时后端转发屏蔽了识别服务的直连暴露，用户上传的影像不经浏览器直接送达识别进程。</w:t>
      </w:r>
    </w:p>
    <w:p w14:paraId="7344BD6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表6-15　透明巡检服务接口定义</w:t>
      </w:r>
    </w:p>
    <w:p w14:paraId="35C699E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6-15 Interface definitions of the transparent inspection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5372"/>
        <w:gridCol w:w="986"/>
        <w:gridCol w:w="1315"/>
        <w:gridCol w:w="1397"/>
      </w:tblGrid>
      <w:tr w14:paraId="3A4265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5372" w:type="dxa"/>
            <w:tcBorders>
              <w:top w:val="single" w:color="000000" w:sz="12" w:space="0"/>
              <w:bottom w:val="single" w:color="000000" w:sz="6" w:space="0"/>
            </w:tcBorders>
            <w:tcMar>
              <w:top w:w="60" w:type="dxa"/>
              <w:left w:w="60" w:type="dxa"/>
              <w:bottom w:w="60" w:type="dxa"/>
              <w:right w:w="60" w:type="dxa"/>
            </w:tcMar>
            <w:vAlign w:val="center"/>
          </w:tcPr>
          <w:p w14:paraId="20B64D4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986" w:type="dxa"/>
            <w:tcBorders>
              <w:top w:val="single" w:color="000000" w:sz="12" w:space="0"/>
              <w:bottom w:val="single" w:color="000000" w:sz="6" w:space="0"/>
            </w:tcBorders>
            <w:tcMar>
              <w:top w:w="60" w:type="dxa"/>
              <w:left w:w="60" w:type="dxa"/>
              <w:bottom w:w="60" w:type="dxa"/>
              <w:right w:w="60" w:type="dxa"/>
            </w:tcMar>
            <w:vAlign w:val="center"/>
          </w:tcPr>
          <w:p w14:paraId="089299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315" w:type="dxa"/>
            <w:tcBorders>
              <w:top w:val="single" w:color="000000" w:sz="12" w:space="0"/>
              <w:bottom w:val="single" w:color="000000" w:sz="6" w:space="0"/>
            </w:tcBorders>
            <w:tcMar>
              <w:top w:w="60" w:type="dxa"/>
              <w:left w:w="60" w:type="dxa"/>
              <w:bottom w:w="60" w:type="dxa"/>
              <w:right w:w="60" w:type="dxa"/>
            </w:tcMar>
            <w:vAlign w:val="center"/>
          </w:tcPr>
          <w:p w14:paraId="3B55339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1397" w:type="dxa"/>
            <w:tcBorders>
              <w:top w:val="single" w:color="000000" w:sz="12" w:space="0"/>
              <w:bottom w:val="single" w:color="000000" w:sz="6" w:space="0"/>
            </w:tcBorders>
            <w:tcMar>
              <w:top w:w="60" w:type="dxa"/>
              <w:left w:w="60" w:type="dxa"/>
              <w:bottom w:w="60" w:type="dxa"/>
              <w:right w:w="60" w:type="dxa"/>
            </w:tcMar>
            <w:vAlign w:val="center"/>
          </w:tcPr>
          <w:p w14:paraId="59123D4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4F7815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2FAF54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/algorithm/infraredDetection/uploadImage</w:t>
            </w:r>
          </w:p>
        </w:tc>
        <w:tc>
          <w:tcPr>
            <w:tcW w:w="986" w:type="dxa"/>
            <w:tcMar>
              <w:top w:w="60" w:type="dxa"/>
              <w:left w:w="60" w:type="dxa"/>
              <w:bottom w:w="60" w:type="dxa"/>
              <w:right w:w="60" w:type="dxa"/>
            </w:tcMar>
            <w:vAlign w:val="center"/>
          </w:tcPr>
          <w:p w14:paraId="335801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Mar>
              <w:top w:w="60" w:type="dxa"/>
              <w:left w:w="60" w:type="dxa"/>
              <w:bottom w:w="60" w:type="dxa"/>
              <w:right w:w="60" w:type="dxa"/>
            </w:tcMar>
            <w:vAlign w:val="center"/>
          </w:tcPr>
          <w:p w14:paraId="7314B8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单幅影像文件</w:t>
            </w:r>
          </w:p>
        </w:tc>
        <w:tc>
          <w:tcPr>
            <w:tcW w:w="1397" w:type="dxa"/>
            <w:tcMar>
              <w:top w:w="60" w:type="dxa"/>
              <w:left w:w="60" w:type="dxa"/>
              <w:bottom w:w="60" w:type="dxa"/>
              <w:right w:w="60" w:type="dxa"/>
            </w:tcMar>
            <w:vAlign w:val="center"/>
          </w:tcPr>
          <w:p w14:paraId="58ACB0A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检出类别、置信度、检出框、标注影像</w:t>
            </w:r>
          </w:p>
        </w:tc>
      </w:tr>
      <w:tr w14:paraId="6F7E27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0F50EE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/algorithm/infraredDetection/uploadImageBatch</w:t>
            </w:r>
          </w:p>
        </w:tc>
        <w:tc>
          <w:tcPr>
            <w:tcW w:w="986" w:type="dxa"/>
            <w:tcMar>
              <w:top w:w="60" w:type="dxa"/>
              <w:left w:w="60" w:type="dxa"/>
              <w:bottom w:w="60" w:type="dxa"/>
              <w:right w:w="60" w:type="dxa"/>
            </w:tcMar>
            <w:vAlign w:val="center"/>
          </w:tcPr>
          <w:p w14:paraId="223E72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Mar>
              <w:top w:w="60" w:type="dxa"/>
              <w:left w:w="60" w:type="dxa"/>
              <w:bottom w:w="60" w:type="dxa"/>
              <w:right w:w="60" w:type="dxa"/>
            </w:tcMar>
            <w:vAlign w:val="center"/>
          </w:tcPr>
          <w:p w14:paraId="620956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多幅影像文件</w:t>
            </w:r>
          </w:p>
        </w:tc>
        <w:tc>
          <w:tcPr>
            <w:tcW w:w="1397" w:type="dxa"/>
            <w:tcMar>
              <w:top w:w="60" w:type="dxa"/>
              <w:left w:w="60" w:type="dxa"/>
              <w:bottom w:w="60" w:type="dxa"/>
              <w:right w:w="60" w:type="dxa"/>
            </w:tcMar>
            <w:vAlign w:val="center"/>
          </w:tcPr>
          <w:p w14:paraId="4D9B545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各影像的检出结果集合</w:t>
            </w:r>
          </w:p>
        </w:tc>
      </w:tr>
      <w:tr w14:paraId="678DC0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4328BB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/algorithm/infraredDetection/task</w:t>
            </w:r>
          </w:p>
        </w:tc>
        <w:tc>
          <w:tcPr>
            <w:tcW w:w="986" w:type="dxa"/>
            <w:tcMar>
              <w:top w:w="60" w:type="dxa"/>
              <w:left w:w="60" w:type="dxa"/>
              <w:bottom w:w="60" w:type="dxa"/>
              <w:right w:w="60" w:type="dxa"/>
            </w:tcMar>
            <w:vAlign w:val="center"/>
          </w:tcPr>
          <w:p w14:paraId="0CBEC9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Mar>
              <w:top w:w="60" w:type="dxa"/>
              <w:left w:w="60" w:type="dxa"/>
              <w:bottom w:w="60" w:type="dxa"/>
              <w:right w:w="60" w:type="dxa"/>
            </w:tcMar>
            <w:vAlign w:val="center"/>
          </w:tcPr>
          <w:p w14:paraId="10C940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巡检任务信息、影像清单</w:t>
            </w:r>
          </w:p>
        </w:tc>
        <w:tc>
          <w:tcPr>
            <w:tcW w:w="1397" w:type="dxa"/>
            <w:tcMar>
              <w:top w:w="60" w:type="dxa"/>
              <w:left w:w="60" w:type="dxa"/>
              <w:bottom w:w="60" w:type="dxa"/>
              <w:right w:w="60" w:type="dxa"/>
            </w:tcMar>
            <w:vAlign w:val="center"/>
          </w:tcPr>
          <w:p w14:paraId="6A22E47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巡检任务标识</w:t>
            </w:r>
          </w:p>
        </w:tc>
      </w:tr>
      <w:tr w14:paraId="148939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0E2CE6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/algorithm/infraredDetection/detections</w:t>
            </w:r>
          </w:p>
        </w:tc>
        <w:tc>
          <w:tcPr>
            <w:tcW w:w="986" w:type="dxa"/>
            <w:tcMar>
              <w:top w:w="60" w:type="dxa"/>
              <w:left w:w="60" w:type="dxa"/>
              <w:bottom w:w="60" w:type="dxa"/>
              <w:right w:w="60" w:type="dxa"/>
            </w:tcMar>
            <w:vAlign w:val="center"/>
          </w:tcPr>
          <w:p w14:paraId="376FB2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315" w:type="dxa"/>
            <w:tcMar>
              <w:top w:w="60" w:type="dxa"/>
              <w:left w:w="60" w:type="dxa"/>
              <w:bottom w:w="60" w:type="dxa"/>
              <w:right w:w="60" w:type="dxa"/>
            </w:tcMar>
            <w:vAlign w:val="center"/>
          </w:tcPr>
          <w:p w14:paraId="41CBEC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巡检任务标识、置信度下限</w:t>
            </w:r>
          </w:p>
        </w:tc>
        <w:tc>
          <w:tcPr>
            <w:tcW w:w="1397" w:type="dxa"/>
            <w:tcMar>
              <w:top w:w="60" w:type="dxa"/>
              <w:left w:w="60" w:type="dxa"/>
              <w:bottom w:w="60" w:type="dxa"/>
              <w:right w:w="60" w:type="dxa"/>
            </w:tcMar>
            <w:vAlign w:val="center"/>
          </w:tcPr>
          <w:p w14:paraId="5F26308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检出记录清单</w:t>
            </w:r>
          </w:p>
        </w:tc>
      </w:tr>
      <w:tr w14:paraId="18172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Borders>
              <w:bottom w:val="single" w:color="000000" w:sz="12" w:space="0"/>
            </w:tcBorders>
            <w:tcMar>
              <w:top w:w="60" w:type="dxa"/>
              <w:left w:w="60" w:type="dxa"/>
              <w:bottom w:w="60" w:type="dxa"/>
              <w:right w:w="60" w:type="dxa"/>
            </w:tcMar>
            <w:vAlign w:val="center"/>
          </w:tcPr>
          <w:p w14:paraId="0FCD14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/algorithm/infraredDetection/review</w:t>
            </w:r>
          </w:p>
        </w:tc>
        <w:tc>
          <w:tcPr>
            <w:tcW w:w="986" w:type="dxa"/>
            <w:tcBorders>
              <w:bottom w:val="single" w:color="000000" w:sz="12" w:space="0"/>
            </w:tcBorders>
            <w:tcMar>
              <w:top w:w="60" w:type="dxa"/>
              <w:left w:w="60" w:type="dxa"/>
              <w:bottom w:w="60" w:type="dxa"/>
              <w:right w:w="60" w:type="dxa"/>
            </w:tcMar>
            <w:vAlign w:val="center"/>
          </w:tcPr>
          <w:p w14:paraId="34C9C0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Borders>
              <w:bottom w:val="single" w:color="000000" w:sz="12" w:space="0"/>
            </w:tcBorders>
            <w:tcMar>
              <w:top w:w="60" w:type="dxa"/>
              <w:left w:w="60" w:type="dxa"/>
              <w:bottom w:w="60" w:type="dxa"/>
              <w:right w:w="60" w:type="dxa"/>
            </w:tcMar>
            <w:vAlign w:val="center"/>
          </w:tcPr>
          <w:p w14:paraId="679B11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检出标识、复核结论</w:t>
            </w:r>
          </w:p>
        </w:tc>
        <w:tc>
          <w:tcPr>
            <w:tcW w:w="1397" w:type="dxa"/>
            <w:tcBorders>
              <w:bottom w:val="single" w:color="000000" w:sz="12" w:space="0"/>
            </w:tcBorders>
            <w:tcMar>
              <w:top w:w="60" w:type="dxa"/>
              <w:left w:w="60" w:type="dxa"/>
              <w:bottom w:w="60" w:type="dxa"/>
              <w:right w:w="60" w:type="dxa"/>
            </w:tcMar>
            <w:vAlign w:val="center"/>
          </w:tcPr>
          <w:p w14:paraId="706D9F4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更新后的证据状态</w:t>
            </w:r>
          </w:p>
        </w:tc>
      </w:tr>
    </w:tbl>
    <w:p w14:paraId="552C269D">
      <w:pPr>
        <w:spacing w:after="0" w:line="360" w:lineRule="auto"/>
        <w:rPr>
          <w:lang w:eastAsia="zh-CN"/>
        </w:rPr>
      </w:pPr>
      <w:r>
        <w:rPr>
          <w:rFonts w:ascii="Times New Roman" w:hAnsi="Times New Roman"/>
          <w:lang w:eastAsia="zh-CN"/>
        </w:rPr>
        <w:t>向评价服务传递时，平台不传递原始影像，而传递病害记录的标识与证据状态：评价请求不因影像体量而膨胀，结论中的每一条巡检证据也可凭标识回指到标注影像与原始位姿。识别结果中候选与确认两类记录分别计数与展示，评价服务只取用已通过复核的记录，并在结论中单列缺失与候选清单。</w:t>
      </w:r>
    </w:p>
    <w:p w14:paraId="3884CE7F">
      <w:pPr>
        <w:pStyle w:val="5"/>
      </w:pPr>
      <w:r>
        <w:rPr>
          <w:rFonts w:ascii="Times New Roman" w:hAnsi="Times New Roman"/>
        </w:rPr>
        <w:t>6.3.5 透明评价服务集成</w:t>
      </w:r>
    </w:p>
    <w:p w14:paraId="11C79008">
      <w:pPr>
        <w:spacing w:after="0" w:line="360" w:lineRule="auto"/>
        <w:rPr>
          <w:lang w:eastAsia="zh-CN"/>
        </w:rPr>
      </w:pPr>
      <w:r>
        <w:rPr>
          <w:rFonts w:ascii="Times New Roman" w:hAnsi="Times New Roman"/>
          <w:lang w:eastAsia="zh-CN"/>
        </w:rPr>
        <w:t>透明评价服务是模型库中集成环节最多、直接支撑业务决策的服务。与前三类服务处理单一物理过程不同，它需要同时接入渗流计算的机理指标、巡检识别的病害证据与运行台账信息，并按第五章的指标体系、赋权方法、规则链与学习模型给出等级结论。平台侧职责因此集中在三个方面：按桩号区间装配参数集，按引用取用上游成果，按结论结构输出并驱动预警。评价方法与模型已在第五章给出，本节说明服务流程、数据映射与接口。安全评价模型的集成与评估流程如图6-17所示。</w:t>
      </w:r>
    </w:p>
    <w:p w14:paraId="3D980F33">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447665" cy="2288540"/>
            <wp:effectExtent l="0" t="0" r="635" b="0"/>
            <wp:docPr id="134"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010"/>
                    <pic:cNvPicPr>
                      <a:picLocks noChangeAspect="1"/>
                    </pic:cNvPicPr>
                  </pic:nvPicPr>
                  <pic:blipFill>
                    <a:blip r:embed="rId207"/>
                    <a:stretch>
                      <a:fillRect/>
                    </a:stretch>
                  </pic:blipFill>
                  <pic:spPr>
                    <a:xfrm>
                      <a:off x="0" y="0"/>
                      <a:ext cx="5460661" cy="2294176"/>
                    </a:xfrm>
                    <a:prstGeom prst="rect">
                      <a:avLst/>
                    </a:prstGeom>
                  </pic:spPr>
                </pic:pic>
              </a:graphicData>
            </a:graphic>
          </wp:inline>
        </w:drawing>
      </w:r>
    </w:p>
    <w:p w14:paraId="0DCA166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图6-17　安全评价模型集成与评估流程</w:t>
      </w:r>
    </w:p>
    <w:p w14:paraId="54D27A4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6-17 Integration and evaluation process of the safety evaluation models</w:t>
      </w:r>
    </w:p>
    <w:p w14:paraId="046FA055">
      <w:pPr>
        <w:pStyle w:val="6"/>
      </w:pPr>
      <w:r>
        <w:rPr>
          <w:rFonts w:ascii="Times New Roman" w:hAnsi="Times New Roman"/>
        </w:rPr>
        <w:t>6.3.5.1 服务功能与运行流程</w:t>
      </w:r>
    </w:p>
    <w:p w14:paraId="26CA4ED7">
      <w:pPr>
        <w:spacing w:after="0" w:line="360" w:lineRule="auto"/>
        <w:rPr>
          <w:lang w:eastAsia="zh-CN"/>
        </w:rPr>
      </w:pPr>
      <w:r>
        <w:rPr>
          <w:rFonts w:ascii="Times New Roman" w:hAnsi="Times New Roman"/>
          <w:lang w:eastAsia="zh-CN"/>
        </w:rPr>
        <w:t>一次评价由装参、取数、计算、输出四步构成。装参阶段，平台以断面桩号或桩号区间为索引，从参数集中取用该区域的几何参数、土体参数、水位工况、指标权重与门控阈值，参数集按版本生效，使同一区域的历次评价在同一套参数下可比。取数阶段，平台按标识取用渗流计算成果与巡检病害记录，并按时间窗取用监测数据填充动态量；对缺失的资料不补默认值，而按证据状态登记为缺失。计算阶段依次完成指标量化、赋权综合、规则链判定与学习模型修正，并按"学习模型只能调高、不能调低规则等级"的组合方式给出最终等级。输出阶段返回综合得分、等级、主控失效模式、门控触发项、缺失清单与危险水位，其中门控触发项用于说明等级为何被提升，主控失效模式用于说明结论主要由哪类风险决定。</w:t>
      </w:r>
    </w:p>
    <w:p w14:paraId="392460F0">
      <w:pPr>
        <w:pStyle w:val="6"/>
      </w:pPr>
      <w:r>
        <w:rPr>
          <w:rFonts w:ascii="Times New Roman" w:hAnsi="Times New Roman"/>
        </w:rPr>
        <w:t>6.3.5.2 评价数据映射</w:t>
      </w:r>
    </w:p>
    <w:p w14:paraId="2A750B64">
      <w:pPr>
        <w:spacing w:after="0" w:line="360" w:lineRule="auto"/>
        <w:rPr>
          <w:lang w:eastAsia="zh-CN"/>
        </w:rPr>
      </w:pPr>
      <w:r>
        <w:rPr>
          <w:rFonts w:ascii="Times New Roman" w:hAnsi="Times New Roman"/>
          <w:lang w:eastAsia="zh-CN"/>
        </w:rPr>
        <w:t>评价所使用的数据可归为四类来源：渗流计算结果、巡检证据、观测数据与工程台账、参数集。前两类由模型服务产出，后两类由数据底座提供。映射关系如表6-16所示。表中"缺失时处理"一列反映了评价服务与一般信息系统的差别：缺失不被当作合格，也不被当作不合格，而是进入证据状态处理流程，由门控与预警等级表达结论的把握程度。</w:t>
      </w:r>
    </w:p>
    <w:p w14:paraId="5AA9D3E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表6-16　透明评价服务的数据映射</w:t>
      </w:r>
    </w:p>
    <w:p w14:paraId="4E6A62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6-16 Data mapping of the transparent evaluation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39"/>
        <w:gridCol w:w="1729"/>
        <w:gridCol w:w="3943"/>
        <w:gridCol w:w="1759"/>
      </w:tblGrid>
      <w:tr w14:paraId="130390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639" w:type="dxa"/>
            <w:tcBorders>
              <w:top w:val="single" w:color="000000" w:sz="12" w:space="0"/>
              <w:bottom w:val="single" w:color="000000" w:sz="6" w:space="0"/>
            </w:tcBorders>
            <w:tcMar>
              <w:top w:w="60" w:type="dxa"/>
              <w:left w:w="60" w:type="dxa"/>
              <w:bottom w:w="60" w:type="dxa"/>
              <w:right w:w="60" w:type="dxa"/>
            </w:tcMar>
            <w:vAlign w:val="center"/>
          </w:tcPr>
          <w:p w14:paraId="510BE19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评价输入项</w:t>
            </w:r>
          </w:p>
        </w:tc>
        <w:tc>
          <w:tcPr>
            <w:tcW w:w="1729" w:type="dxa"/>
            <w:tcBorders>
              <w:top w:val="single" w:color="000000" w:sz="12" w:space="0"/>
              <w:bottom w:val="single" w:color="000000" w:sz="6" w:space="0"/>
            </w:tcBorders>
            <w:tcMar>
              <w:top w:w="60" w:type="dxa"/>
              <w:left w:w="60" w:type="dxa"/>
              <w:bottom w:w="60" w:type="dxa"/>
              <w:right w:w="60" w:type="dxa"/>
            </w:tcMar>
            <w:vAlign w:val="center"/>
          </w:tcPr>
          <w:p w14:paraId="1E4CD68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数据来源</w:t>
            </w:r>
          </w:p>
        </w:tc>
        <w:tc>
          <w:tcPr>
            <w:tcW w:w="3943" w:type="dxa"/>
            <w:tcBorders>
              <w:top w:val="single" w:color="000000" w:sz="12" w:space="0"/>
              <w:bottom w:val="single" w:color="000000" w:sz="6" w:space="0"/>
            </w:tcBorders>
            <w:tcMar>
              <w:top w:w="60" w:type="dxa"/>
              <w:left w:w="60" w:type="dxa"/>
              <w:bottom w:w="60" w:type="dxa"/>
              <w:right w:w="60" w:type="dxa"/>
            </w:tcMar>
            <w:vAlign w:val="center"/>
          </w:tcPr>
          <w:p w14:paraId="6E32BC2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映射字段</w:t>
            </w:r>
          </w:p>
        </w:tc>
        <w:tc>
          <w:tcPr>
            <w:tcW w:w="1759" w:type="dxa"/>
            <w:tcBorders>
              <w:top w:val="single" w:color="000000" w:sz="12" w:space="0"/>
              <w:bottom w:val="single" w:color="000000" w:sz="6" w:space="0"/>
            </w:tcBorders>
            <w:tcMar>
              <w:top w:w="60" w:type="dxa"/>
              <w:left w:w="60" w:type="dxa"/>
              <w:bottom w:w="60" w:type="dxa"/>
              <w:right w:w="60" w:type="dxa"/>
            </w:tcMar>
            <w:vAlign w:val="center"/>
          </w:tcPr>
          <w:p w14:paraId="49F7EE6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缺失时处理</w:t>
            </w:r>
          </w:p>
        </w:tc>
      </w:tr>
      <w:tr w14:paraId="65425B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21D209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堤基渗透比降</w:t>
            </w:r>
          </w:p>
        </w:tc>
        <w:tc>
          <w:tcPr>
            <w:tcW w:w="1729" w:type="dxa"/>
            <w:tcMar>
              <w:top w:w="60" w:type="dxa"/>
              <w:left w:w="60" w:type="dxa"/>
              <w:bottom w:w="60" w:type="dxa"/>
              <w:right w:w="60" w:type="dxa"/>
            </w:tcMar>
            <w:vAlign w:val="center"/>
          </w:tcPr>
          <w:p w14:paraId="508D3C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透明计算汇总成果</w:t>
            </w:r>
          </w:p>
        </w:tc>
        <w:tc>
          <w:tcPr>
            <w:tcW w:w="3943" w:type="dxa"/>
            <w:tcMar>
              <w:top w:w="60" w:type="dxa"/>
              <w:left w:w="60" w:type="dxa"/>
              <w:bottom w:w="60" w:type="dxa"/>
              <w:right w:w="60" w:type="dxa"/>
            </w:tcMar>
            <w:vAlign w:val="center"/>
          </w:tcPr>
          <w:p w14:paraId="2C2E57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最大向上出逸梯度、梯度高分位数</w:t>
            </w:r>
          </w:p>
        </w:tc>
        <w:tc>
          <w:tcPr>
            <w:tcW w:w="1759" w:type="dxa"/>
            <w:tcMar>
              <w:top w:w="60" w:type="dxa"/>
              <w:left w:w="60" w:type="dxa"/>
              <w:bottom w:w="60" w:type="dxa"/>
              <w:right w:w="60" w:type="dxa"/>
            </w:tcMar>
            <w:vAlign w:val="center"/>
          </w:tcPr>
          <w:p w14:paraId="1B5D3D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登记缺失并评估门控影响</w:t>
            </w:r>
          </w:p>
        </w:tc>
      </w:tr>
      <w:tr w14:paraId="65F648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32D484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堤身渗流稳定</w:t>
            </w:r>
          </w:p>
        </w:tc>
        <w:tc>
          <w:tcPr>
            <w:tcW w:w="1729" w:type="dxa"/>
            <w:tcMar>
              <w:top w:w="60" w:type="dxa"/>
              <w:left w:w="60" w:type="dxa"/>
              <w:bottom w:w="60" w:type="dxa"/>
              <w:right w:w="60" w:type="dxa"/>
            </w:tcMar>
            <w:vAlign w:val="center"/>
          </w:tcPr>
          <w:p w14:paraId="2ACB32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透明计算汇总成果</w:t>
            </w:r>
          </w:p>
        </w:tc>
        <w:tc>
          <w:tcPr>
            <w:tcW w:w="3943" w:type="dxa"/>
            <w:tcMar>
              <w:top w:w="60" w:type="dxa"/>
              <w:left w:w="60" w:type="dxa"/>
              <w:bottom w:w="60" w:type="dxa"/>
              <w:right w:w="60" w:type="dxa"/>
            </w:tcMar>
            <w:vAlign w:val="center"/>
          </w:tcPr>
          <w:p w14:paraId="1602ED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出逸面梯度、压力水头</w:t>
            </w:r>
          </w:p>
        </w:tc>
        <w:tc>
          <w:tcPr>
            <w:tcW w:w="1759" w:type="dxa"/>
            <w:tcMar>
              <w:top w:w="60" w:type="dxa"/>
              <w:left w:w="60" w:type="dxa"/>
              <w:bottom w:w="60" w:type="dxa"/>
              <w:right w:w="60" w:type="dxa"/>
            </w:tcMar>
            <w:vAlign w:val="center"/>
          </w:tcPr>
          <w:p w14:paraId="1C03E11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同上</w:t>
            </w:r>
          </w:p>
        </w:tc>
      </w:tr>
      <w:tr w14:paraId="769923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7ADC05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堤基接触冲刷</w:t>
            </w:r>
          </w:p>
        </w:tc>
        <w:tc>
          <w:tcPr>
            <w:tcW w:w="1729" w:type="dxa"/>
            <w:tcMar>
              <w:top w:w="60" w:type="dxa"/>
              <w:left w:w="60" w:type="dxa"/>
              <w:bottom w:w="60" w:type="dxa"/>
              <w:right w:w="60" w:type="dxa"/>
            </w:tcMar>
            <w:vAlign w:val="center"/>
          </w:tcPr>
          <w:p w14:paraId="6C1518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透明计算汇总成果</w:t>
            </w:r>
          </w:p>
        </w:tc>
        <w:tc>
          <w:tcPr>
            <w:tcW w:w="3943" w:type="dxa"/>
            <w:tcMar>
              <w:top w:w="60" w:type="dxa"/>
              <w:left w:w="60" w:type="dxa"/>
              <w:bottom w:w="60" w:type="dxa"/>
              <w:right w:w="60" w:type="dxa"/>
            </w:tcMar>
            <w:vAlign w:val="center"/>
          </w:tcPr>
          <w:p w14:paraId="4F8AD9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出逸面数量、潜在通道条数</w:t>
            </w:r>
          </w:p>
        </w:tc>
        <w:tc>
          <w:tcPr>
            <w:tcW w:w="1759" w:type="dxa"/>
            <w:tcMar>
              <w:top w:w="60" w:type="dxa"/>
              <w:left w:w="60" w:type="dxa"/>
              <w:bottom w:w="60" w:type="dxa"/>
              <w:right w:w="60" w:type="dxa"/>
            </w:tcMar>
            <w:vAlign w:val="center"/>
          </w:tcPr>
          <w:p w14:paraId="47FB213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同上</w:t>
            </w:r>
          </w:p>
        </w:tc>
      </w:tr>
      <w:tr w14:paraId="0C7E7C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287A7D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渗漏现象</w:t>
            </w:r>
          </w:p>
        </w:tc>
        <w:tc>
          <w:tcPr>
            <w:tcW w:w="1729" w:type="dxa"/>
            <w:tcMar>
              <w:top w:w="60" w:type="dxa"/>
              <w:left w:w="60" w:type="dxa"/>
              <w:bottom w:w="60" w:type="dxa"/>
              <w:right w:w="60" w:type="dxa"/>
            </w:tcMar>
            <w:vAlign w:val="center"/>
          </w:tcPr>
          <w:p w14:paraId="18EB17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巡检病害记录</w:t>
            </w:r>
          </w:p>
        </w:tc>
        <w:tc>
          <w:tcPr>
            <w:tcW w:w="3943" w:type="dxa"/>
            <w:tcMar>
              <w:top w:w="60" w:type="dxa"/>
              <w:left w:w="60" w:type="dxa"/>
              <w:bottom w:w="60" w:type="dxa"/>
              <w:right w:w="60" w:type="dxa"/>
            </w:tcMar>
            <w:vAlign w:val="center"/>
          </w:tcPr>
          <w:p w14:paraId="1DB657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桩号、经纬度、置信度、复核状态</w:t>
            </w:r>
          </w:p>
        </w:tc>
        <w:tc>
          <w:tcPr>
            <w:tcW w:w="1759" w:type="dxa"/>
            <w:tcMar>
              <w:top w:w="60" w:type="dxa"/>
              <w:left w:w="60" w:type="dxa"/>
              <w:bottom w:w="60" w:type="dxa"/>
              <w:right w:w="60" w:type="dxa"/>
            </w:tcMar>
            <w:vAlign w:val="center"/>
          </w:tcPr>
          <w:p w14:paraId="5B9B011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候选不进入评分，单列清单</w:t>
            </w:r>
          </w:p>
        </w:tc>
      </w:tr>
      <w:tr w14:paraId="051524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11B731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上下游水位与降雨</w:t>
            </w:r>
          </w:p>
        </w:tc>
        <w:tc>
          <w:tcPr>
            <w:tcW w:w="1729" w:type="dxa"/>
            <w:tcMar>
              <w:top w:w="60" w:type="dxa"/>
              <w:left w:w="60" w:type="dxa"/>
              <w:bottom w:w="60" w:type="dxa"/>
              <w:right w:w="60" w:type="dxa"/>
            </w:tcMar>
            <w:vAlign w:val="center"/>
          </w:tcPr>
          <w:p w14:paraId="081EBA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观测序列</w:t>
            </w:r>
          </w:p>
        </w:tc>
        <w:tc>
          <w:tcPr>
            <w:tcW w:w="3943" w:type="dxa"/>
            <w:tcMar>
              <w:top w:w="60" w:type="dxa"/>
              <w:left w:w="60" w:type="dxa"/>
              <w:bottom w:w="60" w:type="dxa"/>
              <w:right w:w="60" w:type="dxa"/>
            </w:tcMar>
            <w:vAlign w:val="center"/>
          </w:tcPr>
          <w:p w14:paraId="5158C6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水位、降雨量、采集时间</w:t>
            </w:r>
          </w:p>
        </w:tc>
        <w:tc>
          <w:tcPr>
            <w:tcW w:w="1759" w:type="dxa"/>
            <w:tcMar>
              <w:top w:w="60" w:type="dxa"/>
              <w:left w:w="60" w:type="dxa"/>
              <w:bottom w:w="60" w:type="dxa"/>
              <w:right w:w="60" w:type="dxa"/>
            </w:tcMar>
            <w:vAlign w:val="center"/>
          </w:tcPr>
          <w:p w14:paraId="4904110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取最近时间窗并标注时效</w:t>
            </w:r>
          </w:p>
        </w:tc>
      </w:tr>
      <w:tr w14:paraId="75DCAB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6D1A16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土体与几何参数</w:t>
            </w:r>
          </w:p>
        </w:tc>
        <w:tc>
          <w:tcPr>
            <w:tcW w:w="1729" w:type="dxa"/>
            <w:tcMar>
              <w:top w:w="60" w:type="dxa"/>
              <w:left w:w="60" w:type="dxa"/>
              <w:bottom w:w="60" w:type="dxa"/>
              <w:right w:w="60" w:type="dxa"/>
            </w:tcMar>
            <w:vAlign w:val="center"/>
          </w:tcPr>
          <w:p w14:paraId="73E03B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土体参数表、地层分层表</w:t>
            </w:r>
          </w:p>
        </w:tc>
        <w:tc>
          <w:tcPr>
            <w:tcW w:w="3943" w:type="dxa"/>
            <w:tcMar>
              <w:top w:w="60" w:type="dxa"/>
              <w:left w:w="60" w:type="dxa"/>
              <w:bottom w:w="60" w:type="dxa"/>
              <w:right w:w="60" w:type="dxa"/>
            </w:tcMar>
            <w:vAlign w:val="center"/>
          </w:tcPr>
          <w:p w14:paraId="2180C5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黏聚力、内摩擦角、重度、渗透系数、坡比、堤高</w:t>
            </w:r>
          </w:p>
        </w:tc>
        <w:tc>
          <w:tcPr>
            <w:tcW w:w="1759" w:type="dxa"/>
            <w:tcMar>
              <w:top w:w="60" w:type="dxa"/>
              <w:left w:w="60" w:type="dxa"/>
              <w:bottom w:w="60" w:type="dxa"/>
              <w:right w:w="60" w:type="dxa"/>
            </w:tcMar>
            <w:vAlign w:val="center"/>
          </w:tcPr>
          <w:p w14:paraId="1275BF6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取参数集默认版本</w:t>
            </w:r>
          </w:p>
        </w:tc>
      </w:tr>
      <w:tr w14:paraId="5B4227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058097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权重与阈值</w:t>
            </w:r>
          </w:p>
        </w:tc>
        <w:tc>
          <w:tcPr>
            <w:tcW w:w="1729" w:type="dxa"/>
            <w:tcMar>
              <w:top w:w="60" w:type="dxa"/>
              <w:left w:w="60" w:type="dxa"/>
              <w:bottom w:w="60" w:type="dxa"/>
              <w:right w:w="60" w:type="dxa"/>
            </w:tcMar>
            <w:vAlign w:val="center"/>
          </w:tcPr>
          <w:p w14:paraId="27714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参数集</w:t>
            </w:r>
          </w:p>
        </w:tc>
        <w:tc>
          <w:tcPr>
            <w:tcW w:w="3943" w:type="dxa"/>
            <w:tcMar>
              <w:top w:w="60" w:type="dxa"/>
              <w:left w:w="60" w:type="dxa"/>
              <w:bottom w:w="60" w:type="dxa"/>
              <w:right w:w="60" w:type="dxa"/>
            </w:tcMar>
            <w:vAlign w:val="center"/>
          </w:tcPr>
          <w:p w14:paraId="520965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指标综合权重、门控阈值、赋分锚点</w:t>
            </w:r>
          </w:p>
        </w:tc>
        <w:tc>
          <w:tcPr>
            <w:tcW w:w="1759" w:type="dxa"/>
            <w:tcMar>
              <w:top w:w="60" w:type="dxa"/>
              <w:left w:w="60" w:type="dxa"/>
              <w:bottom w:w="60" w:type="dxa"/>
              <w:right w:w="60" w:type="dxa"/>
            </w:tcMar>
            <w:vAlign w:val="center"/>
          </w:tcPr>
          <w:p w14:paraId="0F6C52E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引用最新版本</w:t>
            </w:r>
          </w:p>
        </w:tc>
      </w:tr>
      <w:tr w14:paraId="1E0EB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Borders>
              <w:bottom w:val="single" w:color="000000" w:sz="12" w:space="0"/>
            </w:tcBorders>
            <w:tcMar>
              <w:top w:w="60" w:type="dxa"/>
              <w:left w:w="60" w:type="dxa"/>
              <w:bottom w:w="60" w:type="dxa"/>
              <w:right w:w="60" w:type="dxa"/>
            </w:tcMar>
            <w:vAlign w:val="center"/>
          </w:tcPr>
          <w:p w14:paraId="485378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评价结论</w:t>
            </w:r>
          </w:p>
        </w:tc>
        <w:tc>
          <w:tcPr>
            <w:tcW w:w="1729" w:type="dxa"/>
            <w:tcBorders>
              <w:bottom w:val="single" w:color="000000" w:sz="12" w:space="0"/>
            </w:tcBorders>
            <w:tcMar>
              <w:top w:w="60" w:type="dxa"/>
              <w:left w:w="60" w:type="dxa"/>
              <w:bottom w:w="60" w:type="dxa"/>
              <w:right w:w="60" w:type="dxa"/>
            </w:tcMar>
            <w:vAlign w:val="center"/>
          </w:tcPr>
          <w:p w14:paraId="1F8643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评价结论表</w:t>
            </w:r>
          </w:p>
        </w:tc>
        <w:tc>
          <w:tcPr>
            <w:tcW w:w="3943" w:type="dxa"/>
            <w:tcBorders>
              <w:bottom w:val="single" w:color="000000" w:sz="12" w:space="0"/>
            </w:tcBorders>
            <w:tcMar>
              <w:top w:w="60" w:type="dxa"/>
              <w:left w:w="60" w:type="dxa"/>
              <w:bottom w:w="60" w:type="dxa"/>
              <w:right w:w="60" w:type="dxa"/>
            </w:tcMar>
            <w:vAlign w:val="center"/>
          </w:tcPr>
          <w:p w14:paraId="1D46CF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综合得分、安全等级、主控失效模式、门控项、危险水位</w:t>
            </w:r>
          </w:p>
        </w:tc>
        <w:tc>
          <w:tcPr>
            <w:tcW w:w="1759" w:type="dxa"/>
            <w:tcBorders>
              <w:bottom w:val="single" w:color="000000" w:sz="12" w:space="0"/>
            </w:tcBorders>
            <w:tcMar>
              <w:top w:w="60" w:type="dxa"/>
              <w:left w:w="60" w:type="dxa"/>
              <w:bottom w:w="60" w:type="dxa"/>
              <w:right w:w="60" w:type="dxa"/>
            </w:tcMar>
            <w:vAlign w:val="center"/>
          </w:tcPr>
          <w:p w14:paraId="2E2FB19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w:t>
            </w:r>
          </w:p>
        </w:tc>
      </w:tr>
    </w:tbl>
    <w:p w14:paraId="2973B679">
      <w:pPr>
        <w:spacing w:after="0" w:line="360" w:lineRule="auto"/>
        <w:rPr>
          <w:lang w:eastAsia="zh-CN"/>
        </w:rPr>
      </w:pPr>
      <w:del w:id="900039" w:author="Claude" w:date="2026-10-28T00:00:00Z">
        <w:r>
          <w:rPr>
            <w:rFonts w:ascii="Times New Roman" w:hAnsi="Times New Roman"/>
            <w:lang w:eastAsia="zh-CN"/>
          </w:rPr>
          <w:delText xml:space="preserve">平台上呈现的等级与第五章表5-16的三级划分对应，并在界面上以一级安全、二级警戒与三级危险命名，分别以绿色、黄色与红色标识，与主页预警事件面板、堤段统计徽标使用同一套色标。</w:delText>
        </w:r>
      </w:del>
      <w:ins w:id="900040" w:author="Claude" w:date="2026-10-28T00:00:00Z">
        <w:r>
          <w:rPr>
            <w:rFonts w:ascii="Times New Roman" w:hAnsi="Times New Roman"/>
            <w:lang w:eastAsia="zh-CN"/>
          </w:rPr>
          <w:t>平台上呈现的等级与第五章表5-16的三级划分一一对应，界面直接采用A级（安全）、B级（基本安全）与C级（不安全）的名称，分别以平台蓝、琥珀色与红色标识，与主页预警事件面板、堤段统计徽标使用同一套色标；界面只保留这三种色相，门控触发、等级范围等提示以文字标签附加在对应色块上。</w:t>
        </w:r>
      </w:ins>
      <w:r>
        <w:rPr>
          <w:rFonts w:ascii="Times New Roman" w:hAnsi="Times New Roman"/>
          <w:lang w:eastAsia="zh-CN"/>
        </w:rPr>
        <w:t xml:space="preserve">抗滑稳定安全系数另按 1.25 与 1.0 两个阈值分档显示，仅作为分项示值；最终等级仍以规则链与学习模型的组合结果为准，两者不一致时按组合结果取值并在结论中标注差异。</w:t>
      </w:r>
    </w:p>
    <w:p w14:paraId="3E31966C">
      <w:pPr>
        <w:pStyle w:val="6"/>
      </w:pPr>
      <w:r>
        <w:rPr>
          <w:rFonts w:ascii="Times New Roman" w:hAnsi="Times New Roman"/>
        </w:rPr>
        <w:t>6.3.5.3 机理指标与稳定性分析的数据衔接</w:t>
      </w:r>
    </w:p>
    <w:p w14:paraId="7FBA4BBD">
      <w:pPr>
        <w:spacing w:after="0" w:line="360" w:lineRule="auto"/>
        <w:rPr>
          <w:lang w:eastAsia="zh-CN"/>
        </w:rPr>
      </w:pPr>
      <w:r>
        <w:rPr>
          <w:rFonts w:ascii="Times New Roman" w:hAnsi="Times New Roman"/>
          <w:lang w:eastAsia="zh-CN"/>
        </w:rPr>
        <w:t>机理分析部分的数据通路只有一条，即渗流计算的孔隙水压力分布。透明评价服务从渗流成果中取用压力水头场，换算为各网格点的孔隙水压力，作为稳定性分析的输入，进而计算滑面上的有效应力与抗剪强度；对稳态工况取单一时刻的场态，对水位骤升骤降工况取各时间层，得到安全系数随时间的变化。该通路上没有人工转抄：断面的几何、地层与孔压均来自同一任务编号下的成果文件，因而安全系数与渗流场可以同步回溯。数据衔接关系如图6-18所示。</w:t>
      </w:r>
    </w:p>
    <w:p w14:paraId="1480401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002155"/>
            <wp:effectExtent l="0" t="0" r="6985" b="3175"/>
            <wp:docPr id="135" name="Picture 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9642"/>
                    <pic:cNvPicPr>
                      <a:picLocks noChangeAspect="1"/>
                    </pic:cNvPicPr>
                  </pic:nvPicPr>
                  <pic:blipFill>
                    <a:blip r:embed="rId208"/>
                    <a:stretch>
                      <a:fillRect/>
                    </a:stretch>
                  </pic:blipFill>
                  <pic:spPr>
                    <a:xfrm>
                      <a:off x="0" y="0"/>
                      <a:ext cx="5669280" cy="2002341"/>
                    </a:xfrm>
                    <a:prstGeom prst="rect">
                      <a:avLst/>
                    </a:prstGeom>
                  </pic:spPr>
                </pic:pic>
              </a:graphicData>
            </a:graphic>
          </wp:inline>
        </w:drawing>
      </w:r>
    </w:p>
    <w:p w14:paraId="37A8AD7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图6-18　渗流—稳定性耦合分析服务</w:t>
      </w:r>
    </w:p>
    <w:p w14:paraId="237C0A5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6-18 Coupled seepage-stability analysis service</w:t>
      </w:r>
    </w:p>
    <w:p w14:paraId="224B26CE">
      <w:pPr>
        <w:spacing w:after="0" w:line="360" w:lineRule="auto"/>
        <w:rPr>
          <w:lang w:eastAsia="zh-CN"/>
        </w:rPr>
      </w:pPr>
      <w:r>
        <w:rPr>
          <w:rFonts w:ascii="Times New Roman" w:hAnsi="Times New Roman"/>
          <w:lang w:eastAsia="zh-CN"/>
        </w:rPr>
        <w:t>两类计算共用同一地质数据与工况参数，但求解过程相互独立，只在数据层面单向传递：渗流场结果不因稳定性分析而改变，稳定性分析也不以滑面安全系数反向修正渗流场。</w:t>
      </w:r>
    </w:p>
    <w:p w14:paraId="20DEE684">
      <w:pPr>
        <w:pStyle w:val="6"/>
      </w:pPr>
      <w:r>
        <w:rPr>
          <w:rFonts w:ascii="Times New Roman" w:hAnsi="Times New Roman"/>
        </w:rPr>
        <w:t>6.3.5.4 透明评价服务接口定义</w:t>
      </w:r>
    </w:p>
    <w:p w14:paraId="0A0126FE">
      <w:pPr>
        <w:spacing w:after="0" w:line="360" w:lineRule="auto"/>
        <w:rPr>
          <w:lang w:eastAsia="zh-CN"/>
        </w:rPr>
      </w:pPr>
      <w:r>
        <w:rPr>
          <w:rFonts w:ascii="Times New Roman" w:hAnsi="Times New Roman"/>
          <w:lang w:eastAsia="zh-CN"/>
        </w:rPr>
        <w:t>透明评价服务的接口具有两个特点：输入以引用为主，请求中提交的是渗流任务标识、巡检任务标识与参数集标识，由服务在执行过程中按标识检索数据；输出分为结论与依据两部分，除等级与危险水位外，同时返回分项指标值、得分、权重、证据状态与门控项。接口定义如表6-17所示。</w:t>
      </w:r>
    </w:p>
    <w:p w14:paraId="51E5527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表6-17　透明评价服务接口定义</w:t>
      </w:r>
    </w:p>
    <w:p w14:paraId="62B6A3D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6-17 Interface definitions of the transparent evaluation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077"/>
        <w:gridCol w:w="1043"/>
        <w:gridCol w:w="1938"/>
        <w:gridCol w:w="2012"/>
      </w:tblGrid>
      <w:tr w14:paraId="543751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4077" w:type="dxa"/>
            <w:tcBorders>
              <w:top w:val="single" w:color="000000" w:sz="12" w:space="0"/>
              <w:bottom w:val="single" w:color="000000" w:sz="6" w:space="0"/>
            </w:tcBorders>
            <w:tcMar>
              <w:top w:w="60" w:type="dxa"/>
              <w:left w:w="60" w:type="dxa"/>
              <w:bottom w:w="60" w:type="dxa"/>
              <w:right w:w="60" w:type="dxa"/>
            </w:tcMar>
            <w:vAlign w:val="center"/>
          </w:tcPr>
          <w:p w14:paraId="55D8C02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1043" w:type="dxa"/>
            <w:tcBorders>
              <w:top w:val="single" w:color="000000" w:sz="12" w:space="0"/>
              <w:bottom w:val="single" w:color="000000" w:sz="6" w:space="0"/>
            </w:tcBorders>
            <w:tcMar>
              <w:top w:w="60" w:type="dxa"/>
              <w:left w:w="60" w:type="dxa"/>
              <w:bottom w:w="60" w:type="dxa"/>
              <w:right w:w="60" w:type="dxa"/>
            </w:tcMar>
            <w:vAlign w:val="center"/>
          </w:tcPr>
          <w:p w14:paraId="4993F5D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938" w:type="dxa"/>
            <w:tcBorders>
              <w:top w:val="single" w:color="000000" w:sz="12" w:space="0"/>
              <w:bottom w:val="single" w:color="000000" w:sz="6" w:space="0"/>
            </w:tcBorders>
            <w:tcMar>
              <w:top w:w="60" w:type="dxa"/>
              <w:left w:w="60" w:type="dxa"/>
              <w:bottom w:w="60" w:type="dxa"/>
              <w:right w:w="60" w:type="dxa"/>
            </w:tcMar>
            <w:vAlign w:val="center"/>
          </w:tcPr>
          <w:p w14:paraId="4D51F18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2012" w:type="dxa"/>
            <w:tcBorders>
              <w:top w:val="single" w:color="000000" w:sz="12" w:space="0"/>
              <w:bottom w:val="single" w:color="000000" w:sz="6" w:space="0"/>
            </w:tcBorders>
            <w:tcMar>
              <w:top w:w="60" w:type="dxa"/>
              <w:left w:w="60" w:type="dxa"/>
              <w:bottom w:w="60" w:type="dxa"/>
              <w:right w:w="60" w:type="dxa"/>
            </w:tcMar>
            <w:vAlign w:val="center"/>
          </w:tcPr>
          <w:p w14:paraId="374FB79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619C5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6D72FF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/api/model/evaluate/run</w:t>
            </w:r>
          </w:p>
        </w:tc>
        <w:tc>
          <w:tcPr>
            <w:tcW w:w="1043" w:type="dxa"/>
            <w:tcMar>
              <w:top w:w="60" w:type="dxa"/>
              <w:left w:w="60" w:type="dxa"/>
              <w:bottom w:w="60" w:type="dxa"/>
              <w:right w:w="60" w:type="dxa"/>
            </w:tcMar>
            <w:vAlign w:val="center"/>
          </w:tcPr>
          <w:p w14:paraId="36E811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938" w:type="dxa"/>
            <w:tcMar>
              <w:top w:w="60" w:type="dxa"/>
              <w:left w:w="60" w:type="dxa"/>
              <w:bottom w:w="60" w:type="dxa"/>
              <w:right w:w="60" w:type="dxa"/>
            </w:tcMar>
            <w:vAlign w:val="center"/>
          </w:tcPr>
          <w:p w14:paraId="4EC49B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桩号区间、评价时间、渗流任务标识集合、巡检任务标识集合、参数集标识</w:t>
            </w:r>
          </w:p>
        </w:tc>
        <w:tc>
          <w:tcPr>
            <w:tcW w:w="2012" w:type="dxa"/>
            <w:tcMar>
              <w:top w:w="60" w:type="dxa"/>
              <w:left w:w="60" w:type="dxa"/>
              <w:bottom w:w="60" w:type="dxa"/>
              <w:right w:w="60" w:type="dxa"/>
            </w:tcMar>
            <w:vAlign w:val="center"/>
          </w:tcPr>
          <w:p w14:paraId="58D4658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评价批次标识与初始状态</w:t>
            </w:r>
          </w:p>
        </w:tc>
      </w:tr>
      <w:tr w14:paraId="242B27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700E92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/api/model/evaluate/status</w:t>
            </w:r>
          </w:p>
        </w:tc>
        <w:tc>
          <w:tcPr>
            <w:tcW w:w="1043" w:type="dxa"/>
            <w:tcMar>
              <w:top w:w="60" w:type="dxa"/>
              <w:left w:w="60" w:type="dxa"/>
              <w:bottom w:w="60" w:type="dxa"/>
              <w:right w:w="60" w:type="dxa"/>
            </w:tcMar>
            <w:vAlign w:val="center"/>
          </w:tcPr>
          <w:p w14:paraId="74ED0B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Mar>
              <w:top w:w="60" w:type="dxa"/>
              <w:left w:w="60" w:type="dxa"/>
              <w:bottom w:w="60" w:type="dxa"/>
              <w:right w:w="60" w:type="dxa"/>
            </w:tcMar>
            <w:vAlign w:val="center"/>
          </w:tcPr>
          <w:p w14:paraId="4CDAAF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w:t>
            </w:r>
          </w:p>
        </w:tc>
        <w:tc>
          <w:tcPr>
            <w:tcW w:w="2012" w:type="dxa"/>
            <w:tcMar>
              <w:top w:w="60" w:type="dxa"/>
              <w:left w:w="60" w:type="dxa"/>
              <w:bottom w:w="60" w:type="dxa"/>
              <w:right w:w="60" w:type="dxa"/>
            </w:tcMar>
            <w:vAlign w:val="center"/>
          </w:tcPr>
          <w:p w14:paraId="79E7587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执行阶段与进度</w:t>
            </w:r>
          </w:p>
        </w:tc>
      </w:tr>
      <w:tr w14:paraId="1F1269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57DD61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/api/model/evaluate/result</w:t>
            </w:r>
          </w:p>
        </w:tc>
        <w:tc>
          <w:tcPr>
            <w:tcW w:w="1043" w:type="dxa"/>
            <w:tcMar>
              <w:top w:w="60" w:type="dxa"/>
              <w:left w:w="60" w:type="dxa"/>
              <w:bottom w:w="60" w:type="dxa"/>
              <w:right w:w="60" w:type="dxa"/>
            </w:tcMar>
            <w:vAlign w:val="center"/>
          </w:tcPr>
          <w:p w14:paraId="649CF6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Mar>
              <w:top w:w="60" w:type="dxa"/>
              <w:left w:w="60" w:type="dxa"/>
              <w:bottom w:w="60" w:type="dxa"/>
              <w:right w:w="60" w:type="dxa"/>
            </w:tcMar>
            <w:vAlign w:val="center"/>
          </w:tcPr>
          <w:p w14:paraId="472503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w:t>
            </w:r>
          </w:p>
        </w:tc>
        <w:tc>
          <w:tcPr>
            <w:tcW w:w="2012" w:type="dxa"/>
            <w:tcMar>
              <w:top w:w="60" w:type="dxa"/>
              <w:left w:w="60" w:type="dxa"/>
              <w:bottom w:w="60" w:type="dxa"/>
              <w:right w:w="60" w:type="dxa"/>
            </w:tcMar>
            <w:vAlign w:val="center"/>
          </w:tcPr>
          <w:p w14:paraId="113DD73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综合得分、安全等级、主控失效模式、门控项</w:t>
            </w:r>
          </w:p>
        </w:tc>
      </w:tr>
      <w:tr w14:paraId="452405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36C143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/api/model/evaluate/indicators</w:t>
            </w:r>
          </w:p>
        </w:tc>
        <w:tc>
          <w:tcPr>
            <w:tcW w:w="1043" w:type="dxa"/>
            <w:tcMar>
              <w:top w:w="60" w:type="dxa"/>
              <w:left w:w="60" w:type="dxa"/>
              <w:bottom w:w="60" w:type="dxa"/>
              <w:right w:w="60" w:type="dxa"/>
            </w:tcMar>
            <w:vAlign w:val="center"/>
          </w:tcPr>
          <w:p w14:paraId="2D27BDD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Mar>
              <w:top w:w="60" w:type="dxa"/>
              <w:left w:w="60" w:type="dxa"/>
              <w:bottom w:w="60" w:type="dxa"/>
              <w:right w:w="60" w:type="dxa"/>
            </w:tcMar>
            <w:vAlign w:val="center"/>
          </w:tcPr>
          <w:p w14:paraId="27DDE7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w:t>
            </w:r>
          </w:p>
        </w:tc>
        <w:tc>
          <w:tcPr>
            <w:tcW w:w="2012" w:type="dxa"/>
            <w:tcMar>
              <w:top w:w="60" w:type="dxa"/>
              <w:left w:w="60" w:type="dxa"/>
              <w:bottom w:w="60" w:type="dxa"/>
              <w:right w:w="60" w:type="dxa"/>
            </w:tcMar>
            <w:vAlign w:val="center"/>
          </w:tcPr>
          <w:p w14:paraId="62CC7CD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分项指标值、得分、权重与证据状态</w:t>
            </w:r>
          </w:p>
        </w:tc>
      </w:tr>
      <w:tr w14:paraId="6827AD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2E35B1E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/api/model/evaluate/forecast</w:t>
            </w:r>
          </w:p>
        </w:tc>
        <w:tc>
          <w:tcPr>
            <w:tcW w:w="1043" w:type="dxa"/>
            <w:tcMar>
              <w:top w:w="60" w:type="dxa"/>
              <w:left w:w="60" w:type="dxa"/>
              <w:bottom w:w="60" w:type="dxa"/>
              <w:right w:w="60" w:type="dxa"/>
            </w:tcMar>
            <w:vAlign w:val="center"/>
          </w:tcPr>
          <w:p w14:paraId="6B248B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938" w:type="dxa"/>
            <w:tcMar>
              <w:top w:w="60" w:type="dxa"/>
              <w:left w:w="60" w:type="dxa"/>
              <w:bottom w:w="60" w:type="dxa"/>
              <w:right w:w="60" w:type="dxa"/>
            </w:tcMar>
            <w:vAlign w:val="center"/>
          </w:tcPr>
          <w:p w14:paraId="563670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堤高、坡比、干湿循环次数</w:t>
            </w:r>
          </w:p>
        </w:tc>
        <w:tc>
          <w:tcPr>
            <w:tcW w:w="2012" w:type="dxa"/>
            <w:tcMar>
              <w:top w:w="60" w:type="dxa"/>
              <w:left w:w="60" w:type="dxa"/>
              <w:bottom w:w="60" w:type="dxa"/>
              <w:right w:w="60" w:type="dxa"/>
            </w:tcMar>
            <w:vAlign w:val="center"/>
          </w:tcPr>
          <w:p w14:paraId="2B3C28B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危险水位预测值与特征贡献度</w:t>
            </w:r>
          </w:p>
        </w:tc>
      </w:tr>
      <w:tr w14:paraId="5D2375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Borders>
              <w:bottom w:val="single" w:color="000000" w:sz="12" w:space="0"/>
            </w:tcBorders>
            <w:tcMar>
              <w:top w:w="60" w:type="dxa"/>
              <w:left w:w="60" w:type="dxa"/>
              <w:bottom w:w="60" w:type="dxa"/>
              <w:right w:w="60" w:type="dxa"/>
            </w:tcMar>
            <w:vAlign w:val="center"/>
          </w:tcPr>
          <w:p w14:paraId="641AB0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/api/model/evaluate/explain</w:t>
            </w:r>
          </w:p>
        </w:tc>
        <w:tc>
          <w:tcPr>
            <w:tcW w:w="1043" w:type="dxa"/>
            <w:tcBorders>
              <w:bottom w:val="single" w:color="000000" w:sz="12" w:space="0"/>
            </w:tcBorders>
            <w:tcMar>
              <w:top w:w="60" w:type="dxa"/>
              <w:left w:w="60" w:type="dxa"/>
              <w:bottom w:w="60" w:type="dxa"/>
              <w:right w:w="60" w:type="dxa"/>
            </w:tcMar>
            <w:vAlign w:val="center"/>
          </w:tcPr>
          <w:p w14:paraId="5F8F21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Borders>
              <w:bottom w:val="single" w:color="000000" w:sz="12" w:space="0"/>
            </w:tcBorders>
            <w:tcMar>
              <w:top w:w="60" w:type="dxa"/>
              <w:left w:w="60" w:type="dxa"/>
              <w:bottom w:w="60" w:type="dxa"/>
              <w:right w:w="60" w:type="dxa"/>
            </w:tcMar>
            <w:vAlign w:val="center"/>
          </w:tcPr>
          <w:p w14:paraId="0A6D31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评价批次标识、断面编号</w:t>
            </w:r>
          </w:p>
        </w:tc>
        <w:tc>
          <w:tcPr>
            <w:tcW w:w="2012" w:type="dxa"/>
            <w:tcBorders>
              <w:bottom w:val="single" w:color="000000" w:sz="12" w:space="0"/>
            </w:tcBorders>
            <w:tcMar>
              <w:top w:w="60" w:type="dxa"/>
              <w:left w:w="60" w:type="dxa"/>
              <w:bottom w:w="60" w:type="dxa"/>
              <w:right w:w="60" w:type="dxa"/>
            </w:tcMar>
            <w:vAlign w:val="center"/>
          </w:tcPr>
          <w:p w14:paraId="67C2ABA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特征贡献值与依据说明</w:t>
            </w:r>
          </w:p>
        </w:tc>
      </w:tr>
    </w:tbl>
    <w:p w14:paraId="3AE9C064">
      <w:pPr>
        <w:spacing w:after="0" w:line="360" w:lineRule="auto"/>
        <w:rPr>
          <w:lang w:eastAsia="zh-CN"/>
        </w:rPr>
      </w:pPr>
      <w:r>
        <w:rPr>
          <w:rFonts w:ascii="Times New Roman" w:hAnsi="Times New Roman"/>
          <w:lang w:eastAsia="zh-CN"/>
        </w:rPr>
        <w:t xml:space="preserve">评价结论生成后由平台按等级分派后续动作：</w:t>
      </w:r>
      <w:del w:id="900041" w:author="Claude" w:date="2026-10-28T00:00:00Z">
        <w:r>
          <w:rPr>
            <w:rFonts w:ascii="Times New Roman" w:hAnsi="Times New Roman"/>
            <w:lang w:eastAsia="zh-CN"/>
          </w:rPr>
          <w:delText xml:space="preserve">一级安全仅</w:delText>
        </w:r>
      </w:del>
      <w:ins w:id="900042" w:author="Claude" w:date="2026-10-28T00:00:00Z">
        <w:r>
          <w:rPr>
            <w:rFonts w:ascii="Times New Roman" w:hAnsi="Times New Roman"/>
            <w:lang w:eastAsia="zh-CN"/>
          </w:rPr>
          <w:t>A级仅</w:t>
        </w:r>
      </w:ins>
      <w:r>
        <w:rPr>
          <w:rFonts w:ascii="Times New Roman" w:hAnsi="Times New Roman"/>
          <w:lang w:eastAsia="zh-CN"/>
        </w:rPr>
        <w:t xml:space="preserve">更新评价记录；</w:t>
      </w:r>
      <w:del w:id="900043" w:author="Claude" w:date="2026-10-28T00:00:00Z">
        <w:r>
          <w:rPr>
            <w:rFonts w:ascii="Times New Roman" w:hAnsi="Times New Roman"/>
            <w:lang w:eastAsia="zh-CN"/>
          </w:rPr>
          <w:delText xml:space="preserve">二级警戒向</w:delText>
        </w:r>
      </w:del>
      <w:ins w:id="900044" w:author="Claude" w:date="2026-10-28T00:00:00Z">
        <w:r>
          <w:rPr>
            <w:rFonts w:ascii="Times New Roman" w:hAnsi="Times New Roman"/>
            <w:lang w:eastAsia="zh-CN"/>
          </w:rPr>
          <w:t>B级向</w:t>
        </w:r>
      </w:ins>
      <w:r>
        <w:rPr>
          <w:rFonts w:ascii="Times New Roman" w:hAnsi="Times New Roman"/>
          <w:lang w:eastAsia="zh-CN"/>
        </w:rPr>
        <w:t xml:space="preserve">责任人推送提示并建议加密该堤段观测；</w:t>
      </w:r>
      <w:del w:id="900045" w:author="Claude" w:date="2026-10-28T00:00:00Z">
        <w:r>
          <w:rPr>
            <w:rFonts w:ascii="Times New Roman" w:hAnsi="Times New Roman"/>
            <w:lang w:eastAsia="zh-CN"/>
          </w:rPr>
          <w:delText xml:space="preserve">三级危险提升</w:delText>
        </w:r>
      </w:del>
      <w:ins w:id="900046" w:author="Claude" w:date="2026-10-28T00:00:00Z">
        <w:r>
          <w:rPr>
            <w:rFonts w:ascii="Times New Roman" w:hAnsi="Times New Roman"/>
            <w:lang w:eastAsia="zh-CN"/>
          </w:rPr>
          <w:t>C级提升</w:t>
        </w:r>
      </w:ins>
      <w:r>
        <w:rPr>
          <w:rFonts w:ascii="Times New Roman" w:hAnsi="Times New Roman"/>
          <w:lang w:eastAsia="zh-CN"/>
        </w:rPr>
        <w:t xml:space="preserve">预警等级，推送包含机理指标与巡检证据两类依据的预警说明，并在预警事件面板中标记对应位置。批量评价时，平台以请求编号区分同一批次内的多条记录，逐条返回得分、等级形成过程、主控失效模式与状态，失败的记录与成功记录一并返回，使批次结果可以按等级与状态筛选后导出。</w:t>
      </w:r>
    </w:p>
    <w:p w14:paraId="50E952A1">
      <w:pPr>
        <w:pStyle w:val="4"/>
      </w:pPr>
      <w:r>
        <w:rPr>
          <w:rFonts w:ascii="Times New Roman" w:hAnsi="Times New Roman"/>
        </w:rPr>
        <w:t>6.4 数字孪生平台界面设计与应用示例</w:t>
      </w:r>
    </w:p>
    <w:p w14:paraId="27C24628">
      <w:pPr>
        <w:spacing w:after="0" w:line="360" w:lineRule="auto"/>
        <w:rPr>
          <w:lang w:eastAsia="zh-CN"/>
        </w:rPr>
      </w:pPr>
      <w:r>
        <w:rPr>
          <w:rFonts w:ascii="Times New Roman" w:hAnsi="Times New Roman" w:cs="Times New Roman"/>
          <w:lang w:eastAsia="zh-CN"/>
        </w:rPr>
        <w:t>平台界面是用户与数字孪生体交互的直接载体，平台以透明堤防主页为统一入口，按照透明地质、透明计算、透明巡检与透明评价四个功能模块组织，平台的功能架构如图6-19所示。平台本身即为面向管理人员的综合门户，居于功能架构顶层，承担综合态势汇聚与统一交互入口职能；透明地质、透明计算、透明巡检与透明评价四个模块沿“建模—计算—巡检—评价”的业务链条依次衔接，既可由用户逐级操作触发，也可由自然语言交互服务统一编排调用；数据底座与服务层构成支撑各功能模块运行的基础设施。四个业务模块并非严格的线性关系：透明评价既可调用实时计算结果，也可调用历史归档结果；透明巡检的病害信息既可在评价时融合使用，也可独立用于巡检业务的闭环管理。</w:t>
      </w:r>
    </w:p>
    <w:p w14:paraId="630A28D9">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559685"/>
            <wp:effectExtent l="0" t="0" r="0" b="9525"/>
            <wp:docPr id="136" name="图片 70" descr="G:\DeepSeekWorkingPlace\Paper-1\4-图表\图片v4\图6-23　平台功能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70" descr="G:\DeepSeekWorkingPlace\Paper-1\4-图表\图片v4\图6-23　平台功能架构图.pn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a:xfrm>
                      <a:off x="0" y="0"/>
                      <a:ext cx="5669280" cy="2560220"/>
                    </a:xfrm>
                    <a:prstGeom prst="rect">
                      <a:avLst/>
                    </a:prstGeom>
                    <a:noFill/>
                    <a:ln>
                      <a:noFill/>
                    </a:ln>
                  </pic:spPr>
                </pic:pic>
              </a:graphicData>
            </a:graphic>
          </wp:inline>
        </w:drawing>
      </w:r>
    </w:p>
    <w:p w14:paraId="17CDEF2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图6-19　平台功能架构图</w:t>
      </w:r>
    </w:p>
    <w:p w14:paraId="525BF7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6-19 Functional architecture of the platform</w:t>
      </w:r>
    </w:p>
    <w:p w14:paraId="2D346391">
      <w:pPr>
        <w:spacing w:after="0" w:line="360" w:lineRule="auto"/>
        <w:rPr>
          <w:lang w:eastAsia="zh-CN"/>
        </w:rPr>
      </w:pPr>
      <w:r>
        <w:rPr>
          <w:rFonts w:ascii="Times New Roman" w:hAnsi="Times New Roman" w:cs="Times New Roman"/>
          <w:lang w:eastAsia="zh-CN"/>
        </w:rPr>
        <w:t>平台的核心功能流程如图6-20所示。用户通过透明地质模块完成模型文件导入与模型内容配置并驱动地质建模运算，生成的固定切面与动态切面文件为透明计算模块提供几何与地层数据支撑；透明计算模块对水位高程、土层类型等核心参数进行调整后，计算生成总水头分布图、浸润线图、压力水头图、流线图及渗流速度图等成果；渗流计算结果连同无人机巡检识别出的病害信息一并汇入透明评价模块，形成堤段安全等级与预警结论；评价结论进一步反馈至平台主页与巡检模块。</w:t>
      </w:r>
    </w:p>
    <w:p w14:paraId="4DDC83D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733675"/>
            <wp:effectExtent l="0" t="0" r="0" b="3810"/>
            <wp:docPr id="137" name="图片 71" descr="G:\DeepSeekWorkingPlace\Paper-1\4-图表\图片v4\图6-24　平台核心功能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G:\DeepSeekWorkingPlace\Paper-1\4-图表\图片v4\图6-24　平台核心功能流程图.pn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a:xfrm>
                      <a:off x="0" y="0"/>
                      <a:ext cx="5669280" cy="2734187"/>
                    </a:xfrm>
                    <a:prstGeom prst="rect">
                      <a:avLst/>
                    </a:prstGeom>
                    <a:noFill/>
                    <a:ln>
                      <a:noFill/>
                    </a:ln>
                  </pic:spPr>
                </pic:pic>
              </a:graphicData>
            </a:graphic>
          </wp:inline>
        </w:drawing>
      </w:r>
    </w:p>
    <w:p w14:paraId="1FBBE5D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图6-20　平台核心功能流程图</w:t>
      </w:r>
    </w:p>
    <w:p w14:paraId="066C5A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6-20 Flowchart of the core functions of the platform</w:t>
      </w:r>
    </w:p>
    <w:p w14:paraId="05DF2080">
      <w:pPr>
        <w:spacing w:after="0" w:line="360" w:lineRule="auto"/>
        <w:rPr>
          <w:lang w:eastAsia="zh-CN"/>
        </w:rPr>
      </w:pPr>
      <w:r>
        <w:rPr>
          <w:rFonts w:ascii="Times New Roman" w:hAnsi="Times New Roman" w:cs="Times New Roman"/>
          <w:lang w:eastAsia="zh-CN"/>
        </w:rPr>
        <w:t xml:space="preserve">平台主页是面向管理人员的默认入口。页面以可视化地图呈现示范堤段范围内感知设备与水工设施的分布全貌，并通过数据面板同步展示实时预警事件、堤防综合评价结论、所选区域的当前水位以及安全巡检统计信息。地图底图叠加堤防中心线、穿堤建筑物、监测测点与无人机起降点等要素，各图层可由用户按需开关。门户顶部以徽标形式汇总显示</w:t>
      </w:r>
      <w:del w:id="900047" w:author="Claude" w:date="2026-10-28T00:00:00Z">
        <w:r>
          <w:rPr>
            <w:rFonts w:ascii="Times New Roman" w:hAnsi="Times New Roman" w:cs="Times New Roman"/>
            <w:lang w:eastAsia="zh-CN"/>
          </w:rPr>
          <w:delText xml:space="preserve">当前危险、警戒与安全堤段的数量</w:delText>
        </w:r>
      </w:del>
      <w:ins w:id="900048" w:author="Claude" w:date="2026-10-28T00:00:00Z">
        <w:r>
          <w:rPr>
            <w:rFonts w:ascii="Times New Roman" w:hAnsi="Times New Roman" w:cs="Times New Roman"/>
            <w:lang w:eastAsia="zh-CN"/>
          </w:rPr>
          <w:t>当前C级、B级与A级堤段的数量</w:t>
        </w:r>
      </w:ins>
      <w:r>
        <w:rPr>
          <w:rFonts w:ascii="Times New Roman" w:hAnsi="Times New Roman" w:cs="Times New Roman"/>
          <w:lang w:eastAsia="zh-CN"/>
        </w:rPr>
        <w:t xml:space="preserve">，底部设置四个功能模块的导航入口。</w:t>
      </w:r>
      <w:r>
        <w:rPr>
          <w:rFonts w:ascii="Times New Roman" w:hAnsi="Times New Roman" w:cs="Times New Roman"/>
        </w:rPr>
        <w:t>门户主界面如图6-21所示。</w:t>
      </w:r>
    </w:p>
    <w:p w14:paraId="5BEE81D3">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3188970"/>
            <wp:effectExtent l="0" t="0" r="0" b="0"/>
            <wp:docPr id="138" name="图片 72" descr="G:\DeepSeekWorkingPlace\Paper-1\4-图表\去红框\图6-26_主页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72" descr="G:\DeepSeekWorkingPlace\Paper-1\4-图表\去红框\图6-26_主页界面.jp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a:xfrm>
                      <a:off x="0" y="0"/>
                      <a:ext cx="5669280" cy="3188970"/>
                    </a:xfrm>
                    <a:prstGeom prst="rect">
                      <a:avLst/>
                    </a:prstGeom>
                    <a:noFill/>
                    <a:ln>
                      <a:noFill/>
                    </a:ln>
                  </pic:spPr>
                </pic:pic>
              </a:graphicData>
            </a:graphic>
          </wp:inline>
        </w:drawing>
      </w:r>
    </w:p>
    <w:p w14:paraId="67F765C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图6-21　主页界面</w:t>
      </w:r>
    </w:p>
    <w:p w14:paraId="1907586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6-21 Homepage interface</w:t>
      </w:r>
    </w:p>
    <w:p w14:paraId="49D67514">
      <w:pPr>
        <w:spacing w:after="0" w:line="360" w:lineRule="auto"/>
        <w:rPr>
          <w:lang w:eastAsia="zh-CN"/>
        </w:rPr>
      </w:pPr>
      <w:r>
        <w:rPr>
          <w:rFonts w:ascii="Times New Roman" w:hAnsi="Times New Roman" w:cs="Times New Roman"/>
          <w:lang w:eastAsia="zh-CN"/>
        </w:rPr>
        <w:t xml:space="preserve">预警事件面板实现堤防区域管控预警与滑坡预警两类信息的实时展示，并在地图上同步完成对应预警点位的标记。面板按“全部／管涌／滑坡”分类检索，每条预警记录显示事件类型、发生时间与所在桩号；</w:t>
      </w:r>
      <w:del w:id="900049" w:author="Claude" w:date="2026-10-28T00:00:00Z">
        <w:r>
          <w:rPr>
            <w:rFonts w:ascii="Times New Roman" w:hAnsi="Times New Roman" w:cs="Times New Roman"/>
            <w:lang w:eastAsia="zh-CN"/>
          </w:rPr>
          <w:delText xml:space="preserve">预警等级以颜色区分，其中一级安全以绿色标识、二级警戒以黄色标识、三级危险以红色标识。</w:delText>
        </w:r>
      </w:del>
      <w:ins w:id="900050" w:author="Claude" w:date="2026-10-28T00:00:00Z">
        <w:r>
          <w:rPr>
            <w:rFonts w:ascii="Times New Roman" w:hAnsi="Times New Roman" w:cs="Times New Roman"/>
            <w:lang w:eastAsia="zh-CN"/>
          </w:rPr>
          <w:t>预警等级按表5-18划分，颜色与评价等级共用同一套色标，一级预警以红色标识，二级、三级预警以琥珀色标识并以文字区分，常规状态以平台蓝标识。</w:t>
        </w:r>
      </w:ins>
      <w:r>
        <w:rPr>
          <w:rFonts w:ascii="Times New Roman" w:hAnsi="Times New Roman" w:cs="Times New Roman"/>
          <w:lang w:eastAsia="zh-CN"/>
        </w:rPr>
        <w:t xml:space="preserve">用户点击预警条目后，地图自动定位至相应位置，并弹出该点位的预警依据与处置建议。</w:t>
      </w:r>
      <w:r>
        <w:rPr>
          <w:rFonts w:ascii="Times New Roman" w:hAnsi="Times New Roman" w:cs="Times New Roman"/>
        </w:rPr>
        <w:t>预警事件面板界面如图6-22所示。</w:t>
      </w:r>
    </w:p>
    <w:p w14:paraId="4356531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39"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3"/>
                    <pic:cNvPicPr>
                      <a:picLocks noChangeAspect="1"/>
                    </pic:cNvPicPr>
                  </pic:nvPicPr>
                  <pic:blipFill>
                    <a:blip r:embed="rId212"/>
                    <a:stretch>
                      <a:fillRect/>
                    </a:stretch>
                  </pic:blipFill>
                  <pic:spPr>
                    <a:xfrm>
                      <a:off x="0" y="0"/>
                      <a:ext cx="5220000" cy="2936250"/>
                    </a:xfrm>
                    <a:prstGeom prst="rect">
                      <a:avLst/>
                    </a:prstGeom>
                  </pic:spPr>
                </pic:pic>
              </a:graphicData>
            </a:graphic>
          </wp:inline>
        </w:drawing>
      </w:r>
    </w:p>
    <w:p w14:paraId="61BD5B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图6-22　预警事件面板界面</w:t>
      </w:r>
    </w:p>
    <w:p w14:paraId="3871595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6-22 Interface of the early-warning event panel</w:t>
      </w:r>
    </w:p>
    <w:p w14:paraId="6F7DA311">
      <w:pPr>
        <w:spacing w:after="0" w:line="360" w:lineRule="auto"/>
        <w:rPr>
          <w:lang w:eastAsia="zh-CN"/>
        </w:rPr>
      </w:pPr>
      <w:r>
        <w:rPr>
          <w:rFonts w:ascii="Times New Roman" w:hAnsi="Times New Roman" w:cs="Times New Roman"/>
        </w:rPr>
        <w:t>综合评价面板展示目标堤防区域冲刷稳定性、变形稳定性、抗滑稳定性、渗流稳定性及结构完整性的评价结果与统计分析。各分项以雷达图呈现，用于反映五类稳定性的均衡程度；雷达图旁给出综合得分与安全等级，并标注当前的控制性因素。综合评价面板界面如图6-23所示。</w:t>
      </w:r>
    </w:p>
    <w:p w14:paraId="41E5A70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015"/>
                    <pic:cNvPicPr>
                      <a:picLocks noChangeAspect="1"/>
                    </pic:cNvPicPr>
                  </pic:nvPicPr>
                  <pic:blipFill>
                    <a:blip r:embed="rId213"/>
                    <a:stretch>
                      <a:fillRect/>
                    </a:stretch>
                  </pic:blipFill>
                  <pic:spPr>
                    <a:xfrm>
                      <a:off x="0" y="0"/>
                      <a:ext cx="5220000" cy="2936250"/>
                    </a:xfrm>
                    <a:prstGeom prst="rect">
                      <a:avLst/>
                    </a:prstGeom>
                  </pic:spPr>
                </pic:pic>
              </a:graphicData>
            </a:graphic>
          </wp:inline>
        </w:drawing>
      </w:r>
    </w:p>
    <w:p w14:paraId="2246A2D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图6-23　综合评价面板界面</w:t>
      </w:r>
    </w:p>
    <w:p w14:paraId="0AE316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6-23 Interface of the comprehensive evaluation panel</w:t>
      </w:r>
    </w:p>
    <w:p w14:paraId="44D8D1BD">
      <w:pPr>
        <w:spacing w:after="0" w:line="360" w:lineRule="auto"/>
        <w:rPr>
          <w:lang w:eastAsia="zh-CN"/>
        </w:rPr>
      </w:pPr>
      <w:r>
        <w:rPr>
          <w:rFonts w:ascii="Times New Roman" w:hAnsi="Times New Roman" w:cs="Times New Roman"/>
        </w:rPr>
        <w:t>当前水位面板实现目标区域当前水位数据的统计展示以及警戒水位阈值的同步可视化。</w:t>
      </w:r>
      <w:r>
        <w:rPr>
          <w:rFonts w:ascii="Times New Roman" w:hAnsi="Times New Roman" w:cs="Times New Roman"/>
          <w:lang w:eastAsia="zh-CN"/>
        </w:rPr>
        <w:t>面板以水位过程线为主体，叠加显示实测水位与警戒水位两条曲线，当实测水位接近或超过警戒水位时以颜色变化进行强调，并同时在页面顶部显示常驻告警条。</w:t>
      </w:r>
      <w:r>
        <w:rPr>
          <w:rFonts w:ascii="Times New Roman" w:hAnsi="Times New Roman" w:cs="Times New Roman"/>
        </w:rPr>
        <w:t>当前水位面板界面如图6-24所示。</w:t>
      </w:r>
    </w:p>
    <w:p w14:paraId="4CF3269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016"/>
                    <pic:cNvPicPr>
                      <a:picLocks noChangeAspect="1"/>
                    </pic:cNvPicPr>
                  </pic:nvPicPr>
                  <pic:blipFill>
                    <a:blip r:embed="rId214"/>
                    <a:stretch>
                      <a:fillRect/>
                    </a:stretch>
                  </pic:blipFill>
                  <pic:spPr>
                    <a:xfrm>
                      <a:off x="0" y="0"/>
                      <a:ext cx="5220000" cy="2936250"/>
                    </a:xfrm>
                    <a:prstGeom prst="rect">
                      <a:avLst/>
                    </a:prstGeom>
                  </pic:spPr>
                </pic:pic>
              </a:graphicData>
            </a:graphic>
          </wp:inline>
        </w:drawing>
      </w:r>
    </w:p>
    <w:p w14:paraId="271D1E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图6-24　当前水位面板界面</w:t>
      </w:r>
    </w:p>
    <w:p w14:paraId="2329753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6-24 Interface of the current water level panel</w:t>
      </w:r>
    </w:p>
    <w:p w14:paraId="08838E97">
      <w:pPr>
        <w:spacing w:after="0" w:line="360" w:lineRule="auto"/>
        <w:rPr>
          <w:lang w:eastAsia="zh-CN"/>
        </w:rPr>
      </w:pPr>
      <w:r>
        <w:rPr>
          <w:rFonts w:ascii="Times New Roman" w:hAnsi="Times New Roman" w:cs="Times New Roman"/>
        </w:rPr>
        <w:t>安全巡检面板实现目标区域巡检数量的多时间维度统计，覆盖近一周、近一个月及近一年三个周期，并以柱状图区分已完成巡检与异常巡检的数量。安全巡检面板界面如图6-25所示。</w:t>
      </w:r>
    </w:p>
    <w:p w14:paraId="3A01D9C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2"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017"/>
                    <pic:cNvPicPr>
                      <a:picLocks noChangeAspect="1"/>
                    </pic:cNvPicPr>
                  </pic:nvPicPr>
                  <pic:blipFill>
                    <a:blip r:embed="rId215"/>
                    <a:stretch>
                      <a:fillRect/>
                    </a:stretch>
                  </pic:blipFill>
                  <pic:spPr>
                    <a:xfrm>
                      <a:off x="0" y="0"/>
                      <a:ext cx="5220000" cy="2936250"/>
                    </a:xfrm>
                    <a:prstGeom prst="rect">
                      <a:avLst/>
                    </a:prstGeom>
                  </pic:spPr>
                </pic:pic>
              </a:graphicData>
            </a:graphic>
          </wp:inline>
        </w:drawing>
      </w:r>
    </w:p>
    <w:p w14:paraId="740C4D2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图6-25　安全巡检面板界面</w:t>
      </w:r>
    </w:p>
    <w:p w14:paraId="16F7E0C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6-25 Interface of the safety inspection panel</w:t>
      </w:r>
    </w:p>
    <w:p w14:paraId="3E76FA73">
      <w:pPr>
        <w:spacing w:after="0" w:line="360" w:lineRule="auto"/>
        <w:rPr>
          <w:lang w:eastAsia="zh-CN"/>
        </w:rPr>
      </w:pPr>
      <w:r>
        <w:rPr>
          <w:rFonts w:ascii="Times New Roman" w:hAnsi="Times New Roman" w:cs="Times New Roman"/>
        </w:rPr>
        <w:t>影像选择比对功能支持用户选取历史遥感影像数据开展比对分析，并在比对页面中通过拖拉交互方式查看不同时相的影像地图，用于识别堤段表部形态的年际变化。影像选择比对界面如图6-26所示。</w:t>
      </w:r>
    </w:p>
    <w:p w14:paraId="7572E48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3"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018"/>
                    <pic:cNvPicPr>
                      <a:picLocks noChangeAspect="1"/>
                    </pic:cNvPicPr>
                  </pic:nvPicPr>
                  <pic:blipFill>
                    <a:blip r:embed="rId216"/>
                    <a:stretch>
                      <a:fillRect/>
                    </a:stretch>
                  </pic:blipFill>
                  <pic:spPr>
                    <a:xfrm>
                      <a:off x="0" y="0"/>
                      <a:ext cx="5220000" cy="2936250"/>
                    </a:xfrm>
                    <a:prstGeom prst="rect">
                      <a:avLst/>
                    </a:prstGeom>
                  </pic:spPr>
                </pic:pic>
              </a:graphicData>
            </a:graphic>
          </wp:inline>
        </w:drawing>
      </w:r>
    </w:p>
    <w:p w14:paraId="53B68F5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图6-26　影像选择比对界面</w:t>
      </w:r>
    </w:p>
    <w:p w14:paraId="1DA7187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6-26 Interface of multi-temporal image comparison</w:t>
      </w:r>
    </w:p>
    <w:p w14:paraId="3947C4A1">
      <w:pPr>
        <w:pStyle w:val="5"/>
      </w:pPr>
      <w:r>
        <w:rPr>
          <w:rFonts w:ascii="Times New Roman" w:hAnsi="Times New Roman"/>
        </w:rPr>
        <w:t>6.4.1 自然语言交互设计与示例</w:t>
      </w:r>
    </w:p>
    <w:p w14:paraId="2F97E474">
      <w:pPr>
        <w:spacing w:after="0" w:line="360" w:lineRule="auto"/>
        <w:rPr>
          <w:lang w:eastAsia="zh-CN"/>
        </w:rPr>
      </w:pPr>
      <w:r>
        <w:rPr>
          <w:rFonts w:ascii="Times New Roman" w:hAnsi="Times New Roman" w:cs="Times New Roman"/>
        </w:rPr>
        <w:t>自然语言交互是平台区别于传统水利信息化系统的核心特征，也是6.3.1节所述交互与任务编排服务的界面表现形式。</w:t>
      </w:r>
      <w:r>
        <w:rPr>
          <w:rFonts w:ascii="Times New Roman" w:hAnsi="Times New Roman" w:cs="Times New Roman"/>
          <w:lang w:eastAsia="zh-CN"/>
        </w:rPr>
        <w:t>传统水利业务系统以菜单与表单为主要交互方式，用户需要先了解系统的功能划分与参数含义才能在多层菜单中找到目标功能，对基层管理人员存在明显的使用门槛。</w:t>
      </w:r>
    </w:p>
    <w:p w14:paraId="23B5A91D">
      <w:pPr>
        <w:pStyle w:val="6"/>
      </w:pPr>
      <w:r>
        <w:rPr>
          <w:rFonts w:ascii="Times New Roman" w:hAnsi="Times New Roman"/>
        </w:rPr>
        <w:t>6.4.1.1 对话交互界面</w:t>
      </w:r>
    </w:p>
    <w:p w14:paraId="0DA017B7">
      <w:pPr>
        <w:spacing w:after="0" w:line="360" w:lineRule="auto"/>
        <w:rPr>
          <w:lang w:eastAsia="zh-CN"/>
        </w:rPr>
      </w:pPr>
      <w:r>
        <w:rPr>
          <w:rFonts w:ascii="Times New Roman" w:hAnsi="Times New Roman" w:cs="Times New Roman"/>
          <w:lang w:eastAsia="zh-CN"/>
        </w:rPr>
        <w:t>平台在界面设计上采用对话区与工作区并列的布局：左侧为对话交互区，承担需求输入、解析结果确认与任务进度反馈；右侧为工作区，随对话内容动态切换至相应的功能视图。消息流中的消息按角色分为用户消息、助手消息与系统消息三类，助手消息支持嵌入参数确认卡片、任务进度卡片与结果摘要卡片三类富文本组件。输入框支持文本输入与常用指令快捷选择两种方式，框上方提供基于当前上下文动态生成的建议问题，右侧设置语音输入按钮。</w:t>
      </w:r>
      <w:r>
        <w:rPr>
          <w:rFonts w:ascii="Times New Roman" w:hAnsi="Times New Roman" w:cs="Times New Roman"/>
        </w:rPr>
        <w:t>自然语言交互界面如图6-27所示。</w:t>
      </w:r>
    </w:p>
    <w:p w14:paraId="51BA808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4"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019"/>
                    <pic:cNvPicPr>
                      <a:picLocks noChangeAspect="1"/>
                    </pic:cNvPicPr>
                  </pic:nvPicPr>
                  <pic:blipFill>
                    <a:blip r:embed="rId217"/>
                    <a:stretch>
                      <a:fillRect/>
                    </a:stretch>
                  </pic:blipFill>
                  <pic:spPr>
                    <a:xfrm>
                      <a:off x="0" y="0"/>
                      <a:ext cx="5220000" cy="2936250"/>
                    </a:xfrm>
                    <a:prstGeom prst="rect">
                      <a:avLst/>
                    </a:prstGeom>
                  </pic:spPr>
                </pic:pic>
              </a:graphicData>
            </a:graphic>
          </wp:inline>
        </w:drawing>
      </w:r>
    </w:p>
    <w:p w14:paraId="7AE0911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图6-27　自然语言交互界面</w:t>
      </w:r>
    </w:p>
    <w:p w14:paraId="142B942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6-27 Interface of natural language interaction</w:t>
      </w:r>
    </w:p>
    <w:p w14:paraId="322904E0">
      <w:pPr>
        <w:pStyle w:val="6"/>
      </w:pPr>
      <w:r>
        <w:rPr>
          <w:rFonts w:ascii="Times New Roman" w:hAnsi="Times New Roman"/>
        </w:rPr>
        <w:t>6.4.1.2 任务解析与执行过程示例</w:t>
      </w:r>
    </w:p>
    <w:p w14:paraId="1CAC64E5">
      <w:pPr>
        <w:spacing w:after="0" w:line="360" w:lineRule="auto"/>
        <w:rPr>
          <w:lang w:eastAsia="zh-CN"/>
        </w:rPr>
      </w:pPr>
      <w:r>
        <w:rPr>
          <w:rFonts w:ascii="Times New Roman" w:hAnsi="Times New Roman" w:cs="Times New Roman"/>
          <w:lang w:eastAsia="zh-CN"/>
        </w:rPr>
        <w:t>以“评估K2＋000至K3＋000堤段的渗流安全状况”为例，一次完整的交互过程可划分为需求解析、参数确认、任务执行与结果呈现四个阶段，各阶段在界面上以进度条形式标识。需求解析阶段，平台将用户语句解析为安全评价意图，并自动补全堤段编号与评价时间等参数。参数确认阶段，平台以参数确认卡片的形式列出评价范围、评价时间、指标权重方案与所引用的渗流计算任务，并对每一项参数标注其来源。任务执行阶段，平台依次调用渗流结果查询、巡检病害查询与安全评价三个工具，并实时展示各步骤的执行状态与耗时。结果呈现阶段，平台在对话区输出评价结论摘要，同时在右侧工作区自动打开评价视图。与传统方式中参数由用户在页面逐项录入不同，本次交互中用户仅提供了分析区域，评价范围、评价时间、指标权重方案与所引用的渗流计算任务均由平台依据桩号区间从区域参数集调取，并在参数确认卡片中标注其来源，便于用户在执行前核对。</w:t>
      </w:r>
      <w:r>
        <w:rPr>
          <w:rFonts w:ascii="Times New Roman" w:hAnsi="Times New Roman" w:cs="Times New Roman"/>
        </w:rPr>
        <w:t>任务解析与执行过程界面如图6-28所示。</w:t>
      </w:r>
    </w:p>
    <w:p w14:paraId="1CA776C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5"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020"/>
                    <pic:cNvPicPr>
                      <a:picLocks noChangeAspect="1"/>
                    </pic:cNvPicPr>
                  </pic:nvPicPr>
                  <pic:blipFill>
                    <a:blip r:embed="rId217"/>
                    <a:stretch>
                      <a:fillRect/>
                    </a:stretch>
                  </pic:blipFill>
                  <pic:spPr>
                    <a:xfrm>
                      <a:off x="0" y="0"/>
                      <a:ext cx="5220000" cy="2936250"/>
                    </a:xfrm>
                    <a:prstGeom prst="rect">
                      <a:avLst/>
                    </a:prstGeom>
                  </pic:spPr>
                </pic:pic>
              </a:graphicData>
            </a:graphic>
          </wp:inline>
        </w:drawing>
      </w:r>
    </w:p>
    <w:p w14:paraId="5F84F5C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图6-28　自然语言任务解析与执行过程界面</w:t>
      </w:r>
    </w:p>
    <w:p w14:paraId="0AD6B23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6-28 Interface of task parsing and execution via natural language</w:t>
      </w:r>
    </w:p>
    <w:p w14:paraId="0EF82622">
      <w:pPr>
        <w:pStyle w:val="5"/>
      </w:pPr>
      <w:r>
        <w:rPr>
          <w:rFonts w:ascii="Times New Roman" w:hAnsi="Times New Roman"/>
        </w:rPr>
        <w:t>6.4.2 透明地质交互设计与示例</w:t>
      </w:r>
    </w:p>
    <w:p w14:paraId="3512B1A4">
      <w:pPr>
        <w:spacing w:after="0" w:line="360" w:lineRule="auto"/>
        <w:rPr>
          <w:lang w:eastAsia="zh-CN"/>
        </w:rPr>
      </w:pPr>
      <w:r>
        <w:rPr>
          <w:rFonts w:ascii="Times New Roman" w:hAnsi="Times New Roman" w:cs="Times New Roman"/>
          <w:lang w:eastAsia="zh-CN"/>
        </w:rPr>
        <w:t>透明地质模块是平台实现地质透明化的功能载体，其界面面向从钻孔数据导入到三维地质模型生成的全过程操作。该模块由模型设置、模型数据详情与操作控制三部分界面组成。</w:t>
      </w:r>
    </w:p>
    <w:p w14:paraId="0363BB82">
      <w:pPr>
        <w:pStyle w:val="6"/>
      </w:pPr>
      <w:r>
        <w:rPr>
          <w:rFonts w:ascii="Times New Roman" w:hAnsi="Times New Roman"/>
        </w:rPr>
        <w:t>6.4.2.1 新增项目设置</w:t>
      </w:r>
    </w:p>
    <w:p w14:paraId="0BA25F0A">
      <w:pPr>
        <w:spacing w:after="0" w:line="360" w:lineRule="auto"/>
        <w:rPr>
          <w:lang w:eastAsia="zh-CN"/>
        </w:rPr>
      </w:pPr>
      <w:r>
        <w:rPr>
          <w:rFonts w:ascii="Times New Roman" w:hAnsi="Times New Roman" w:cs="Times New Roman"/>
          <w:lang w:eastAsia="zh-CN"/>
        </w:rPr>
        <w:t>模型设置界面支持用户自主导入模型文件并完成模型基础信息配置，也可选择历史已完成项目进行二次模拟推演。新增项目界面中，用户需输入项目名称及X、Y、Z三个轴方向的切面数量，并导入方向数据、表面点数据与地形数据文件；三个方向的切面数量决定了后续可用的分析断面密度。平台在文件上传过程中同步完成格式校验与数据范围检查，对缺失必要字段或空间范围异常的文件给出提示并阻止提交。</w:t>
      </w:r>
      <w:r>
        <w:rPr>
          <w:rFonts w:ascii="Times New Roman" w:hAnsi="Times New Roman" w:cs="Times New Roman"/>
        </w:rPr>
        <w:t>新增项目设置界面如图6-29所示。</w:t>
      </w:r>
    </w:p>
    <w:p w14:paraId="6F24C38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6"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021"/>
                    <pic:cNvPicPr>
                      <a:picLocks noChangeAspect="1"/>
                    </pic:cNvPicPr>
                  </pic:nvPicPr>
                  <pic:blipFill>
                    <a:blip r:embed="rId218"/>
                    <a:stretch>
                      <a:fillRect/>
                    </a:stretch>
                  </pic:blipFill>
                  <pic:spPr>
                    <a:xfrm>
                      <a:off x="0" y="0"/>
                      <a:ext cx="5220000" cy="2936250"/>
                    </a:xfrm>
                    <a:prstGeom prst="rect">
                      <a:avLst/>
                    </a:prstGeom>
                  </pic:spPr>
                </pic:pic>
              </a:graphicData>
            </a:graphic>
          </wp:inline>
        </w:drawing>
      </w:r>
    </w:p>
    <w:p w14:paraId="706DAAB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图6-29　新增项目设置界面</w:t>
      </w:r>
    </w:p>
    <w:p w14:paraId="3A3A3F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6-29 Interface of new project configuration</w:t>
      </w:r>
    </w:p>
    <w:p w14:paraId="312C2F02">
      <w:pPr>
        <w:pStyle w:val="6"/>
      </w:pPr>
      <w:r>
        <w:rPr>
          <w:rFonts w:ascii="Times New Roman" w:hAnsi="Times New Roman"/>
        </w:rPr>
        <w:t>6.4.2.2 历史项目查询</w:t>
      </w:r>
    </w:p>
    <w:p w14:paraId="24D2205F">
      <w:pPr>
        <w:spacing w:after="0" w:line="360" w:lineRule="auto"/>
        <w:rPr>
          <w:lang w:eastAsia="zh-CN"/>
        </w:rPr>
      </w:pPr>
      <w:r>
        <w:rPr>
          <w:rFonts w:ascii="Times New Roman" w:hAnsi="Times New Roman" w:cs="Times New Roman"/>
          <w:lang w:eastAsia="zh-CN"/>
        </w:rPr>
        <w:t>历史项目界面以列表与缩略图相结合的方式实现历史运行项目的在线可视化展示。列表按建模时间倒序排列，每条记录显示项目名称、建模时间、堤段桩号范围、切面数量与运行状态；缩略图给出该项目三维模型的默认视角截图。界面支持按项目名称、建模时间与堤段桩号检索，选中项目后可一键调取并查看历史运算结果，或在其基础上修改参数开展二次推演。</w:t>
      </w:r>
      <w:r>
        <w:rPr>
          <w:rFonts w:ascii="Times New Roman" w:hAnsi="Times New Roman" w:cs="Times New Roman"/>
        </w:rPr>
        <w:t>历史项目查询界面如图6-30所示。</w:t>
      </w:r>
    </w:p>
    <w:p w14:paraId="2C309F4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7"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022"/>
                    <pic:cNvPicPr>
                      <a:picLocks noChangeAspect="1"/>
                    </pic:cNvPicPr>
                  </pic:nvPicPr>
                  <pic:blipFill>
                    <a:blip r:embed="rId219"/>
                    <a:stretch>
                      <a:fillRect/>
                    </a:stretch>
                  </pic:blipFill>
                  <pic:spPr>
                    <a:xfrm>
                      <a:off x="0" y="0"/>
                      <a:ext cx="5220000" cy="2936250"/>
                    </a:xfrm>
                    <a:prstGeom prst="rect">
                      <a:avLst/>
                    </a:prstGeom>
                  </pic:spPr>
                </pic:pic>
              </a:graphicData>
            </a:graphic>
          </wp:inline>
        </w:drawing>
      </w:r>
    </w:p>
    <w:p w14:paraId="605B143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图6-30　历史项目查询界面</w:t>
      </w:r>
    </w:p>
    <w:p w14:paraId="2122C53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6-30 Interface of historical project query</w:t>
      </w:r>
    </w:p>
    <w:p w14:paraId="55DF1E95">
      <w:pPr>
        <w:pStyle w:val="6"/>
      </w:pPr>
      <w:r>
        <w:rPr>
          <w:rFonts w:ascii="Times New Roman" w:hAnsi="Times New Roman"/>
        </w:rPr>
        <w:t>6.4.2.3 固定切面结果查看</w:t>
      </w:r>
    </w:p>
    <w:p w14:paraId="3C344686">
      <w:pPr>
        <w:spacing w:after="0" w:line="360" w:lineRule="auto"/>
        <w:rPr>
          <w:lang w:eastAsia="zh-CN"/>
        </w:rPr>
      </w:pPr>
      <w:r>
        <w:rPr>
          <w:rFonts w:ascii="Times New Roman" w:hAnsi="Times New Roman" w:cs="Times New Roman"/>
          <w:lang w:eastAsia="zh-CN"/>
        </w:rPr>
        <w:t>模型数据详情界面用于展示建模运算的输出结果，分为固定切面与动态切面两部分。当模型运行任务执行完成后，系统自动生成并输出包含X轴、Y轴完整数据维度的可视化结果图件，同时支持用户针对Y轴对应的数据结果进行精细化再计算与深度分析。固定切面的位置在建模阶段即已确定，其作用是保证不同批次、不同工况下的计算结果具有可比性；界面提供切面索引条，用户可通过拖动索引条快速切换切面并连续浏览。</w:t>
      </w:r>
      <w:r>
        <w:rPr>
          <w:rFonts w:ascii="Times New Roman" w:hAnsi="Times New Roman" w:cs="Times New Roman"/>
        </w:rPr>
        <w:t>固定切面结果界面如图6-31所示。</w:t>
      </w:r>
    </w:p>
    <w:p w14:paraId="3C825F2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8"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023"/>
                    <pic:cNvPicPr>
                      <a:picLocks noChangeAspect="1"/>
                    </pic:cNvPicPr>
                  </pic:nvPicPr>
                  <pic:blipFill>
                    <a:blip r:embed="rId220"/>
                    <a:stretch>
                      <a:fillRect/>
                    </a:stretch>
                  </pic:blipFill>
                  <pic:spPr>
                    <a:xfrm>
                      <a:off x="0" y="0"/>
                      <a:ext cx="5220000" cy="2936250"/>
                    </a:xfrm>
                    <a:prstGeom prst="rect">
                      <a:avLst/>
                    </a:prstGeom>
                  </pic:spPr>
                </pic:pic>
              </a:graphicData>
            </a:graphic>
          </wp:inline>
        </w:drawing>
      </w:r>
    </w:p>
    <w:p w14:paraId="7088C77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图6-31　固定切面结果界面</w:t>
      </w:r>
    </w:p>
    <w:p w14:paraId="4A58DC7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6-31 Interface of fixed section results</w:t>
      </w:r>
    </w:p>
    <w:p w14:paraId="6AE0A6BA">
      <w:pPr>
        <w:pStyle w:val="6"/>
      </w:pPr>
      <w:r>
        <w:rPr>
          <w:rFonts w:ascii="Times New Roman" w:hAnsi="Times New Roman"/>
        </w:rPr>
        <w:t>6.4.2.4 动态切面结果查看</w:t>
      </w:r>
    </w:p>
    <w:p w14:paraId="2D18CC32">
      <w:pPr>
        <w:spacing w:after="0" w:line="360" w:lineRule="auto"/>
        <w:rPr>
          <w:lang w:eastAsia="zh-CN"/>
        </w:rPr>
      </w:pPr>
      <w:r>
        <w:rPr>
          <w:rFonts w:ascii="Times New Roman" w:hAnsi="Times New Roman" w:cs="Times New Roman"/>
          <w:lang w:eastAsia="zh-CN"/>
        </w:rPr>
        <w:t>动态切面由用户在三维场景中自由拖动生成，用于对关注部位进行局部加密分析。与固定切面相比，动态切面不受建模阶段预设位置的限制，用户可在三维地质模型上任意选取剖切位置与方向，平台即时解析该位置的地层界面与属性分布并生成计算结果；动态切面结果可保存至项目结果中，并在需要时转换为固定切面参与后续计算。</w:t>
      </w:r>
      <w:r>
        <w:rPr>
          <w:rFonts w:ascii="Times New Roman" w:hAnsi="Times New Roman" w:cs="Times New Roman"/>
        </w:rPr>
        <w:t>动态切面结果界面如图6-32所示。</w:t>
      </w:r>
    </w:p>
    <w:p w14:paraId="2B5E6DD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9"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024"/>
                    <pic:cNvPicPr>
                      <a:picLocks noChangeAspect="1"/>
                    </pic:cNvPicPr>
                  </pic:nvPicPr>
                  <pic:blipFill>
                    <a:blip r:embed="rId221"/>
                    <a:stretch>
                      <a:fillRect/>
                    </a:stretch>
                  </pic:blipFill>
                  <pic:spPr>
                    <a:xfrm>
                      <a:off x="0" y="0"/>
                      <a:ext cx="5220000" cy="2936250"/>
                    </a:xfrm>
                    <a:prstGeom prst="rect">
                      <a:avLst/>
                    </a:prstGeom>
                  </pic:spPr>
                </pic:pic>
              </a:graphicData>
            </a:graphic>
          </wp:inline>
        </w:drawing>
      </w:r>
    </w:p>
    <w:p w14:paraId="60A966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图6-32　动态切面结果界面</w:t>
      </w:r>
    </w:p>
    <w:p w14:paraId="5DD373A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6-32 Interface of dynamic section results</w:t>
      </w:r>
    </w:p>
    <w:p w14:paraId="1342EEBF">
      <w:pPr>
        <w:pStyle w:val="6"/>
      </w:pPr>
      <w:r>
        <w:rPr>
          <w:rFonts w:ascii="Times New Roman" w:hAnsi="Times New Roman"/>
        </w:rPr>
        <w:t>6.4.2.5 相机视角控制</w:t>
      </w:r>
    </w:p>
    <w:p w14:paraId="02386E43">
      <w:pPr>
        <w:spacing w:after="0" w:line="360" w:lineRule="auto"/>
        <w:rPr>
          <w:lang w:eastAsia="zh-CN"/>
        </w:rPr>
      </w:pPr>
      <w:r>
        <w:rPr>
          <w:rFonts w:ascii="Times New Roman" w:hAnsi="Times New Roman" w:cs="Times New Roman"/>
          <w:lang w:eastAsia="zh-CN"/>
        </w:rPr>
        <w:t>操作控制界面为三维场景提供通用交互能力，包括相机视角、裁剪工具、空间坐标与固定切面显示模式四组功能。相机视角功能实现切面的上下、左右、前后六个方向的平移控制以及旋转与缩放操作，并预设正视、俯视、侧视与轴测等常用视角。</w:t>
      </w:r>
    </w:p>
    <w:p w14:paraId="0E45E90B">
      <w:pPr>
        <w:pStyle w:val="6"/>
      </w:pPr>
      <w:r>
        <w:rPr>
          <w:rFonts w:ascii="Times New Roman" w:hAnsi="Times New Roman"/>
        </w:rPr>
        <w:t>6.4.2.6 裁剪工具操作</w:t>
      </w:r>
    </w:p>
    <w:p w14:paraId="4A2C9FAE">
      <w:pPr>
        <w:spacing w:after="0" w:line="360" w:lineRule="auto"/>
        <w:rPr>
          <w:lang w:eastAsia="zh-CN"/>
        </w:rPr>
      </w:pPr>
      <w:r>
        <w:rPr>
          <w:rFonts w:ascii="Times New Roman" w:hAnsi="Times New Roman" w:cs="Times New Roman"/>
          <w:lang w:eastAsia="zh-CN"/>
        </w:rPr>
        <w:t>裁剪工具功能实现X、Y、Z三个轴方向的裁剪控制，同时支持裁剪工具的创建与销毁以及切面的显示与隐藏、当前切面查看等操作。用户可利用裁剪工具沿任意方向剖切地质体，直观查看地层接触关系与潜在渗漏通道，裁剪结果实时反映在三维场景中并与模型数据详情界面的切面索引条保持联动。裁剪工具界面如图6-33所示，裁剪效果界面如图6-34所示。</w:t>
      </w:r>
    </w:p>
    <w:p w14:paraId="2CF6B3C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2876550" cy="1895475"/>
            <wp:effectExtent l="0" t="0" r="0" b="3175"/>
            <wp:docPr id="150"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026"/>
                    <pic:cNvPicPr>
                      <a:picLocks noChangeAspect="1"/>
                    </pic:cNvPicPr>
                  </pic:nvPicPr>
                  <pic:blipFill>
                    <a:blip r:embed="rId222"/>
                    <a:stretch>
                      <a:fillRect/>
                    </a:stretch>
                  </pic:blipFill>
                  <pic:spPr>
                    <a:xfrm>
                      <a:off x="0" y="0"/>
                      <a:ext cx="2876734" cy="1895475"/>
                    </a:xfrm>
                    <a:prstGeom prst="rect">
                      <a:avLst/>
                    </a:prstGeom>
                  </pic:spPr>
                </pic:pic>
              </a:graphicData>
            </a:graphic>
          </wp:inline>
        </w:drawing>
      </w:r>
    </w:p>
    <w:p w14:paraId="0F5C6DE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图6-33　裁剪工具界面</w:t>
      </w:r>
    </w:p>
    <w:p w14:paraId="67F20E9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6-33 Interface of the clipping tool</w:t>
      </w:r>
    </w:p>
    <w:p w14:paraId="221954C3">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07000" cy="2562225"/>
            <wp:effectExtent l="0" t="0" r="0" b="9525"/>
            <wp:docPr id="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
                    <pic:cNvPicPr>
                      <a:picLocks noChangeAspect="1"/>
                    </pic:cNvPicPr>
                  </pic:nvPicPr>
                  <pic:blipFill>
                    <a:blip r:embed="rId223"/>
                    <a:stretch>
                      <a:fillRect/>
                    </a:stretch>
                  </pic:blipFill>
                  <pic:spPr>
                    <a:xfrm>
                      <a:off x="0" y="0"/>
                      <a:ext cx="5222829" cy="2570611"/>
                    </a:xfrm>
                    <a:prstGeom prst="rect">
                      <a:avLst/>
                    </a:prstGeom>
                  </pic:spPr>
                </pic:pic>
              </a:graphicData>
            </a:graphic>
          </wp:inline>
        </w:drawing>
      </w:r>
    </w:p>
    <w:p w14:paraId="40D58E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图6-34　裁剪工具效果界面</w:t>
      </w:r>
    </w:p>
    <w:p w14:paraId="5BC351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6-34 Interface of the clipping effect</w:t>
      </w:r>
    </w:p>
    <w:p w14:paraId="4B0127BB">
      <w:pPr>
        <w:pStyle w:val="6"/>
      </w:pPr>
      <w:r>
        <w:rPr>
          <w:rFonts w:ascii="Times New Roman" w:hAnsi="Times New Roman"/>
        </w:rPr>
        <w:t>6.4.2.7 空间坐标设置</w:t>
      </w:r>
    </w:p>
    <w:p w14:paraId="6364567D">
      <w:pPr>
        <w:spacing w:after="0" w:line="360" w:lineRule="auto"/>
        <w:rPr>
          <w:lang w:eastAsia="zh-CN"/>
        </w:rPr>
      </w:pPr>
      <w:r>
        <w:rPr>
          <w:rFonts w:ascii="Times New Roman" w:hAnsi="Times New Roman" w:cs="Times New Roman"/>
        </w:rPr>
        <w:t>空间坐标功能实现坐标系的创建与销毁操作，用于在三维场景中对关注点位进行定位与标注，坐标系可随场景缩放自动调整显示比例，标注信息支持添加文字说明。空间坐标设置界面如图6-35所示。</w:t>
      </w:r>
    </w:p>
    <w:p w14:paraId="1B56F2D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4566920" cy="2247900"/>
            <wp:effectExtent l="0" t="0" r="5080" b="0"/>
            <wp:docPr id="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
                    <pic:cNvPicPr>
                      <a:picLocks noChangeAspect="1"/>
                    </pic:cNvPicPr>
                  </pic:nvPicPr>
                  <pic:blipFill>
                    <a:blip r:embed="rId224"/>
                    <a:stretch>
                      <a:fillRect/>
                    </a:stretch>
                  </pic:blipFill>
                  <pic:spPr>
                    <a:xfrm>
                      <a:off x="0" y="0"/>
                      <a:ext cx="4573969" cy="2251250"/>
                    </a:xfrm>
                    <a:prstGeom prst="rect">
                      <a:avLst/>
                    </a:prstGeom>
                  </pic:spPr>
                </pic:pic>
              </a:graphicData>
            </a:graphic>
          </wp:inline>
        </w:drawing>
      </w:r>
    </w:p>
    <w:p w14:paraId="71B0195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图6-35　空间坐标设置界面</w:t>
      </w:r>
    </w:p>
    <w:p w14:paraId="0BC937F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6-35 Interface of spatial coordinate setting</w:t>
      </w:r>
    </w:p>
    <w:p w14:paraId="0B533F16">
      <w:pPr>
        <w:pStyle w:val="6"/>
      </w:pPr>
      <w:r>
        <w:rPr>
          <w:rFonts w:ascii="Times New Roman" w:hAnsi="Times New Roman"/>
        </w:rPr>
        <w:t>6.4.2.8 固定切面显示模式</w:t>
      </w:r>
    </w:p>
    <w:p w14:paraId="565B6B89">
      <w:pPr>
        <w:spacing w:after="0" w:line="360" w:lineRule="auto"/>
        <w:rPr>
          <w:lang w:eastAsia="zh-CN"/>
        </w:rPr>
      </w:pPr>
      <w:r>
        <w:rPr>
          <w:rFonts w:ascii="Times New Roman" w:hAnsi="Times New Roman" w:cs="Times New Roman"/>
        </w:rPr>
        <w:t>固定切面功能实现隐藏、点、线框、表面、栏格五种模式的显示切换，用户可根据分析目的选择合适的表达方式，例如在查看地层界面几何形态时选择表面模式，在检查网格质量时选择线框或栏格模式。固定切面显示模式界面如图6-36所示。</w:t>
      </w:r>
    </w:p>
    <w:p w14:paraId="0C393BA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134610" cy="2527300"/>
            <wp:effectExtent l="0" t="0" r="8890" b="6350"/>
            <wp:docPr id="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
                    <pic:cNvPicPr>
                      <a:picLocks noChangeAspect="1"/>
                    </pic:cNvPicPr>
                  </pic:nvPicPr>
                  <pic:blipFill>
                    <a:blip r:embed="rId225"/>
                    <a:stretch>
                      <a:fillRect/>
                    </a:stretch>
                  </pic:blipFill>
                  <pic:spPr>
                    <a:xfrm>
                      <a:off x="0" y="0"/>
                      <a:ext cx="5142890" cy="2531266"/>
                    </a:xfrm>
                    <a:prstGeom prst="rect">
                      <a:avLst/>
                    </a:prstGeom>
                  </pic:spPr>
                </pic:pic>
              </a:graphicData>
            </a:graphic>
          </wp:inline>
        </w:drawing>
      </w:r>
    </w:p>
    <w:p w14:paraId="0AB2BAE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图6-36　固定切面显示模式界面</w:t>
      </w:r>
    </w:p>
    <w:p w14:paraId="05B8269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6-36 Interface of display modes for fixed sections</w:t>
      </w:r>
    </w:p>
    <w:p w14:paraId="199BA2E8">
      <w:pPr>
        <w:pStyle w:val="5"/>
      </w:pPr>
      <w:r>
        <w:rPr>
          <w:rFonts w:ascii="Times New Roman" w:hAnsi="Times New Roman"/>
        </w:rPr>
        <w:t>6.4.3 透明计算交互设计与示例</w:t>
      </w:r>
    </w:p>
    <w:p w14:paraId="70194BB3">
      <w:pPr>
        <w:spacing w:after="0" w:line="360" w:lineRule="auto"/>
        <w:rPr>
          <w:lang w:eastAsia="zh-CN"/>
        </w:rPr>
      </w:pPr>
      <w:r>
        <w:rPr>
          <w:rFonts w:ascii="Times New Roman" w:hAnsi="Times New Roman" w:cs="Times New Roman"/>
          <w:lang w:eastAsia="zh-CN"/>
        </w:rPr>
        <w:t>透明计算模块承接透明地质模块输出的可计算地质模型，负责渗流计算工况的配置、计算任务的执行与计算成果的可视化表达。基于选定的Y轴切面完成计算对应的参数配置，确认无误后启动计算流程；计算完成后，系统自动输出区域水头、压力、饱和度与水力梯度结果，并以二维稳态、二维瞬态与三维瞬态三种形式进行输出展示。</w:t>
      </w:r>
    </w:p>
    <w:p w14:paraId="463C3328">
      <w:pPr>
        <w:pStyle w:val="6"/>
      </w:pPr>
      <w:r>
        <w:rPr>
          <w:rFonts w:ascii="Times New Roman" w:hAnsi="Times New Roman"/>
        </w:rPr>
        <w:t>6.4.3.1 计算图示</w:t>
      </w:r>
    </w:p>
    <w:p w14:paraId="079B8D4A">
      <w:pPr>
        <w:spacing w:after="0" w:line="360" w:lineRule="auto"/>
        <w:rPr>
          <w:lang w:eastAsia="zh-CN"/>
        </w:rPr>
      </w:pPr>
      <w:r>
        <w:rPr>
          <w:rFonts w:ascii="Times New Roman" w:hAnsi="Times New Roman" w:cs="Times New Roman"/>
          <w:lang w:eastAsia="zh-CN"/>
        </w:rPr>
        <w:t>支持用户针对素填土、淤泥质1黏土、粉细沙、淤泥质2黏土、粉细沙2、砂砾石以及基础等介质分别完成对应数据指标的配置；各项指标及水位高程设置确认后，系统中的水位可视化图示同步更新，直观反馈配置结果，用于核对地层分区、厚度与计算边界的一致性。</w:t>
      </w:r>
      <w:r>
        <w:rPr>
          <w:rFonts w:ascii="Times New Roman" w:hAnsi="Times New Roman" w:cs="Times New Roman"/>
        </w:rPr>
        <w:t>渗流计算参数配置与计算图示界面如图6-37所示。</w:t>
      </w:r>
    </w:p>
    <w:p w14:paraId="7588094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220970" cy="2926080"/>
            <wp:effectExtent l="0" t="0" r="1270" b="6350"/>
            <wp:docPr id="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
                    <pic:cNvPicPr>
                      <a:picLocks noChangeAspect="1"/>
                    </pic:cNvPicPr>
                  </pic:nvPicPr>
                  <pic:blipFill>
                    <a:blip r:embed="rId226"/>
                    <a:stretch>
                      <a:fillRect/>
                    </a:stretch>
                  </pic:blipFill>
                  <pic:spPr>
                    <a:xfrm>
                      <a:off x="0" y="0"/>
                      <a:ext cx="5221224" cy="2926610"/>
                    </a:xfrm>
                    <a:prstGeom prst="rect">
                      <a:avLst/>
                    </a:prstGeom>
                    <a:noFill/>
                    <a:ln>
                      <a:noFill/>
                    </a:ln>
                  </pic:spPr>
                </pic:pic>
              </a:graphicData>
            </a:graphic>
          </wp:inline>
        </w:drawing>
      </w:r>
    </w:p>
    <w:p w14:paraId="7ED8C7E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图6-37　渗流计算参数配置与计算图示界面</w:t>
      </w:r>
    </w:p>
    <w:p w14:paraId="5D78C9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6-37 Interface of seepage computation parameter configuration and diagram</w:t>
      </w:r>
    </w:p>
    <w:p w14:paraId="47D8112F">
      <w:pPr>
        <w:pStyle w:val="6"/>
      </w:pPr>
      <w:r>
        <w:rPr>
          <w:rFonts w:ascii="Times New Roman" w:hAnsi="Times New Roman"/>
        </w:rPr>
        <w:t>6.4.3.2 二维稳态计算</w:t>
      </w:r>
    </w:p>
    <w:p w14:paraId="0124D0B9">
      <w:pPr>
        <w:spacing w:after="0" w:line="360" w:lineRule="auto"/>
        <w:rPr>
          <w:lang w:eastAsia="zh-CN"/>
        </w:rPr>
      </w:pPr>
      <w:r>
        <w:rPr>
          <w:rFonts w:ascii="Times New Roman" w:hAnsi="Times New Roman" w:cs="Times New Roman"/>
          <w:b/>
          <w:bCs/>
          <w:lang w:eastAsia="zh-CN"/>
        </w:rPr>
        <w:t>总水头：</w:t>
      </w:r>
      <w:r>
        <w:rPr>
          <w:rFonts w:ascii="Times New Roman" w:hAnsi="Times New Roman" w:cs="Times New Roman"/>
          <w:lang w:eastAsia="zh-CN"/>
        </w:rPr>
        <w:t>以云图与等值线给出断面总水头的分布。等值线法线方向即渗流方向，疏密反映局部坡降；可据防渗体上下游侧水头差评价其削减水头、延长渗径的效果，并按水平距离估算全断面平均坡降量级。</w:t>
      </w:r>
      <w:r>
        <w:rPr>
          <w:rFonts w:ascii="Times New Roman" w:hAnsi="Times New Roman" w:cs="Times New Roman"/>
        </w:rPr>
        <w:t>二维稳态计算的总水头分布如图6-38所示。</w:t>
      </w:r>
    </w:p>
    <w:p w14:paraId="7C6800E0">
      <w:pPr>
        <w:spacing w:before="120" w:after="0" w:line="240" w:lineRule="auto"/>
        <w:ind w:firstLine="0"/>
        <w:jc w:val="center"/>
        <w:rPr>
          <w:rFonts w:ascii="Times New Roman" w:hAnsi="Times New Roman" w:cs="Times New Roman"/>
        </w:rPr>
      </w:pPr>
      <w:r>
        <w:rPr>
          <w:rFonts w:ascii="Times New Roman" w:hAnsi="Times New Roman" w:eastAsia="仿宋" w:cs="Times New Roman"/>
          <w:lang w:eastAsia="zh-CN"/>
        </w:rPr>
        <w:drawing>
          <wp:inline distT="0" distB="0" distL="114300" distR="114300">
            <wp:extent cx="2620645" cy="2152650"/>
            <wp:effectExtent l="0" t="0" r="8255" b="0"/>
            <wp:docPr id="155" name="图片 751271238" descr="f39db49b49422a80fe03c3f3ffb4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751271238" descr="f39db49b49422a80fe03c3f3ffb49864"/>
                    <pic:cNvPicPr>
                      <a:picLocks noChangeAspect="1"/>
                    </pic:cNvPicPr>
                  </pic:nvPicPr>
                  <pic:blipFill>
                    <a:blip r:embed="rId227"/>
                    <a:stretch>
                      <a:fillRect/>
                    </a:stretch>
                  </pic:blipFill>
                  <pic:spPr>
                    <a:xfrm>
                      <a:off x="0" y="0"/>
                      <a:ext cx="2620645" cy="2152650"/>
                    </a:xfrm>
                    <a:prstGeom prst="rect">
                      <a:avLst/>
                    </a:prstGeom>
                  </pic:spPr>
                </pic:pic>
              </a:graphicData>
            </a:graphic>
          </wp:inline>
        </w:drawing>
      </w:r>
    </w:p>
    <w:p w14:paraId="3CF6900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图6-38　二维稳态渗流总水头分布</w:t>
      </w:r>
    </w:p>
    <w:p w14:paraId="59FF5AB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6-38 Total head distribution of two-dimensional steady seepage</w:t>
      </w:r>
    </w:p>
    <w:p w14:paraId="34471A75">
      <w:pPr>
        <w:spacing w:after="0" w:line="360" w:lineRule="auto"/>
        <w:rPr>
          <w:lang w:eastAsia="zh-CN"/>
        </w:rPr>
      </w:pPr>
      <w:r>
        <w:rPr>
          <w:rFonts w:ascii="Times New Roman" w:hAnsi="Times New Roman" w:cs="Times New Roman"/>
          <w:b/>
          <w:bCs/>
          <w:lang w:eastAsia="zh-CN"/>
        </w:rPr>
        <w:t>孔隙水压力：</w:t>
      </w:r>
      <w:r>
        <w:rPr>
          <w:rFonts w:ascii="Times New Roman" w:hAnsi="Times New Roman" w:cs="Times New Roman"/>
          <w:lang w:eastAsia="zh-CN"/>
        </w:rPr>
        <w:t>提供孔隙水压力（压力水头）场显示，扣除位置水头后便于直接读取坝基面、防渗体底部及通道壁面的扬压力；支持按断面位置提取孔压分布曲线，为坝基抗滑与渗透稳定计算提供压力边界数据。</w:t>
      </w:r>
    </w:p>
    <w:p w14:paraId="26CED266">
      <w:pPr>
        <w:spacing w:after="0" w:line="360" w:lineRule="auto"/>
        <w:rPr>
          <w:lang w:eastAsia="zh-CN"/>
        </w:rPr>
      </w:pPr>
      <w:r>
        <w:rPr>
          <w:rFonts w:ascii="Times New Roman" w:hAnsi="Times New Roman" w:cs="Times New Roman"/>
          <w:b/>
          <w:bCs/>
          <w:lang w:eastAsia="zh-CN"/>
        </w:rPr>
        <w:t>饱和度：</w:t>
      </w:r>
      <w:r>
        <w:rPr>
          <w:rFonts w:ascii="Times New Roman" w:hAnsi="Times New Roman" w:cs="Times New Roman"/>
          <w:lang w:eastAsia="zh-CN"/>
        </w:rPr>
        <w:t>提供饱和度场显示，以饱和区与非饱和带的分界直观给出浸润线（渗流自由面）位置；可核查浸润线与设计水位的吻合程度、毛细上升高度及填料持水特性，并与总水头、孔压场对照判断饱和范围的合理性。</w:t>
      </w:r>
    </w:p>
    <w:p w14:paraId="676A4900">
      <w:pPr>
        <w:spacing w:after="0" w:line="360" w:lineRule="auto"/>
        <w:rPr>
          <w:lang w:eastAsia="zh-CN"/>
        </w:rPr>
      </w:pPr>
      <w:r>
        <w:rPr>
          <w:rFonts w:ascii="Times New Roman" w:hAnsi="Times New Roman" w:cs="Times New Roman"/>
          <w:b/>
          <w:bCs/>
          <w:lang w:eastAsia="zh-CN"/>
        </w:rPr>
        <w:t>水力梯度：</w:t>
      </w:r>
      <w:r>
        <w:rPr>
          <w:rFonts w:ascii="Times New Roman" w:hAnsi="Times New Roman" w:cs="Times New Roman"/>
          <w:lang w:eastAsia="zh-CN"/>
        </w:rPr>
        <w:t>提供水力梯度模量与方向的场显示，突出防渗体下游侧、坝趾出逸面、通道进出口等高梯度带；支持读取指定点计算坡降并与允许坡降对照，为流土、管涌判别提供定量输入。</w:t>
      </w:r>
    </w:p>
    <w:p w14:paraId="7F1DE3A8">
      <w:pPr>
        <w:pStyle w:val="6"/>
      </w:pPr>
      <w:r>
        <w:rPr>
          <w:rFonts w:ascii="Times New Roman" w:hAnsi="Times New Roman"/>
        </w:rPr>
        <w:t>6.4.3.3 二维瞬态计算</w:t>
      </w:r>
    </w:p>
    <w:p w14:paraId="7CE3FC0B">
      <w:pPr>
        <w:spacing w:after="0" w:line="360" w:lineRule="auto"/>
        <w:rPr>
          <w:lang w:eastAsia="zh-CN"/>
        </w:rPr>
      </w:pPr>
      <w:r>
        <w:rPr>
          <w:rFonts w:ascii="Times New Roman" w:hAnsi="Times New Roman" w:cs="Times New Roman"/>
          <w:b/>
          <w:bCs/>
          <w:lang w:eastAsia="zh-CN"/>
        </w:rPr>
        <w:t>总水头：</w:t>
      </w:r>
      <w:r>
        <w:rPr>
          <w:rFonts w:ascii="Times New Roman" w:hAnsi="Times New Roman" w:cs="Times New Roman"/>
          <w:lang w:eastAsia="zh-CN"/>
        </w:rPr>
        <w:t>提供时间轴驱动的逐帧回放，可从0 min初始时刻推进至计算终止时刻，完整呈现水头场由近似均一向稳定格局调整的过程；支持提取特征点的水头—时间曲线，量化渗流响应滞后与趋于稳定所需时间。</w:t>
      </w:r>
      <w:r>
        <w:rPr>
          <w:rFonts w:ascii="Times New Roman" w:hAnsi="Times New Roman" w:cs="Times New Roman"/>
        </w:rPr>
        <w:t>二维瞬态计算的总水头分布如图6-39所示。</w:t>
      </w:r>
    </w:p>
    <w:p w14:paraId="51493319">
      <w:pPr>
        <w:spacing w:before="120" w:after="0" w:line="240" w:lineRule="auto"/>
        <w:ind w:firstLine="0"/>
        <w:jc w:val="center"/>
        <w:rPr>
          <w:rFonts w:ascii="Times New Roman" w:hAnsi="Times New Roman" w:cs="Times New Roman"/>
        </w:rPr>
      </w:pPr>
      <w:r>
        <w:rPr>
          <w:rFonts w:ascii="Times New Roman" w:hAnsi="Times New Roman" w:eastAsia="仿宋" w:cs="Times New Roman"/>
          <w:lang w:eastAsia="zh-CN"/>
        </w:rPr>
        <w:drawing>
          <wp:inline distT="0" distB="0" distL="114300" distR="114300">
            <wp:extent cx="2919730" cy="2418080"/>
            <wp:effectExtent l="0" t="0" r="13970" b="1270"/>
            <wp:docPr id="156" name="图片 751271239" descr="ffa55d148b99ae15e46e565229a54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751271239" descr="ffa55d148b99ae15e46e565229a544aa"/>
                    <pic:cNvPicPr>
                      <a:picLocks noChangeAspect="1"/>
                    </pic:cNvPicPr>
                  </pic:nvPicPr>
                  <pic:blipFill>
                    <a:blip r:embed="rId228"/>
                    <a:stretch>
                      <a:fillRect/>
                    </a:stretch>
                  </pic:blipFill>
                  <pic:spPr>
                    <a:xfrm>
                      <a:off x="0" y="0"/>
                      <a:ext cx="2919730" cy="2418080"/>
                    </a:xfrm>
                    <a:prstGeom prst="rect">
                      <a:avLst/>
                    </a:prstGeom>
                  </pic:spPr>
                </pic:pic>
              </a:graphicData>
            </a:graphic>
          </wp:inline>
        </w:drawing>
      </w:r>
    </w:p>
    <w:p w14:paraId="003A1EB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图6-39　二维瞬态渗流总水头分布</w:t>
      </w:r>
    </w:p>
    <w:p w14:paraId="50B9747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6-39 Total head distribution of two-dimensional transient seepage</w:t>
      </w:r>
    </w:p>
    <w:p w14:paraId="75B63AEB">
      <w:pPr>
        <w:spacing w:after="0" w:line="360" w:lineRule="auto"/>
        <w:rPr>
          <w:lang w:eastAsia="zh-CN"/>
        </w:rPr>
      </w:pPr>
      <w:r>
        <w:rPr>
          <w:rFonts w:ascii="Times New Roman" w:hAnsi="Times New Roman" w:cs="Times New Roman"/>
          <w:b/>
          <w:bCs/>
          <w:lang w:eastAsia="zh-CN"/>
        </w:rPr>
        <w:t>孔隙水压力：</w:t>
      </w:r>
      <w:r>
        <w:rPr>
          <w:rFonts w:ascii="Times New Roman" w:hAnsi="Times New Roman" w:cs="Times New Roman"/>
          <w:lang w:eastAsia="zh-CN"/>
        </w:rPr>
        <w:t>提供孔压场的时序显示，可观察超静孔隙水压力的产生、累积与消散过程；支持水位骤降等变边界工况下的孔压滞后分析，识别有效应力恢复的最不利时刻。</w:t>
      </w:r>
    </w:p>
    <w:p w14:paraId="6AFF4659">
      <w:pPr>
        <w:spacing w:after="0" w:line="360" w:lineRule="auto"/>
        <w:rPr>
          <w:lang w:eastAsia="zh-CN"/>
        </w:rPr>
      </w:pPr>
      <w:r>
        <w:rPr>
          <w:rFonts w:ascii="Times New Roman" w:hAnsi="Times New Roman" w:cs="Times New Roman"/>
          <w:b/>
          <w:bCs/>
          <w:lang w:eastAsia="zh-CN"/>
        </w:rPr>
        <w:t>饱和度：</w:t>
      </w:r>
      <w:r>
        <w:rPr>
          <w:rFonts w:ascii="Times New Roman" w:hAnsi="Times New Roman" w:cs="Times New Roman"/>
          <w:lang w:eastAsia="zh-CN"/>
        </w:rPr>
        <w:t>提供饱和度场的时序显示，可追踪湿润锋推进与饱和区扩展、消退过程；支持提取饱和区扩展速率与暂态饱和范围，用于判断非饱和带是否被完全充水、通道是否形成连续过水路径。</w:t>
      </w:r>
    </w:p>
    <w:p w14:paraId="5E3AC3A2">
      <w:pPr>
        <w:spacing w:after="0" w:line="360" w:lineRule="auto"/>
        <w:rPr>
          <w:lang w:eastAsia="zh-CN"/>
        </w:rPr>
      </w:pPr>
      <w:r>
        <w:rPr>
          <w:rFonts w:ascii="Times New Roman" w:hAnsi="Times New Roman" w:cs="Times New Roman"/>
          <w:b/>
          <w:bCs/>
          <w:lang w:eastAsia="zh-CN"/>
        </w:rPr>
        <w:t>水力梯度：</w:t>
      </w:r>
      <w:r>
        <w:rPr>
          <w:rFonts w:ascii="Times New Roman" w:hAnsi="Times New Roman" w:cs="Times New Roman"/>
          <w:lang w:eastAsia="zh-CN"/>
        </w:rPr>
        <w:t>提供梯度场的逐时刻显示，可捕捉渗流调整初期、水位骤降或通道贯通瞬间的瞬态高梯度峰值；支持按时刻提取极值及其位置，确定渗透变形最可能发生的时刻与部位。</w:t>
      </w:r>
    </w:p>
    <w:p w14:paraId="2C74757A">
      <w:pPr>
        <w:pStyle w:val="6"/>
      </w:pPr>
      <w:r>
        <w:rPr>
          <w:rFonts w:ascii="Times New Roman" w:hAnsi="Times New Roman"/>
        </w:rPr>
        <w:t>6.4.3.4 三维瞬态计算</w:t>
      </w:r>
    </w:p>
    <w:p w14:paraId="58FEEA9F">
      <w:pPr>
        <w:spacing w:after="0" w:line="360" w:lineRule="auto"/>
        <w:rPr>
          <w:lang w:eastAsia="zh-CN"/>
        </w:rPr>
      </w:pPr>
      <w:r>
        <w:rPr>
          <w:rFonts w:ascii="Times New Roman" w:hAnsi="Times New Roman" w:cs="Times New Roman"/>
          <w:b/>
          <w:bCs/>
          <w:lang w:eastAsia="zh-CN"/>
        </w:rPr>
        <w:t>总水头：</w:t>
      </w:r>
      <w:r>
        <w:rPr>
          <w:rFonts w:ascii="Times New Roman" w:hAnsi="Times New Roman" w:cs="Times New Roman"/>
          <w:lang w:eastAsia="zh-CN"/>
        </w:rPr>
        <w:t>提供三维水头场的体渲染与Y向切片显示，可沿坝轴线逐层核查水头变化；支持识别两岸坝肩与坝基的三维绕渗、层间越流及防渗帷幕的空间封闭性。</w:t>
      </w:r>
      <w:r>
        <w:rPr>
          <w:rFonts w:ascii="Times New Roman" w:hAnsi="Times New Roman" w:cs="Times New Roman"/>
        </w:rPr>
        <w:t>三维瞬态计算的总水头分布如图6-40所示。</w:t>
      </w:r>
    </w:p>
    <w:p w14:paraId="467BC1BC">
      <w:pPr>
        <w:spacing w:before="120" w:after="0" w:line="240" w:lineRule="auto"/>
        <w:ind w:firstLine="0"/>
        <w:jc w:val="center"/>
        <w:rPr>
          <w:rFonts w:ascii="Times New Roman" w:hAnsi="Times New Roman" w:cs="Times New Roman"/>
        </w:rPr>
      </w:pPr>
      <w:r>
        <w:rPr>
          <w:rFonts w:ascii="Times New Roman" w:hAnsi="Times New Roman" w:eastAsia="仿宋" w:cs="Times New Roman"/>
          <w:lang w:eastAsia="zh-CN"/>
        </w:rPr>
        <w:drawing>
          <wp:inline distT="0" distB="0" distL="114300" distR="114300">
            <wp:extent cx="3540760" cy="2512060"/>
            <wp:effectExtent l="0" t="0" r="2540" b="2540"/>
            <wp:docPr id="157" name="图片 751271240" descr="bf6ef54c1206ac1e8ca6035810430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51271240" descr="bf6ef54c1206ac1e8ca6035810430c96"/>
                    <pic:cNvPicPr>
                      <a:picLocks noChangeAspect="1"/>
                    </pic:cNvPicPr>
                  </pic:nvPicPr>
                  <pic:blipFill>
                    <a:blip r:embed="rId229"/>
                    <a:stretch>
                      <a:fillRect/>
                    </a:stretch>
                  </pic:blipFill>
                  <pic:spPr>
                    <a:xfrm>
                      <a:off x="0" y="0"/>
                      <a:ext cx="3540760" cy="2512060"/>
                    </a:xfrm>
                    <a:prstGeom prst="rect">
                      <a:avLst/>
                    </a:prstGeom>
                  </pic:spPr>
                </pic:pic>
              </a:graphicData>
            </a:graphic>
          </wp:inline>
        </w:drawing>
      </w:r>
    </w:p>
    <w:p w14:paraId="14C4195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图6-40　三维瞬态渗流总水头分布</w:t>
      </w:r>
    </w:p>
    <w:p w14:paraId="420C385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6-40 Total head distribution of three-dimensional transient seepage</w:t>
      </w:r>
    </w:p>
    <w:p w14:paraId="69D9CAAD">
      <w:pPr>
        <w:spacing w:after="0" w:line="360" w:lineRule="auto"/>
        <w:rPr>
          <w:lang w:eastAsia="zh-CN"/>
        </w:rPr>
      </w:pPr>
      <w:r>
        <w:rPr>
          <w:rFonts w:ascii="Times New Roman" w:hAnsi="Times New Roman" w:cs="Times New Roman"/>
          <w:b/>
          <w:bCs/>
          <w:lang w:eastAsia="zh-CN"/>
        </w:rPr>
        <w:t>孔隙水压力：</w:t>
      </w:r>
      <w:r>
        <w:rPr>
          <w:rFonts w:ascii="Times New Roman" w:hAnsi="Times New Roman" w:cs="Times New Roman"/>
          <w:lang w:eastAsia="zh-CN"/>
        </w:rPr>
        <w:t>提供三维孔压场及各切片孔压分布，可换算不同Y位置坝基面的扬压力系数；支持结合地质分层界面提取孔压剖面，核查层间承压水与接触带孔压突变现象。</w:t>
      </w:r>
    </w:p>
    <w:p w14:paraId="634138B8">
      <w:pPr>
        <w:spacing w:after="0" w:line="360" w:lineRule="auto"/>
        <w:rPr>
          <w:lang w:eastAsia="zh-CN"/>
        </w:rPr>
      </w:pPr>
      <w:r>
        <w:rPr>
          <w:rFonts w:ascii="Times New Roman" w:hAnsi="Times New Roman" w:cs="Times New Roman"/>
          <w:b/>
          <w:bCs/>
          <w:lang w:eastAsia="zh-CN"/>
        </w:rPr>
        <w:t>饱和度：</w:t>
      </w:r>
      <w:r>
        <w:rPr>
          <w:rFonts w:ascii="Times New Roman" w:hAnsi="Times New Roman" w:cs="Times New Roman"/>
          <w:lang w:eastAsia="zh-CN"/>
        </w:rPr>
        <w:t>提供三维饱和区形态与连通性显示，可判断饱和通道是否贯通、潜在通道进出口是否同时充水、非饱和区是否形成局部滞水；支持对潜在通道逐条核查充水状态。</w:t>
      </w:r>
    </w:p>
    <w:p w14:paraId="5829DDEF">
      <w:pPr>
        <w:spacing w:after="0" w:line="360" w:lineRule="auto"/>
        <w:rPr>
          <w:lang w:eastAsia="zh-CN"/>
        </w:rPr>
      </w:pPr>
      <w:r>
        <w:rPr>
          <w:rFonts w:ascii="Times New Roman" w:hAnsi="Times New Roman" w:cs="Times New Roman"/>
          <w:b/>
          <w:bCs/>
          <w:lang w:eastAsia="zh-CN"/>
        </w:rPr>
        <w:t>水力梯度：</w:t>
      </w:r>
      <w:r>
        <w:rPr>
          <w:rFonts w:ascii="Times New Roman" w:hAnsi="Times New Roman" w:cs="Times New Roman"/>
          <w:lang w:eastAsia="zh-CN"/>
        </w:rPr>
        <w:t>提供三维梯度场显示，可定位防渗体与地基接触带、地层渗透性突变面、通道进出口及弯折段的高梯度区；支持将通道等级（Ⅰ/Ⅱ/Ⅲ级）与沿线计算坡降联动对照，实现重点部位的定量排序。</w:t>
      </w:r>
    </w:p>
    <w:p w14:paraId="637F75EF">
      <w:pPr>
        <w:pStyle w:val="5"/>
      </w:pPr>
      <w:r>
        <w:rPr>
          <w:rFonts w:ascii="Times New Roman" w:hAnsi="Times New Roman"/>
        </w:rPr>
        <w:t>6.4.4 透明巡检交互设计与示例</w:t>
      </w:r>
    </w:p>
    <w:p w14:paraId="3917926E">
      <w:pPr>
        <w:spacing w:after="0" w:line="360" w:lineRule="auto"/>
        <w:rPr>
          <w:lang w:eastAsia="zh-CN"/>
        </w:rPr>
      </w:pPr>
      <w:r>
        <w:rPr>
          <w:rFonts w:ascii="Times New Roman" w:hAnsi="Times New Roman" w:cs="Times New Roman"/>
          <w:lang w:eastAsia="zh-CN"/>
        </w:rPr>
        <w:t>透明巡检模块依托无人机巡检应用场景，展示无人机设备基础信息、历史巡检记录、管涌智能识别结果与现场影像。</w:t>
      </w:r>
    </w:p>
    <w:p w14:paraId="1E6EB0F4">
      <w:pPr>
        <w:pStyle w:val="6"/>
      </w:pPr>
      <w:r>
        <w:rPr>
          <w:rFonts w:ascii="Times New Roman" w:hAnsi="Times New Roman"/>
        </w:rPr>
        <w:t>6.4.4.1 无人机设备详情</w:t>
      </w:r>
    </w:p>
    <w:p w14:paraId="77ABCDEB">
      <w:pPr>
        <w:spacing w:after="0" w:line="360" w:lineRule="auto"/>
        <w:rPr>
          <w:lang w:eastAsia="zh-CN"/>
        </w:rPr>
      </w:pPr>
      <w:r>
        <w:rPr>
          <w:rFonts w:ascii="Times New Roman" w:hAnsi="Times New Roman" w:cs="Times New Roman"/>
          <w:lang w:eastAsia="zh-CN"/>
        </w:rPr>
        <w:t>无人机巡检界面面向巡检业务的完整流程设计，各视图围绕“任务—发现—复核—归档”的业务链条组织。设备详情视图支持用户查看目标无人机的水平速度、相对高度、垂直速度、水平距离等实时数值，同时以可视化方式呈现无人机电量实时状态，并以进度条形式提示剩余续航时间。</w:t>
      </w:r>
      <w:r>
        <w:rPr>
          <w:rFonts w:ascii="Times New Roman" w:hAnsi="Times New Roman" w:cs="Times New Roman"/>
        </w:rPr>
        <w:t>设备详情界面如图6-41所示。</w:t>
      </w:r>
    </w:p>
    <w:p w14:paraId="1507A27D">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5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038"/>
                    <pic:cNvPicPr>
                      <a:picLocks noChangeAspect="1"/>
                    </pic:cNvPicPr>
                  </pic:nvPicPr>
                  <pic:blipFill>
                    <a:blip r:embed="rId230"/>
                    <a:stretch>
                      <a:fillRect/>
                    </a:stretch>
                  </pic:blipFill>
                  <pic:spPr>
                    <a:xfrm>
                      <a:off x="0" y="0"/>
                      <a:ext cx="5220000" cy="2936250"/>
                    </a:xfrm>
                    <a:prstGeom prst="rect">
                      <a:avLst/>
                    </a:prstGeom>
                  </pic:spPr>
                </pic:pic>
              </a:graphicData>
            </a:graphic>
          </wp:inline>
        </w:drawing>
      </w:r>
    </w:p>
    <w:p w14:paraId="60F1617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图6-41　无人机设备详情界面</w:t>
      </w:r>
    </w:p>
    <w:p w14:paraId="2734D3B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6-41 Interface of UAV equipment details</w:t>
      </w:r>
    </w:p>
    <w:p w14:paraId="0FDB5DAB">
      <w:pPr>
        <w:pStyle w:val="6"/>
      </w:pPr>
      <w:r>
        <w:rPr>
          <w:rFonts w:ascii="Times New Roman" w:hAnsi="Times New Roman"/>
        </w:rPr>
        <w:t>6.4.4.2 巡检记录</w:t>
      </w:r>
    </w:p>
    <w:p w14:paraId="2CB4C28B">
      <w:pPr>
        <w:spacing w:after="0" w:line="360" w:lineRule="auto"/>
        <w:rPr>
          <w:lang w:eastAsia="zh-CN"/>
        </w:rPr>
      </w:pPr>
      <w:r>
        <w:rPr>
          <w:rFonts w:ascii="Times New Roman" w:hAnsi="Times New Roman" w:cs="Times New Roman"/>
          <w:lang w:eastAsia="zh-CN"/>
        </w:rPr>
        <w:t>巡检记录视图自动记录无人机历史巡检数据，支持用户按时间范围、堤段桩号与任务状态查询历史飞行巡检记录，选中目标记录后可查看对应巡检详情，包括飞行轨迹模拟回放、拍摄影像清单与识别结果汇总。轨迹回放以地图动画形式重现无人机飞行路径，并与影像拍摄位置关联。</w:t>
      </w:r>
      <w:r>
        <w:rPr>
          <w:rFonts w:ascii="Times New Roman" w:hAnsi="Times New Roman" w:cs="Times New Roman"/>
        </w:rPr>
        <w:t>巡检记录界面如图6-42所示。</w:t>
      </w:r>
    </w:p>
    <w:p w14:paraId="2D98160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5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039"/>
                    <pic:cNvPicPr>
                      <a:picLocks noChangeAspect="1"/>
                    </pic:cNvPicPr>
                  </pic:nvPicPr>
                  <pic:blipFill>
                    <a:blip r:embed="rId231"/>
                    <a:stretch>
                      <a:fillRect/>
                    </a:stretch>
                  </pic:blipFill>
                  <pic:spPr>
                    <a:xfrm>
                      <a:off x="0" y="0"/>
                      <a:ext cx="5220000" cy="2936250"/>
                    </a:xfrm>
                    <a:prstGeom prst="rect">
                      <a:avLst/>
                    </a:prstGeom>
                  </pic:spPr>
                </pic:pic>
              </a:graphicData>
            </a:graphic>
          </wp:inline>
        </w:drawing>
      </w:r>
    </w:p>
    <w:p w14:paraId="3E92DC7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图6-42　巡检记录界面</w:t>
      </w:r>
    </w:p>
    <w:p w14:paraId="2320C91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6-42 Interface of inspection records</w:t>
      </w:r>
    </w:p>
    <w:p w14:paraId="1F712B72">
      <w:pPr>
        <w:pStyle w:val="6"/>
      </w:pPr>
      <w:r>
        <w:rPr>
          <w:rFonts w:ascii="Times New Roman" w:hAnsi="Times New Roman"/>
        </w:rPr>
        <w:t>6.4.4.3 管涌识别</w:t>
      </w:r>
    </w:p>
    <w:p w14:paraId="063A90E1">
      <w:pPr>
        <w:spacing w:after="0" w:line="360" w:lineRule="auto"/>
        <w:rPr>
          <w:lang w:eastAsia="zh-CN"/>
        </w:rPr>
      </w:pPr>
      <w:r>
        <w:rPr>
          <w:rFonts w:ascii="Times New Roman" w:hAnsi="Times New Roman" w:cs="Times New Roman"/>
          <w:lang w:eastAsia="zh-CN"/>
        </w:rPr>
        <w:t>管涌渗漏的自动识别是透明巡检模块的核心能力，其技术实现依托模型库中的透明巡检服务。管涌识别视图基于无人机巡检画面自动对画面内容开展识别，识别到疑似点后同步展示该点位的图像位置、置信度、所属桩号与病害尺寸估计值，并将疑似点以标注框的形式叠加于画面之上；对于置信度处于中间区间的疑似点，平台将其标记为待复核状态并提示人工确认。红外影像与可见光影像的识别结果在同一界面中对照展示。</w:t>
      </w:r>
      <w:r>
        <w:rPr>
          <w:rFonts w:ascii="Times New Roman" w:hAnsi="Times New Roman" w:cs="Times New Roman"/>
        </w:rPr>
        <w:t>管涌识别界面如图6-43所示。</w:t>
      </w:r>
    </w:p>
    <w:p w14:paraId="0FD4AF7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6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040"/>
                    <pic:cNvPicPr>
                      <a:picLocks noChangeAspect="1"/>
                    </pic:cNvPicPr>
                  </pic:nvPicPr>
                  <pic:blipFill>
                    <a:blip r:embed="rId232"/>
                    <a:stretch>
                      <a:fillRect/>
                    </a:stretch>
                  </pic:blipFill>
                  <pic:spPr>
                    <a:xfrm>
                      <a:off x="0" y="0"/>
                      <a:ext cx="5220000" cy="2936250"/>
                    </a:xfrm>
                    <a:prstGeom prst="rect">
                      <a:avLst/>
                    </a:prstGeom>
                  </pic:spPr>
                </pic:pic>
              </a:graphicData>
            </a:graphic>
          </wp:inline>
        </w:drawing>
      </w:r>
    </w:p>
    <w:p w14:paraId="6D5BB2F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图6-43　管涌识别界面</w:t>
      </w:r>
    </w:p>
    <w:p w14:paraId="71ED353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6-43 Interface of piping identification</w:t>
      </w:r>
    </w:p>
    <w:p w14:paraId="0A73D5CE">
      <w:pPr>
        <w:pStyle w:val="6"/>
      </w:pPr>
      <w:r>
        <w:rPr>
          <w:rFonts w:ascii="Times New Roman" w:hAnsi="Times New Roman"/>
        </w:rPr>
        <w:t>6.4.4.4 巡检实时直播画面</w:t>
      </w:r>
    </w:p>
    <w:p w14:paraId="3E1032BE">
      <w:pPr>
        <w:spacing w:after="0" w:line="360" w:lineRule="auto"/>
        <w:rPr>
          <w:lang w:eastAsia="zh-CN"/>
        </w:rPr>
      </w:pPr>
      <w:r>
        <w:rPr>
          <w:rFonts w:ascii="Times New Roman" w:hAnsi="Times New Roman" w:cs="Times New Roman"/>
          <w:lang w:eastAsia="zh-CN"/>
        </w:rPr>
        <w:t>巡检实时直播画面视图在选中目标巡检记录后展示对应记录的实时图传画面，画面叠加显示飞行高度、速度与航向等飞行参数，并支持在直播画面中直接触发当前帧的管涌识别。当识别结果确认为真实病害时，现场人员可直接在界面中登记病害信息并上传现场照片。</w:t>
      </w:r>
      <w:r>
        <w:rPr>
          <w:rFonts w:ascii="Times New Roman" w:hAnsi="Times New Roman" w:cs="Times New Roman"/>
        </w:rPr>
        <w:t>巡检实时直播画面如图6-44所示。</w:t>
      </w:r>
    </w:p>
    <w:p w14:paraId="0E77827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6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041"/>
                    <pic:cNvPicPr>
                      <a:picLocks noChangeAspect="1"/>
                    </pic:cNvPicPr>
                  </pic:nvPicPr>
                  <pic:blipFill>
                    <a:blip r:embed="rId233"/>
                    <a:stretch>
                      <a:fillRect/>
                    </a:stretch>
                  </pic:blipFill>
                  <pic:spPr>
                    <a:xfrm>
                      <a:off x="0" y="0"/>
                      <a:ext cx="5220000" cy="2936250"/>
                    </a:xfrm>
                    <a:prstGeom prst="rect">
                      <a:avLst/>
                    </a:prstGeom>
                  </pic:spPr>
                </pic:pic>
              </a:graphicData>
            </a:graphic>
          </wp:inline>
        </w:drawing>
      </w:r>
    </w:p>
    <w:p w14:paraId="19D5924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图6-44　巡检实时直播画面</w:t>
      </w:r>
    </w:p>
    <w:p w14:paraId="3158C53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6-44 Real-time live video of the inspection</w:t>
      </w:r>
    </w:p>
    <w:p w14:paraId="0F83C2B8">
      <w:pPr>
        <w:pStyle w:val="6"/>
      </w:pPr>
      <w:r>
        <w:rPr>
          <w:rFonts w:ascii="Times New Roman" w:hAnsi="Times New Roman"/>
        </w:rPr>
        <w:t>6.4.4.5 巡检图片</w:t>
      </w:r>
    </w:p>
    <w:p w14:paraId="365D42CD">
      <w:pPr>
        <w:spacing w:after="0" w:line="360" w:lineRule="auto"/>
        <w:rPr>
          <w:lang w:eastAsia="zh-CN"/>
        </w:rPr>
      </w:pPr>
      <w:r>
        <w:rPr>
          <w:rFonts w:ascii="Times New Roman" w:hAnsi="Times New Roman" w:cs="Times New Roman"/>
          <w:lang w:eastAsia="zh-CN"/>
        </w:rPr>
        <w:t>巡检图片视图用于查看无人机巡检过程中拍摄的现场图片，同时支持用户上传现场补充拍摄的相关图片，上传图片经元数据登记后自动关联至对应巡检任务与堤段桩号。图片按巡检任务与桩号分组展示，支持缩略图浏览与原始分辨率查看，并可标注病害类型与处置状态。</w:t>
      </w:r>
      <w:r>
        <w:rPr>
          <w:rFonts w:ascii="Times New Roman" w:hAnsi="Times New Roman" w:cs="Times New Roman"/>
        </w:rPr>
        <w:t>巡检图片界面如图6-45所示。</w:t>
      </w:r>
    </w:p>
    <w:p w14:paraId="32D8739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6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042"/>
                    <pic:cNvPicPr>
                      <a:picLocks noChangeAspect="1"/>
                    </pic:cNvPicPr>
                  </pic:nvPicPr>
                  <pic:blipFill>
                    <a:blip r:embed="rId234"/>
                    <a:stretch>
                      <a:fillRect/>
                    </a:stretch>
                  </pic:blipFill>
                  <pic:spPr>
                    <a:xfrm>
                      <a:off x="0" y="0"/>
                      <a:ext cx="5220000" cy="2936250"/>
                    </a:xfrm>
                    <a:prstGeom prst="rect">
                      <a:avLst/>
                    </a:prstGeom>
                  </pic:spPr>
                </pic:pic>
              </a:graphicData>
            </a:graphic>
          </wp:inline>
        </w:drawing>
      </w:r>
    </w:p>
    <w:p w14:paraId="34D7156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图6-45　巡检图片界面</w:t>
      </w:r>
    </w:p>
    <w:p w14:paraId="3A5D47C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6-45 Interface of inspection images</w:t>
      </w:r>
    </w:p>
    <w:p w14:paraId="526FE2E9">
      <w:pPr>
        <w:pStyle w:val="5"/>
      </w:pPr>
      <w:r>
        <w:rPr>
          <w:rFonts w:ascii="Times New Roman" w:hAnsi="Times New Roman"/>
        </w:rPr>
        <w:t>6.4.5 透明评价交互设计与示例</w:t>
      </w:r>
    </w:p>
    <w:p w14:paraId="6A3D6C3D">
      <w:pPr>
        <w:spacing w:after="0" w:line="360" w:lineRule="auto"/>
        <w:rPr>
          <w:lang w:eastAsia="zh-CN"/>
        </w:rPr>
      </w:pPr>
      <w:r>
        <w:rPr>
          <w:rFonts w:ascii="Times New Roman" w:hAnsi="Times New Roman" w:cs="Times New Roman"/>
          <w:lang w:eastAsia="zh-CN"/>
        </w:rPr>
        <w:t>透明评价模块以桩号为评价单元，按信息接入、逐项赋分、失效模式加权、门控校验与等级定档的顺序完成堤防安全评价。评价口径由29项指标与5类失效模式构成，指标分A、B、C、D四类赋分，加权合成后按A≥80、40≤B&lt;80、C&lt;40判定等级，并叠加观测门控与硬约束门控对最终等级实施封顶约束。平台提供单项评价与批量评价两个入口：单项评价面向单个断面的逐项核对与逐条追溯，批量评价面向成组断面的一次提交与批量出级。上述三档为本平台的分级口径，不等同于SL/Z 679—2015的一类、二类、三类堤划分，也不替代安全鉴定结论。</w:t>
      </w:r>
    </w:p>
    <w:p w14:paraId="3C22EC6D">
      <w:pPr>
        <w:pStyle w:val="6"/>
      </w:pPr>
      <w:r>
        <w:rPr>
          <w:rFonts w:ascii="Times New Roman" w:hAnsi="Times New Roman"/>
        </w:rPr>
        <w:t>6.4.5.1 单项评价</w:t>
      </w:r>
    </w:p>
    <w:p w14:paraId="11CA0917">
      <w:pPr>
        <w:spacing w:after="0" w:line="360" w:lineRule="auto"/>
        <w:rPr>
          <w:lang w:eastAsia="zh-CN"/>
        </w:rPr>
      </w:pPr>
      <w:r>
        <w:rPr>
          <w:rFonts w:ascii="Times New Roman" w:hAnsi="Times New Roman" w:cs="Times New Roman"/>
          <w:lang w:eastAsia="zh-CN"/>
        </w:rPr>
        <w:t>单项评价以单个断面为对象逐项核对，界面按左侧配置、中部结论与右侧追溯三栏组织。左侧评价配置按基本信息、断面几何、渗控土层、渗流与稳定计算、测量与检查、台账与检查结论、定性指标、计算替代项、巡检证据与数据参数十类信息域组织录入，必填项进度实时提示，确认后发起评价。</w:t>
      </w:r>
    </w:p>
    <w:p w14:paraId="0ECB7759">
      <w:pPr>
        <w:spacing w:after="0" w:line="360" w:lineRule="auto"/>
        <w:rPr>
          <w:lang w:eastAsia="zh-CN"/>
        </w:rPr>
      </w:pPr>
      <w:r>
        <w:rPr>
          <w:rFonts w:ascii="Times New Roman" w:hAnsi="Times New Roman" w:cs="Times New Roman"/>
          <w:lang w:eastAsia="zh-CN"/>
        </w:rPr>
        <w:t>中部结论区以综合评分表盘给出综合得分与安全等级，并逐环展开等级的形成链路，说明基准得分、屏障修正与门控封顶各环节对最终等级的作用；失效模式响应按越浪、渗流、边坡失稳、冲刷与穿堤建筑物五类给出加权贡献，据此识别控制性失效模式，并区分由计算直接判定的确定项与由巡检证据修正的项。</w:t>
      </w:r>
    </w:p>
    <w:p w14:paraId="2EAE4974">
      <w:pPr>
        <w:spacing w:after="0" w:line="360" w:lineRule="auto"/>
        <w:rPr>
          <w:lang w:eastAsia="zh-CN"/>
        </w:rPr>
      </w:pPr>
      <w:r>
        <w:rPr>
          <w:rFonts w:ascii="Times New Roman" w:hAnsi="Times New Roman" w:cs="Times New Roman"/>
          <w:lang w:eastAsia="zh-CN"/>
        </w:rPr>
        <w:t>右侧同步给出主要致因的成分占比、门控触发情况（硬约束与观测门控）、缺失指标、巡检证据与数据质量提示，用于判断当前结论的证据充分程度以及还需补充的资料。</w:t>
      </w:r>
      <w:r>
        <w:rPr>
          <w:rFonts w:ascii="Times New Roman" w:hAnsi="Times New Roman" w:cs="Times New Roman"/>
        </w:rPr>
        <w:t>单项评价界面如图6-46所示。</w:t>
      </w:r>
    </w:p>
    <w:p w14:paraId="6F44C2D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20970" cy="2915920"/>
            <wp:effectExtent l="0" t="0" r="2540" b="5080"/>
            <wp:docPr id="163" name="图片 75127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751271241"/>
                    <pic:cNvPicPr>
                      <a:picLocks noChangeAspect="1"/>
                    </pic:cNvPicPr>
                  </pic:nvPicPr>
                  <pic:blipFill>
                    <a:blip r:embed="rId235"/>
                    <a:stretch>
                      <a:fillRect/>
                    </a:stretch>
                  </pic:blipFill>
                  <pic:spPr>
                    <a:xfrm>
                      <a:off x="0" y="0"/>
                      <a:ext cx="5221224" cy="2916543"/>
                    </a:xfrm>
                    <a:prstGeom prst="rect">
                      <a:avLst/>
                    </a:prstGeom>
                  </pic:spPr>
                </pic:pic>
              </a:graphicData>
            </a:graphic>
          </wp:inline>
        </w:drawing>
      </w:r>
    </w:p>
    <w:p w14:paraId="3BF40B9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图6-46　单项评价界面</w:t>
      </w:r>
    </w:p>
    <w:p w14:paraId="1C6EB84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Fig. 6-46 Interface of single-section evaluation</w:t>
      </w:r>
    </w:p>
    <w:p w14:paraId="705A7EAB">
      <w:pPr>
        <w:pStyle w:val="6"/>
      </w:pPr>
      <w:r>
        <w:rPr>
          <w:rFonts w:ascii="Times New Roman" w:hAnsi="Times New Roman"/>
        </w:rPr>
        <w:t>6.4.5.2 批量评价</w:t>
      </w:r>
    </w:p>
    <w:p w14:paraId="59F64ABB">
      <w:pPr>
        <w:spacing w:after="0" w:line="360" w:lineRule="auto"/>
        <w:rPr>
          <w:lang w:eastAsia="zh-CN"/>
        </w:rPr>
      </w:pPr>
      <w:r>
        <w:rPr>
          <w:rFonts w:ascii="Times New Roman" w:hAnsi="Times New Roman" w:cs="Times New Roman"/>
          <w:lang w:eastAsia="zh-CN"/>
        </w:rPr>
        <w:t>批量评价以成组断面为对象一次提交、批量出级。左侧可通过粘贴JSON、上传文件或生成示例三种方式构造批次，支持按桩号区间、等级或自定义清单成批组织评价对象；提交后系统逐条评价，并对数据不合规的条目按单条隔离的方式处理，使个别断面的输入问题不影响其余断面的出级结果。</w:t>
      </w:r>
    </w:p>
    <w:p w14:paraId="589DCA3D">
      <w:pPr>
        <w:spacing w:after="0" w:line="360" w:lineRule="auto"/>
        <w:rPr>
          <w:lang w:eastAsia="zh-CN"/>
        </w:rPr>
      </w:pPr>
      <w:r>
        <w:rPr>
          <w:rFonts w:ascii="Times New Roman" w:hAnsi="Times New Roman" w:cs="Times New Roman"/>
          <w:lang w:eastAsia="zh-CN"/>
        </w:rPr>
        <w:t>批次概览汇总评价总数、成功数、失败数、C级断面数与门控下降数量，并以等级分布环图与主控失效模式排行呈现批次的结构性特征，便于从整体上识别等级构成与主要风险来源，而不必逐条翻阅结果。</w:t>
      </w:r>
    </w:p>
    <w:p w14:paraId="38646BFD">
      <w:pPr>
        <w:spacing w:after="0" w:line="360" w:lineRule="auto"/>
        <w:rPr>
          <w:lang w:eastAsia="zh-CN"/>
        </w:rPr>
      </w:pPr>
      <w:r>
        <w:rPr>
          <w:rFonts w:ascii="Times New Roman" w:hAnsi="Times New Roman" w:cs="Times New Roman"/>
          <w:lang w:eastAsia="zh-CN"/>
        </w:rPr>
        <w:t>批次结果表逐条记录断面编号、请求编号、得分、等级、等级形成、主控失效模式、门控原因与状态，支持按等级与状态筛选并导出CSV；失败明细列出被隔离的断面及其校验不通过的字段，并给出对应的校验规则说明，便于定位数据问题。</w:t>
      </w:r>
      <w:r>
        <w:rPr>
          <w:rFonts w:ascii="Times New Roman" w:hAnsi="Times New Roman" w:cs="Times New Roman"/>
        </w:rPr>
        <w:t>批量评价界面如图6-47所示。</w:t>
      </w:r>
    </w:p>
    <w:p w14:paraId="7F8F9CF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20970" cy="2903855"/>
            <wp:effectExtent l="0" t="0" r="2540" b="5080"/>
            <wp:docPr id="164" name="图片 75127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751271242"/>
                    <pic:cNvPicPr>
                      <a:picLocks noChangeAspect="1"/>
                    </pic:cNvPicPr>
                  </pic:nvPicPr>
                  <pic:blipFill>
                    <a:blip r:embed="rId236"/>
                    <a:stretch>
                      <a:fillRect/>
                    </a:stretch>
                  </pic:blipFill>
                  <pic:spPr>
                    <a:xfrm>
                      <a:off x="0" y="0"/>
                      <a:ext cx="5221224" cy="2904305"/>
                    </a:xfrm>
                    <a:prstGeom prst="rect">
                      <a:avLst/>
                    </a:prstGeom>
                  </pic:spPr>
                </pic:pic>
              </a:graphicData>
            </a:graphic>
          </wp:inline>
        </w:drawing>
      </w:r>
    </w:p>
    <w:p w14:paraId="43861B6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图6-47　批量评价界面</w:t>
      </w:r>
    </w:p>
    <w:p w14:paraId="0AD53C1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Fig. 6-47 Interface of batch evaluation</w:t>
      </w:r>
    </w:p>
    <w:p w14:paraId="3170299C">
      <w:pPr>
        <w:spacing w:after="0" w:line="360" w:lineRule="auto"/>
        <w:rPr>
          <w:lang w:eastAsia="zh-CN"/>
        </w:rPr>
      </w:pPr>
      <w:r>
        <w:rPr>
          <w:rFonts w:ascii="Times New Roman" w:hAnsi="Times New Roman" w:cs="Times New Roman"/>
          <w:lang w:eastAsia="zh-CN"/>
        </w:rPr>
        <w:t>透明巡检模块与透明评价模块之间存在紧密的数据关联。巡检识别得到的管涌疑似点经空间配准后挂载至孪生场景，其位置、尺寸与置信度被量化为巡检病害指标，并与渗流计算得到的渗透坡降、压力水头等机理指标一并输入安全评价模型。两类指标互为补充：机理指标反映在当前水位与土体参数条件下的理论风险水平；巡检病害指标反映堤防当前已经出现的实际缺陷。当某堤段出现高置信度管涌疑似点且渗流计算指标同时接近临界值时，平台将自动提升该堤段的预警等级。</w:t>
      </w:r>
    </w:p>
    <w:p w14:paraId="548385C7">
      <w:pPr>
        <w:pStyle w:val="4"/>
      </w:pPr>
      <w:r>
        <w:rPr>
          <w:rFonts w:ascii="Times New Roman" w:hAnsi="Times New Roman"/>
        </w:rPr>
        <w:t>6.5 本章小结</w:t>
      </w:r>
    </w:p>
    <w:p w14:paraId="0BE4D12A">
      <w:pPr>
        <w:spacing w:after="0" w:line="360" w:lineRule="auto"/>
        <w:rPr>
          <w:lang w:eastAsia="zh-CN"/>
        </w:rPr>
      </w:pPr>
      <w:r>
        <w:rPr>
          <w:rFonts w:ascii="Times New Roman" w:hAnsi="Times New Roman" w:cs="Times New Roman"/>
          <w:lang w:eastAsia="zh-CN"/>
        </w:rPr>
        <w:t>本章搭建了 “透明堤防”数字孪生智能平台，实现了堤防渗流安全分析由单环节方法研究到全链条平台化应用的转变。数字孪生平台由基础设施层、数据资源层、模型服务层、业务应用层与用户交互层的五层架构体系组成，数据资源层汇聚多源数据，模型服务层集成四类算法服务，用户交互层以浏览器为统一入口并融合自然语言交互与三维可视化。本章介绍了平台的关键技术选型与后端服务层的实现方法，包括多模数据库组合、多智能体框架与本地化大语言模型部署、三维渲染与模型轻量化，以及各模型服务的数据接口、文件格式定义与运行管理机制。主要结论如下：</w:t>
      </w:r>
    </w:p>
    <w:p w14:paraId="6438F878">
      <w:pPr>
        <w:spacing w:after="0" w:line="360" w:lineRule="auto"/>
        <w:rPr>
          <w:lang w:eastAsia="zh-CN"/>
        </w:rPr>
      </w:pPr>
      <w:r>
        <w:rPr>
          <w:rFonts w:ascii="Times New Roman" w:hAnsi="Times New Roman" w:cs="Times New Roman"/>
          <w:lang w:eastAsia="zh-CN"/>
        </w:rPr>
        <w:t>（1）利用基于 JavaScript 语言的 Vue.js 前端框架与 Spring Boot 微服务框架研发了 “透明堤防”数字孪生智能平台，平台集成了透明地质、透明计算、透明巡检与透明评价四大核心系统。后端采用 Spring Boot 微服务框架实行业务服务与模型服务的多语言混合部署，数据存储采用 MySQL、PostgreSQL/PostGIS、MongoDB、MinIO 与 Redis 相结合的多模数据库方案，人工智能部分集成 AgentScope 多智能体框架与本地化部署的开源中文大语言模型。平台将第三章至第五章的方法由分散的算法程序整合为具备统一入口与统一服务接口的完整平台。</w:t>
      </w:r>
    </w:p>
    <w:p w14:paraId="78A106FB">
      <w:pPr>
        <w:spacing w:after="0" w:line="360" w:lineRule="auto"/>
        <w:rPr>
          <w:lang w:eastAsia="zh-CN"/>
        </w:rPr>
      </w:pPr>
      <w:r>
        <w:rPr>
          <w:rFonts w:ascii="Times New Roman" w:hAnsi="Times New Roman" w:cs="Times New Roman"/>
          <w:lang w:eastAsia="zh-CN"/>
        </w:rPr>
        <w:t>（2）平台采用 MySQL、PostgreSQL/PostGIS、MongoDB、MinIO 与 Redis 相结合的多模数据库方案搭建了数据底座，融合地理空间数据、现场观测数据、穿堤建筑数据与数学模型数据四类多源数据，实现多源数据的统一治理与服务化发布。结构化数据按对象属性、时间序列、任务与成果分别建表管理，并针对三维模型、巡检影像等非结构化数据采用对象存储与元数据分离的组织方式，两类数据均以统一标识被模型服务引用。数据底座使模型服务与业务功能不再直接连接物理数据库，解决了多源数据分散存储的问题。</w:t>
      </w:r>
    </w:p>
    <w:p w14:paraId="5495C0E5">
      <w:pPr>
        <w:spacing w:after="0" w:line="360" w:lineRule="auto"/>
        <w:rPr>
          <w:lang w:eastAsia="zh-CN"/>
        </w:rPr>
      </w:pPr>
      <w:r>
        <w:rPr>
          <w:rFonts w:ascii="Times New Roman" w:hAnsi="Times New Roman" w:cs="Times New Roman"/>
          <w:lang w:eastAsia="zh-CN"/>
        </w:rPr>
        <w:t>（3）平台集成了透明地质、透明计算、透明巡检与透明评价四类模型服务，并研发了统一的模型调用接口与运行管理机制。四类算法按模型类别封装为标准化服务，通过任务标识与依赖关系实现服务之间的数据传递与失效联动；将模型计算参数按堤段区域组织为可寻址的参数集，用户在自然语言交互中仅需指明桩号区间，即可由平台调取该区域参数并驱动模型计算链；建立了覆盖六类任务的意图体系，采用提示工程与检索增强生成相结合的方式，将领域知识片段经向量检索动态召回并拼接至提示词，使通用大语言模型获得工程适应能力，并引入 “模型规划、平台执行”的任务编排模式。服务层解决了模型之间数据传递效率低、算法能力难以被非建模人员直接调用的问题。</w:t>
      </w:r>
    </w:p>
    <w:p w14:paraId="1015F8D2">
      <w:pPr>
        <w:spacing w:after="0" w:line="360" w:lineRule="auto"/>
        <w:rPr>
          <w:lang w:eastAsia="zh-CN"/>
        </w:rPr>
      </w:pPr>
      <w:r>
        <w:rPr>
          <w:rFonts w:ascii="Times New Roman" w:hAnsi="Times New Roman" w:cs="Times New Roman"/>
          <w:lang w:eastAsia="zh-CN"/>
        </w:rPr>
        <w:t>（4）平台界面基于 Vue.js 3.x 与 Three.js 前端技术搭建，将三维地质模型、渗流场与巡检病害等复杂模型融合于同一可视化场景，实现与物理场景的动态同步映射。界面以平台主页为统一入口，按透明地质、透明计算、透明巡检与透明评价四个模块组织，逐模块明确了功能定位、界面组成与信息组织方式；针对自然语言交互、透明地质交互、透明计算交互与透明巡检评价交互给出典型应用示例，其中自然语言交互以“对话即操作”的方式驱动分析任务，参数确认卡片对每一项参数的来源逐项标注。四个模块的界面将模型计算成果组织为可直接判读的评价结论与可视化图件，解决了计算成果需由专业人员另行解读、难以直接支撑管理判断的问题。</w:t>
      </w:r>
    </w:p>
    <w:p w14:paraId="1326D25D">
      <w:pPr>
        <w:rPr>
          <w:lang w:eastAsia="zh-CN"/>
        </w:rPr>
        <w:sectPr>
          <w:headerReference r:id="rId25" w:type="default"/>
          <w:footerReference r:id="rId27" w:type="default"/>
          <w:headerReference r:id="rId26" w:type="even"/>
          <w:footerReference r:id="rId28" w:type="even"/>
          <w:pgSz w:w="11906" w:h="16838"/>
          <w:pgMar w:top="1418" w:right="1418" w:bottom="1418" w:left="1418" w:header="851" w:footer="851" w:gutter="0"/>
          <w:cols w:space="720" w:num="1"/>
          <w:docGrid w:linePitch="360" w:charSpace="0"/>
        </w:sectPr>
      </w:pPr>
    </w:p>
    <w:p w14:paraId="73FEF719">
      <w:pPr>
        <w:pStyle w:val="3"/>
        <w:ind w:firstLine="0"/>
      </w:pPr>
      <w:r>
        <w:t>第</w:t>
      </w:r>
      <w:r>
        <w:rPr>
          <w:rFonts w:ascii="Times New Roman" w:hAnsi="Times New Roman"/>
        </w:rPr>
        <w:t>7</w:t>
      </w:r>
      <w:r>
        <w:t>章　结论与展望</w:t>
      </w:r>
    </w:p>
    <w:p w14:paraId="03D52C2F">
      <w:pPr>
        <w:pStyle w:val="4"/>
      </w:pPr>
      <w:r>
        <w:rPr>
          <w:rFonts w:ascii="Times New Roman" w:hAnsi="Times New Roman"/>
        </w:rPr>
        <w:t xml:space="preserve">7.1 </w:t>
      </w:r>
      <w:r>
        <w:t>结论</w:t>
      </w:r>
    </w:p>
    <w:p w14:paraId="0ACAE4E9">
      <w:pPr>
        <w:spacing w:after="0" w:line="360" w:lineRule="auto"/>
        <w:rPr>
          <w:rFonts w:ascii="Times New Roman" w:hAnsi="Times New Roman" w:cs="Times New Roman"/>
          <w:lang w:eastAsia="zh-CN"/>
        </w:rPr>
      </w:pPr>
      <w:r>
        <w:rPr>
          <w:rFonts w:ascii="Times New Roman" w:hAnsi="Times New Roman" w:cs="Times New Roman"/>
          <w:lang w:eastAsia="zh-CN"/>
        </w:rPr>
        <w:t>传统堤防渗流安全分析受制于地质信息稀疏、计算过程封闭、评价依据单一等固有局限，难以满足新时期防洪安全保障的要求。本文围绕上述问题，从透明地质建模、透明计算、透明评价与平台集成四个层面开展了系统研究。</w:t>
      </w:r>
    </w:p>
    <w:p w14:paraId="47F4CA14">
      <w:pPr>
        <w:spacing w:after="0" w:line="360" w:lineRule="auto"/>
        <w:rPr>
          <w:rFonts w:ascii="Times New Roman" w:hAnsi="Times New Roman" w:cs="Times New Roman"/>
          <w:lang w:eastAsia="zh-CN"/>
        </w:rPr>
      </w:pPr>
      <w:r>
        <w:rPr>
          <w:rFonts w:ascii="Times New Roman" w:hAnsi="Times New Roman" w:cs="Times New Roman"/>
          <w:lang w:eastAsia="zh-CN"/>
        </w:rPr>
        <w:t>（1）在透明地质建模方面，本文建立了稀疏钻孔条件下堤防透明地质建模与地质—渗流模型映射方法。针对堤防工程钻孔数量有限、地层信息不完整的现实约束，本文引入虚拟钻孔生成方法扩充建模约束，采用势场隐式建模方法构建三维地质模型，并建立了地质模型向渗流计算模型的无损映射机制，解决了稀疏勘察资料条件下三维地质模型构建精度不足的问题。</w:t>
      </w:r>
    </w:p>
    <w:p w14:paraId="0CE7297D">
      <w:pPr>
        <w:spacing w:after="0" w:line="360" w:lineRule="auto"/>
        <w:rPr>
          <w:rFonts w:ascii="Times New Roman" w:hAnsi="Times New Roman" w:cs="Times New Roman"/>
          <w:lang w:eastAsia="zh-CN"/>
        </w:rPr>
      </w:pPr>
      <w:r>
        <w:rPr>
          <w:rFonts w:ascii="Times New Roman" w:hAnsi="Times New Roman" w:cs="Times New Roman"/>
          <w:lang w:eastAsia="zh-CN"/>
        </w:rPr>
        <w:t>（2）在透明计算方面，本文建立了透明地质驱动的堤防渗流透明计算与场态可视化推演方法。通过建立地质模型与渗流计算模型之间的数据接口，实现了地层几何与渗透属性的自动传递；采用数值方法求解非稳定渗流场，实现了浸润线、压力水头与渗透坡降等指标的自动提取与可视化表达。</w:t>
      </w:r>
    </w:p>
    <w:p w14:paraId="6346DDB2">
      <w:pPr>
        <w:spacing w:after="0" w:line="360" w:lineRule="auto"/>
        <w:rPr>
          <w:rFonts w:ascii="Times New Roman" w:hAnsi="Times New Roman" w:cs="Times New Roman"/>
          <w:lang w:eastAsia="zh-CN"/>
        </w:rPr>
      </w:pPr>
      <w:del w:id="900155" w:author="Claude" w:date="2026-10-28T00:00:00Z">
        <w:r>
          <w:rPr>
            <w:rFonts w:ascii="Times New Roman" w:hAnsi="Times New Roman" w:cs="Times New Roman"/>
            <w:lang w:eastAsia="zh-CN"/>
          </w:rPr>
          <w:delText>（3）在透明评价方面，本文构建了融合渗流机理与空基巡检病害信息的堤防渗流安全透明评价方法。梳理了包含机理计算指标、巡检病害指标与监测数据在内的评价指标体系，建立了考虑干湿循环影响的材料参数劣化关系，提出了以危险水位为输出的动态安全评价模型。</w:delText>
        </w:r>
      </w:del>
      <w:ins w:id="900156" w:author="Claude" w:date="2026-10-28T00:00:00Z">
        <w:r>
          <w:rPr>
            <w:rFonts w:ascii="Times New Roman" w:hAnsi="Times New Roman" w:cs="Times New Roman"/>
            <w:lang w:eastAsia="zh-CN"/>
          </w:rPr>
          <w:t>（3）在透明评价方面，本文构建了融合渗流机理与空基巡检病害信息的堤防渗流安全透明评价方法。建立了以证据层为核心的六层评价框架和包含29项指标的评价指标体系，提出了无人机红外巡检识别与证据接入方法，构建了物理规则链与随机森林相结合、以序数物理下限约束学习模型的评价模型，评价结果同时给出安全等级、主控失效模式、触发原因与待补资料，并可随水位工况与巡检证据动态更新。</w:t>
        </w:r>
      </w:ins>
    </w:p>
    <w:p w14:paraId="3A164F26">
      <w:pPr>
        <w:spacing w:after="0" w:line="360" w:lineRule="auto"/>
        <w:rPr>
          <w:rFonts w:ascii="Times New Roman" w:hAnsi="Times New Roman" w:cs="Times New Roman"/>
          <w:lang w:eastAsia="zh-CN"/>
        </w:rPr>
      </w:pPr>
      <w:r>
        <w:rPr>
          <w:rFonts w:ascii="Times New Roman" w:hAnsi="Times New Roman" w:cs="Times New Roman"/>
          <w:lang w:eastAsia="zh-CN"/>
        </w:rPr>
        <w:t>（4）在平台集成方面，本文设计并实现了</w:t>
      </w:r>
      <w:r>
        <w:rPr>
          <w:rFonts w:hint="eastAsia" w:ascii="Times New Roman" w:hAnsi="Times New Roman" w:cs="Times New Roman"/>
          <w:lang w:eastAsia="zh-CN"/>
        </w:rPr>
        <w:t>“</w:t>
      </w:r>
      <w:r>
        <w:rPr>
          <w:rFonts w:ascii="Times New Roman" w:hAnsi="Times New Roman" w:cs="Times New Roman"/>
          <w:lang w:eastAsia="zh-CN"/>
        </w:rPr>
        <w:t>透明堤防</w:t>
      </w:r>
      <w:r>
        <w:rPr>
          <w:rFonts w:hint="eastAsia" w:ascii="Times New Roman" w:hAnsi="Times New Roman" w:cs="Times New Roman"/>
          <w:lang w:eastAsia="zh-CN"/>
        </w:rPr>
        <w:t>”</w:t>
      </w:r>
      <w:r>
        <w:rPr>
          <w:rFonts w:ascii="Times New Roman" w:hAnsi="Times New Roman" w:cs="Times New Roman"/>
          <w:lang w:eastAsia="zh-CN"/>
        </w:rPr>
        <w:t>数字孪生智能平台。平台采用分层解耦的架构设计，建成了涵盖地理空间数据、现场观测数据、穿堤建筑数据与数学模型数据的数据底座，将透明地质、透明计算、透明巡检与透明评价等算法封装为标准化服务，引入大语言模型实现自然语言交互与任务编排，并完成了各功能模块的界面设计与应用示例。</w:t>
      </w:r>
    </w:p>
    <w:p w14:paraId="21D9A634">
      <w:pPr>
        <w:pStyle w:val="4"/>
      </w:pPr>
      <w:r>
        <w:rPr>
          <w:rFonts w:ascii="Times New Roman" w:hAnsi="Times New Roman"/>
        </w:rPr>
        <w:t xml:space="preserve">7.2 </w:t>
      </w:r>
      <w:r>
        <w:t>主要创新点</w:t>
      </w:r>
    </w:p>
    <w:p w14:paraId="35E6B614">
      <w:pPr>
        <w:spacing w:after="0" w:line="360" w:lineRule="auto"/>
        <w:rPr>
          <w:rFonts w:ascii="Times New Roman" w:hAnsi="Times New Roman" w:cs="Times New Roman"/>
          <w:lang w:eastAsia="zh-CN"/>
        </w:rPr>
      </w:pPr>
      <w:r>
        <w:rPr>
          <w:rFonts w:ascii="Times New Roman" w:hAnsi="Times New Roman" w:cs="Times New Roman"/>
          <w:lang w:eastAsia="zh-CN"/>
        </w:rPr>
        <w:t>本文围绕堤防渗流安全全链条透明化这一总目标，在建模方法、评价方法与平台实现三个层面开展了探索，所形成的创新点分别对应本文的三个研究层面。</w:t>
      </w:r>
    </w:p>
    <w:p w14:paraId="5F4DB10A">
      <w:pPr>
        <w:spacing w:after="0" w:line="360" w:lineRule="auto"/>
        <w:rPr>
          <w:rFonts w:ascii="Times New Roman" w:hAnsi="Times New Roman" w:cs="Times New Roman"/>
          <w:lang w:eastAsia="zh-CN"/>
        </w:rPr>
      </w:pPr>
      <w:r>
        <w:rPr>
          <w:rFonts w:ascii="Times New Roman" w:hAnsi="Times New Roman" w:cs="Times New Roman"/>
          <w:lang w:eastAsia="zh-CN"/>
        </w:rPr>
        <w:t>（1）提出了稀疏钻孔条件下堤防透明地质建模与地质—渗流模型无损映射方法。针对堤防工程钻孔稀疏、地层信息不完整的现实约束，本文通过虚拟钻孔生成扩充建模约束条件，采用势场隐式建模方法构建三维地质模型，并建立了地质模型与渗流计算模型之间以岩性编号为纽带的数据映射机制，实现了地层几何与渗透属性的同步传递。</w:t>
      </w:r>
    </w:p>
    <w:p w14:paraId="4F1CB4E9">
      <w:pPr>
        <w:spacing w:after="0" w:line="360" w:lineRule="auto"/>
        <w:rPr>
          <w:rFonts w:ascii="Times New Roman" w:hAnsi="Times New Roman" w:cs="Times New Roman"/>
          <w:lang w:eastAsia="zh-CN"/>
        </w:rPr>
      </w:pPr>
      <w:del w:id="900157" w:author="Claude" w:date="2026-10-28T00:00:00Z">
        <w:r>
          <w:rPr>
            <w:rFonts w:ascii="Times New Roman" w:hAnsi="Times New Roman" w:cs="Times New Roman"/>
            <w:lang w:eastAsia="zh-CN"/>
          </w:rPr>
          <w:delText>（2）构建了融合渗流机理与空基巡检病害信息的堤防渗流安全动态评价方法。传统堤防渗流安全评价或仅依赖渗流机理计算指标，其反映的是理论风险水平；或仅依赖现场巡检结果，难以刻画尚未显现的隐患。本文将两类信息在指标层面融合，提出了以危险水位为输出的动态评价模型，实现了理论风险与实景缺陷的相互印证。</w:delText>
        </w:r>
      </w:del>
      <w:ins w:id="900158" w:author="Claude" w:date="2026-10-28T00:00:00Z">
        <w:r>
          <w:rPr>
            <w:rFonts w:ascii="Times New Roman" w:hAnsi="Times New Roman" w:cs="Times New Roman"/>
            <w:lang w:eastAsia="zh-CN"/>
          </w:rPr>
          <w:t>（2）构建了融合渗流机理与空基巡检病害信息的堤防渗流安全透明评价方法。针对机理计算与现场观测相互割裂、综合得分掩盖临界指标、评价结论难以追溯和更新等问题，本文融合了透明计算给出的坡降比、抗滑安全系数等机理指标与无人机红外巡检获取的实景病害证据，以证据状态统一表达两类信息的来源、时空范围与可信程度；融合了体现规范要求与专家经验的物理规则链和从情景样本中学习指标组合风险的随机森林，以序数物理下限约束学习模型只能调高、不能调低物理规则给出的等级，并以多目标策略评价选择运行参数，实现了理论风险与实景缺陷的相互印证、安全底线约束下评价精度的提升，以及评价结论从数据来源到等级判定的全过程可追溯与随工况动态更新。</w:t>
        </w:r>
      </w:ins>
    </w:p>
    <w:p w14:paraId="01F21C19">
      <w:pPr>
        <w:spacing w:after="0" w:line="360" w:lineRule="auto"/>
        <w:rPr>
          <w:rFonts w:ascii="Times New Roman" w:hAnsi="Times New Roman" w:cs="Times New Roman"/>
          <w:lang w:eastAsia="zh-CN"/>
        </w:rPr>
      </w:pPr>
      <w:r>
        <w:rPr>
          <w:rFonts w:ascii="Times New Roman" w:hAnsi="Times New Roman" w:cs="Times New Roman"/>
          <w:lang w:eastAsia="zh-CN"/>
        </w:rPr>
        <w:t>（3）研发了具备自然语言交互与任务编排能力的堤防渗流安全数字孪生智能平台。本文将模型计算参数按堤段区域组织为可寻址的参数集，使用户仅需以自然语言指明桩号区间，即可由平台调取该区域的参数并驱动透明地质、透明计算与透明评价的模型计算链，实现了从自然语言需求到模型计算执行的自动链路；针对通用大语言模型直接控制执行过程所带来的不确定性问题，提出了</w:t>
      </w:r>
      <w:r>
        <w:rPr>
          <w:rFonts w:hint="eastAsia" w:ascii="Times New Roman" w:hAnsi="Times New Roman" w:cs="Times New Roman"/>
          <w:lang w:eastAsia="zh-CN"/>
        </w:rPr>
        <w:t>“</w:t>
      </w:r>
      <w:r>
        <w:rPr>
          <w:rFonts w:ascii="Times New Roman" w:hAnsi="Times New Roman" w:cs="Times New Roman"/>
          <w:lang w:eastAsia="zh-CN"/>
        </w:rPr>
        <w:t>模型规划、平台执行</w:t>
      </w:r>
      <w:r>
        <w:rPr>
          <w:rFonts w:hint="eastAsia" w:ascii="Times New Roman" w:hAnsi="Times New Roman" w:cs="Times New Roman"/>
          <w:lang w:eastAsia="zh-CN"/>
        </w:rPr>
        <w:t>”</w:t>
      </w:r>
      <w:r>
        <w:rPr>
          <w:rFonts w:ascii="Times New Roman" w:hAnsi="Times New Roman" w:cs="Times New Roman"/>
          <w:lang w:eastAsia="zh-CN"/>
        </w:rPr>
        <w:t>的任务编排模式，在提升交互效率的同时保证了执行过程的可靠性与可追溯性。</w:t>
      </w:r>
    </w:p>
    <w:p w14:paraId="4EDF919F">
      <w:pPr>
        <w:pStyle w:val="4"/>
      </w:pPr>
      <w:r>
        <w:rPr>
          <w:rFonts w:ascii="Times New Roman" w:hAnsi="Times New Roman"/>
        </w:rPr>
        <w:t xml:space="preserve">7.3 </w:t>
      </w:r>
      <w:r>
        <w:t>展望</w:t>
      </w:r>
    </w:p>
    <w:p w14:paraId="3EA023E1">
      <w:pPr>
        <w:spacing w:after="0" w:line="360" w:lineRule="auto"/>
        <w:rPr>
          <w:rFonts w:ascii="Times New Roman" w:hAnsi="Times New Roman" w:cs="Times New Roman"/>
          <w:lang w:eastAsia="zh-CN"/>
        </w:rPr>
      </w:pPr>
      <w:r>
        <w:rPr>
          <w:rFonts w:ascii="Times New Roman" w:hAnsi="Times New Roman" w:cs="Times New Roman"/>
          <w:lang w:eastAsia="zh-CN"/>
        </w:rPr>
        <w:t>本文围绕堤防渗流安全全链条透明化开展了方法研究与平台建设工作，取得了一定成果，但受资料条件、研究时间与个人能力限制，仍存在若干不足。</w:t>
      </w:r>
    </w:p>
    <w:p w14:paraId="07672598">
      <w:pPr>
        <w:spacing w:after="0" w:line="360" w:lineRule="auto"/>
        <w:rPr>
          <w:rFonts w:ascii="Times New Roman" w:hAnsi="Times New Roman" w:cs="Times New Roman"/>
          <w:lang w:eastAsia="zh-CN"/>
        </w:rPr>
      </w:pPr>
      <w:r>
        <w:rPr>
          <w:rFonts w:ascii="Times New Roman" w:hAnsi="Times New Roman" w:cs="Times New Roman"/>
          <w:lang w:eastAsia="zh-CN"/>
        </w:rPr>
        <w:t>（1）在地质建模方面，建模精度仍受钻孔密度与勘察资料完整性的显著约束，虚拟钻孔生成方法的可靠性依赖于训练样本的代表性，在勘察资料稀缺的堤段其适用性有待检验。</w:t>
      </w:r>
    </w:p>
    <w:p w14:paraId="14A80F28">
      <w:pPr>
        <w:spacing w:after="0" w:line="360" w:lineRule="auto"/>
        <w:rPr>
          <w:rFonts w:ascii="Times New Roman" w:hAnsi="Times New Roman" w:cs="Times New Roman"/>
          <w:lang w:eastAsia="zh-CN"/>
        </w:rPr>
      </w:pPr>
      <w:r>
        <w:rPr>
          <w:rFonts w:ascii="Times New Roman" w:hAnsi="Times New Roman" w:cs="Times New Roman"/>
          <w:lang w:eastAsia="zh-CN"/>
        </w:rPr>
        <w:t>（2）在渗流计算方面，本文主要围绕饱和—非饱和渗流问题开展计算，对堤防土体的应力—渗流耦合作用、非均质性与各向异性的刻画仍较为简化，在堤基存在复杂夹层条件下的计算精度需要进一步提高。</w:t>
      </w:r>
    </w:p>
    <w:p w14:paraId="4A5C5604">
      <w:pPr>
        <w:spacing w:after="0" w:line="360" w:lineRule="auto"/>
        <w:rPr>
          <w:rFonts w:ascii="Times New Roman" w:hAnsi="Times New Roman" w:cs="Times New Roman"/>
          <w:lang w:eastAsia="zh-CN"/>
        </w:rPr>
      </w:pPr>
      <w:del w:id="900159" w:author="Claude" w:date="2026-10-28T00:00:00Z">
        <w:r>
          <w:rPr>
            <w:rFonts w:ascii="Times New Roman" w:hAnsi="Times New Roman" w:cs="Times New Roman"/>
            <w:lang w:eastAsia="zh-CN"/>
          </w:rPr>
          <w:delText>（3）在安全评价方面，所构建的评价模型以静态权重的多指标融合为主，对指标之间相关性与时序演化的考虑尚不充分，评价阈值主要依据规范取值与工程经验确定，其在不同流域、不同堤型条件下的适用性需要通过更多工程样本加以检验。</w:delText>
        </w:r>
      </w:del>
      <w:ins w:id="900160" w:author="Claude" w:date="2026-10-28T00:00:00Z">
        <w:r>
          <w:rPr>
            <w:rFonts w:ascii="Times New Roman" w:hAnsi="Times New Roman" w:cs="Times New Roman"/>
            <w:lang w:eastAsia="zh-CN"/>
          </w:rPr>
          <w:t>（3）在安全评价方面，评价模型的定量检验主要基于设定的受控情景，参考等级由情景设定给出，现场资料仅用于单个历史险情断面和一次白天巡检的接入检验；门控阈值、短板系数与预警分级主要依据规范允许值和工程经验确定，指标权重采用常权，尚未考虑指标之间的相关性及其随水位和时间的变化。后续需要积累带有独立鉴定结论、确认险情记录和时空配准信息的现场样本，对阈值与权重进行标定，引入变权与可靠度分析方法量化渗流失稳概率，并检验评价方法在不同流域、不同堤型条件下的适用性。</w:t>
        </w:r>
      </w:ins>
    </w:p>
    <w:p w14:paraId="1FF638D3">
      <w:pPr>
        <w:spacing w:after="0" w:line="360" w:lineRule="auto"/>
        <w:rPr>
          <w:rFonts w:ascii="Times New Roman" w:hAnsi="Times New Roman" w:cs="Times New Roman"/>
          <w:lang w:eastAsia="zh-CN"/>
        </w:rPr>
      </w:pPr>
      <w:r>
        <w:rPr>
          <w:rFonts w:ascii="Times New Roman" w:hAnsi="Times New Roman" w:cs="Times New Roman"/>
          <w:lang w:eastAsia="zh-CN"/>
        </w:rPr>
        <w:t>（4）在平台建设方面，原型系统已在示范堤段完成了功能验证，但在高并发条件下的性能表现、多源数据的实时同步能力以及模型服务的容错机制仍需在长期运行中检验；平台的自然语言交互能力受基础大语言模型规模限制，在复杂推理与多任务协同场景下仍有提升空间。</w:t>
      </w:r>
    </w:p>
    <w:p w14:paraId="404938D0">
      <w:pPr>
        <w:spacing w:after="0" w:line="360" w:lineRule="auto"/>
        <w:rPr>
          <w:rFonts w:ascii="Times New Roman" w:hAnsi="Times New Roman" w:cs="Times New Roman"/>
          <w:lang w:eastAsia="zh-CN"/>
        </w:rPr>
      </w:pPr>
      <w:r>
        <w:rPr>
          <w:rFonts w:ascii="Times New Roman" w:hAnsi="Times New Roman" w:cs="Times New Roman"/>
          <w:lang w:eastAsia="zh-CN"/>
        </w:rPr>
        <w:t>堤防渗流安全透明化的核心在于以数据贯通消除信息孤岛、以模型耦合揭示物理机制、以平台集成支撑决策应用。随着水利感知体系的完善、地球物理探测与智能识别技术的进步以及水利专业大模型的发展，堤防工程的内部状态将能够被更加精细、更加及时地刻画，全链条透明化方法也将在数字孪生流域与智慧水利建设中发挥更加重要的作用。</w:t>
      </w:r>
    </w:p>
    <w:p w14:paraId="12648542">
      <w:pPr>
        <w:rPr>
          <w:lang w:eastAsia="zh-CN"/>
        </w:rPr>
        <w:sectPr>
          <w:headerReference r:id="rId29" w:type="default"/>
          <w:footerReference r:id="rId31" w:type="default"/>
          <w:headerReference r:id="rId30" w:type="even"/>
          <w:footerReference r:id="rId32" w:type="even"/>
          <w:pgSz w:w="11906" w:h="16838"/>
          <w:pgMar w:top="1418" w:right="1418" w:bottom="1418" w:left="1418" w:header="851" w:footer="851" w:gutter="0"/>
          <w:cols w:space="720" w:num="1"/>
          <w:docGrid w:linePitch="360" w:charSpace="0"/>
        </w:sectPr>
      </w:pPr>
    </w:p>
    <w:p w14:paraId="00543BCD">
      <w:pPr>
        <w:pStyle w:val="3"/>
        <w:ind w:firstLine="0"/>
      </w:pPr>
      <w:r>
        <w:t>参考文献</w:t>
      </w:r>
    </w:p>
    <w:p w14:paraId="61D7D92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 中华人民共和国水利部. 高质量完成“十四五”规划系列主题新闻发布会[R/OL]. 北京: 国务院新闻办公室, 2025.</w:t>
      </w:r>
    </w:p>
    <w:p w14:paraId="3A14A59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 刘世隆, 宋靖宇, 党发宁, 等. 基于浑水渗流理论的堤坝管涌分析方法及验证[J]. 水利水电科技进展, 2026, 46(2): 31-37, 45.</w:t>
      </w:r>
    </w:p>
    <w:p w14:paraId="173F633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[3] 邬爱清, 吴庆华. 堤防险情演化机制与隐患快速探测及应急抢险技术装备[J]. 岩土工程学报, 2022, 44(7): 1310-1328.</w:t>
      </w:r>
    </w:p>
    <w:p w14:paraId="498F2C0E">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 刘晓庆, 黄卫, 段文刚. 堰塞坝管涌溃决试验研究[J/OL]. 水利水电快报, 2026[2026-06-01]. https://link.cnki.net/urlid/42.1142.TV.20260409.1839.006.</w:t>
      </w:r>
    </w:p>
    <w:p w14:paraId="094B72F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 毛昶熙, 段祥宝, 蔡金傍, 等. 堤防工程手册[M]. 北京: 中国水利水电出版社, 2009.</w:t>
      </w:r>
    </w:p>
    <w:p w14:paraId="619EEBD4">
      <w:pPr>
        <w:spacing w:after="0" w:line="360" w:lineRule="auto"/>
        <w:ind w:left="480" w:hanging="480"/>
        <w:rPr>
          <w:rFonts w:ascii="Times New Roman" w:hAnsi="Times New Roman" w:cs="Times New Roman"/>
          <w:sz w:val="21"/>
          <w:szCs w:val="21"/>
          <w:lang w:eastAsia="zh-CN"/>
        </w:rPr>
      </w:pPr>
      <w:r>
        <w:rPr>
          <w:rFonts w:ascii="Times New Roman" w:hAnsi="Times New Roman"/>
        </w:rPr>
        <w:t>[6] FELL R, WAN C F, CYGANIEWICZ J, et al. Time for development of internal erosion and piping in embankment dams[J]. Journal of Geotechnical and Geoenvironmental Engineering, 2003, 129(4): 307-314.</w:t>
      </w:r>
    </w:p>
    <w:p w14:paraId="1E69F5F2">
      <w:pPr>
        <w:spacing w:after="0" w:line="360" w:lineRule="auto"/>
        <w:ind w:left="480" w:hanging="480"/>
        <w:rPr>
          <w:rFonts w:ascii="Times New Roman" w:hAnsi="Times New Roman" w:cs="Times New Roman"/>
          <w:sz w:val="21"/>
          <w:szCs w:val="21"/>
          <w:lang w:eastAsia="zh-CN"/>
        </w:rPr>
      </w:pPr>
      <w:r>
        <w:rPr>
          <w:rFonts w:ascii="Times New Roman" w:hAnsi="Times New Roman"/>
        </w:rPr>
        <w:t>[7] 王导勇, 崔皓东, 唐尧, 等. 洞庭湖典型多元结构地层垸堤减压井渗控效果研究[J]. 水利水电快报, 2024, 45(8): 65-71, 95.</w:t>
      </w:r>
    </w:p>
    <w:p w14:paraId="0E218057">
      <w:pPr>
        <w:spacing w:after="0" w:line="360" w:lineRule="auto"/>
        <w:ind w:left="480" w:hanging="480"/>
        <w:rPr>
          <w:rFonts w:ascii="Times New Roman" w:hAnsi="Times New Roman" w:cs="Times New Roman"/>
          <w:sz w:val="21"/>
          <w:szCs w:val="21"/>
          <w:lang w:eastAsia="zh-CN"/>
        </w:rPr>
      </w:pPr>
      <w:r>
        <w:rPr>
          <w:rFonts w:ascii="Times New Roman" w:hAnsi="Times New Roman"/>
        </w:rPr>
        <w:t>[8] 于磊. 县域城区河道堤防工程安全性评价研究[D]. 南昌: 南昌大学, 2022.</w:t>
      </w:r>
    </w:p>
    <w:p w14:paraId="10BD2332">
      <w:pPr>
        <w:spacing w:after="0" w:line="360" w:lineRule="auto"/>
        <w:ind w:left="480" w:hanging="480"/>
        <w:rPr>
          <w:rFonts w:ascii="Times New Roman" w:hAnsi="Times New Roman" w:cs="Times New Roman"/>
          <w:sz w:val="21"/>
          <w:szCs w:val="21"/>
          <w:lang w:eastAsia="zh-CN"/>
        </w:rPr>
      </w:pPr>
      <w:r>
        <w:rPr>
          <w:rFonts w:ascii="Times New Roman" w:hAnsi="Times New Roman"/>
        </w:rPr>
        <w:t>[9] 马粉玲. 基于区域地质调查数据的隐式三维地质建模方法研究: 以1:2.5万山砀幅为例[D]. 南昌: 东华理工大学, 2025.</w:t>
      </w:r>
    </w:p>
    <w:p w14:paraId="3F27997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[10] 田君涵, 赵广周, 胡发浪, 等. 基于改进WGAN-GP网络与分层混合插值的堤防三维地质建模[J]. 水利规划与设计, 2026(2): 137-143.</w:t>
      </w:r>
    </w:p>
    <w:p w14:paraId="7BF01D4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[11] 水利部. “十四五”智慧水利建设规划[Z]. 北京: 水利部, 2021.</w:t>
      </w:r>
    </w:p>
    <w:p w14:paraId="79900BF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[12] 中华人民共和国水利部. 数字孪生流域建设技术大纲(试行)[R]. 北京: 水利部, 2022.</w:t>
      </w:r>
    </w:p>
    <w:p w14:paraId="341FB38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 水利部. 数字孪生水利工程建设技术导则(试行)[Z]. 北京: 水利部, 2024.</w:t>
      </w:r>
    </w:p>
    <w:p w14:paraId="41B592B5">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 水利部. 关于推进水利工程建设数字孪生的指导意见[Z]. 北京: 水利部, 2025.</w:t>
      </w:r>
    </w:p>
    <w:p w14:paraId="7F88AEC5">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 水利部. 关于推进水库、水闸、蓄滞洪区运行管理数字孪生的指导意见[Z]. 北京: 水利部, 2025.</w:t>
      </w:r>
    </w:p>
    <w:p w14:paraId="3822A86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 中华人民共和国水利部. 数字孪生流域/水网/水利工程建设技术导则: SL/T 853/854/855—2025[S]. 北京: 中国水利水电出版社, 2025.</w:t>
      </w:r>
    </w:p>
    <w:p w14:paraId="431CDFF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 蔡阳. 以数字孪生流域建设为核心构建具有“四预”功能的智慧水利体系[R]. 北京: 水利部信息中心, 2022.</w:t>
      </w:r>
    </w:p>
    <w:p w14:paraId="19D199F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 谢文君, 李家欢, 李鑫雨, 等. 《数字孪生流域建设技术大纲(试行)》解析[J]. 水利信息化, 2022(4): 6-12.</w:t>
      </w:r>
    </w:p>
    <w:p w14:paraId="1DB18C2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[19] 张绿原, 胡露骞, 沈启航, 等. 水利工程数字孪生技术研究与探索[J]. 中国农村水利水电, 2021(11): 58-62.</w:t>
      </w:r>
    </w:p>
    <w:p w14:paraId="46C1164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[20] 谢明霞. 数字孪生水利内涵及应用场景研究[J]. 人民长江, 2024, 55(2): 245-251.</w:t>
      </w:r>
    </w:p>
    <w:p w14:paraId="75794378">
      <w:pPr>
        <w:spacing w:after="0" w:line="360" w:lineRule="auto"/>
        <w:ind w:left="480" w:hanging="480"/>
        <w:rPr>
          <w:rFonts w:ascii="Times New Roman" w:hAnsi="Times New Roman" w:cs="Times New Roman"/>
          <w:sz w:val="21"/>
          <w:szCs w:val="21"/>
          <w:lang w:eastAsia="zh-CN"/>
        </w:rPr>
      </w:pPr>
      <w:r>
        <w:rPr>
          <w:rFonts w:ascii="Times New Roman" w:hAnsi="Times New Roman"/>
        </w:rPr>
        <w:t>[21] DE LA VARGA M, SCHAAF A, WELLMANN F. GemPy 1.0: open-source stochastic geological modeling and inversion[J]. Geoscientific Model Development, 2019, 12(1): 1-32.</w:t>
      </w:r>
    </w:p>
    <w:p w14:paraId="6396A6DE">
      <w:pPr>
        <w:spacing w:after="0" w:line="360" w:lineRule="auto"/>
        <w:ind w:left="480" w:hanging="480"/>
        <w:rPr>
          <w:rFonts w:ascii="Times New Roman" w:hAnsi="Times New Roman" w:cs="Times New Roman"/>
          <w:sz w:val="21"/>
          <w:szCs w:val="21"/>
          <w:lang w:eastAsia="zh-CN"/>
        </w:rPr>
      </w:pPr>
      <w:r>
        <w:rPr>
          <w:rFonts w:ascii="Times New Roman" w:hAnsi="Times New Roman"/>
        </w:rPr>
        <w:t>[22] 陈益峰, 周创兵, 郑宏. 含复杂渗控结构渗流问题数值模拟的SVA方法[J]. 水力发电学报, 2009, 28(2): 89-95.</w:t>
      </w:r>
    </w:p>
    <w:p w14:paraId="0FB860E7">
      <w:pPr>
        <w:spacing w:after="0" w:line="360" w:lineRule="auto"/>
        <w:ind w:left="480" w:hanging="480"/>
        <w:rPr>
          <w:rFonts w:ascii="Times New Roman" w:hAnsi="Times New Roman" w:cs="Times New Roman"/>
          <w:sz w:val="21"/>
          <w:szCs w:val="21"/>
          <w:lang w:eastAsia="zh-CN"/>
        </w:rPr>
      </w:pPr>
      <w:r>
        <w:rPr>
          <w:rFonts w:ascii="Times New Roman" w:hAnsi="Times New Roman"/>
        </w:rPr>
        <w:t>[23] ZHOU R, ALMUSTAFA M K, NEHDI M L, et al. Automated localization of dike leakage outlets using UAV-borne thermography and YOLO-based object detectors[J]. ISPRS Journal of Photogrammetry and Remote Sensing, 2024, 218(Part A): 551-573.</w:t>
      </w:r>
    </w:p>
    <w:p w14:paraId="254D6D06">
      <w:pPr>
        <w:spacing w:after="0" w:line="360" w:lineRule="auto"/>
        <w:ind w:left="480" w:hanging="480"/>
        <w:rPr>
          <w:rFonts w:ascii="Times New Roman" w:hAnsi="Times New Roman" w:cs="Times New Roman"/>
          <w:sz w:val="21"/>
          <w:szCs w:val="21"/>
          <w:lang w:eastAsia="zh-CN"/>
        </w:rPr>
      </w:pPr>
      <w:r>
        <w:rPr>
          <w:rFonts w:ascii="Times New Roman" w:hAnsi="Times New Roman"/>
        </w:rPr>
        <w:t>[24] 蒋水华, 黄中发, 甘小艳, 等. 堤防工程设计施工运营全过程风险评估与管理框架[J]. 水利水电科技进展, 2020, 40(2): 42-49.</w:t>
      </w:r>
    </w:p>
    <w:p w14:paraId="722F30A5">
      <w:pPr>
        <w:spacing w:after="0" w:line="360" w:lineRule="auto"/>
        <w:ind w:left="480" w:hanging="480"/>
        <w:rPr>
          <w:rFonts w:ascii="Times New Roman" w:hAnsi="Times New Roman" w:cs="Times New Roman"/>
          <w:sz w:val="21"/>
          <w:szCs w:val="21"/>
          <w:lang w:eastAsia="zh-CN"/>
        </w:rPr>
      </w:pPr>
      <w:r>
        <w:rPr>
          <w:rFonts w:ascii="Times New Roman" w:hAnsi="Times New Roman"/>
        </w:rPr>
        <w:t>[25] HE Z, XU X, PENG P, et al. A deep learning-driven three-dimensional geological modeling method using sparse borehole sampling data[J]. Measurement, 2025, 256: 118461.</w:t>
      </w:r>
    </w:p>
    <w:p w14:paraId="38AD5725">
      <w:pPr>
        <w:spacing w:after="0" w:line="360" w:lineRule="auto"/>
        <w:ind w:left="480" w:hanging="480"/>
        <w:rPr>
          <w:rFonts w:ascii="Times New Roman" w:hAnsi="Times New Roman" w:cs="Times New Roman"/>
          <w:sz w:val="21"/>
          <w:szCs w:val="21"/>
          <w:lang w:eastAsia="zh-CN"/>
        </w:rPr>
      </w:pPr>
      <w:r>
        <w:rPr>
          <w:rFonts w:ascii="Times New Roman" w:hAnsi="Times New Roman"/>
        </w:rPr>
        <w:t>[26] WATSON S, RICHARDSON J, WOOD B, et al. Improving geological and process model integration through TIN to 3D grid conversion[J]. Computers &amp; Geosciences, 2015, 76: 41-54.</w:t>
      </w:r>
    </w:p>
    <w:p w14:paraId="0A2B6A59">
      <w:pPr>
        <w:spacing w:after="0" w:line="360" w:lineRule="auto"/>
        <w:ind w:left="480" w:hanging="480"/>
        <w:rPr>
          <w:rFonts w:ascii="Times New Roman" w:hAnsi="Times New Roman" w:cs="Times New Roman"/>
          <w:sz w:val="21"/>
          <w:szCs w:val="21"/>
          <w:lang w:eastAsia="zh-CN"/>
        </w:rPr>
      </w:pPr>
      <w:r>
        <w:rPr>
          <w:rFonts w:ascii="Times New Roman" w:hAnsi="Times New Roman"/>
        </w:rPr>
        <w:t>[27] 姚翔川, 胡江, 等. 基于BIM技术和数值模拟的隧道稳定性分析方法[J]. 应用基础与工程科学学报, 2025, 33(3).</w:t>
      </w:r>
    </w:p>
    <w:p w14:paraId="505A536F">
      <w:pPr>
        <w:spacing w:after="0" w:line="360" w:lineRule="auto"/>
        <w:ind w:left="480" w:hanging="480"/>
        <w:rPr>
          <w:rFonts w:ascii="Times New Roman" w:hAnsi="Times New Roman" w:cs="Times New Roman"/>
          <w:sz w:val="21"/>
          <w:szCs w:val="21"/>
          <w:lang w:eastAsia="zh-CN"/>
        </w:rPr>
      </w:pPr>
      <w:r>
        <w:rPr>
          <w:rFonts w:ascii="Times New Roman" w:hAnsi="Times New Roman"/>
        </w:rPr>
        <w:t>[28] 侯国鑫, 徐鹏, 甘章泽, 等. 基于P2ES-YOLO的堤防红外图像管涌渗漏识别[J]. 人民珠江, 2026: 1-12.</w:t>
      </w:r>
    </w:p>
    <w:p w14:paraId="5C09D92D">
      <w:pPr>
        <w:spacing w:after="0" w:line="360" w:lineRule="auto"/>
        <w:ind w:left="480" w:hanging="480"/>
        <w:rPr>
          <w:rFonts w:ascii="Times New Roman" w:hAnsi="Times New Roman" w:cs="Times New Roman"/>
          <w:sz w:val="21"/>
          <w:szCs w:val="21"/>
          <w:lang w:eastAsia="zh-CN"/>
        </w:rPr>
      </w:pPr>
      <w:r>
        <w:rPr>
          <w:rFonts w:ascii="Times New Roman" w:hAnsi="Times New Roman"/>
        </w:rPr>
        <w:t>[29] CHEN J, DUAN H, LUO X. From manual to UAV-based inspection: efficient detection of levee seepage hazards driven by thermal infrared image and deep learning[J]. International Journal of Disaster Risk Reduction, 2024, 114: 104982.</w:t>
      </w:r>
    </w:p>
    <w:p w14:paraId="3AE02EA4">
      <w:pPr>
        <w:spacing w:after="0" w:line="360" w:lineRule="auto"/>
        <w:ind w:left="480" w:hanging="480"/>
        <w:rPr>
          <w:rFonts w:ascii="Times New Roman" w:hAnsi="Times New Roman" w:cs="Times New Roman"/>
          <w:sz w:val="21"/>
          <w:szCs w:val="21"/>
          <w:lang w:eastAsia="zh-CN"/>
        </w:rPr>
      </w:pPr>
      <w:r>
        <w:rPr>
          <w:rFonts w:ascii="Times New Roman" w:hAnsi="Times New Roman"/>
        </w:rPr>
        <w:t>[30] 钟登华, 张天鸿, 余红玲, 等. 智能时代与大坝工程建设智能化研究进展[J]. 水利学报, 2025, 56(1): 1-19.</w:t>
      </w:r>
    </w:p>
    <w:p w14:paraId="0B8B6294">
      <w:pPr>
        <w:spacing w:after="0" w:line="360" w:lineRule="auto"/>
        <w:ind w:left="480" w:hanging="480"/>
        <w:rPr>
          <w:rFonts w:ascii="Times New Roman" w:hAnsi="Times New Roman" w:cs="Times New Roman"/>
          <w:sz w:val="21"/>
          <w:szCs w:val="21"/>
          <w:lang w:eastAsia="zh-CN"/>
        </w:rPr>
      </w:pPr>
      <w:r>
        <w:rPr>
          <w:rFonts w:ascii="Times New Roman" w:hAnsi="Times New Roman"/>
        </w:rPr>
        <w:t>[31] 水利部信息中心. 数字赋能提升能力驱动新阶段水利高质量发展[R]. 北京: 水利部信息中心, 2025.</w:t>
      </w:r>
    </w:p>
    <w:p w14:paraId="1F8333E8">
      <w:pPr>
        <w:spacing w:after="0" w:line="360" w:lineRule="auto"/>
        <w:ind w:left="480" w:hanging="480"/>
        <w:rPr>
          <w:rFonts w:ascii="Times New Roman" w:hAnsi="Times New Roman" w:cs="Times New Roman"/>
          <w:sz w:val="21"/>
          <w:szCs w:val="21"/>
          <w:lang w:eastAsia="zh-CN"/>
        </w:rPr>
      </w:pPr>
      <w:r>
        <w:rPr>
          <w:rFonts w:ascii="Times New Roman" w:hAnsi="Times New Roman"/>
        </w:rPr>
        <w:t>[32] 广东省北江流域管理局. 北江大堤强透水堤基渗透破坏预测预警功能上线数字孪生北江[R]. 广州: 广东省北江流域管理局, 2024.</w:t>
      </w:r>
    </w:p>
    <w:p w14:paraId="2D4F472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[33] 山东黄河河务局. 创新驱动、数字赋能: 数字孪生堤防工程建设实践[R]. 济南: 山东黄河河务局, 2024.</w:t>
      </w:r>
    </w:p>
    <w:p w14:paraId="20A65BE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[34] 中华人民共和国水利部. 数字孪生水利建设十大样板(2023)[R]. 北京: 水利部, 2023.</w:t>
      </w:r>
    </w:p>
    <w:p w14:paraId="321F735D">
      <w:pPr>
        <w:spacing w:after="0" w:line="360" w:lineRule="auto"/>
        <w:ind w:left="480" w:hanging="480"/>
        <w:rPr>
          <w:rFonts w:ascii="Times New Roman" w:hAnsi="Times New Roman" w:cs="Times New Roman"/>
          <w:sz w:val="21"/>
          <w:szCs w:val="21"/>
          <w:lang w:eastAsia="zh-CN"/>
        </w:rPr>
      </w:pPr>
      <w:r>
        <w:rPr>
          <w:rFonts w:ascii="Times New Roman" w:hAnsi="Times New Roman"/>
        </w:rPr>
        <w:t>[35] HOULDING S W. 3D geoscience modeling: computer techniques for geological characterization[M]. Berlin: Springer-Verlag, 1994.</w:t>
      </w:r>
    </w:p>
    <w:p w14:paraId="405AC5D5">
      <w:pPr>
        <w:spacing w:after="0" w:line="360" w:lineRule="auto"/>
        <w:ind w:left="480" w:hanging="480"/>
        <w:rPr>
          <w:rFonts w:ascii="Times New Roman" w:hAnsi="Times New Roman" w:cs="Times New Roman"/>
          <w:sz w:val="21"/>
          <w:szCs w:val="21"/>
          <w:lang w:eastAsia="zh-CN"/>
        </w:rPr>
      </w:pPr>
      <w:r>
        <w:rPr>
          <w:rFonts w:ascii="Times New Roman" w:hAnsi="Times New Roman"/>
        </w:rPr>
        <w:t>[36] WU Q, XU H. On three-dimensional geological modeling and visualization[J]. Science in China Series D: Earth Sciences, 2004, 47(8): 739-748.</w:t>
      </w:r>
    </w:p>
    <w:p w14:paraId="796B17F7">
      <w:pPr>
        <w:spacing w:after="0" w:line="360" w:lineRule="auto"/>
        <w:ind w:left="480" w:hanging="480"/>
        <w:rPr>
          <w:rFonts w:ascii="Times New Roman" w:hAnsi="Times New Roman" w:cs="Times New Roman"/>
          <w:sz w:val="21"/>
          <w:szCs w:val="21"/>
          <w:lang w:eastAsia="zh-CN"/>
        </w:rPr>
      </w:pPr>
      <w:r>
        <w:rPr>
          <w:rFonts w:ascii="Times New Roman" w:hAnsi="Times New Roman"/>
        </w:rPr>
        <w:t>[37] 王靖. 三维地质建模与剖面图生成[D]. 青岛: 山东科技大学, 2003.</w:t>
      </w:r>
    </w:p>
    <w:p w14:paraId="25A9F0E1">
      <w:pPr>
        <w:spacing w:after="0" w:line="360" w:lineRule="auto"/>
        <w:ind w:left="480" w:hanging="480"/>
        <w:rPr>
          <w:rFonts w:ascii="Times New Roman" w:hAnsi="Times New Roman" w:cs="Times New Roman"/>
          <w:sz w:val="21"/>
          <w:szCs w:val="21"/>
          <w:lang w:eastAsia="zh-CN"/>
        </w:rPr>
      </w:pPr>
      <w:r>
        <w:rPr>
          <w:rFonts w:ascii="Times New Roman" w:hAnsi="Times New Roman"/>
        </w:rPr>
        <w:t>[38] 刘智勇. 曲面插值算法在三维地质建模中的研究[D]. 成都: 成都理工大学, 2016.</w:t>
      </w:r>
    </w:p>
    <w:p w14:paraId="2EB64101">
      <w:pPr>
        <w:spacing w:after="0" w:line="360" w:lineRule="auto"/>
        <w:ind w:left="480" w:hanging="480"/>
        <w:rPr>
          <w:rFonts w:ascii="Times New Roman" w:hAnsi="Times New Roman" w:cs="Times New Roman"/>
          <w:sz w:val="21"/>
          <w:szCs w:val="21"/>
          <w:lang w:eastAsia="zh-CN"/>
        </w:rPr>
      </w:pPr>
      <w:r>
        <w:rPr>
          <w:rFonts w:ascii="Times New Roman" w:hAnsi="Times New Roman"/>
        </w:rPr>
        <w:t>[39] GUO J, WANG X, WU J, et al. Explicit-implicit-integrated 3-D geological modelling approach: a case study of the Xianyan Demolition Volcano[J]. Tectonophysics, 2020, 795: 228648.</w:t>
      </w:r>
    </w:p>
    <w:p w14:paraId="53AA51D3">
      <w:pPr>
        <w:spacing w:after="0" w:line="360" w:lineRule="auto"/>
        <w:ind w:left="480" w:hanging="480"/>
        <w:rPr>
          <w:rFonts w:ascii="Times New Roman" w:hAnsi="Times New Roman" w:cs="Times New Roman"/>
          <w:sz w:val="21"/>
          <w:szCs w:val="21"/>
          <w:lang w:eastAsia="zh-CN"/>
        </w:rPr>
      </w:pPr>
      <w:r>
        <w:rPr>
          <w:rFonts w:ascii="Times New Roman" w:hAnsi="Times New Roman"/>
        </w:rPr>
        <w:t>[40] WELLMANN J F, CAUMON G. 3-D structural geological models: concepts, methods, and uncertainties[J]. Advances in Geophysics, 2018, 59: 1-121.</w:t>
      </w:r>
    </w:p>
    <w:p w14:paraId="68636F3A">
      <w:pPr>
        <w:spacing w:after="0" w:line="360" w:lineRule="auto"/>
        <w:ind w:left="480" w:hanging="480"/>
        <w:rPr>
          <w:rFonts w:ascii="Times New Roman" w:hAnsi="Times New Roman" w:cs="Times New Roman"/>
          <w:sz w:val="21"/>
          <w:szCs w:val="21"/>
          <w:lang w:eastAsia="zh-CN"/>
        </w:rPr>
      </w:pPr>
      <w:r>
        <w:rPr>
          <w:rFonts w:ascii="Times New Roman" w:hAnsi="Times New Roman"/>
        </w:rPr>
        <w:t>[41] 张泽人. 针对复杂断裂构造的高精度三维地质建模技术研究[D]. 西安: 西安石油大学, 2025.</w:t>
      </w:r>
    </w:p>
    <w:p w14:paraId="7E2C2A15">
      <w:pPr>
        <w:spacing w:after="0" w:line="360" w:lineRule="auto"/>
        <w:ind w:left="480" w:hanging="480"/>
        <w:rPr>
          <w:rFonts w:ascii="Times New Roman" w:hAnsi="Times New Roman" w:cs="Times New Roman"/>
          <w:sz w:val="21"/>
          <w:szCs w:val="21"/>
          <w:lang w:eastAsia="zh-CN"/>
        </w:rPr>
      </w:pPr>
      <w:r>
        <w:rPr>
          <w:rFonts w:ascii="Times New Roman" w:hAnsi="Times New Roman"/>
        </w:rPr>
        <w:t>[42] LAJAUNIE C, COURRIOUX G, MANUEL L. Foliation fields and 3D cartography in geology: principles of a method based on potential interpolation[J]. Mathematical Geology, 1997, 29(4): 571-584.</w:t>
      </w:r>
    </w:p>
    <w:p w14:paraId="2EC30341">
      <w:pPr>
        <w:spacing w:after="0" w:line="360" w:lineRule="auto"/>
        <w:ind w:left="480" w:hanging="480"/>
        <w:rPr>
          <w:rFonts w:ascii="Times New Roman" w:hAnsi="Times New Roman" w:cs="Times New Roman"/>
          <w:sz w:val="21"/>
          <w:szCs w:val="21"/>
          <w:lang w:eastAsia="zh-CN"/>
        </w:rPr>
      </w:pPr>
      <w:r>
        <w:rPr>
          <w:rFonts w:ascii="Times New Roman" w:hAnsi="Times New Roman"/>
        </w:rPr>
        <w:t>[43] CALCAGNO P, CHILÈS J P, COURRIOUX G, et al. Geological modelling from field data and geological knowledge: part I. modelling method coupling 3D potential-field interpolation and geological rules[J]. Physics of the Earth and Planetary Interiors, 2008, 171(1/4): 147-157.</w:t>
      </w:r>
    </w:p>
    <w:p w14:paraId="0C9D0CCB">
      <w:pPr>
        <w:spacing w:after="0" w:line="360" w:lineRule="auto"/>
        <w:ind w:left="480" w:hanging="480"/>
        <w:rPr>
          <w:rFonts w:ascii="Times New Roman" w:hAnsi="Times New Roman" w:cs="Times New Roman"/>
          <w:sz w:val="21"/>
          <w:szCs w:val="21"/>
          <w:lang w:eastAsia="zh-CN"/>
        </w:rPr>
      </w:pPr>
      <w:r>
        <w:rPr>
          <w:rFonts w:ascii="Times New Roman" w:hAnsi="Times New Roman"/>
        </w:rPr>
        <w:t>[44] KRIGE D G. A statistical approach to some basic mine valuation problems on the Witwatersrand[J]. Journal of the South African Institute of Mining and Metallurgy, 1951, 52: 119-139.</w:t>
      </w:r>
    </w:p>
    <w:p w14:paraId="1A1EB1E0">
      <w:pPr>
        <w:spacing w:after="0" w:line="360" w:lineRule="auto"/>
        <w:ind w:left="480" w:hanging="480"/>
        <w:rPr>
          <w:rFonts w:ascii="Times New Roman" w:hAnsi="Times New Roman" w:cs="Times New Roman"/>
          <w:sz w:val="21"/>
          <w:szCs w:val="21"/>
          <w:lang w:eastAsia="zh-CN"/>
        </w:rPr>
      </w:pPr>
      <w:r>
        <w:rPr>
          <w:rFonts w:ascii="Times New Roman" w:hAnsi="Times New Roman"/>
        </w:rPr>
        <w:t>[45] MATHERON G. Traité de géostatistique appliquée[M]. Paris: Éditions Technip, 1962.</w:t>
      </w:r>
    </w:p>
    <w:p w14:paraId="5060976B">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[46] MATHERON G. Les variables régionalisées et leur estimation: une application de la théorie de fonctions aléatoires aux sciences de la nature[M]. </w:t>
      </w:r>
      <w:r>
        <w:rPr>
          <w:rFonts w:ascii="Times New Roman" w:hAnsi="Times New Roman"/>
          <w:lang w:eastAsia="zh-CN"/>
        </w:rPr>
        <w:t>Paris: Masson, 1965.</w:t>
      </w:r>
    </w:p>
    <w:p w14:paraId="00DCE82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[47] 昌李宁, 高云峰, 牛成虎, 等. 基于反距离加权插值算法的三维地质模型可视化研究[J]. 自动化与仪器仪表, 2025(12): 301-304, 309.</w:t>
      </w:r>
    </w:p>
    <w:p w14:paraId="2D9AD16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[48] 崔浩, 陈西江, 吴言安. 基于反距离加权插值的原地面线提取方法研究[J]. 建筑施工, 2026, 48(2): 133-137.</w:t>
      </w:r>
    </w:p>
    <w:p w14:paraId="79C1A51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[49] 张华, 李紫麟, 郑文慧, 等. 基于径向基函数环境载荷传递的计算方法[J]. 舰船科学技术, 2025, 47(15): 18-23.</w:t>
      </w:r>
    </w:p>
    <w:p w14:paraId="059800F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[50] 司大刚. 基于IDW算法的三维激光山区型河道地形测绘[J]. 测绘与空间地理信息, 2025, 48(12): 14-17.</w:t>
      </w:r>
    </w:p>
    <w:p w14:paraId="135DF0FC">
      <w:pPr>
        <w:spacing w:after="0" w:line="360" w:lineRule="auto"/>
        <w:ind w:left="480" w:hanging="480"/>
        <w:rPr>
          <w:rFonts w:ascii="Times New Roman" w:hAnsi="Times New Roman" w:cs="Times New Roman"/>
          <w:sz w:val="21"/>
          <w:szCs w:val="21"/>
          <w:lang w:eastAsia="zh-CN"/>
        </w:rPr>
      </w:pPr>
      <w:r>
        <w:rPr>
          <w:rFonts w:ascii="Times New Roman" w:hAnsi="Times New Roman"/>
        </w:rPr>
        <w:t>[51] HILLIER M J, SCHETSELAAR E M, DE KEMP E A, et al. Three-dimensional modelling of geological surfaces using generalized interpolation with radial basis functions[J]. Mathematical Geosciences, 2014, 46(8): 931-953.</w:t>
      </w:r>
    </w:p>
    <w:p w14:paraId="27726921">
      <w:pPr>
        <w:spacing w:after="0" w:line="360" w:lineRule="auto"/>
        <w:ind w:left="480" w:hanging="480"/>
        <w:rPr>
          <w:rFonts w:ascii="Times New Roman" w:hAnsi="Times New Roman" w:cs="Times New Roman"/>
          <w:sz w:val="21"/>
          <w:szCs w:val="21"/>
          <w:lang w:eastAsia="zh-CN"/>
        </w:rPr>
      </w:pPr>
      <w:r>
        <w:rPr>
          <w:rFonts w:ascii="Times New Roman" w:hAnsi="Times New Roman"/>
        </w:rPr>
        <w:t>[52] 钟德云, 王李管, 许兴亮, 等. 基于广义径向基函数插值的地质体隐式自动建模方法[J/OL]. 煤炭学报, 2026[2026-06-01]. https://doi.org/10.13225/j.cnki.jccs.2025.0717.</w:t>
      </w:r>
    </w:p>
    <w:p w14:paraId="3230EB5A">
      <w:pPr>
        <w:spacing w:after="0" w:line="360" w:lineRule="auto"/>
        <w:ind w:left="480" w:hanging="480"/>
        <w:rPr>
          <w:rFonts w:ascii="Times New Roman" w:hAnsi="Times New Roman" w:cs="Times New Roman"/>
          <w:sz w:val="21"/>
          <w:szCs w:val="21"/>
          <w:lang w:eastAsia="zh-CN"/>
        </w:rPr>
      </w:pPr>
      <w:r>
        <w:rPr>
          <w:rFonts w:ascii="Times New Roman" w:hAnsi="Times New Roman"/>
        </w:rPr>
        <w:t>[53] 郭杨. 基于机器学习的复杂三维地质体模型构建方法研究[D]. 淮南: 安徽理工大学, 2025.</w:t>
      </w:r>
    </w:p>
    <w:p w14:paraId="1E3DF61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[54] 周顺平, 袁创, 储德平, 等. 一种融合半监督深度学习与多点地质统计的三维地质建模及不确定性评估框架[J/OL]. 地球科学, 2026[2026-06-01]. https://link.cnki.net/urlid/42.1874.P.20260414.1118.008.</w:t>
      </w:r>
    </w:p>
    <w:p w14:paraId="3B79114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[55] 马朝帅. 基于多源数据融合与时空克里金插值的矿区地形动态建模方法[J]. 科学技术创新, 2026(7): 5-8.</w:t>
      </w:r>
    </w:p>
    <w:p w14:paraId="0BFA783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[56] 杜虹, 刘文毅, 宋慧波, 等. 基于迁移学习和三维地质建模的小秦岭金矿田深部成矿预测[J/OL]. 黄金, 2026[2026-06-01]. https://link.cnki.net/urlid/22.1110.tf.20260302.1057.002.</w:t>
      </w:r>
    </w:p>
    <w:p w14:paraId="5B0484A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[57] 马法臻, 颜翔锦, 王可勇, 等. 内蒙古根河市三河铅锌矿床矿体三维空间模型及成矿预测[J]. 世界地质, 2026, 45(1): 18-32.</w:t>
      </w:r>
    </w:p>
    <w:p w14:paraId="1DA52F4F">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[58] 李翰洋. 基于3D测绘技术的有色金属矿山三维地质建模及应用研究[J]. 世界有色金属, 2025(13): 205-207.</w:t>
      </w:r>
    </w:p>
    <w:p w14:paraId="2DF311A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[59] 陈强, 黄雷庭, 刘科. 基于Rhino的铁路隧道洞口三维设计方法研究[C]//第十一届全国BIM学术会议论文集. 北京: 东华理工大学, 2025: 262-266.</w:t>
      </w:r>
    </w:p>
    <w:p w14:paraId="36B5CB8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[60] 江明. 面向三维CAD的协同设计技术研究与系统开发[D]. 武汉: 华中科技大学, 2005.</w:t>
      </w:r>
    </w:p>
    <w:p w14:paraId="448D08D3">
      <w:pPr>
        <w:spacing w:after="0" w:line="360" w:lineRule="auto"/>
        <w:ind w:left="480" w:hanging="480"/>
        <w:rPr>
          <w:rFonts w:ascii="Times New Roman" w:hAnsi="Times New Roman" w:cs="Times New Roman"/>
          <w:sz w:val="21"/>
          <w:szCs w:val="21"/>
          <w:lang w:eastAsia="zh-CN"/>
        </w:rPr>
      </w:pPr>
      <w:r>
        <w:rPr>
          <w:rFonts w:ascii="Times New Roman" w:hAnsi="Times New Roman"/>
        </w:rPr>
        <w:t>[61] SCHAAF A, DE LA VARGA M, WELLMANN F, et al. Constraining stochastic 3-D structural geological models with topology information using approximate Bayesian computation in GemPy 2.1[J]. Geoscientific Model Development, 2021, 14(6): 3899-3913.</w:t>
      </w:r>
    </w:p>
    <w:p w14:paraId="60CEA28A">
      <w:pPr>
        <w:spacing w:after="0" w:line="360" w:lineRule="auto"/>
        <w:ind w:left="480" w:hanging="480"/>
        <w:rPr>
          <w:rFonts w:ascii="Times New Roman" w:hAnsi="Times New Roman" w:cs="Times New Roman"/>
          <w:sz w:val="21"/>
          <w:szCs w:val="21"/>
          <w:lang w:eastAsia="zh-CN"/>
        </w:rPr>
      </w:pPr>
      <w:r>
        <w:rPr>
          <w:rFonts w:ascii="Times New Roman" w:hAnsi="Times New Roman"/>
        </w:rPr>
        <w:t>[62] JÜSTEL A, DE LA VARGA M, WELLMANN F, et al. From maps to models: tutorials for structural geological modeling using GemPy and GemGIS[J]. Journal of Open Source Education, 2023, 6(66): 185.</w:t>
      </w:r>
    </w:p>
    <w:p w14:paraId="7082C9B6">
      <w:pPr>
        <w:spacing w:after="0" w:line="360" w:lineRule="auto"/>
        <w:ind w:left="480" w:hanging="480"/>
        <w:rPr>
          <w:rFonts w:ascii="Times New Roman" w:hAnsi="Times New Roman" w:cs="Times New Roman"/>
          <w:sz w:val="21"/>
          <w:szCs w:val="21"/>
          <w:lang w:eastAsia="zh-CN"/>
        </w:rPr>
      </w:pPr>
      <w:r>
        <w:rPr>
          <w:rFonts w:ascii="Times New Roman" w:hAnsi="Times New Roman"/>
        </w:rPr>
        <w:t>[63] GemPy Development Team. GemPy: open-source 3D structural geological modeling software (Version 2024.1.1)[CP/OL]. Zenodo, 2024[2026-09-21]. https://doi.org/10.5281/zenodo.1186117.</w:t>
      </w:r>
    </w:p>
    <w:p w14:paraId="59BA52DF">
      <w:pPr>
        <w:spacing w:after="0" w:line="360" w:lineRule="auto"/>
        <w:ind w:left="480" w:hanging="480"/>
        <w:rPr>
          <w:rFonts w:ascii="Times New Roman" w:hAnsi="Times New Roman" w:cs="Times New Roman"/>
          <w:sz w:val="21"/>
          <w:szCs w:val="21"/>
          <w:lang w:eastAsia="zh-CN"/>
        </w:rPr>
      </w:pPr>
      <w:r>
        <w:rPr>
          <w:rFonts w:ascii="Times New Roman" w:hAnsi="Times New Roman"/>
        </w:rPr>
        <w:t>[64] TREVISANI S, TEATINI P. Geostatistical modeling of a heterogeneous site bordering the Venice Lagoon, Italy[J]. Groundwater, 2010, 48(4): 614-623.</w:t>
      </w:r>
    </w:p>
    <w:p w14:paraId="2E555065">
      <w:pPr>
        <w:spacing w:after="0" w:line="360" w:lineRule="auto"/>
        <w:ind w:left="480" w:hanging="480"/>
        <w:rPr>
          <w:rFonts w:ascii="Times New Roman" w:hAnsi="Times New Roman" w:cs="Times New Roman"/>
          <w:sz w:val="21"/>
          <w:szCs w:val="21"/>
          <w:lang w:eastAsia="zh-CN"/>
        </w:rPr>
      </w:pPr>
      <w:r>
        <w:rPr>
          <w:rFonts w:ascii="Times New Roman" w:hAnsi="Times New Roman"/>
        </w:rPr>
        <w:t>[65] HAEHNEL M, FREUND H, GRESKOWIAK J, et al. Development of a 3D hydrogeological model for the island of Norderney (Germany) using GemPy[J]. Geoscience Data Journal, 2023, 10(2): 245-260.</w:t>
      </w:r>
    </w:p>
    <w:p w14:paraId="628F799A">
      <w:pPr>
        <w:spacing w:after="0" w:line="360" w:lineRule="auto"/>
        <w:ind w:left="480" w:hanging="480"/>
        <w:rPr>
          <w:rFonts w:ascii="Times New Roman" w:hAnsi="Times New Roman" w:cs="Times New Roman"/>
          <w:sz w:val="21"/>
          <w:szCs w:val="21"/>
          <w:lang w:eastAsia="zh-CN"/>
        </w:rPr>
      </w:pPr>
      <w:r>
        <w:rPr>
          <w:rFonts w:ascii="Times New Roman" w:hAnsi="Times New Roman"/>
        </w:rPr>
        <w:t>[66] MEKONEN A, BOYCE S E, MOHAMMED A, et al. Using an open-source tool to develop a 3D hydrogeologic framework of the Kobo Valley, Ethiopia[J]. Geosciences, 2024, 14(1): 3.</w:t>
      </w:r>
    </w:p>
    <w:p w14:paraId="548F0096">
      <w:pPr>
        <w:spacing w:after="0" w:line="360" w:lineRule="auto"/>
        <w:ind w:left="480" w:hanging="480"/>
        <w:rPr>
          <w:rFonts w:ascii="Times New Roman" w:hAnsi="Times New Roman" w:cs="Times New Roman"/>
          <w:sz w:val="21"/>
          <w:szCs w:val="21"/>
          <w:lang w:eastAsia="zh-CN"/>
        </w:rPr>
      </w:pPr>
      <w:r>
        <w:rPr>
          <w:rFonts w:ascii="Times New Roman" w:hAnsi="Times New Roman"/>
        </w:rPr>
        <w:t>[67] 邓俊杰, 简季. 一种基于地质图件和GemPy的三维地质模型构建方法[J/OL]. 物探化探计算技术, 2026[2026-06-01]. https://link.cnki.net/urlid/51.1242.P.20260324.1758.002.</w:t>
      </w:r>
    </w:p>
    <w:p w14:paraId="7A174C9A">
      <w:pPr>
        <w:spacing w:after="0" w:line="360" w:lineRule="auto"/>
        <w:ind w:left="480" w:hanging="480"/>
        <w:rPr>
          <w:rFonts w:ascii="Times New Roman" w:hAnsi="Times New Roman" w:cs="Times New Roman"/>
          <w:sz w:val="21"/>
          <w:szCs w:val="21"/>
          <w:lang w:eastAsia="zh-CN"/>
        </w:rPr>
      </w:pPr>
      <w:r>
        <w:rPr>
          <w:rFonts w:ascii="Times New Roman" w:hAnsi="Times New Roman"/>
        </w:rPr>
        <w:t>[68] MADSEN R B, et al. Geology-driven modeling: a new probabilistic approach for incorporating uncertain geological interpretations in 3D geological modeling[J]. Engineering Geology, 2022, 309: 106833.</w:t>
      </w:r>
    </w:p>
    <w:p w14:paraId="7BAA81FE">
      <w:pPr>
        <w:spacing w:after="0" w:line="360" w:lineRule="auto"/>
        <w:ind w:left="480" w:hanging="480"/>
        <w:rPr>
          <w:rFonts w:ascii="Times New Roman" w:hAnsi="Times New Roman" w:cs="Times New Roman"/>
          <w:sz w:val="21"/>
          <w:szCs w:val="21"/>
          <w:lang w:eastAsia="zh-CN"/>
        </w:rPr>
      </w:pPr>
      <w:r>
        <w:rPr>
          <w:rFonts w:ascii="Times New Roman" w:hAnsi="Times New Roman"/>
        </w:rPr>
        <w:t>[69] ZHANG Q, ZHU H H. Collaborative 3D geological modeling analysis based on multi-source data standard[J]. Engineering Geology, 2018, 246: 233-244.</w:t>
      </w:r>
    </w:p>
    <w:p w14:paraId="324BADF0">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[70] YANG X, HUANG Y. Quantifying groundwater exchange in a karst tunnel area using a coupled GemPy and MODFLOW-CFPv2 approach[C]//EGU General Assembly 2026. </w:t>
      </w:r>
      <w:r>
        <w:rPr>
          <w:rFonts w:ascii="Times New Roman" w:hAnsi="Times New Roman"/>
          <w:lang w:eastAsia="zh-CN"/>
        </w:rPr>
        <w:t>Munich: EGU, 2026: EGU26-18855.</w:t>
      </w:r>
    </w:p>
    <w:p w14:paraId="2255195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[71] 李运兴. 基于R*的分布式空间索引算法研究[D]. 开封: 河南大学, 2015.</w:t>
      </w:r>
    </w:p>
    <w:p w14:paraId="592C21B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[72] 杨丽娟. 海量三维点云的空间索引及可视化研究[D]. 北京: 中国科学院大学, 2022.</w:t>
      </w:r>
    </w:p>
    <w:p w14:paraId="6353499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[73] 花卫华, 韦文成, 刘修国, 等. 含地层交错的第四纪覆盖层工程地质剖面图生成方法[J/OL]. 地球科学, 2026[2026-06-01]. https://link.cnki.net/urlid/42.1874.p.20250618.1509.002.</w:t>
      </w:r>
    </w:p>
    <w:p w14:paraId="7D0B8C4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[74] 王圆圆. 基于Flac3d的复合土工膜缺陷渗漏影响因素研究[J]. 黑龙江水利科技, 2019, 47(5): 94-96.</w:t>
      </w:r>
    </w:p>
    <w:p w14:paraId="13F9C75B">
      <w:pPr>
        <w:spacing w:after="0" w:line="360" w:lineRule="auto"/>
        <w:ind w:left="480" w:hanging="480"/>
        <w:rPr>
          <w:rFonts w:ascii="Times New Roman" w:hAnsi="Times New Roman" w:cs="Times New Roman"/>
          <w:sz w:val="21"/>
          <w:szCs w:val="21"/>
          <w:lang w:eastAsia="zh-CN"/>
        </w:rPr>
      </w:pPr>
      <w:r>
        <w:rPr>
          <w:rFonts w:ascii="Times New Roman" w:hAnsi="Times New Roman"/>
        </w:rPr>
        <w:t>[75] RICHARDS L A. Capillary conduction of liquids through porous mediums[J]. Physics, 1931, 1(5): 318-333.</w:t>
      </w:r>
    </w:p>
    <w:p w14:paraId="2F6D23CE">
      <w:pPr>
        <w:spacing w:after="0" w:line="360" w:lineRule="auto"/>
        <w:ind w:left="480" w:hanging="480"/>
        <w:rPr>
          <w:rFonts w:ascii="Times New Roman" w:hAnsi="Times New Roman" w:cs="Times New Roman"/>
          <w:sz w:val="21"/>
          <w:szCs w:val="21"/>
          <w:lang w:eastAsia="zh-CN"/>
        </w:rPr>
      </w:pPr>
      <w:r>
        <w:rPr>
          <w:rFonts w:ascii="Times New Roman" w:hAnsi="Times New Roman"/>
        </w:rPr>
        <w:t>[76] BROOKS R H, COREY A T. Hydraulic properties of porous media[M]. Fort Collins: Colorado State University, 1964.</w:t>
      </w:r>
    </w:p>
    <w:p w14:paraId="4F9C5AD6">
      <w:pPr>
        <w:spacing w:after="0" w:line="360" w:lineRule="auto"/>
        <w:ind w:left="480" w:hanging="480"/>
        <w:rPr>
          <w:rFonts w:ascii="Times New Roman" w:hAnsi="Times New Roman" w:cs="Times New Roman"/>
          <w:sz w:val="21"/>
          <w:szCs w:val="21"/>
          <w:lang w:eastAsia="zh-CN"/>
        </w:rPr>
      </w:pPr>
      <w:r>
        <w:rPr>
          <w:rFonts w:ascii="Times New Roman" w:hAnsi="Times New Roman"/>
        </w:rPr>
        <w:t>[77] VAN GENUCHTEN M T. A closed-form equation for predicting the hydraulic conductivity of unsaturated soils[J]. Soil Science Society of America Journal, 1980, 44(5): 892-898.</w:t>
      </w:r>
    </w:p>
    <w:p w14:paraId="653ED93C">
      <w:pPr>
        <w:spacing w:after="0" w:line="360" w:lineRule="auto"/>
        <w:ind w:left="480" w:hanging="480"/>
        <w:rPr>
          <w:rFonts w:ascii="Times New Roman" w:hAnsi="Times New Roman" w:cs="Times New Roman"/>
          <w:sz w:val="21"/>
          <w:szCs w:val="21"/>
          <w:lang w:eastAsia="zh-CN"/>
        </w:rPr>
      </w:pPr>
      <w:r>
        <w:rPr>
          <w:rFonts w:ascii="Times New Roman" w:hAnsi="Times New Roman"/>
        </w:rPr>
        <w:t>[78] 陈佩佩, 乔栋, 张兴博, 等. 复杂入渗边界下非饱和渗流过程的解析计算[J/OL]. 北京交通大学学报, 2026[2026-06-01]. https://link.cnki.net/urlid/11.5258.U.20260330.1719.004.</w:t>
      </w:r>
    </w:p>
    <w:p w14:paraId="2C76451F">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[79] 韩娜, 张亚国, 黄伟, 等. 考虑水力边界转换的黄土非饱和渗流计算模型及验证[J/OL]. 工程地质学报, 2026[2026-06-01]. https://doi.org/10.13544/j.cnki.jeg.2025-0475.</w:t>
      </w:r>
    </w:p>
    <w:p w14:paraId="171F246E">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[80] 舒缘. 库水位骤变对库岸高陡岩质边坡稳定性影响的研究[D]. 重庆: 重庆大学, 2015.</w:t>
      </w:r>
    </w:p>
    <w:p w14:paraId="4CBCA88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[81] 杨相如. 坡前水位骤变对土坡特性的影响[D]. 杭州: 浙江大学, 2008.</w:t>
      </w:r>
    </w:p>
    <w:p w14:paraId="312DD769">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[82] ALI L, KONNO S, IGARASHI Y, et al. Numerical modeling of levee failure mechanisms by integrating seepage and stability processes[J]. </w:t>
      </w:r>
      <w:r>
        <w:rPr>
          <w:rFonts w:ascii="Times New Roman" w:hAnsi="Times New Roman"/>
          <w:lang w:eastAsia="zh-CN"/>
        </w:rPr>
        <w:t>GeoHazards, 2025, 6(3): 44.</w:t>
      </w:r>
    </w:p>
    <w:p w14:paraId="0C76F19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[83] 肖阳, 陈晓博, 杨超群, 等. 某加坝扩容的改良中线法尾矿库三维渗流及稳定性计算[J]. 黄金, 2026, 47(3): 42-48.</w:t>
      </w:r>
    </w:p>
    <w:p w14:paraId="1C508D8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[84] 张建. 米市水库面板堆石坝三维渗流特性研究[J]. 东北水利水电, 2026, 44(1): 51-54, 72.</w:t>
      </w:r>
    </w:p>
    <w:p w14:paraId="3ACC0FF8">
      <w:pPr>
        <w:spacing w:after="0" w:line="360" w:lineRule="auto"/>
        <w:ind w:left="480" w:hanging="480"/>
        <w:rPr>
          <w:rFonts w:ascii="Times New Roman" w:hAnsi="Times New Roman" w:cs="Times New Roman"/>
          <w:sz w:val="21"/>
          <w:szCs w:val="21"/>
          <w:lang w:eastAsia="zh-CN"/>
        </w:rPr>
      </w:pPr>
      <w:r>
        <w:rPr>
          <w:rFonts w:ascii="Times New Roman" w:hAnsi="Times New Roman"/>
        </w:rPr>
        <w:t>[85] HUANG C, LIU J, WANG F, et al. Simulation of 3D transient unsaturated seepage in heterogeneous half-spaces[J]. Engineering Analysis with Boundary Elements, 2026, 191: 106919.</w:t>
      </w:r>
    </w:p>
    <w:p w14:paraId="73550340">
      <w:pPr>
        <w:spacing w:after="0" w:line="360" w:lineRule="auto"/>
        <w:ind w:left="480" w:hanging="480"/>
        <w:rPr>
          <w:rFonts w:ascii="Times New Roman" w:hAnsi="Times New Roman" w:cs="Times New Roman"/>
          <w:sz w:val="21"/>
          <w:szCs w:val="21"/>
          <w:lang w:eastAsia="zh-CN"/>
        </w:rPr>
      </w:pPr>
      <w:r>
        <w:rPr>
          <w:rFonts w:ascii="Times New Roman" w:hAnsi="Times New Roman"/>
        </w:rPr>
        <w:t>[86] 速宝玉, 沈振中, 赵坚. 用变分不等式理论求解渗流问题的截止负压法[J]. 水利学报, 1996(3): 22-29.</w:t>
      </w:r>
    </w:p>
    <w:p w14:paraId="4C38015B">
      <w:pPr>
        <w:spacing w:after="0" w:line="360" w:lineRule="auto"/>
        <w:ind w:left="480" w:hanging="480"/>
        <w:rPr>
          <w:rFonts w:ascii="Times New Roman" w:hAnsi="Times New Roman" w:cs="Times New Roman"/>
          <w:sz w:val="21"/>
          <w:szCs w:val="21"/>
          <w:lang w:eastAsia="zh-CN"/>
        </w:rPr>
      </w:pPr>
      <w:r>
        <w:rPr>
          <w:rFonts w:ascii="Times New Roman" w:hAnsi="Times New Roman"/>
        </w:rPr>
        <w:t>[87] 郑宏, 刘德富, LEE C F, 等. 渗流问题Signorini型变分不等式提法的新形式[J]. 应用数学和力学, 2005, 26(3): 307-314.</w:t>
      </w:r>
    </w:p>
    <w:p w14:paraId="4E1AA98E">
      <w:pPr>
        <w:spacing w:after="0" w:line="360" w:lineRule="auto"/>
        <w:ind w:left="480" w:hanging="480"/>
        <w:rPr>
          <w:rFonts w:ascii="Times New Roman" w:hAnsi="Times New Roman" w:cs="Times New Roman"/>
          <w:sz w:val="21"/>
          <w:szCs w:val="21"/>
          <w:lang w:eastAsia="zh-CN"/>
        </w:rPr>
      </w:pPr>
      <w:r>
        <w:rPr>
          <w:rFonts w:ascii="Times New Roman" w:hAnsi="Times New Roman"/>
        </w:rPr>
        <w:t>[88] CHEN Y F, ZHOU C B, ZHENG H. A numerical solution to seepage problems with complex drainage systems[J]. Computers and Geotechnics, 2008, 35(3): 375-387.</w:t>
      </w:r>
    </w:p>
    <w:p w14:paraId="539334F0">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[89] JIANG Q H, YE Z Y, ZHOU C B. A numerical procedure for transient free surface seepage through fracture networks[J]. </w:t>
      </w:r>
      <w:r>
        <w:rPr>
          <w:rFonts w:ascii="Times New Roman" w:hAnsi="Times New Roman"/>
          <w:lang w:eastAsia="zh-CN"/>
        </w:rPr>
        <w:t>Journal of Hydrology, 2014, 519: 1854-1863.</w:t>
      </w:r>
    </w:p>
    <w:p w14:paraId="20F6DDB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[90] 吴长江. 高压水工隧洞衬砌力学与渗流特性受水位线影响分析[J]. 水利技术监督, 2026(6): 209-211, 259.</w:t>
      </w:r>
    </w:p>
    <w:p w14:paraId="53C04EAE">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[91] 杨其山, 刘宏. 基于GeoStudio的尾矿库边坡稳定性分析及支护方案探讨[J]. 土工基础, 2026, 40(1): 106-111.</w:t>
      </w:r>
    </w:p>
    <w:p w14:paraId="4A56FE0C">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[92] 邱显焱, 贾创创, 邓子强. 基于ABAQUS的深海复杂地层钻具钻进数值模拟研究[J]. 湖南工业大学学报, 2026, 40(3): 41-48.</w:t>
      </w:r>
    </w:p>
    <w:p w14:paraId="407B8293">
      <w:pPr>
        <w:spacing w:after="0" w:line="360" w:lineRule="auto"/>
        <w:ind w:left="480" w:hanging="480"/>
        <w:rPr>
          <w:rFonts w:ascii="Times New Roman" w:hAnsi="Times New Roman" w:cs="Times New Roman"/>
          <w:sz w:val="21"/>
          <w:szCs w:val="21"/>
          <w:lang w:eastAsia="zh-CN"/>
        </w:rPr>
      </w:pPr>
      <w:r>
        <w:rPr>
          <w:rFonts w:ascii="Times New Roman" w:hAnsi="Times New Roman"/>
        </w:rPr>
        <w:t>[93] BELEW A Z, BELAY S K, WOSENIE M D, et al. A comparative evaluation of seepage and stability of embankment dams using GeoStudio and Plaxis models[J]. Water Conservation Science and Engineering, 2022, 7(4): 329-344.</w:t>
      </w:r>
    </w:p>
    <w:p w14:paraId="6C7FD355">
      <w:pPr>
        <w:spacing w:after="0" w:line="360" w:lineRule="auto"/>
        <w:ind w:left="480" w:hanging="480"/>
        <w:rPr>
          <w:rFonts w:ascii="Times New Roman" w:hAnsi="Times New Roman" w:cs="Times New Roman"/>
          <w:sz w:val="21"/>
          <w:szCs w:val="21"/>
          <w:lang w:eastAsia="zh-CN"/>
        </w:rPr>
      </w:pPr>
      <w:r>
        <w:rPr>
          <w:rFonts w:ascii="Times New Roman" w:hAnsi="Times New Roman"/>
        </w:rPr>
        <w:t>[94] YI C, WANG B, JIN M, et al. Two-dimensional simulation of underground seepage in a dangerous piping zone of the Jingjiang Great Levee[J]. Quarterly Journal of Engineering Geology and Hydrogeology, 2007, 40(1): 87-95.</w:t>
      </w:r>
    </w:p>
    <w:p w14:paraId="18952A02">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[95] JIANG X, ZHANG X, DENG H. Study on seepage stability of dike engineering based on seepage finite element method[C]//Proceedings of CAIBDA 2024. </w:t>
      </w:r>
      <w:r>
        <w:rPr>
          <w:rFonts w:ascii="Times New Roman" w:hAnsi="Times New Roman"/>
          <w:lang w:eastAsia="zh-CN"/>
        </w:rPr>
        <w:t>New York: ACM, 2024.</w:t>
      </w:r>
    </w:p>
    <w:p w14:paraId="6F26E23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[96] 吴中如, 陈波. 大坝变形监控模型发展回眸[J]. 现代测绘, 2016, 39(5): 1-3, 8.</w:t>
      </w:r>
    </w:p>
    <w:p w14:paraId="793FA48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[97] 庞琼, 王士军, 谷艳昌, 等. 基于滞后效应函数的土石坝渗流水位模型应用[J]. 水土保持学报, 2016, 30(2): 225-229.</w:t>
      </w:r>
    </w:p>
    <w:p w14:paraId="71798B6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[98] 冯春燕, 庞琼, 谷艳昌, 等. 基于卡尔曼滤波的土石坝渗流安全监控模型[J]. 武汉大学学报(工学版), 2019, 52(11): 962-967.</w:t>
      </w:r>
    </w:p>
    <w:p w14:paraId="6C6FD60F">
      <w:pPr>
        <w:spacing w:after="0" w:line="360" w:lineRule="auto"/>
        <w:ind w:left="480" w:hanging="480"/>
        <w:rPr>
          <w:rFonts w:ascii="Times New Roman" w:hAnsi="Times New Roman" w:cs="Times New Roman"/>
          <w:sz w:val="21"/>
          <w:szCs w:val="21"/>
          <w:lang w:eastAsia="zh-CN"/>
        </w:rPr>
      </w:pPr>
      <w:r>
        <w:rPr>
          <w:rFonts w:ascii="Times New Roman" w:hAnsi="Times New Roman"/>
        </w:rPr>
        <w:t>[99] LI G C, DESAI C S. Stress and seepage analysis of earth dams[J]. Journal of Geotechnical Engineering, 1983, 109(7): 946-960.</w:t>
      </w:r>
    </w:p>
    <w:p w14:paraId="19FAB322">
      <w:pPr>
        <w:spacing w:after="0" w:line="360" w:lineRule="auto"/>
        <w:ind w:left="480" w:hanging="480"/>
        <w:rPr>
          <w:rFonts w:ascii="Times New Roman" w:hAnsi="Times New Roman" w:cs="Times New Roman"/>
          <w:sz w:val="21"/>
          <w:szCs w:val="21"/>
          <w:lang w:eastAsia="zh-CN"/>
        </w:rPr>
      </w:pPr>
      <w:r>
        <w:rPr>
          <w:rFonts w:ascii="Times New Roman" w:hAnsi="Times New Roman"/>
        </w:rPr>
        <w:t>[100] SAINOV M, BOLDIN A. Earth core rockfill dam: interaction of water and soil[J]. International Journal for Computational Civil and Structural Engineering, 2025, 21(2): 149-160.</w:t>
      </w:r>
    </w:p>
    <w:p w14:paraId="0D2DC574">
      <w:pPr>
        <w:spacing w:after="0" w:line="360" w:lineRule="auto"/>
        <w:ind w:left="480" w:hanging="480"/>
        <w:rPr>
          <w:rFonts w:ascii="Times New Roman" w:hAnsi="Times New Roman" w:cs="Times New Roman"/>
          <w:sz w:val="21"/>
          <w:szCs w:val="21"/>
          <w:lang w:eastAsia="zh-CN"/>
        </w:rPr>
      </w:pPr>
      <w:r>
        <w:rPr>
          <w:rFonts w:ascii="Times New Roman" w:hAnsi="Times New Roman"/>
        </w:rPr>
        <w:t>[101] 郭海庆, 沈晓斌, 李志刚. 基于改进BP网络的颗粒流方法模拟边坡稳定性[J]. 公路与汽运, 2013(1): 123-127.</w:t>
      </w:r>
    </w:p>
    <w:p w14:paraId="6366C188">
      <w:pPr>
        <w:spacing w:after="0" w:line="360" w:lineRule="auto"/>
        <w:ind w:left="480" w:hanging="480"/>
        <w:rPr>
          <w:rFonts w:ascii="Times New Roman" w:hAnsi="Times New Roman" w:cs="Times New Roman"/>
          <w:sz w:val="21"/>
          <w:szCs w:val="21"/>
          <w:lang w:eastAsia="zh-CN"/>
        </w:rPr>
      </w:pPr>
      <w:r>
        <w:rPr>
          <w:rFonts w:ascii="Times New Roman" w:hAnsi="Times New Roman"/>
        </w:rPr>
        <w:t>[102] 刘文岗, 郝伟鹏, 王小龙, 等. 深部开采应力渗流耦合作用下围岩力学特性试验研究[J/OL]. 金属矿山, 2026[2026-06-01]. https://link.cnki.net/urlid/34.1055.TD.20260331.1022.005.</w:t>
      </w:r>
    </w:p>
    <w:p w14:paraId="2A1B592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[103] 何定秋, 陈陆望, 欧庆华, 等. 基于流固耦合的单采与复采工作面覆岩渗透性研究[J]. 合肥工业大学学报(自然科学版), 2026, 49(2): 202-208.</w:t>
      </w:r>
    </w:p>
    <w:p w14:paraId="67825F3C">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[104] 孙文斌, 宁玉帅, 张纪扬, 等. 采动应力-渗流耦合驱动下底板-断层破坏带对接时空演化机制[J/OL]. 采矿与岩层控制工程学报, 2026[2026-06-01]. https://doi.org/10.13532/j.jmsce.cn10-1638/td.2025-1370.</w:t>
      </w:r>
    </w:p>
    <w:p w14:paraId="16A26231">
      <w:pPr>
        <w:spacing w:after="0" w:line="360" w:lineRule="auto"/>
        <w:ind w:left="480" w:hanging="480"/>
        <w:rPr>
          <w:rFonts w:ascii="Times New Roman" w:hAnsi="Times New Roman" w:cs="Times New Roman"/>
          <w:sz w:val="21"/>
          <w:szCs w:val="21"/>
          <w:lang w:eastAsia="zh-CN"/>
        </w:rPr>
      </w:pPr>
      <w:r>
        <w:rPr>
          <w:rFonts w:ascii="Times New Roman" w:hAnsi="Times New Roman"/>
        </w:rPr>
        <w:t>[105] WANG D Y, FU X D, JIE Y X, et al. Simulation of pipe progression in a levee foundation with coupled seepage and pipe flow domains[J]. Soils and Foundations, 2014, 54(6): 1154-1165.</w:t>
      </w:r>
    </w:p>
    <w:p w14:paraId="35463291">
      <w:pPr>
        <w:spacing w:after="0" w:line="360" w:lineRule="auto"/>
        <w:ind w:left="480" w:hanging="480"/>
        <w:rPr>
          <w:rFonts w:ascii="Times New Roman" w:hAnsi="Times New Roman" w:cs="Times New Roman"/>
          <w:sz w:val="21"/>
          <w:szCs w:val="21"/>
          <w:lang w:eastAsia="zh-CN"/>
        </w:rPr>
      </w:pPr>
      <w:r>
        <w:rPr>
          <w:rFonts w:ascii="Times New Roman" w:hAnsi="Times New Roman"/>
        </w:rPr>
        <w:t>[106] ROBBINS B A, GRIFFITHS D V. A two-dimensional, adaptive finite element approach for simulation of backward erosion piping[J]. Computers and Geotechnics, 2021, 131: 103820.</w:t>
      </w:r>
    </w:p>
    <w:p w14:paraId="78E6AD41">
      <w:pPr>
        <w:spacing w:after="0" w:line="360" w:lineRule="auto"/>
        <w:ind w:left="480" w:hanging="480"/>
        <w:rPr>
          <w:rFonts w:ascii="Times New Roman" w:hAnsi="Times New Roman" w:cs="Times New Roman"/>
          <w:sz w:val="21"/>
          <w:szCs w:val="21"/>
          <w:lang w:eastAsia="zh-CN"/>
        </w:rPr>
      </w:pPr>
      <w:r>
        <w:rPr>
          <w:rFonts w:ascii="Times New Roman" w:hAnsi="Times New Roman"/>
        </w:rPr>
        <w:t>[107] ROTUNNO A F, CALLARI C, FROIIO F. A finite element method for localized erosion in porous media with applications to backward piping in levees[J]. International Journal for Numerical and Analytical Methods in Geomechanics, 2019, 43(13): 2166-2186.</w:t>
      </w:r>
    </w:p>
    <w:p w14:paraId="56958815">
      <w:pPr>
        <w:spacing w:after="0" w:line="360" w:lineRule="auto"/>
        <w:ind w:left="480" w:hanging="480"/>
        <w:rPr>
          <w:rFonts w:ascii="Times New Roman" w:hAnsi="Times New Roman" w:cs="Times New Roman"/>
          <w:sz w:val="21"/>
          <w:szCs w:val="21"/>
          <w:lang w:eastAsia="zh-CN"/>
        </w:rPr>
      </w:pPr>
      <w:r>
        <w:rPr>
          <w:rFonts w:ascii="Times New Roman" w:hAnsi="Times New Roman"/>
        </w:rPr>
        <w:t>[108] POL J C, NOORDAM A, KANNING W. A 3D time-dependent backward erosion piping model[J]. Computers and Geotechnics, 2024, 167: 106068.</w:t>
      </w:r>
    </w:p>
    <w:p w14:paraId="1560280E">
      <w:pPr>
        <w:spacing w:after="0" w:line="360" w:lineRule="auto"/>
        <w:ind w:left="480" w:hanging="480"/>
        <w:rPr>
          <w:rFonts w:ascii="Times New Roman" w:hAnsi="Times New Roman" w:cs="Times New Roman"/>
          <w:sz w:val="21"/>
          <w:szCs w:val="21"/>
          <w:lang w:eastAsia="zh-CN"/>
        </w:rPr>
      </w:pPr>
      <w:r>
        <w:rPr>
          <w:rFonts w:ascii="Times New Roman" w:hAnsi="Times New Roman"/>
        </w:rPr>
        <w:t>[109] 王兆南, 王刚, 金伟. 基于物质点-特征有限元耦合方法的向后侵蚀管涌模拟[J]. 岩土工程学报, 2024, 46(3): 551-560.</w:t>
      </w:r>
    </w:p>
    <w:p w14:paraId="4DAB03B3">
      <w:pPr>
        <w:spacing w:after="0" w:line="360" w:lineRule="auto"/>
        <w:ind w:left="480" w:hanging="480"/>
        <w:rPr>
          <w:rFonts w:ascii="Times New Roman" w:hAnsi="Times New Roman" w:cs="Times New Roman"/>
          <w:sz w:val="21"/>
          <w:szCs w:val="21"/>
          <w:lang w:eastAsia="zh-CN"/>
        </w:rPr>
      </w:pPr>
      <w:r>
        <w:rPr>
          <w:rFonts w:ascii="Times New Roman" w:hAnsi="Times New Roman"/>
        </w:rPr>
        <w:t>[110] XU B, LIU Z C, PANG R, et al. Data-driven collaborative safety evaluation for seepage reliability of embankments considering spatial variability[J]. Journal of Hydrology, 2025, 647: 133490.</w:t>
      </w:r>
    </w:p>
    <w:p w14:paraId="2D8967BB">
      <w:pPr>
        <w:spacing w:after="0" w:line="360" w:lineRule="auto"/>
        <w:ind w:left="480" w:hanging="480"/>
        <w:rPr>
          <w:rFonts w:ascii="Times New Roman" w:hAnsi="Times New Roman" w:cs="Times New Roman"/>
          <w:sz w:val="21"/>
          <w:szCs w:val="21"/>
          <w:lang w:eastAsia="zh-CN"/>
        </w:rPr>
      </w:pPr>
      <w:r>
        <w:rPr>
          <w:rFonts w:ascii="Times New Roman" w:hAnsi="Times New Roman"/>
        </w:rPr>
        <w:t>[111] 金晓燕. 基于渗透系数反演的堤坝渗透风险分析[J]. 水利科技与经济, 2026, 32(2): 152-157.</w:t>
      </w:r>
    </w:p>
    <w:p w14:paraId="723D2E65">
      <w:pPr>
        <w:spacing w:after="0" w:line="360" w:lineRule="auto"/>
        <w:ind w:left="480" w:hanging="480"/>
        <w:rPr>
          <w:rFonts w:ascii="Times New Roman" w:hAnsi="Times New Roman" w:cs="Times New Roman"/>
          <w:sz w:val="21"/>
          <w:szCs w:val="21"/>
          <w:lang w:eastAsia="zh-CN"/>
        </w:rPr>
      </w:pPr>
      <w:r>
        <w:rPr>
          <w:rFonts w:ascii="Times New Roman" w:hAnsi="Times New Roman"/>
        </w:rPr>
        <w:t>[112] YU H, WANG X, REN B, et al. An efficient Bayesian inversion method for seepage parameters using a data-driven error model and an ensemble of surrogates[J]. Journal of Hydrology, 2022, 605: 127375.</w:t>
      </w:r>
    </w:p>
    <w:p w14:paraId="435F697A">
      <w:pPr>
        <w:spacing w:after="0" w:line="360" w:lineRule="auto"/>
        <w:ind w:left="480" w:hanging="480"/>
        <w:rPr>
          <w:rFonts w:ascii="Times New Roman" w:hAnsi="Times New Roman" w:cs="Times New Roman"/>
          <w:sz w:val="21"/>
          <w:szCs w:val="21"/>
          <w:lang w:eastAsia="zh-CN"/>
        </w:rPr>
      </w:pPr>
      <w:r>
        <w:rPr>
          <w:rFonts w:ascii="Times New Roman" w:hAnsi="Times New Roman"/>
        </w:rPr>
        <w:t>[113] LI J, CHEN C, WU Z, et al. Multi-source data-driven unsaturated seepage parameter inversion[J]. Journal of Hydrology, 2023, 620: 129462.</w:t>
      </w:r>
    </w:p>
    <w:p w14:paraId="4D4DC03E">
      <w:pPr>
        <w:spacing w:after="0" w:line="360" w:lineRule="auto"/>
        <w:ind w:left="480" w:hanging="480"/>
        <w:rPr>
          <w:rFonts w:ascii="Times New Roman" w:hAnsi="Times New Roman" w:cs="Times New Roman"/>
          <w:sz w:val="21"/>
          <w:szCs w:val="21"/>
          <w:lang w:eastAsia="zh-CN"/>
        </w:rPr>
      </w:pPr>
      <w:r>
        <w:rPr>
          <w:rFonts w:ascii="Times New Roman" w:hAnsi="Times New Roman"/>
        </w:rPr>
        <w:t>[114] SABER R D, ARSLAN A C. Seepage analysis through earth dam by the adaptive neuro fuzzy inference system (ANFIS): Duhok dam as case study[J]. IOP Conference Series: Earth and Environmental Science, 2025, 1545(1): 012032.</w:t>
      </w:r>
    </w:p>
    <w:p w14:paraId="30CCC0BE">
      <w:pPr>
        <w:spacing w:after="0" w:line="360" w:lineRule="auto"/>
        <w:ind w:left="480" w:hanging="480"/>
        <w:rPr>
          <w:rFonts w:ascii="Times New Roman" w:hAnsi="Times New Roman" w:cs="Times New Roman"/>
          <w:sz w:val="21"/>
          <w:szCs w:val="21"/>
          <w:lang w:eastAsia="zh-CN"/>
        </w:rPr>
      </w:pPr>
      <w:r>
        <w:rPr>
          <w:rFonts w:ascii="Times New Roman" w:hAnsi="Times New Roman"/>
        </w:rPr>
        <w:t>[115] FU C, WANG Q, SHAO C, et al. Analysis of embankment seepage responses based on physics-informed neural networks surrogate model[J]. Water, 2026, 18(6).</w:t>
      </w:r>
    </w:p>
    <w:p w14:paraId="79A07F57">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[116] SU S, YAN L, XIE H, et al. Multi-level hazard detection using a UAV-mounted multi-sensor for levee inspection[J]. </w:t>
      </w:r>
      <w:r>
        <w:rPr>
          <w:rFonts w:ascii="Times New Roman" w:hAnsi="Times New Roman"/>
          <w:lang w:eastAsia="zh-CN"/>
        </w:rPr>
        <w:t>Drones, 2024, 8(3): 90.</w:t>
      </w:r>
    </w:p>
    <w:p w14:paraId="71385D0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[117] 刘勇. 堤防管涌渗漏应急智巡成套技术装备[R]. 北京: 应急管理部国家自然灾害防治研究院, 2025.</w:t>
      </w:r>
    </w:p>
    <w:p w14:paraId="6BE1E570">
      <w:pPr>
        <w:spacing w:after="0" w:line="360" w:lineRule="auto"/>
        <w:ind w:left="480" w:hanging="480"/>
        <w:rPr>
          <w:rFonts w:ascii="Times New Roman" w:hAnsi="Times New Roman" w:cs="Times New Roman"/>
          <w:sz w:val="21"/>
          <w:szCs w:val="21"/>
          <w:lang w:eastAsia="zh-CN"/>
        </w:rPr>
      </w:pPr>
      <w:r>
        <w:rPr>
          <w:rFonts w:ascii="Times New Roman" w:hAnsi="Times New Roman"/>
        </w:rPr>
        <w:t>[118] ÖZER I E, RIKKERT S J M, VAN LEIJEN F J, et al. Sub-seasonal levee deformation observed using satellite radar interferometry to enhance flood protection[J]. Scientific Reports, 2019, 9(1): 2646.</w:t>
      </w:r>
    </w:p>
    <w:p w14:paraId="2230A850">
      <w:pPr>
        <w:spacing w:after="0" w:line="360" w:lineRule="auto"/>
        <w:ind w:left="480" w:hanging="480"/>
        <w:rPr>
          <w:rFonts w:ascii="Times New Roman" w:hAnsi="Times New Roman" w:cs="Times New Roman"/>
          <w:sz w:val="21"/>
          <w:szCs w:val="21"/>
          <w:lang w:eastAsia="zh-CN"/>
        </w:rPr>
      </w:pPr>
      <w:r>
        <w:rPr>
          <w:rFonts w:ascii="Times New Roman" w:hAnsi="Times New Roman"/>
        </w:rPr>
        <w:t>[119] 杨江寅. 渗漏破坏条件下堤防工程的传热特性及红外探测指标研究[D]. 长沙: 长沙理工大学, 2023.</w:t>
      </w:r>
    </w:p>
    <w:p w14:paraId="2AB05567">
      <w:pPr>
        <w:spacing w:after="0" w:line="360" w:lineRule="auto"/>
        <w:ind w:left="480" w:hanging="480"/>
        <w:rPr>
          <w:rFonts w:ascii="Times New Roman" w:hAnsi="Times New Roman" w:cs="Times New Roman"/>
          <w:sz w:val="21"/>
          <w:szCs w:val="21"/>
          <w:lang w:eastAsia="zh-CN"/>
        </w:rPr>
      </w:pPr>
      <w:r>
        <w:rPr>
          <w:rFonts w:ascii="Times New Roman" w:hAnsi="Times New Roman"/>
        </w:rPr>
        <w:t>[120] ZHOU Y, WEN H, SU L. Detect submerged piping in river embankment by passive infrared thermography[J]. Measurement, 2022, 202: 111873.</w:t>
      </w:r>
    </w:p>
    <w:p w14:paraId="6B0EF523">
      <w:pPr>
        <w:spacing w:after="0" w:line="360" w:lineRule="auto"/>
        <w:ind w:left="480" w:hanging="480"/>
        <w:rPr>
          <w:rFonts w:ascii="Times New Roman" w:hAnsi="Times New Roman" w:cs="Times New Roman"/>
          <w:sz w:val="21"/>
          <w:szCs w:val="21"/>
          <w:lang w:eastAsia="zh-CN"/>
        </w:rPr>
      </w:pPr>
      <w:r>
        <w:rPr>
          <w:rFonts w:ascii="Times New Roman" w:hAnsi="Times New Roman"/>
        </w:rPr>
        <w:t>[121] DUAN H, CHEN J, LUO X. Rapid and automatic UAV detection of river embankment piping[J]. Water Resources Research, 2025, 61(2).</w:t>
      </w:r>
    </w:p>
    <w:p w14:paraId="09018C94">
      <w:pPr>
        <w:spacing w:after="0" w:line="360" w:lineRule="auto"/>
        <w:ind w:left="480" w:hanging="480"/>
        <w:rPr>
          <w:rFonts w:ascii="Times New Roman" w:hAnsi="Times New Roman" w:cs="Times New Roman"/>
          <w:sz w:val="21"/>
          <w:szCs w:val="21"/>
          <w:lang w:eastAsia="zh-CN"/>
        </w:rPr>
      </w:pPr>
      <w:r>
        <w:rPr>
          <w:rFonts w:ascii="Times New Roman" w:hAnsi="Times New Roman"/>
        </w:rPr>
        <w:t>[122] ZHOU R, ALMUSTAFA M K, WEN Z, et al. A rapid detection and quantification method for levee leakage outlets using drone infrared thermography and semantic segmentation[J]. Engineering Applications of Artificial Intelligence, 2025, 143: 110066.</w:t>
      </w:r>
    </w:p>
    <w:p w14:paraId="2B8839C5">
      <w:pPr>
        <w:spacing w:after="0" w:line="360" w:lineRule="auto"/>
        <w:ind w:left="480" w:hanging="480"/>
        <w:rPr>
          <w:rFonts w:ascii="Times New Roman" w:hAnsi="Times New Roman" w:cs="Times New Roman"/>
          <w:sz w:val="21"/>
          <w:szCs w:val="21"/>
          <w:lang w:eastAsia="zh-CN"/>
        </w:rPr>
      </w:pPr>
      <w:r>
        <w:rPr>
          <w:rFonts w:ascii="Times New Roman" w:hAnsi="Times New Roman"/>
        </w:rPr>
        <w:t>[123] ZHOU Y, WEN H, SU L. Automatic recognition of earth rock embankment leakage based on UAV passive infrared thermography and deep learning[J]. ISPRS Journal of Photogrammetry and Remote Sensing, 2022, 191: 176-189.</w:t>
      </w:r>
    </w:p>
    <w:p w14:paraId="434E6BC8">
      <w:pPr>
        <w:spacing w:after="0" w:line="360" w:lineRule="auto"/>
        <w:ind w:left="480" w:hanging="480"/>
        <w:rPr>
          <w:rFonts w:ascii="Times New Roman" w:hAnsi="Times New Roman" w:cs="Times New Roman"/>
          <w:sz w:val="21"/>
          <w:szCs w:val="21"/>
          <w:lang w:eastAsia="zh-CN"/>
        </w:rPr>
      </w:pPr>
      <w:r>
        <w:rPr>
          <w:rFonts w:ascii="Times New Roman" w:hAnsi="Times New Roman"/>
        </w:rPr>
        <w:t>[124] KUMAR R, STUTZ H H, JOHARI K. Localized identification of seepage and ponding in earthen embankment using infrared thermography assimilated with different deep learning frameworks[J]. Scientific Reports, 2025, 15(1): 35960.</w:t>
      </w:r>
    </w:p>
    <w:p w14:paraId="3813130A">
      <w:pPr>
        <w:spacing w:after="0" w:line="360" w:lineRule="auto"/>
        <w:ind w:left="480" w:hanging="480"/>
        <w:rPr>
          <w:rFonts w:ascii="Times New Roman" w:hAnsi="Times New Roman" w:cs="Times New Roman"/>
          <w:sz w:val="21"/>
          <w:szCs w:val="21"/>
          <w:lang w:eastAsia="zh-CN"/>
        </w:rPr>
      </w:pPr>
      <w:r>
        <w:rPr>
          <w:rFonts w:ascii="Times New Roman" w:hAnsi="Times New Roman"/>
        </w:rPr>
        <w:t>[125] REDMON J, DIVVALA S, GIRSHICK R, et al. You only look once: unified, real-time object detection[C]//Proceedings of the IEEE Conference on Computer Vision and Pattern Recognition. Las Vegas: IEEE, 2016: 779-788.</w:t>
      </w:r>
    </w:p>
    <w:p w14:paraId="20F71362">
      <w:pPr>
        <w:spacing w:after="0" w:line="360" w:lineRule="auto"/>
        <w:ind w:left="480" w:hanging="480"/>
        <w:rPr>
          <w:rFonts w:ascii="Times New Roman" w:hAnsi="Times New Roman" w:cs="Times New Roman"/>
          <w:sz w:val="21"/>
          <w:szCs w:val="21"/>
          <w:lang w:eastAsia="zh-CN"/>
        </w:rPr>
      </w:pPr>
      <w:r>
        <w:rPr>
          <w:rFonts w:ascii="Times New Roman" w:hAnsi="Times New Roman"/>
        </w:rPr>
        <w:t>[126] JOCHER G, CHAURASIA A, QIU J. YOLOv8[CP/OL]. (2023-01-10)[2026-06-01]. https://github.com/ultralytics/ultralytics.</w:t>
      </w:r>
    </w:p>
    <w:p w14:paraId="016655EF">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[127] 陆公义, 欧阳鹏, 程赟, 等. 基于YOLO模型的堤坝管涌监测智能识别方法[J]. 水利水电科技进展, 2024, 44(1): 89-94.</w:t>
      </w:r>
    </w:p>
    <w:p w14:paraId="1553E7A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[128] 李金友, 蒋买勇, 周柏林, 等. 基于双模型协同的堤坝红外渗漏检测系统研究[J/OL]. 人民长江, 2026[2026-06-01]. http://www.rmcjzz.cjw.cn/cn/article/pdf/preview/c8729613-ac50-4d20-8530-67c4b44e3ce7.pdf.</w:t>
      </w:r>
    </w:p>
    <w:p w14:paraId="2C3D88DE">
      <w:pPr>
        <w:spacing w:after="0" w:line="360" w:lineRule="auto"/>
        <w:ind w:left="480" w:hanging="480"/>
        <w:rPr>
          <w:rFonts w:ascii="Times New Roman" w:hAnsi="Times New Roman" w:cs="Times New Roman"/>
          <w:sz w:val="21"/>
          <w:szCs w:val="21"/>
          <w:lang w:eastAsia="zh-CN"/>
        </w:rPr>
      </w:pPr>
      <w:r>
        <w:rPr>
          <w:rFonts w:ascii="Times New Roman" w:hAnsi="Times New Roman"/>
        </w:rPr>
        <w:t>[129] XIE Y, WANG J. YOLO-Defender: a lightweight CNN-Transformer detector for dike crack detection[J]. Water, 2025, 17(17).</w:t>
      </w:r>
    </w:p>
    <w:p w14:paraId="02B34052">
      <w:pPr>
        <w:spacing w:after="0" w:line="360" w:lineRule="auto"/>
        <w:ind w:left="480" w:hanging="480"/>
        <w:rPr>
          <w:rFonts w:ascii="Times New Roman" w:hAnsi="Times New Roman" w:cs="Times New Roman"/>
          <w:sz w:val="21"/>
          <w:szCs w:val="21"/>
          <w:lang w:eastAsia="zh-CN"/>
        </w:rPr>
      </w:pPr>
      <w:r>
        <w:rPr>
          <w:rFonts w:ascii="Times New Roman" w:hAnsi="Times New Roman"/>
        </w:rPr>
        <w:t>[130] WOO S, PARK J, LEE J Y, et al. CBAM: convolutional block attention module[C]//Proceedings of the European Conference on Computer Vision (ECCV). Munich: Springer, 2018: 3-19.</w:t>
      </w:r>
    </w:p>
    <w:p w14:paraId="67685C5D">
      <w:pPr>
        <w:spacing w:after="0" w:line="360" w:lineRule="auto"/>
        <w:ind w:left="480" w:hanging="480"/>
        <w:rPr>
          <w:rFonts w:ascii="Times New Roman" w:hAnsi="Times New Roman" w:cs="Times New Roman"/>
          <w:sz w:val="21"/>
          <w:szCs w:val="21"/>
          <w:lang w:eastAsia="zh-CN"/>
        </w:rPr>
      </w:pPr>
      <w:r>
        <w:rPr>
          <w:rFonts w:ascii="Times New Roman" w:hAnsi="Times New Roman"/>
        </w:rPr>
        <w:t>[131] WU J, CHEN L, JIANG H, et al. Pruned U-Net with multi-scale feature fusion and attention for real-time UAV remote sensing of levee defects[J]. Scientific Reports, 2025, 15.</w:t>
      </w:r>
    </w:p>
    <w:p w14:paraId="43DCEDA8">
      <w:pPr>
        <w:spacing w:after="0" w:line="360" w:lineRule="auto"/>
        <w:ind w:left="480" w:hanging="480"/>
        <w:rPr>
          <w:rFonts w:ascii="Times New Roman" w:hAnsi="Times New Roman" w:cs="Times New Roman"/>
          <w:sz w:val="21"/>
          <w:szCs w:val="21"/>
          <w:lang w:eastAsia="zh-CN"/>
        </w:rPr>
      </w:pPr>
      <w:r>
        <w:rPr>
          <w:rFonts w:ascii="Times New Roman" w:hAnsi="Times New Roman"/>
        </w:rPr>
        <w:t>[132] XU Q, WANG L, SHU C, et al. Automatic detection of landslide surface cracks from UAV images using improved U-Network[J]. Remote Sensing, 2025, 17(13): 2150.</w:t>
      </w:r>
    </w:p>
    <w:p w14:paraId="3E789463">
      <w:pPr>
        <w:spacing w:after="0" w:line="360" w:lineRule="auto"/>
        <w:ind w:left="480" w:hanging="480"/>
        <w:rPr>
          <w:rFonts w:ascii="Times New Roman" w:hAnsi="Times New Roman" w:cs="Times New Roman"/>
          <w:sz w:val="21"/>
          <w:szCs w:val="21"/>
          <w:lang w:eastAsia="zh-CN"/>
        </w:rPr>
      </w:pPr>
      <w:r>
        <w:rPr>
          <w:rFonts w:ascii="Times New Roman" w:hAnsi="Times New Roman"/>
        </w:rPr>
        <w:t>[133] GALIYEV A, MEREMBAYEV T, TOKTASSYN Y, et al. Comparative evaluation of semantic segmentation models for crack detection[J]. Scientific Journal of Astana IT University, 2024.</w:t>
      </w:r>
    </w:p>
    <w:p w14:paraId="694AB503">
      <w:pPr>
        <w:spacing w:after="0" w:line="360" w:lineRule="auto"/>
        <w:ind w:left="480" w:hanging="480"/>
        <w:rPr>
          <w:rFonts w:ascii="Times New Roman" w:hAnsi="Times New Roman" w:cs="Times New Roman"/>
          <w:sz w:val="21"/>
          <w:szCs w:val="21"/>
          <w:lang w:eastAsia="zh-CN"/>
        </w:rPr>
      </w:pPr>
      <w:r>
        <w:rPr>
          <w:rFonts w:ascii="Times New Roman" w:hAnsi="Times New Roman"/>
        </w:rPr>
        <w:t>[134] GU Z, YU X, WANG L, et al. Visible-infrared imagery and deep learning for UAV-based automated levee hazard detection[J]. Computer-Aided Civil and Infrastructure Engineering, 2026, 47(7).</w:t>
      </w:r>
    </w:p>
    <w:p w14:paraId="6504FD5F">
      <w:pPr>
        <w:spacing w:after="0" w:line="360" w:lineRule="auto"/>
        <w:ind w:left="480" w:hanging="480"/>
        <w:rPr>
          <w:rFonts w:ascii="Times New Roman" w:hAnsi="Times New Roman" w:cs="Times New Roman"/>
          <w:sz w:val="21"/>
          <w:szCs w:val="21"/>
          <w:lang w:eastAsia="zh-CN"/>
        </w:rPr>
      </w:pPr>
      <w:r>
        <w:rPr>
          <w:rFonts w:ascii="Times New Roman" w:hAnsi="Times New Roman"/>
        </w:rPr>
        <w:t>[135] 白立科, 张玉茜, 冯启伟, 等. 基于机器学习的人工智能模型可解释性在矿产预测领域的研究进展及思考[J]. 现代地质, 2026, 40(2): 590-606.</w:t>
      </w:r>
    </w:p>
    <w:p w14:paraId="2B19BDB7">
      <w:pPr>
        <w:spacing w:after="0" w:line="360" w:lineRule="auto"/>
        <w:ind w:left="480" w:hanging="480"/>
        <w:rPr>
          <w:rFonts w:ascii="Times New Roman" w:hAnsi="Times New Roman" w:cs="Times New Roman"/>
          <w:sz w:val="21"/>
          <w:szCs w:val="21"/>
          <w:lang w:eastAsia="zh-CN"/>
        </w:rPr>
      </w:pPr>
      <w:r>
        <w:rPr>
          <w:rFonts w:ascii="Times New Roman" w:hAnsi="Times New Roman"/>
        </w:rPr>
        <w:t>[136] 中华人民共和国水利部. 堤防工程安全评价导则: SL/Z 679—2015[S]. 北京: 中国水利水电出版社, 2015.</w:t>
      </w:r>
    </w:p>
    <w:p w14:paraId="4B895EB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[137] 中华人民共和国住房和城乡建设部, 中华人民共和国国家质量监督检验检疫总局. 堤防工程设计规范: GB 50286—2013[S]. 北京: 中国计划出版社, 2013.</w:t>
      </w:r>
    </w:p>
    <w:p w14:paraId="6B68E48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[138] 郝相如, 牛鸿茹, 王欣, 等. 北运河通州城区段堤防安全评价研究[J]. 北京水务, 2026(2): 89-95.</w:t>
      </w:r>
    </w:p>
    <w:p w14:paraId="51EE6A4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[139] 藏海荣, 兰博, 孙永林, 等. 复合致灾因子下河口海岸堤防安全风险评价指标体系构建及应用[J]. 水利规划与设计, 2026(3): 76-81.</w:t>
      </w:r>
    </w:p>
    <w:p w14:paraId="58A9B7B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[140] 毛星宇. 堤防工程运行安全预警模型研究[D]. 扬州: 扬州大学, 2025.</w:t>
      </w:r>
    </w:p>
    <w:p w14:paraId="7443C9F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[141] 李钦铭. 堤防安全分析与除险加固措施研究[D]. 长沙: 湖南农业大学, 2022.</w:t>
      </w:r>
    </w:p>
    <w:p w14:paraId="5C447C0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[142] 张秀勇. 黄河下游堤防破坏机理与安全评价方法的研究[D]. 南京: 河海大学, 2005.</w:t>
      </w:r>
    </w:p>
    <w:p w14:paraId="3D72CA1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[143] 王亚军, 吴昌瑜, 任大春. 堤防工程风险评价体系研究[J]. 岩土工程技术, 2006, 20(1): 1-8.</w:t>
      </w:r>
    </w:p>
    <w:p w14:paraId="4F96279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[144] 王亚军, 张楚汉, 金峰, 等. 堤防工程综合安全模型和风险评价体系研究及应用[J]. 自然灾害学报, 2012, 21(1): 178-184.</w:t>
      </w:r>
    </w:p>
    <w:p w14:paraId="297A90B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[145] 王肖鑫, 岑威钧, 晏成明, 等. 基于改进赋权的山区堤防安全云模型评价方法[J]. 水利水电科技进展, 2022, 42(5): 58-63.</w:t>
      </w:r>
    </w:p>
    <w:p w14:paraId="7EA4538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[146] 王小兵, 章青, 夏晓舟. 堤防工程安全运行风险分析研究进展[J]. 人民黄河, 2020, 42(8): 25-31.</w:t>
      </w:r>
    </w:p>
    <w:p w14:paraId="4B6AFA65">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[147] ROSCOE K, HANEA A. Bayesian networks in levee reliability[C]//12th International Conference on Applications of Statistics and Probability in Civil Engineering. </w:t>
      </w:r>
      <w:r>
        <w:rPr>
          <w:rFonts w:ascii="Times New Roman" w:hAnsi="Times New Roman"/>
          <w:lang w:eastAsia="zh-CN"/>
        </w:rPr>
        <w:t>Delft: TU Delft, 2015.</w:t>
      </w:r>
    </w:p>
    <w:p w14:paraId="3A901BC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[148] 何晓洁, 赵二峰. 基于AHP-熵权法的黄河下游堤防安全模糊评价[J]. 三峡大学学报(自然科学版), 2015, 37(1): 58-62.</w:t>
      </w:r>
    </w:p>
    <w:p w14:paraId="46C0AD15">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[149] 史佳枫, 顾冲时. 基于G1-C-OWA法组合赋权的堤防工程安全评价[J]. 水力发电, 2023, 49(7): 42-47.</w:t>
      </w:r>
    </w:p>
    <w:p w14:paraId="48B4E35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[150] 顾冲时, 王一鸣, 崔欣然. 乏信息堤坝安全评价指标体系与量化方法研究[J]. 水电与抽水蓄能, 2026, 12(1): 13-22.</w:t>
      </w:r>
    </w:p>
    <w:p w14:paraId="482A999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[151] 郭金, 顾冲时, 何菁. 基于组合赋权二维云模型的堤防工程风险评价[J]. 水利水电科技进展, 2022, 42(6): 117-122.</w:t>
      </w:r>
    </w:p>
    <w:p w14:paraId="2CFEB08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[152] 罗日洪, 黄锦林, 张建伟, 等. 基于组合赋权和云模型的堤防安全评价[J]. 南水北调与水利科技(中英文), 2021, 19(6): 1185-1194.</w:t>
      </w:r>
    </w:p>
    <w:p w14:paraId="2A93830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[153] 龙思琪. 基于熵权物元模型的圩堤工程防洪安全评价方法研究[D]. 南昌: 南昌大学, 2022.</w:t>
      </w:r>
    </w:p>
    <w:p w14:paraId="77DCB4D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[154] 孙文怀, 王江涛, 石林珂, 等. 堤防隐患的多维灰色系统综合评估[J]. 人民黄河, 2003, 25(10): 1-3.</w:t>
      </w:r>
    </w:p>
    <w:p w14:paraId="4C59674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[155] 石林珂, 冷元宝, 孙文怀, 等. 堤坝隐患探测资料多维灰色综合评估方法[J]. 地球物理学进展, 2005, 20(1): 252-256.</w:t>
      </w:r>
    </w:p>
    <w:p w14:paraId="7B6005E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[156] 蔡新, 严伟, 李益, 等. 灰色理论在堤防安全评价中的应用[J]. 水力发电学报, 2012, 31(1): 121-125.</w:t>
      </w:r>
    </w:p>
    <w:p w14:paraId="76F2D59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[157] 王雪丽, 程鑫, 朱光华, 等. 基于ISM-ANP的堤防风险灰色评价模型及应用[J]. 水电能源科学, 2022, 40(4): 145-149.</w:t>
      </w:r>
    </w:p>
    <w:p w14:paraId="0C209A9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[158] 夏青青, 刘国亮, 黄晓峰, 等. 基于AHP的多木桶模型在堤防安全评价中的应用[J]. 水电能源科学, 2026, 44(2): 242-246.</w:t>
      </w:r>
    </w:p>
    <w:p w14:paraId="44E9992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[159] 褚夫玉, 张心怡, 康建荣, 等. 基于SBAS-InSAR技术的采空区水利工程变形监测与预测[J/OL]. 工程勘察, 2026[2026-06-01]. https://link.cnki.net/urlid/11.2025.tu.20260416.1458.002.</w:t>
      </w:r>
    </w:p>
    <w:p w14:paraId="66B2840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[160] 刘健, 张鹏, 杨强, 等. 地震工况下大坝安全应急监测体系研究与实践: 以雅砻江流域为例[J/OL]. 工程科学与技术, 2026[2026-06-01]. https://link.cnki.net/urlid/51.1773.TB.20260419.1714.001.</w:t>
      </w:r>
    </w:p>
    <w:p w14:paraId="3E83D8A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[161] 康玲, 廖武丰, 周丽伟, 等. 耦合高斯-极值分布与云模型的防洪调度预案风险分析方法[J]. 水利学报, 2025, 56(3): 309-317, 327.</w:t>
      </w:r>
    </w:p>
    <w:p w14:paraId="5E6DF9E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[162] 黄昊冉, 谷艳昌, 陈斯煜, 等. 机理-数据融合与残差修正的土石坝渗压预测模型研究[J]. 水利学报, 2025, 56(3): 398-410.</w:t>
      </w:r>
    </w:p>
    <w:p w14:paraId="65D1753E">
      <w:pPr>
        <w:spacing w:after="0" w:line="360" w:lineRule="auto"/>
        <w:ind w:left="480" w:hanging="480"/>
        <w:rPr>
          <w:rFonts w:ascii="Times New Roman" w:hAnsi="Times New Roman" w:cs="Times New Roman"/>
          <w:sz w:val="21"/>
          <w:szCs w:val="21"/>
          <w:lang w:eastAsia="zh-CN"/>
        </w:rPr>
      </w:pPr>
      <w:r>
        <w:rPr>
          <w:rFonts w:ascii="Times New Roman" w:hAnsi="Times New Roman"/>
        </w:rPr>
        <w:t>[163] CHEN X, XU Y, GUO H, et al. Comprehensive evaluation of dam seepage safety combining deep learning with D-S evidence theory[J]. Measurement, 2024, 226: 114172.</w:t>
      </w:r>
    </w:p>
    <w:p w14:paraId="629ADC1E">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[164] REHAMNIA I, BENLAOUIKLI B, JAMEI M, et al. Simulation of seepage flow through embankment dam by EKF-based neural network[J]. </w:t>
      </w:r>
      <w:r>
        <w:rPr>
          <w:rFonts w:ascii="Times New Roman" w:hAnsi="Times New Roman"/>
          <w:lang w:eastAsia="zh-CN"/>
        </w:rPr>
        <w:t>Measurement, 2021, 176: 109219.</w:t>
      </w:r>
    </w:p>
    <w:p w14:paraId="524E68A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[165] 邵元. 大坝变形监测数据异常值判定方法研究与工程验证[J]. 红水河, 2026, 45(2): 33-40.</w:t>
      </w:r>
    </w:p>
    <w:p w14:paraId="1256326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[166] 张栋梁, 周伟, 马刚, 等. 面向水利防汛抢险的知识图谱构建与应用[J]. 水利学报, 2025, 56(3): 341-353.</w:t>
      </w:r>
    </w:p>
    <w:p w14:paraId="64FBD08C">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[167] 黎子恒, 罗玉龙, 张兴杰, 等. 考虑实时水雨情的长江流域堤防工程管涌动态安全评估方法[J]. 水电能源科学, 2022, 40(7): 184-188.</w:t>
      </w:r>
    </w:p>
    <w:p w14:paraId="4FA8F779">
      <w:pPr>
        <w:spacing w:after="0" w:line="360" w:lineRule="auto"/>
        <w:ind w:left="480" w:hanging="480"/>
        <w:rPr>
          <w:rFonts w:ascii="Times New Roman" w:hAnsi="Times New Roman" w:cs="Times New Roman"/>
          <w:sz w:val="21"/>
          <w:szCs w:val="21"/>
          <w:lang w:eastAsia="zh-CN"/>
        </w:rPr>
      </w:pPr>
      <w:r>
        <w:rPr>
          <w:rFonts w:ascii="Times New Roman" w:hAnsi="Times New Roman"/>
        </w:rPr>
        <w:t>[168] GRIEVES M, VICKERS J. Digital twin: mitigating unpredictable, undesirable emergent behavior in complex systems[M]//Transdisciplinary Perspectives on Complex Systems. Cham: Springer, 2017: 85-113.</w:t>
      </w:r>
    </w:p>
    <w:p w14:paraId="01E73BD0">
      <w:pPr>
        <w:spacing w:after="0" w:line="360" w:lineRule="auto"/>
        <w:ind w:left="480" w:hanging="480"/>
        <w:rPr>
          <w:rFonts w:ascii="Times New Roman" w:hAnsi="Times New Roman" w:cs="Times New Roman"/>
          <w:sz w:val="21"/>
          <w:szCs w:val="21"/>
          <w:lang w:eastAsia="zh-CN"/>
        </w:rPr>
      </w:pPr>
      <w:r>
        <w:rPr>
          <w:rFonts w:ascii="Times New Roman" w:hAnsi="Times New Roman"/>
        </w:rPr>
        <w:t>[169] JONES D, SNIDER C, NASSEHI A, et al. Characterising the digital twin: a systematic literature review[J]. CIRP Journal of Manufacturing Science and Technology, 2020, 29: 36-52.</w:t>
      </w:r>
    </w:p>
    <w:p w14:paraId="6DC169C9">
      <w:pPr>
        <w:spacing w:after="0" w:line="360" w:lineRule="auto"/>
        <w:ind w:left="480" w:hanging="480"/>
        <w:rPr>
          <w:rFonts w:ascii="Times New Roman" w:hAnsi="Times New Roman" w:cs="Times New Roman"/>
          <w:sz w:val="21"/>
          <w:szCs w:val="21"/>
          <w:lang w:eastAsia="zh-CN"/>
        </w:rPr>
      </w:pPr>
      <w:r>
        <w:rPr>
          <w:rFonts w:ascii="Times New Roman" w:hAnsi="Times New Roman"/>
        </w:rPr>
        <w:t>[170] TAO F, ZHANG H, LIU A, et al. Digital twin in industry: state-of-the-art[J]. IEEE Transactions on Industrial Informatics, 2019, 15(4): 2405-2415.</w:t>
      </w:r>
    </w:p>
    <w:p w14:paraId="2F8F436B">
      <w:pPr>
        <w:spacing w:after="0" w:line="360" w:lineRule="auto"/>
        <w:ind w:left="480" w:hanging="480"/>
        <w:rPr>
          <w:rFonts w:ascii="Times New Roman" w:hAnsi="Times New Roman" w:cs="Times New Roman"/>
          <w:sz w:val="21"/>
          <w:szCs w:val="21"/>
          <w:lang w:eastAsia="zh-CN"/>
        </w:rPr>
      </w:pPr>
      <w:r>
        <w:rPr>
          <w:rFonts w:ascii="Times New Roman" w:hAnsi="Times New Roman"/>
        </w:rPr>
        <w:t>[171] 陶飞, 张贺, 张辰源, 等. 从数字孪生到数智孪生: 回顾与展望[J]. 计算机集成制造系统, 2026, 32(1): 1-17.</w:t>
      </w:r>
    </w:p>
    <w:p w14:paraId="7626CB51">
      <w:pPr>
        <w:spacing w:after="0" w:line="360" w:lineRule="auto"/>
        <w:ind w:left="480" w:hanging="480"/>
        <w:rPr>
          <w:rFonts w:ascii="Times New Roman" w:hAnsi="Times New Roman" w:cs="Times New Roman"/>
          <w:sz w:val="21"/>
          <w:szCs w:val="21"/>
          <w:lang w:eastAsia="zh-CN"/>
        </w:rPr>
      </w:pPr>
      <w:r>
        <w:rPr>
          <w:rFonts w:ascii="Times New Roman" w:hAnsi="Times New Roman"/>
        </w:rPr>
        <w:t>[172] BROO D G, BRAVO-HARO M, SCHOOLING J. Design and implementation of a smart infrastructure digital twin[J]. Automation in Construction, 2022, 136: 104171.</w:t>
      </w:r>
    </w:p>
    <w:p w14:paraId="6C527E6C">
      <w:pPr>
        <w:spacing w:after="0" w:line="360" w:lineRule="auto"/>
        <w:ind w:left="480" w:hanging="480"/>
        <w:rPr>
          <w:rFonts w:ascii="Times New Roman" w:hAnsi="Times New Roman" w:cs="Times New Roman"/>
          <w:sz w:val="21"/>
          <w:szCs w:val="21"/>
          <w:lang w:eastAsia="zh-CN"/>
        </w:rPr>
      </w:pPr>
      <w:r>
        <w:rPr>
          <w:rFonts w:ascii="Times New Roman" w:hAnsi="Times New Roman"/>
        </w:rPr>
        <w:t>[173] 冶运涛, 蒋云钟, 梁犁丽, 等. 数字孪生流域: 未来流域治理管理的新基建新范式[J]. 水科学进展, 2022, 33(5): 683-704.</w:t>
      </w:r>
    </w:p>
    <w:p w14:paraId="565DB1FF">
      <w:pPr>
        <w:spacing w:after="0" w:line="360" w:lineRule="auto"/>
        <w:ind w:left="480" w:hanging="480"/>
        <w:rPr>
          <w:rFonts w:ascii="Times New Roman" w:hAnsi="Times New Roman" w:cs="Times New Roman"/>
          <w:sz w:val="21"/>
          <w:szCs w:val="21"/>
          <w:lang w:eastAsia="zh-CN"/>
        </w:rPr>
      </w:pPr>
      <w:r>
        <w:rPr>
          <w:rFonts w:ascii="Times New Roman" w:hAnsi="Times New Roman"/>
        </w:rPr>
        <w:t>[174] 张建云, 刘九夫, 金君良. 关于智慧水利的认识与思考[J]. 水利水运工程学报, 2019(6): 1-7.</w:t>
      </w:r>
    </w:p>
    <w:p w14:paraId="4567D197">
      <w:pPr>
        <w:spacing w:after="0" w:line="360" w:lineRule="auto"/>
        <w:ind w:left="480" w:hanging="480"/>
        <w:rPr>
          <w:rFonts w:ascii="Times New Roman" w:hAnsi="Times New Roman" w:cs="Times New Roman"/>
          <w:sz w:val="21"/>
          <w:szCs w:val="21"/>
          <w:lang w:eastAsia="zh-CN"/>
        </w:rPr>
      </w:pPr>
      <w:r>
        <w:rPr>
          <w:rFonts w:ascii="Times New Roman" w:hAnsi="Times New Roman"/>
        </w:rPr>
        <w:t>[175] 朱思宇, 杨红卫, 尹桂平, 等. 基于数字孪生的智慧水利框架体系研究[J]. 水利水运工程学报, 2023(3): 68-77.</w:t>
      </w:r>
    </w:p>
    <w:p w14:paraId="04E332FE">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[176] LI W, MA Z, LI J, et al. Digital twin smart water conservancy: status, challenges, and prospects[J]. </w:t>
      </w:r>
      <w:r>
        <w:rPr>
          <w:rFonts w:ascii="Times New Roman" w:hAnsi="Times New Roman"/>
          <w:lang w:eastAsia="zh-CN"/>
        </w:rPr>
        <w:t>Water, 2024, 16(14): 2038.</w:t>
      </w:r>
    </w:p>
    <w:p w14:paraId="34B0B38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[177] 胡春宏, 郭庆超, 张磊, 等. 数字孪生流域模型研发若干问题思考[J]. 中国水利, 2022(20): 7-10.</w:t>
      </w:r>
    </w:p>
    <w:p w14:paraId="664E761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[178] 马强, 李郑淼, 董芳睿, 等. 流域数字孪生防洪模型的构建: 以子牙河“23·7”大洪水复盘为例[J]. 水利学报, 2025, 56(1): 73-84.</w:t>
      </w:r>
    </w:p>
    <w:p w14:paraId="34826D9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[179] 黄艳, 喻杉, 罗斌, 等. 面向流域水工程防灾联合智能调度的数字孪生长江探索[J]. 水利学报, 2022, 53(3): 253-269.</w:t>
      </w:r>
    </w:p>
    <w:p w14:paraId="2D90515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[180] 周超, 唐海华, 李琪, 等. 水利业务数字孪生建模平台技术与应用[J]. 人民长江, 2022, 53(2): 203-208.</w:t>
      </w:r>
    </w:p>
    <w:p w14:paraId="4054B1C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[181] 牛广利, 李天旸, 杨恒玲, 等. 数字孪生水利工程安全智能分析预警技术研究及应用[J]. 长江科学院院报, 2023, 40(3): 181-185.</w:t>
      </w:r>
    </w:p>
    <w:p w14:paraId="3FDB61F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[182] 饶小康, 马瑞, 张力, 等. 基于GIS+BIM+IoT数字孪生的堤防工程安全管理平台研究[J]. 中国农村水利水电, 2022(1): 1-7.</w:t>
      </w:r>
    </w:p>
    <w:p w14:paraId="02078EE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[183] 广东省北江流域管理局. 数字孪生北江流域防洪联合优化调度[R]. 广州: 广东省北江流域管理局, 2024.</w:t>
      </w:r>
    </w:p>
    <w:p w14:paraId="0D0F820C">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[184] PARK D, YOO H. A digital twin dam and watershed management platform[J]. </w:t>
      </w:r>
      <w:r>
        <w:rPr>
          <w:rFonts w:ascii="Times New Roman" w:hAnsi="Times New Roman"/>
          <w:lang w:eastAsia="zh-CN"/>
        </w:rPr>
        <w:t>Water, 2023, 15(11): 2106.</w:t>
      </w:r>
    </w:p>
    <w:p w14:paraId="55B04D3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[185] 李益农. 加快建设数字孪生灌区[N]. 中国水利报, 2023-11-16.</w:t>
      </w:r>
    </w:p>
    <w:p w14:paraId="39F6B2DE">
      <w:pPr>
        <w:spacing w:after="0" w:line="360" w:lineRule="auto"/>
        <w:ind w:left="480" w:hanging="480"/>
        <w:rPr>
          <w:rFonts w:ascii="Times New Roman" w:hAnsi="Times New Roman" w:cs="Times New Roman"/>
          <w:sz w:val="21"/>
          <w:szCs w:val="21"/>
          <w:lang w:eastAsia="zh-CN"/>
        </w:rPr>
      </w:pPr>
      <w:r>
        <w:rPr>
          <w:rFonts w:ascii="Times New Roman" w:hAnsi="Times New Roman"/>
        </w:rPr>
        <w:t>[186] Olierook Hugo K H, et al. Uncertainty quantification of 3D geological models[J]. Computers &amp; Geosciences, 2019, 127: 48-59.</w:t>
      </w:r>
    </w:p>
    <w:p w14:paraId="0FC97671">
      <w:pPr>
        <w:spacing w:after="0" w:line="360" w:lineRule="auto"/>
        <w:ind w:left="480" w:hanging="480"/>
        <w:rPr>
          <w:rFonts w:ascii="Times New Roman" w:hAnsi="Times New Roman" w:cs="Times New Roman"/>
          <w:sz w:val="21"/>
          <w:szCs w:val="21"/>
          <w:lang w:eastAsia="zh-CN"/>
        </w:rPr>
      </w:pPr>
      <w:r>
        <w:rPr>
          <w:rFonts w:ascii="Times New Roman" w:hAnsi="Times New Roman"/>
        </w:rPr>
        <w:t>[187] Caumon G, et al. Geological modelling: From practice to tools and concepts[J]. Mathematical Geosciences, 2009, 41(7): 747-760.</w:t>
      </w:r>
    </w:p>
    <w:p w14:paraId="1E9FD182">
      <w:pPr>
        <w:spacing w:after="0" w:line="360" w:lineRule="auto"/>
        <w:ind w:left="480" w:hanging="480"/>
        <w:rPr>
          <w:rFonts w:ascii="Times New Roman" w:hAnsi="Times New Roman" w:cs="Times New Roman"/>
          <w:sz w:val="21"/>
          <w:szCs w:val="21"/>
          <w:lang w:eastAsia="zh-CN"/>
        </w:rPr>
      </w:pPr>
      <w:r>
        <w:rPr>
          <w:rFonts w:ascii="Times New Roman" w:hAnsi="Times New Roman"/>
        </w:rPr>
        <w:t>[188] Hermans T, et al. A review of geophysical methods for hydrogeological model calibration[J]. Water Resources Research, 2022, 58(3): e2021WR031.</w:t>
      </w:r>
    </w:p>
    <w:p w14:paraId="258C0672">
      <w:pPr>
        <w:spacing w:after="0" w:line="360" w:lineRule="auto"/>
        <w:ind w:left="480" w:hanging="480"/>
        <w:rPr>
          <w:rFonts w:ascii="Times New Roman" w:hAnsi="Times New Roman" w:cs="Times New Roman"/>
          <w:sz w:val="21"/>
          <w:szCs w:val="21"/>
          <w:lang w:eastAsia="zh-CN"/>
        </w:rPr>
      </w:pPr>
      <w:r>
        <w:rPr>
          <w:rFonts w:ascii="Times New Roman" w:hAnsi="Times New Roman"/>
        </w:rPr>
        <w:t>[189] Darcy H. Les fontaines publiques de la ville de Dijon[M]. Paris: Dalmont, 1856.</w:t>
      </w:r>
    </w:p>
    <w:p w14:paraId="37FCC84C">
      <w:pPr>
        <w:spacing w:after="0" w:line="360" w:lineRule="auto"/>
        <w:ind w:left="480" w:hanging="480"/>
        <w:rPr>
          <w:rFonts w:ascii="Times New Roman" w:hAnsi="Times New Roman" w:cs="Times New Roman"/>
          <w:sz w:val="21"/>
          <w:szCs w:val="21"/>
          <w:lang w:eastAsia="zh-CN"/>
        </w:rPr>
      </w:pPr>
      <w:r>
        <w:rPr>
          <w:rFonts w:ascii="Times New Roman" w:hAnsi="Times New Roman"/>
        </w:rPr>
        <w:t>[190] Toller E A L, Strack O D L. An Analytic Element Model for Seepage Forces in Fractured Media[J]. Journal of Elasticity, 2024, 156(3): 681–699. DOI: 10.1007/s10659-024-10069-6.</w:t>
      </w:r>
    </w:p>
    <w:p w14:paraId="1CE4E70E">
      <w:pPr>
        <w:spacing w:after="0" w:line="360" w:lineRule="auto"/>
        <w:ind w:left="480" w:hanging="480"/>
        <w:rPr>
          <w:rFonts w:ascii="Times New Roman" w:hAnsi="Times New Roman" w:cs="Times New Roman"/>
          <w:sz w:val="21"/>
          <w:szCs w:val="21"/>
          <w:lang w:eastAsia="zh-CN"/>
        </w:rPr>
      </w:pPr>
      <w:r>
        <w:rPr>
          <w:rFonts w:ascii="Times New Roman" w:hAnsi="Times New Roman"/>
        </w:rPr>
        <w:t>[191] Günay A, Akbas S O. AI-Supported probabilistic steady-state and transient seepage analysis of an embankment dam with clay core: A case study on Büyükcekmece Dam[J]. Engineering Geology, 2025, 351: 108029. DOI: 10.1016/j.enggeo.2025.108029.</w:t>
      </w:r>
    </w:p>
    <w:p w14:paraId="74101C5E">
      <w:pPr>
        <w:spacing w:after="0" w:line="360" w:lineRule="auto"/>
        <w:ind w:left="480" w:hanging="480"/>
        <w:rPr>
          <w:rFonts w:ascii="Times New Roman" w:hAnsi="Times New Roman" w:cs="Times New Roman"/>
          <w:sz w:val="21"/>
          <w:szCs w:val="21"/>
          <w:lang w:eastAsia="zh-CN"/>
        </w:rPr>
      </w:pPr>
      <w:r>
        <w:rPr>
          <w:rFonts w:ascii="Times New Roman" w:hAnsi="Times New Roman"/>
        </w:rPr>
        <w:t>[192] Mualem Y. A new model for predicting the hydraulic conductivity of unsaturated porous media[J]. Water Resources Research, 1976, 12(3): 513–522. DOI: 10.1029/WR012i003p00513.</w:t>
      </w:r>
    </w:p>
    <w:p w14:paraId="58B9A784">
      <w:pPr>
        <w:spacing w:after="0" w:line="360" w:lineRule="auto"/>
        <w:ind w:left="480" w:hanging="480"/>
        <w:rPr>
          <w:rFonts w:ascii="Times New Roman" w:hAnsi="Times New Roman" w:cs="Times New Roman"/>
          <w:sz w:val="21"/>
          <w:szCs w:val="21"/>
          <w:lang w:eastAsia="zh-CN"/>
        </w:rPr>
      </w:pPr>
      <w:r>
        <w:rPr>
          <w:rFonts w:ascii="Times New Roman" w:hAnsi="Times New Roman"/>
        </w:rPr>
        <w:t>[193] Eymard R, Gallouët T, Herbin R. Finite Volume Methods[M/OL]. Handbook of Numerical Analysis, 2000, 7: 713–1020. 作者修订稿, 2019.</w:t>
      </w:r>
    </w:p>
    <w:p w14:paraId="6AB23E4E">
      <w:pPr>
        <w:spacing w:after="0" w:line="360" w:lineRule="auto"/>
        <w:ind w:left="480" w:hanging="480"/>
        <w:rPr>
          <w:rFonts w:ascii="Times New Roman" w:hAnsi="Times New Roman" w:cs="Times New Roman"/>
          <w:sz w:val="21"/>
          <w:szCs w:val="21"/>
          <w:lang w:eastAsia="zh-CN"/>
        </w:rPr>
      </w:pPr>
      <w:r>
        <w:rPr>
          <w:rFonts w:ascii="Times New Roman" w:hAnsi="Times New Roman"/>
        </w:rPr>
        <w:t>[194] Qian Y, Zhang X, Zhu Y, et al. A novel vertex-centered finite volume method for solving Richards' equation and its adaptation to local mesh refinement[J]. Journal of Computational Physics, 2024, 501: 112766. DOI: 10.1016/j.jcp.2024.112766.</w:t>
      </w:r>
    </w:p>
    <w:p w14:paraId="4E09C647">
      <w:pPr>
        <w:spacing w:after="0" w:line="360" w:lineRule="auto"/>
        <w:ind w:left="480" w:hanging="480"/>
        <w:rPr>
          <w:rFonts w:ascii="Times New Roman" w:hAnsi="Times New Roman" w:cs="Times New Roman"/>
          <w:sz w:val="21"/>
          <w:szCs w:val="21"/>
          <w:lang w:eastAsia="zh-CN"/>
        </w:rPr>
      </w:pPr>
      <w:r>
        <w:rPr>
          <w:rFonts w:ascii="Times New Roman" w:hAnsi="Times New Roman"/>
        </w:rPr>
        <w:t>[195] Norooz R, Dahlin T, Toromanovic J. Integration of seepage modelling and electrical resistivity monitoring data for the Älvkarleby test embankment dam, Sweden[J]. Engineering Geology, 2025, 357: 108311. DOI: 10.1016/j.enggeo.2025.108311.</w:t>
      </w:r>
    </w:p>
    <w:p w14:paraId="17B5D8E6">
      <w:pPr>
        <w:spacing w:after="0" w:line="360" w:lineRule="auto"/>
        <w:ind w:left="480" w:hanging="480"/>
        <w:rPr>
          <w:rFonts w:ascii="Times New Roman" w:hAnsi="Times New Roman" w:cs="Times New Roman"/>
          <w:sz w:val="21"/>
          <w:szCs w:val="21"/>
          <w:lang w:eastAsia="zh-CN"/>
        </w:rPr>
      </w:pPr>
      <w:r>
        <w:rPr>
          <w:rFonts w:ascii="Times New Roman" w:hAnsi="Times New Roman"/>
        </w:rPr>
        <w:t>[196] Harper G, Wang R, Liu J, et al. A locking-free solver for linear elasticity on quadrilateral and hexahedral meshes based on enrichment of Lagrangian elements[J]. Computers &amp; Mathematics with Applications, 2020, 80(6): 1578–1595. DOI: 10.1016/j.camwa.2020.07.014.</w:t>
      </w:r>
    </w:p>
    <w:p w14:paraId="52AB70C2">
      <w:pPr>
        <w:spacing w:after="0" w:line="360" w:lineRule="auto"/>
        <w:ind w:left="480" w:hanging="480"/>
        <w:rPr>
          <w:rFonts w:ascii="Times New Roman" w:hAnsi="Times New Roman" w:cs="Times New Roman"/>
          <w:sz w:val="21"/>
          <w:szCs w:val="21"/>
          <w:lang w:eastAsia="zh-CN"/>
        </w:rPr>
      </w:pPr>
      <w:r>
        <w:rPr>
          <w:rFonts w:ascii="Times New Roman" w:hAnsi="Times New Roman"/>
        </w:rPr>
        <w:t>[197] Logg A, Langtangen H P, Dokken J S. The heat equation[EB/OL]. The FEniCSx tutorial[2026-10-08].</w:t>
      </w:r>
    </w:p>
    <w:p w14:paraId="473633CB">
      <w:pPr>
        <w:spacing w:after="0" w:line="360" w:lineRule="auto"/>
        <w:ind w:left="480" w:hanging="480"/>
        <w:rPr>
          <w:rFonts w:ascii="Times New Roman" w:hAnsi="Times New Roman" w:cs="Times New Roman"/>
          <w:sz w:val="21"/>
          <w:szCs w:val="21"/>
          <w:lang w:eastAsia="zh-CN"/>
        </w:rPr>
      </w:pPr>
      <w:r>
        <w:rPr>
          <w:rFonts w:ascii="Times New Roman" w:hAnsi="Times New Roman"/>
        </w:rPr>
        <w:t>[198] Sachpazis C. Experimental Conceptualisation of the Flow Net System Construction inside the Body of Homogeneous Earth Embankment Dams[J]. Electronic Journal of Geotechnical Engineering, 2014, 19: 2113–2136.</w:t>
      </w:r>
    </w:p>
    <w:p w14:paraId="100CA11F">
      <w:pPr>
        <w:spacing w:after="0" w:line="360" w:lineRule="auto"/>
        <w:ind w:left="480" w:hanging="480"/>
        <w:rPr>
          <w:rFonts w:ascii="Times New Roman" w:hAnsi="Times New Roman" w:cs="Times New Roman"/>
          <w:sz w:val="21"/>
          <w:szCs w:val="21"/>
          <w:lang w:eastAsia="zh-CN"/>
        </w:rPr>
      </w:pPr>
      <w:r>
        <w:rPr>
          <w:rFonts w:ascii="Times New Roman" w:hAnsi="Times New Roman"/>
        </w:rPr>
        <w:t>[199] Celia M A, Bouloutas E T, Zarba R L. A general mass-conservative numerical solution for the unsaturated flow equation[J]. Water Resources Research, 1990, 26(7): 1483–1496. DOI: 10.1029/WR026i007p01483.</w:t>
      </w:r>
    </w:p>
    <w:p w14:paraId="6CBE9EC3">
      <w:pPr>
        <w:spacing w:after="0" w:line="360" w:lineRule="auto"/>
        <w:ind w:left="480" w:hanging="480"/>
        <w:rPr>
          <w:rFonts w:ascii="Times New Roman" w:hAnsi="Times New Roman" w:cs="Times New Roman"/>
          <w:sz w:val="21"/>
          <w:szCs w:val="21"/>
          <w:lang w:eastAsia="zh-CN"/>
        </w:rPr>
      </w:pPr>
      <w:r>
        <w:rPr>
          <w:rFonts w:ascii="Times New Roman" w:hAnsi="Times New Roman"/>
        </w:rPr>
        <w:t>[200] Ntigkakis C, Birkinshaw S, Stirling R. Geological Modelling of Urban Environments Under Data Uncertainty[J]. Geosciences, 2025, 15(11): 423. DOI: 10.3390/geosciences15110423.</w:t>
      </w:r>
    </w:p>
    <w:p w14:paraId="540AC98A">
      <w:pPr>
        <w:spacing w:after="0" w:line="360" w:lineRule="auto"/>
        <w:ind w:left="480" w:hanging="480"/>
        <w:rPr>
          <w:rFonts w:ascii="Times New Roman" w:hAnsi="Times New Roman" w:cs="Times New Roman"/>
          <w:sz w:val="21"/>
          <w:szCs w:val="21"/>
          <w:lang w:eastAsia="zh-CN"/>
        </w:rPr>
      </w:pPr>
      <w:r>
        <w:rPr>
          <w:rFonts w:ascii="Times New Roman" w:hAnsi="Times New Roman"/>
        </w:rPr>
        <w:t>[201] Gatti F, Bressan A, Fumagalli A, et al. Two Nitsche-based mixed finite element discretizations for the seepage problem in Richards’ equation[J]. Computer Methods in Applied Mechanics and Engineering, 2024, 432: 117368. DOI: 10.1016/j.cma.2024.117368.</w:t>
      </w:r>
    </w:p>
    <w:p w14:paraId="099D7E83">
      <w:pPr>
        <w:spacing w:after="0" w:line="360" w:lineRule="auto"/>
        <w:ind w:left="480" w:hanging="480"/>
        <w:rPr>
          <w:rFonts w:ascii="Times New Roman" w:hAnsi="Times New Roman" w:cs="Times New Roman"/>
          <w:sz w:val="21"/>
          <w:szCs w:val="21"/>
          <w:lang w:eastAsia="zh-CN"/>
        </w:rPr>
      </w:pPr>
      <w:r>
        <w:rPr>
          <w:rFonts w:ascii="Times New Roman" w:hAnsi="Times New Roman"/>
        </w:rPr>
        <w:t>[202] USBR, USACE. Best Practices in Dam and Levee Safety Risk Analysis: D-6 Internal Erosion Risks for Embankments and Foundations[R]. 2019.</w:t>
      </w:r>
    </w:p>
    <w:p w14:paraId="71827D8C">
      <w:pPr>
        <w:spacing w:after="0" w:line="360" w:lineRule="auto"/>
        <w:ind w:left="480" w:hanging="480"/>
        <w:rPr>
          <w:rFonts w:ascii="Times New Roman" w:hAnsi="Times New Roman" w:cs="Times New Roman"/>
          <w:sz w:val="21"/>
          <w:szCs w:val="21"/>
          <w:lang w:eastAsia="zh-CN"/>
        </w:rPr>
      </w:pPr>
      <w:r>
        <w:rPr>
          <w:rFonts w:ascii="Times New Roman" w:hAnsi="Times New Roman"/>
        </w:rPr>
        <w:t>[203] Wang Z, Oskay C, Fascetti A. Backward erosion piping in geotechnical infrastructure: a rate process perspective[J]. Géotechnique, 2025, 75(4): 486–500. DOI: 10.1680/jgeot.23.00259.</w:t>
      </w:r>
    </w:p>
    <w:p w14:paraId="6891735F">
      <w:pPr>
        <w:spacing w:after="0" w:line="360" w:lineRule="auto"/>
        <w:ind w:left="480" w:hanging="480"/>
        <w:rPr>
          <w:rFonts w:ascii="Times New Roman" w:hAnsi="Times New Roman" w:cs="Times New Roman"/>
          <w:sz w:val="21"/>
          <w:szCs w:val="21"/>
          <w:lang w:eastAsia="zh-CN"/>
        </w:rPr>
      </w:pPr>
      <w:r>
        <w:rPr>
          <w:rFonts w:ascii="Times New Roman" w:hAnsi="Times New Roman"/>
        </w:rPr>
        <w:t>[204] USACE. Design and Construction of Levees[M]. EM 1110-2-1913. Washington, DC: U.S. Army Corps of Engineers, 2000. 附录B，第B-9页，式(B-9).</w:t>
      </w:r>
    </w:p>
    <w:p w14:paraId="3AE0DDE0">
      <w:pPr>
        <w:spacing w:after="0" w:line="360" w:lineRule="auto"/>
        <w:ind w:left="480" w:hanging="480"/>
        <w:rPr>
          <w:rFonts w:ascii="Times New Roman" w:hAnsi="Times New Roman" w:cs="Times New Roman"/>
          <w:sz w:val="21"/>
          <w:szCs w:val="21"/>
          <w:lang w:eastAsia="zh-CN"/>
        </w:rPr>
      </w:pPr>
      <w:r>
        <w:rPr>
          <w:rFonts w:ascii="Times New Roman" w:hAnsi="Times New Roman"/>
        </w:rPr>
        <w:t>[205] 廖舟, 李梅. 基于开源GemPy的城市地下空间三维隐式势场建模方法研究[J]. 地学前缘, 2024, 31(3): 482–497. DOI: 10.13745/j.esf.sf.2024.2.30.</w:t>
      </w:r>
    </w:p>
    <w:p w14:paraId="10079FAA">
      <w:pPr>
        <w:spacing w:after="0" w:line="360" w:lineRule="auto"/>
        <w:ind w:left="480" w:hanging="480"/>
        <w:rPr>
          <w:rFonts w:ascii="Times New Roman" w:hAnsi="Times New Roman" w:cs="Times New Roman"/>
          <w:sz w:val="21"/>
          <w:szCs w:val="21"/>
          <w:lang w:eastAsia="zh-CN"/>
        </w:rPr>
      </w:pPr>
      <w:r>
        <w:rPr>
          <w:rFonts w:ascii="Times New Roman" w:hAnsi="Times New Roman"/>
        </w:rPr>
        <w:t>[206] FOSTER M, FELL R, SPANNAGLE M. The statistics of embankment dam failures and accidents[J]. Canadian Geotechnical Journal, 2000, 37(5): 1000-1024.</w:t>
      </w:r>
    </w:p>
    <w:p w14:paraId="5352A775">
      <w:pPr>
        <w:spacing w:after="0" w:line="360" w:lineRule="auto"/>
        <w:ind w:left="480" w:hanging="480"/>
        <w:rPr>
          <w:rFonts w:ascii="Times New Roman" w:hAnsi="Times New Roman" w:cs="Times New Roman"/>
          <w:sz w:val="21"/>
          <w:szCs w:val="21"/>
          <w:lang w:eastAsia="zh-CN"/>
        </w:rPr>
      </w:pPr>
      <w:r>
        <w:rPr>
          <w:rFonts w:ascii="Times New Roman" w:hAnsi="Times New Roman"/>
        </w:rPr>
        <w:t>[207] VAN BEEK V M, VAN ESSEN H M, VANDENBOER K, et al. Developments in modelling of backward erosion piping[J]. Géotechnique, 2015, 65(9): 740-754.</w:t>
      </w:r>
    </w:p>
    <w:p w14:paraId="79540C3A">
      <w:pPr>
        <w:spacing w:after="0" w:line="360" w:lineRule="auto"/>
        <w:ind w:left="480" w:hanging="480"/>
        <w:rPr>
          <w:rFonts w:ascii="Times New Roman" w:hAnsi="Times New Roman" w:cs="Times New Roman"/>
          <w:sz w:val="21"/>
          <w:szCs w:val="21"/>
          <w:lang w:eastAsia="zh-CN"/>
        </w:rPr>
      </w:pPr>
      <w:r>
        <w:rPr>
          <w:rFonts w:ascii="Times New Roman" w:hAnsi="Times New Roman"/>
        </w:rPr>
        <w:t>[208] TERZAGHI K. Theoretical soil mechanics[M]. New York: John Wiley &amp; Sons, 1943.</w:t>
      </w:r>
    </w:p>
    <w:p w14:paraId="52AB4B59">
      <w:pPr>
        <w:spacing w:after="0" w:line="360" w:lineRule="auto"/>
        <w:ind w:left="480" w:hanging="480"/>
        <w:rPr>
          <w:rFonts w:ascii="Times New Roman" w:hAnsi="Times New Roman" w:cs="Times New Roman"/>
          <w:sz w:val="21"/>
          <w:szCs w:val="21"/>
          <w:lang w:eastAsia="zh-CN"/>
        </w:rPr>
      </w:pPr>
      <w:r>
        <w:rPr>
          <w:rFonts w:ascii="Times New Roman" w:hAnsi="Times New Roman"/>
        </w:rPr>
        <w:t>[209] Okamura M, Kusube N. Prediction of hydraulic gradient for backward erosion piping in river levees considering flow regime and pipe geometry[J]. Soils and Foundations, 2025, 65(2): 101591. DOI: 10.1016/j.sandf.2025.101591.</w:t>
      </w:r>
    </w:p>
    <w:p w14:paraId="3975E498">
      <w:pPr>
        <w:spacing w:after="0" w:line="360" w:lineRule="auto"/>
        <w:ind w:left="480" w:hanging="480"/>
        <w:rPr>
          <w:rFonts w:ascii="Times New Roman" w:hAnsi="Times New Roman" w:cs="Times New Roman"/>
          <w:sz w:val="21"/>
          <w:szCs w:val="21"/>
          <w:lang w:eastAsia="zh-CN"/>
        </w:rPr>
      </w:pPr>
      <w:r>
        <w:rPr>
          <w:rFonts w:ascii="Times New Roman" w:hAnsi="Times New Roman"/>
        </w:rPr>
        <w:t>[210] 苏怀智, 周仁练. 土石堤坝渗漏病险探测模式和方法研究进展[J]. 水利水电科技进展, 2022, 42(1): 1-10.</w:t>
      </w:r>
    </w:p>
    <w:p w14:paraId="0905F96F">
      <w:pPr>
        <w:spacing w:after="0" w:line="360" w:lineRule="auto"/>
        <w:ind w:left="480" w:hanging="480"/>
        <w:rPr>
          <w:rFonts w:ascii="Times New Roman" w:hAnsi="Times New Roman" w:cs="Times New Roman"/>
          <w:sz w:val="21"/>
          <w:szCs w:val="21"/>
          <w:lang w:eastAsia="zh-CN"/>
        </w:rPr>
      </w:pPr>
      <w:r>
        <w:rPr>
          <w:rFonts w:ascii="Times New Roman" w:hAnsi="Times New Roman"/>
        </w:rPr>
        <w:t>[211] VOLLMER M, MÖLLMANN K P. Infrared thermal imaging: fundamentals, research and applications[M]. Weinheim: Wiley-VCH, 2010.</w:t>
      </w:r>
    </w:p>
    <w:p w14:paraId="774BFD40">
      <w:pPr>
        <w:spacing w:after="0" w:line="360" w:lineRule="auto"/>
        <w:ind w:left="480" w:hanging="480"/>
        <w:rPr>
          <w:rFonts w:ascii="Times New Roman" w:hAnsi="Times New Roman" w:cs="Times New Roman"/>
          <w:sz w:val="21"/>
          <w:szCs w:val="21"/>
          <w:lang w:eastAsia="zh-CN"/>
        </w:rPr>
      </w:pPr>
      <w:r>
        <w:rPr>
          <w:rFonts w:ascii="Times New Roman" w:hAnsi="Times New Roman"/>
        </w:rPr>
        <w:t>[212] LIN T Y, DOLLÁR P, GIRSHICK R, et al. Feature pyramid networks for object detection[C]//Proceedings of the IEEE Conference on Computer Vision and Pattern Recognition. Honolulu: IEEE, 2017: 2117-2125.</w:t>
      </w:r>
    </w:p>
    <w:p w14:paraId="608E1ED2">
      <w:pPr>
        <w:spacing w:after="0" w:line="360" w:lineRule="auto"/>
        <w:ind w:left="480" w:hanging="480"/>
        <w:rPr>
          <w:rFonts w:ascii="Times New Roman" w:hAnsi="Times New Roman" w:cs="Times New Roman"/>
          <w:sz w:val="21"/>
          <w:szCs w:val="21"/>
          <w:lang w:eastAsia="zh-CN"/>
        </w:rPr>
      </w:pPr>
      <w:r>
        <w:rPr>
          <w:rFonts w:ascii="Times New Roman" w:hAnsi="Times New Roman"/>
        </w:rPr>
        <w:t>[213] ZHENG Z, WANG P, LIU W, et al. Distance-IoU loss: faster and better learning for bounding box regression[C]//Proceedings of the AAAI Conference on Artificial Intelligence. New York: AAAI Press, 2020, 34(7): 12993-13000.</w:t>
      </w:r>
    </w:p>
    <w:p w14:paraId="62F4A3C4">
      <w:pPr>
        <w:spacing w:after="0" w:line="360" w:lineRule="auto"/>
        <w:ind w:left="480" w:hanging="480"/>
        <w:rPr>
          <w:rFonts w:ascii="Times New Roman" w:hAnsi="Times New Roman" w:cs="Times New Roman"/>
          <w:sz w:val="21"/>
          <w:szCs w:val="21"/>
          <w:lang w:eastAsia="zh-CN"/>
        </w:rPr>
      </w:pPr>
      <w:r>
        <w:rPr>
          <w:rFonts w:ascii="Times New Roman" w:hAnsi="Times New Roman"/>
        </w:rPr>
        <w:t>[214] ZHANG Y F, REN W, ZHANG Z, et al. Focal and efficient IOU loss for accurate bounding box regression[J]. Neurocomputing, 2022, 506: 146-157.</w:t>
      </w:r>
    </w:p>
    <w:p w14:paraId="13A1D3F9">
      <w:pPr>
        <w:spacing w:after="0" w:line="360" w:lineRule="auto"/>
        <w:ind w:left="480" w:hanging="480"/>
        <w:rPr>
          <w:rFonts w:ascii="Times New Roman" w:hAnsi="Times New Roman" w:cs="Times New Roman"/>
          <w:sz w:val="21"/>
          <w:szCs w:val="21"/>
          <w:lang w:eastAsia="zh-CN"/>
        </w:rPr>
      </w:pPr>
      <w:r>
        <w:rPr>
          <w:rFonts w:ascii="Times New Roman" w:hAnsi="Times New Roman"/>
        </w:rPr>
        <w:t>[215] YANG L, ZHANG R Y, LI L, et al. SimAM: a simple, parameter-free attention module for convolutional neural networks[C]//Proceedings of the 38th International Conference on Machine Learning. PMLR, 2021, 139: 11863-11874.</w:t>
      </w:r>
    </w:p>
    <w:p w14:paraId="146F8CCF">
      <w:pPr>
        <w:spacing w:after="0" w:line="360" w:lineRule="auto"/>
        <w:ind w:left="480" w:hanging="480"/>
        <w:rPr>
          <w:rFonts w:ascii="Times New Roman" w:hAnsi="Times New Roman" w:cs="Times New Roman"/>
          <w:sz w:val="21"/>
          <w:szCs w:val="21"/>
          <w:lang w:eastAsia="zh-CN"/>
        </w:rPr>
      </w:pPr>
      <w:r>
        <w:rPr>
          <w:rFonts w:ascii="Times New Roman" w:hAnsi="Times New Roman"/>
        </w:rPr>
        <w:t>[216] TZUTALIN. LabelImg[CP/OL]. (2015)[2026-10-12]. https://github.com/tzutalin/labelImg.</w:t>
      </w:r>
    </w:p>
    <w:p w14:paraId="0986590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[217] 周仁练. 土石堤坝渗漏红外-可见双光融合图像数据集[DS/OL]. V1. 南京: 河海大学, (2023-04-26)[2025-10-20]. https://cstr.cn/16666.11.nbsdc.F39Aw69j.</w:t>
      </w:r>
    </w:p>
    <w:p w14:paraId="2CAAD9E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[218] 周仁练. 土石堤坝渗漏长续航双光巡测装备示范应用数据集[DS/OL]. V1. 南京: 河海大学, (2023-04-26)[2025-10-20]. https://cstr.cn/16666.11.nbsdc.e8bZU2yB.</w:t>
      </w:r>
    </w:p>
    <w:p w14:paraId="67DC8AD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[219] 周仁练. 土石堤坝渗漏长续航双光巡测装备野外巡测图像数据集[DS/OL]. V1. 南京: 河海大学, (2023-04-26)[2025-10-20]. https://cstr.cn/16666.11.nbsdc.gjlpJzd4.</w:t>
      </w:r>
    </w:p>
    <w:p w14:paraId="145291A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[220] 周仁练. 土坝渗漏红外感测模型试验数据集[DS/OL]. V1. 南京: 河海大学, (2023-04-26)[2025-10-20]. https://cstr.cn/16666.11.nbsdc.orPyhf5g.</w:t>
      </w:r>
    </w:p>
    <w:p w14:paraId="6047A917">
      <w:pPr>
        <w:spacing w:after="0" w:line="360" w:lineRule="auto"/>
        <w:ind w:left="480" w:hanging="480"/>
        <w:rPr>
          <w:rFonts w:ascii="Times New Roman" w:hAnsi="Times New Roman" w:cs="Times New Roman"/>
          <w:sz w:val="21"/>
          <w:szCs w:val="21"/>
          <w:lang w:eastAsia="zh-CN"/>
        </w:rPr>
      </w:pPr>
      <w:r>
        <w:rPr>
          <w:rFonts w:ascii="Times New Roman" w:hAnsi="Times New Roman"/>
        </w:rPr>
        <w:t>[221] DUAN Q, CHEN B, LUO L. Data for UAV detection of river embankment piping[DS/OL]. V1. Zenodo, (2024-03-30)[2025-10-20]. https://doi.org/10.5281/zenodo.10896178.</w:t>
      </w:r>
    </w:p>
    <w:p w14:paraId="03C6FD4F">
      <w:pPr>
        <w:spacing w:after="0" w:line="360" w:lineRule="auto"/>
        <w:ind w:left="480" w:hanging="480"/>
        <w:rPr>
          <w:rFonts w:ascii="Times New Roman" w:hAnsi="Times New Roman" w:cs="Times New Roman"/>
          <w:sz w:val="21"/>
          <w:szCs w:val="21"/>
          <w:lang w:eastAsia="zh-CN"/>
        </w:rPr>
      </w:pPr>
      <w:r>
        <w:rPr>
          <w:rFonts w:ascii="Times New Roman" w:hAnsi="Times New Roman"/>
        </w:rPr>
        <w:t>[222] EVERINGHAM M, VAN GOOL L, WILLIAMS C K I, et al. The PASCAL visual object classes (VOC) challenge[J]. International Journal of Computer Vision, 2010, 88(2): 303-338.</w:t>
      </w:r>
    </w:p>
    <w:p w14:paraId="376D8AD7">
      <w:pPr>
        <w:spacing w:after="0" w:line="360" w:lineRule="auto"/>
        <w:ind w:left="480" w:hanging="480"/>
        <w:rPr>
          <w:rFonts w:ascii="Times New Roman" w:hAnsi="Times New Roman" w:cs="Times New Roman"/>
          <w:sz w:val="21"/>
          <w:szCs w:val="21"/>
          <w:lang w:eastAsia="zh-CN"/>
        </w:rPr>
      </w:pPr>
      <w:r>
        <w:rPr>
          <w:rFonts w:ascii="Times New Roman" w:hAnsi="Times New Roman"/>
        </w:rPr>
        <w:t>[223] JOCHER G. YOLOv5 by Ultralytics[CP/OL]. (2020)[2026-10-12]. https://github.com/ultralytics/yolov5.</w:t>
      </w:r>
    </w:p>
    <w:p w14:paraId="05B3DCA7">
      <w:pPr>
        <w:spacing w:after="0" w:line="360" w:lineRule="auto"/>
        <w:ind w:left="480" w:hanging="480"/>
        <w:rPr>
          <w:rFonts w:ascii="Times New Roman" w:hAnsi="Times New Roman" w:cs="Times New Roman"/>
          <w:sz w:val="21"/>
          <w:szCs w:val="21"/>
          <w:lang w:eastAsia="zh-CN"/>
        </w:rPr>
      </w:pPr>
      <w:r>
        <w:rPr>
          <w:rFonts w:ascii="Times New Roman" w:hAnsi="Times New Roman"/>
        </w:rPr>
        <w:t>[224] WANG C Y, YEH I H, LIAO H Y M. YOLOv9: learning what you want to learn using programmable gradient information[EB/OL]. (2024-02-21)[2026-10-12]. https://arxiv.org/abs/2402.13616.</w:t>
      </w:r>
    </w:p>
    <w:p w14:paraId="3C56FD94">
      <w:pPr>
        <w:spacing w:after="0" w:line="360" w:lineRule="auto"/>
        <w:ind w:left="480" w:hanging="480"/>
        <w:rPr>
          <w:rFonts w:ascii="Times New Roman" w:hAnsi="Times New Roman" w:cs="Times New Roman"/>
          <w:sz w:val="21"/>
          <w:szCs w:val="21"/>
          <w:lang w:eastAsia="zh-CN"/>
        </w:rPr>
      </w:pPr>
      <w:r>
        <w:rPr>
          <w:rFonts w:ascii="Times New Roman" w:hAnsi="Times New Roman"/>
        </w:rPr>
        <w:t>[225] WANG A, CHEN H, LIU L, et al. YOLOv10: real-time end-to-end object detection[EB/OL]. (2024-05-23)[2026-10-12]. https://arxiv.org/abs/2405.14458.</w:t>
      </w:r>
    </w:p>
    <w:p w14:paraId="3C3F7AE4">
      <w:pPr>
        <w:spacing w:after="0" w:line="360" w:lineRule="auto"/>
        <w:ind w:left="480" w:hanging="480"/>
        <w:rPr>
          <w:rFonts w:ascii="Times New Roman" w:hAnsi="Times New Roman" w:cs="Times New Roman"/>
          <w:sz w:val="21"/>
          <w:szCs w:val="21"/>
          <w:lang w:eastAsia="zh-CN"/>
        </w:rPr>
      </w:pPr>
      <w:r>
        <w:rPr>
          <w:rFonts w:ascii="Times New Roman" w:hAnsi="Times New Roman"/>
        </w:rPr>
        <w:t>[226] JOCHER G, QIU J. Ultralytics YOLO11[CP/OL]. (2024)[2026-10-12]. https://github.com/ultralytics/ultralytics.</w:t>
      </w:r>
    </w:p>
    <w:p w14:paraId="00B59D33">
      <w:pPr>
        <w:spacing w:after="0" w:line="360" w:lineRule="auto"/>
        <w:ind w:left="480" w:hanging="480"/>
        <w:rPr>
          <w:rFonts w:ascii="Times New Roman" w:hAnsi="Times New Roman" w:cs="Times New Roman"/>
          <w:sz w:val="21"/>
          <w:szCs w:val="21"/>
          <w:lang w:eastAsia="zh-CN"/>
        </w:rPr>
      </w:pPr>
      <w:r>
        <w:rPr>
          <w:rFonts w:ascii="Times New Roman" w:hAnsi="Times New Roman"/>
        </w:rPr>
        <w:t>[227] NEUBECK A, VAN GOOL L. Efficient non-maximum suppression[C]//Proceedings of the 18th International Conference on Pattern Recognition. Hong Kong: IEEE, 2006, 3: 850-855.</w:t>
      </w:r>
    </w:p>
    <w:p w14:paraId="4FBE97B2">
      <w:pPr>
        <w:spacing w:after="0" w:line="360" w:lineRule="auto"/>
        <w:ind w:left="480" w:hanging="480"/>
        <w:rPr>
          <w:rFonts w:ascii="Times New Roman" w:hAnsi="Times New Roman" w:cs="Times New Roman"/>
          <w:sz w:val="21"/>
          <w:szCs w:val="21"/>
          <w:lang w:eastAsia="zh-CN"/>
        </w:rPr>
      </w:pPr>
      <w:r>
        <w:rPr>
          <w:rFonts w:ascii="Times New Roman" w:hAnsi="Times New Roman"/>
        </w:rPr>
        <w:t>[228] CLOPPER C J, PEARSON E S. The use of confidence or fiducial limits illustrated in the case of the binomial[J]. Biometrika, 1934, 26(4): 404-413.</w:t>
      </w:r>
    </w:p>
    <w:p w14:paraId="566A4161">
      <w:pPr>
        <w:spacing w:after="0" w:line="360" w:lineRule="auto"/>
        <w:ind w:left="480" w:hanging="480"/>
        <w:rPr>
          <w:rFonts w:ascii="Times New Roman" w:hAnsi="Times New Roman" w:cs="Times New Roman"/>
          <w:sz w:val="21"/>
          <w:szCs w:val="21"/>
          <w:lang w:eastAsia="zh-CN"/>
        </w:rPr>
      </w:pPr>
      <w:r>
        <w:rPr>
          <w:rFonts w:ascii="Times New Roman" w:hAnsi="Times New Roman"/>
        </w:rPr>
        <w:t>[229] MOREAU L, MISSIER P. PROV-DM: the PROV data model[EB/OL]. W3C Recommendation, 2013-04-30[2026-10-07]. https://www.w3.org/TR/2013/REC-prov-dm-20130430/.</w:t>
      </w:r>
    </w:p>
    <w:p w14:paraId="3A5439C4">
      <w:pPr>
        <w:spacing w:after="0" w:line="360" w:lineRule="auto"/>
        <w:ind w:left="480" w:hanging="480"/>
        <w:rPr>
          <w:rFonts w:ascii="Times New Roman" w:hAnsi="Times New Roman" w:cs="Times New Roman"/>
          <w:sz w:val="21"/>
          <w:szCs w:val="21"/>
          <w:lang w:eastAsia="zh-CN"/>
        </w:rPr>
      </w:pPr>
      <w:r>
        <w:rPr>
          <w:rFonts w:ascii="Times New Roman" w:hAnsi="Times New Roman"/>
        </w:rPr>
        <w:t>[230] Rossi N, Bačić M, Kovačević M S, et al. Development of Fragility Curves for Piping and Slope Stability of River Levees[J]. Water, 2021, 13(5): 738. DOI: 10.3390/w13050738.</w:t>
      </w:r>
    </w:p>
    <w:p w14:paraId="19B29220">
      <w:pPr>
        <w:spacing w:after="0" w:line="360" w:lineRule="auto"/>
        <w:ind w:left="480" w:hanging="480"/>
        <w:rPr>
          <w:rFonts w:ascii="Times New Roman" w:hAnsi="Times New Roman" w:cs="Times New Roman"/>
          <w:sz w:val="21"/>
          <w:szCs w:val="21"/>
          <w:lang w:eastAsia="zh-CN"/>
        </w:rPr>
      </w:pPr>
      <w:r>
        <w:rPr>
          <w:rFonts w:ascii="Times New Roman" w:hAnsi="Times New Roman"/>
        </w:rPr>
        <w:t>[231] Pol J, Kanning W, Jonkman S N, et al. Time-dependent reliability analysis of flood defenses under cumulative internal erosion[J]. Structure and Infrastructure Engineering, 2026, 22(10): 1866–1882. DOI: 10.1080/15732479.2024.2416434.</w:t>
      </w:r>
    </w:p>
    <w:p w14:paraId="1E274A2F">
      <w:pPr>
        <w:spacing w:after="0" w:line="360" w:lineRule="auto"/>
        <w:ind w:left="480" w:hanging="480"/>
        <w:rPr>
          <w:rFonts w:ascii="Times New Roman" w:hAnsi="Times New Roman" w:cs="Times New Roman"/>
          <w:sz w:val="21"/>
          <w:szCs w:val="21"/>
          <w:lang w:eastAsia="zh-CN"/>
        </w:rPr>
      </w:pPr>
      <w:r>
        <w:rPr>
          <w:rFonts w:ascii="Times New Roman" w:hAnsi="Times New Roman"/>
        </w:rPr>
        <w:t>[232] BREIMAN L. Random forests[J]. Machine Learning, 2001, 45(1): 5-32.</w:t>
      </w:r>
    </w:p>
    <w:p w14:paraId="7F0DD8A1">
      <w:pPr>
        <w:spacing w:after="0" w:line="360" w:lineRule="auto"/>
        <w:ind w:left="480" w:hanging="480"/>
        <w:rPr>
          <w:rFonts w:ascii="Times New Roman" w:hAnsi="Times New Roman" w:cs="Times New Roman"/>
          <w:sz w:val="21"/>
          <w:szCs w:val="21"/>
          <w:lang w:eastAsia="zh-CN"/>
        </w:rPr>
      </w:pPr>
      <w:r>
        <w:rPr>
          <w:rFonts w:ascii="Times New Roman" w:hAnsi="Times New Roman"/>
        </w:rPr>
        <w:t>[233] HASTIE T, TIBSHIRANI R, FRIEDMAN J. The elements of statistical learning[M]. 2nd ed. New York: Springer, 2009.</w:t>
      </w:r>
    </w:p>
    <w:p w14:paraId="6E9EE6B7">
      <w:pPr>
        <w:spacing w:after="0" w:line="360" w:lineRule="auto"/>
        <w:ind w:left="480" w:hanging="480"/>
        <w:rPr>
          <w:rFonts w:ascii="Times New Roman" w:hAnsi="Times New Roman" w:cs="Times New Roman"/>
          <w:sz w:val="21"/>
          <w:szCs w:val="21"/>
          <w:lang w:eastAsia="zh-CN"/>
        </w:rPr>
      </w:pPr>
      <w:r>
        <w:rPr>
          <w:rFonts w:ascii="Times New Roman" w:hAnsi="Times New Roman"/>
        </w:rPr>
        <w:t>[234] KAUFMAN S, ROSSET S, PERLICH C, et al. Leakage in data mining: formulation, detection, and avoidance[J]. ACM Transactions on Knowledge Discovery from Data, 2012, 6(4): 15.</w:t>
      </w:r>
    </w:p>
    <w:p w14:paraId="60646EF8">
      <w:pPr>
        <w:spacing w:after="0" w:line="360" w:lineRule="auto"/>
        <w:ind w:left="480" w:hanging="480"/>
        <w:rPr>
          <w:rFonts w:ascii="Times New Roman" w:hAnsi="Times New Roman" w:cs="Times New Roman"/>
          <w:sz w:val="21"/>
          <w:szCs w:val="21"/>
          <w:lang w:eastAsia="zh-CN"/>
        </w:rPr>
      </w:pPr>
      <w:r>
        <w:rPr>
          <w:rFonts w:ascii="Times New Roman" w:hAnsi="Times New Roman"/>
        </w:rPr>
        <w:t>[235] KARPATNE A, ATLURI G, FAGHMOUS J H, et al. Theory-guided data science: a new paradigm for scientific discovery from data[J]. IEEE Transactions on Knowledge and Data Engineering, 2017, 29(10): 2318-2331.</w:t>
      </w:r>
    </w:p>
    <w:p w14:paraId="04BE7FE9">
      <w:pPr>
        <w:spacing w:after="0" w:line="360" w:lineRule="auto"/>
        <w:ind w:left="480" w:hanging="480"/>
        <w:rPr>
          <w:rFonts w:ascii="Times New Roman" w:hAnsi="Times New Roman" w:cs="Times New Roman"/>
          <w:sz w:val="21"/>
          <w:szCs w:val="21"/>
          <w:lang w:eastAsia="zh-CN"/>
        </w:rPr>
      </w:pPr>
      <w:r>
        <w:rPr>
          <w:rFonts w:ascii="Times New Roman" w:hAnsi="Times New Roman"/>
        </w:rPr>
        <w:t>[236] CHOW C K. On optimum recognition error and reject tradeoff[J]. IEEE Transactions on Information Theory, 1970, 16(1): 41-46.</w:t>
      </w:r>
    </w:p>
    <w:p w14:paraId="1AB4FA60">
      <w:pPr>
        <w:spacing w:after="0" w:line="360" w:lineRule="auto"/>
        <w:ind w:left="480" w:hanging="480"/>
        <w:rPr>
          <w:rFonts w:ascii="Times New Roman" w:hAnsi="Times New Roman" w:cs="Times New Roman"/>
          <w:sz w:val="21"/>
          <w:szCs w:val="21"/>
          <w:lang w:eastAsia="zh-CN"/>
        </w:rPr>
      </w:pPr>
      <w:r>
        <w:rPr>
          <w:rFonts w:ascii="Times New Roman" w:hAnsi="Times New Roman"/>
        </w:rPr>
        <w:t>[237] GEIFMAN Y, EL-YANIV R. Selective classification for deep neural networks[C]//Advances in Neural Information Processing Systems 30. Long Beach: Curran Associates, 2017: 4878-4887.</w:t>
      </w:r>
    </w:p>
    <w:p w14:paraId="5C0732F2">
      <w:pPr>
        <w:spacing w:after="0" w:line="360" w:lineRule="auto"/>
        <w:ind w:left="480" w:hanging="480"/>
        <w:rPr>
          <w:rFonts w:ascii="Times New Roman" w:hAnsi="Times New Roman" w:cs="Times New Roman"/>
          <w:sz w:val="21"/>
          <w:szCs w:val="21"/>
          <w:lang w:eastAsia="zh-CN"/>
        </w:rPr>
      </w:pPr>
      <w:r>
        <w:rPr>
          <w:rFonts w:ascii="Times New Roman" w:hAnsi="Times New Roman"/>
        </w:rPr>
        <w:t>[238] FRANK E, HALL M. A simple approach to ordinal classification[C]//Proceedings of the 12th European Conference on Machine Learning. Berlin: Springer, 2001: 145-156.</w:t>
      </w:r>
    </w:p>
    <w:p w14:paraId="6AEE0067">
      <w:pPr>
        <w:spacing w:after="0" w:line="360" w:lineRule="auto"/>
        <w:ind w:left="480" w:hanging="480"/>
        <w:rPr>
          <w:rFonts w:ascii="Times New Roman" w:hAnsi="Times New Roman" w:cs="Times New Roman"/>
          <w:sz w:val="21"/>
          <w:szCs w:val="21"/>
          <w:lang w:eastAsia="zh-CN"/>
        </w:rPr>
      </w:pPr>
      <w:r>
        <w:rPr>
          <w:rFonts w:ascii="Times New Roman" w:hAnsi="Times New Roman"/>
        </w:rPr>
        <w:t>[239] CORTES C, VAPNIK V. Support-vector networks[J]. Machine Learning, 1995, 20(3): 273-297.</w:t>
      </w:r>
    </w:p>
    <w:p w14:paraId="4984DD43">
      <w:pPr>
        <w:spacing w:after="0" w:line="360" w:lineRule="auto"/>
        <w:ind w:left="480" w:hanging="480"/>
        <w:rPr>
          <w:rFonts w:ascii="Times New Roman" w:hAnsi="Times New Roman" w:cs="Times New Roman"/>
          <w:sz w:val="21"/>
          <w:szCs w:val="21"/>
          <w:lang w:eastAsia="zh-CN"/>
        </w:rPr>
      </w:pPr>
      <w:r>
        <w:rPr>
          <w:rFonts w:ascii="Times New Roman" w:hAnsi="Times New Roman"/>
        </w:rPr>
        <w:t>[240] FRIEDMAN J H. Greedy function approximation: a gradient boosting machine[J]. The Annals of Statistics, 2001, 29(5): 1189-1232.</w:t>
      </w:r>
    </w:p>
    <w:p w14:paraId="118AB068">
      <w:pPr>
        <w:spacing w:after="0" w:line="360" w:lineRule="auto"/>
        <w:ind w:left="480" w:hanging="480"/>
        <w:rPr>
          <w:rFonts w:ascii="Times New Roman" w:hAnsi="Times New Roman" w:cs="Times New Roman"/>
          <w:sz w:val="21"/>
          <w:szCs w:val="21"/>
          <w:lang w:eastAsia="zh-CN"/>
        </w:rPr>
      </w:pPr>
      <w:r>
        <w:rPr>
          <w:rFonts w:ascii="Times New Roman" w:hAnsi="Times New Roman"/>
        </w:rPr>
        <w:t>[241] WOLPERT D H. Stacked generalization[J]. Neural Networks, 1992, 5(2): 241-259.</w:t>
      </w:r>
    </w:p>
    <w:p w14:paraId="25205CB1">
      <w:pPr>
        <w:spacing w:after="0" w:line="360" w:lineRule="auto"/>
        <w:ind w:left="480" w:hanging="480"/>
        <w:rPr>
          <w:rFonts w:ascii="Times New Roman" w:hAnsi="Times New Roman" w:cs="Times New Roman"/>
          <w:sz w:val="21"/>
          <w:szCs w:val="21"/>
          <w:lang w:eastAsia="zh-CN"/>
        </w:rPr>
      </w:pPr>
      <w:r>
        <w:rPr>
          <w:rFonts w:ascii="Times New Roman" w:hAnsi="Times New Roman"/>
        </w:rPr>
        <w:t>[242] ZITZLER E, THIELE L, LAUMANNS M, et al. Performance assessment of multiobjective optimizers: an analysis and review[J]. IEEE Transactions on Evolutionary Computation, 2003, 7(2): 117-132.</w:t>
      </w:r>
    </w:p>
    <w:p w14:paraId="228DFA64">
      <w:pPr>
        <w:spacing w:after="0" w:line="360" w:lineRule="auto"/>
        <w:ind w:left="480" w:hanging="480"/>
        <w:rPr>
          <w:rFonts w:ascii="Times New Roman" w:hAnsi="Times New Roman" w:cs="Times New Roman"/>
          <w:sz w:val="21"/>
          <w:szCs w:val="21"/>
          <w:lang w:eastAsia="zh-CN"/>
        </w:rPr>
      </w:pPr>
      <w:r>
        <w:rPr>
          <w:rFonts w:ascii="Times New Roman" w:hAnsi="Times New Roman"/>
        </w:rPr>
        <w:t>[243] McNEMAR Q. Note on the sampling error of the difference between correlated proportions or percentages[J]. Psychometrika, 1947, 12(2): 153-157.</w:t>
      </w:r>
    </w:p>
    <w:p w14:paraId="3F3A2305">
      <w:pPr>
        <w:spacing w:after="0" w:line="360" w:lineRule="auto"/>
        <w:ind w:left="480" w:hanging="480"/>
        <w:rPr>
          <w:rFonts w:ascii="Times New Roman" w:hAnsi="Times New Roman" w:cs="Times New Roman"/>
          <w:sz w:val="21"/>
          <w:szCs w:val="21"/>
          <w:lang w:eastAsia="zh-CN"/>
        </w:rPr>
      </w:pPr>
      <w:r>
        <w:rPr>
          <w:rFonts w:ascii="Times New Roman" w:hAnsi="Times New Roman"/>
        </w:rPr>
        <w:t>[244] EFRON B, TIBSHIRANI R J. An introduction to the bootstrap[M]. New York: Chapman &amp; Hall, 1993.</w:t>
      </w:r>
    </w:p>
    <w:p w14:paraId="25571AED">
      <w:pPr>
        <w:spacing w:after="0" w:line="360" w:lineRule="auto"/>
        <w:ind w:left="480" w:hanging="480"/>
        <w:rPr>
          <w:rFonts w:ascii="Times New Roman" w:hAnsi="Times New Roman" w:cs="Times New Roman"/>
          <w:sz w:val="21"/>
          <w:szCs w:val="21"/>
          <w:lang w:eastAsia="zh-CN"/>
        </w:rPr>
      </w:pPr>
      <w:r>
        <w:rPr>
          <w:rFonts w:ascii="Times New Roman" w:hAnsi="Times New Roman"/>
        </w:rPr>
        <w:t>[245] ELKAN C. The foundations of cost-sensitive learning[C]//Proceedings of the 17th International Joint Conference on Artificial Intelligence. Seattle: Morgan Kaufmann, 2001: 973-978.</w:t>
      </w:r>
    </w:p>
    <w:p w14:paraId="14EC3F4A">
      <w:pPr>
        <w:spacing w:after="0" w:line="360" w:lineRule="auto"/>
        <w:ind w:left="480" w:hanging="480"/>
        <w:rPr>
          <w:rFonts w:ascii="Times New Roman" w:hAnsi="Times New Roman" w:cs="Times New Roman"/>
          <w:sz w:val="21"/>
          <w:szCs w:val="21"/>
          <w:lang w:eastAsia="zh-CN"/>
        </w:rPr>
      </w:pPr>
      <w:r>
        <w:rPr>
          <w:rFonts w:ascii="Times New Roman" w:hAnsi="Times New Roman"/>
        </w:rPr>
        <w:t>[246] de la Varga M, et al. GemPy: An open-source Python library for 3D structural geological modeling[J]. Computers &amp; Geosciences, 2019, 122: 1-15.</w:t>
      </w:r>
    </w:p>
    <w:sectPr>
      <w:headerReference r:id="rId33" w:type="default"/>
      <w:footerReference r:id="rId35" w:type="default"/>
      <w:headerReference r:id="rId34" w:type="even"/>
      <w:footerReference r:id="rId36" w:type="even"/>
      <w:pgSz w:w="11906" w:h="16838"/>
      <w:pgMar w:top="1418" w:right="1418" w:bottom="1418" w:left="1418" w:header="851" w:footer="85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9B1B2">
    <w:pPr>
      <w:pStyle w:val="26"/>
      <w:tabs>
        <w:tab w:val="center" w:pos="4156"/>
        <w:tab w:val="right" w:pos="8312"/>
      </w:tabs>
      <w:ind w:left="0" w:right="0" w:firstLine="0"/>
      <w:jc w:val="center"/>
    </w:pPr>
    <w:r>
      <w:fldChar w:fldCharType="begin"/>
    </w:r>
    <w:r>
      <w:instrText xml:space="preserve">PAGE</w:instrText>
    </w:r>
    <w:r>
      <w:fldChar w:fldCharType="separate"/>
    </w:r>
    <w:r>
      <w:t>1</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3085E">
    <w:pPr>
      <w:pStyle w:val="26"/>
      <w:ind w:left="0" w:right="0" w:firstLine="0"/>
      <w:jc w:val="center"/>
    </w:pPr>
    <w:r>
      <w:fldChar w:fldCharType="begin"/>
    </w:r>
    <w:r>
      <w:instrText xml:space="preserve">PAGE</w:instrText>
    </w:r>
    <w:r>
      <w:fldChar w:fldCharType="separate"/>
    </w:r>
    <w:r>
      <w:t>20</w:t>
    </w:r>
    <w:r>
      <w:rPr>
        <w:sz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E18C7">
    <w:pPr>
      <w:pStyle w:val="26"/>
      <w:tabs>
        <w:tab w:val="center" w:pos="4156"/>
        <w:tab w:val="right" w:pos="8312"/>
      </w:tabs>
      <w:ind w:left="0" w:right="0" w:firstLine="0"/>
      <w:jc w:val="center"/>
    </w:pPr>
    <w:r>
      <w:fldChar w:fldCharType="begin"/>
    </w:r>
    <w:r>
      <w:instrText xml:space="preserve">PAGE</w:instrText>
    </w:r>
    <w:r>
      <w:fldChar w:fldCharType="separate"/>
    </w:r>
    <w:r>
      <w:t>33</w:t>
    </w:r>
    <w:r>
      <w:rPr>
        <w:sz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5D0CC">
    <w:pPr>
      <w:pStyle w:val="26"/>
      <w:ind w:left="0" w:right="0" w:firstLine="0"/>
      <w:jc w:val="center"/>
    </w:pPr>
    <w:r>
      <w:fldChar w:fldCharType="begin"/>
    </w:r>
    <w:r>
      <w:instrText xml:space="preserve">PAGE</w:instrText>
    </w:r>
    <w:r>
      <w:fldChar w:fldCharType="separate"/>
    </w:r>
    <w:r>
      <w:t>34</w:t>
    </w:r>
    <w:r>
      <w:rPr>
        <w:sz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58C2">
    <w:pPr>
      <w:pStyle w:val="26"/>
      <w:tabs>
        <w:tab w:val="center" w:pos="4156"/>
        <w:tab w:val="right" w:pos="8312"/>
      </w:tabs>
      <w:ind w:left="0" w:right="0" w:firstLine="0"/>
      <w:jc w:val="center"/>
    </w:pPr>
    <w:r>
      <w:fldChar w:fldCharType="begin"/>
    </w:r>
    <w:r>
      <w:instrText xml:space="preserve">PAGE</w:instrText>
    </w:r>
    <w:r>
      <w:fldChar w:fldCharType="separate"/>
    </w:r>
    <w:r>
      <w:t>87</w:t>
    </w:r>
    <w:r>
      <w:rPr>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A83AD">
    <w:pPr>
      <w:pStyle w:val="26"/>
      <w:ind w:left="0" w:right="0" w:firstLine="0"/>
      <w:jc w:val="center"/>
    </w:pPr>
    <w:r>
      <w:fldChar w:fldCharType="begin"/>
    </w:r>
    <w:r>
      <w:instrText xml:space="preserve">PAGE</w:instrText>
    </w:r>
    <w:r>
      <w:fldChar w:fldCharType="separate"/>
    </w:r>
    <w:r>
      <w:t>86</w:t>
    </w:r>
    <w:r>
      <w:rPr>
        <w:sz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C4ED4">
    <w:pPr>
      <w:pStyle w:val="26"/>
      <w:tabs>
        <w:tab w:val="center" w:pos="4156"/>
        <w:tab w:val="right" w:pos="8312"/>
      </w:tabs>
      <w:ind w:left="0" w:right="0" w:firstLine="0"/>
      <w:jc w:val="center"/>
    </w:pPr>
    <w:r>
      <w:fldChar w:fldCharType="begin"/>
    </w:r>
    <w:r>
      <w:instrText xml:space="preserve">PAGE</w:instrText>
    </w:r>
    <w:r>
      <w:fldChar w:fldCharType="separate"/>
    </w:r>
    <w:r>
      <w:t>131</w:t>
    </w:r>
    <w:r>
      <w:rPr>
        <w:sz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0F131">
    <w:pPr>
      <w:pStyle w:val="26"/>
      <w:ind w:left="0" w:right="0" w:firstLine="0"/>
      <w:jc w:val="center"/>
    </w:pPr>
    <w:r>
      <w:fldChar w:fldCharType="begin"/>
    </w:r>
    <w:r>
      <w:instrText xml:space="preserve">PAGE</w:instrText>
    </w:r>
    <w:r>
      <w:fldChar w:fldCharType="separate"/>
    </w:r>
    <w:r>
      <w:t>130</w:t>
    </w:r>
    <w:r>
      <w:rPr>
        <w:sz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F71F">
    <w:pPr>
      <w:pStyle w:val="26"/>
      <w:tabs>
        <w:tab w:val="center" w:pos="4156"/>
        <w:tab w:val="right" w:pos="8312"/>
      </w:tabs>
      <w:ind w:left="0" w:right="0" w:firstLine="0"/>
      <w:jc w:val="center"/>
    </w:pPr>
    <w:r>
      <w:fldChar w:fldCharType="begin"/>
    </w:r>
    <w:r>
      <w:instrText xml:space="preserve">PAGE</w:instrText>
    </w:r>
    <w:r>
      <w:fldChar w:fldCharType="separate"/>
    </w:r>
    <w:r>
      <w:t>171</w:t>
    </w:r>
    <w:r>
      <w:rPr>
        <w:sz w:val="21"/>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40BEF">
    <w:pPr>
      <w:pStyle w:val="26"/>
      <w:ind w:left="0" w:right="0" w:firstLine="0"/>
      <w:jc w:val="center"/>
    </w:pPr>
    <w:r>
      <w:fldChar w:fldCharType="begin"/>
    </w:r>
    <w:r>
      <w:instrText xml:space="preserve">PAGE</w:instrText>
    </w:r>
    <w:r>
      <w:fldChar w:fldCharType="separate"/>
    </w:r>
    <w:r>
      <w:t>172</w:t>
    </w:r>
    <w:r>
      <w:rPr>
        <w:sz w:val="21"/>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96C33">
    <w:pPr>
      <w:pStyle w:val="26"/>
      <w:tabs>
        <w:tab w:val="center" w:pos="4156"/>
        <w:tab w:val="right" w:pos="8312"/>
      </w:tabs>
      <w:ind w:left="0" w:right="0" w:firstLine="0"/>
      <w:jc w:val="center"/>
    </w:pPr>
    <w:r>
      <w:fldChar w:fldCharType="begin"/>
    </w:r>
    <w:r>
      <w:instrText xml:space="preserve">PAGE</w:instrText>
    </w:r>
    <w:r>
      <w:fldChar w:fldCharType="separate"/>
    </w:r>
    <w:r>
      <w:t>217</w:t>
    </w:r>
    <w:r>
      <w:rPr>
        <w:sz w:val="21"/>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4BF1A">
    <w:pPr>
      <w:pStyle w:val="26"/>
      <w:ind w:left="0" w:right="0" w:firstLine="0"/>
      <w:jc w:val="center"/>
    </w:pPr>
    <w:r>
      <w:fldChar w:fldCharType="begin"/>
    </w:r>
    <w:r>
      <w:instrText xml:space="preserve">PAGE</w:instrText>
    </w:r>
    <w:r>
      <w:fldChar w:fldCharType="separate"/>
    </w:r>
    <w:r>
      <w:t>218</w:t>
    </w:r>
    <w:r>
      <w:rPr>
        <w:sz w:val="21"/>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A194B">
    <w:pPr>
      <w:pStyle w:val="26"/>
      <w:tabs>
        <w:tab w:val="center" w:pos="4156"/>
        <w:tab w:val="right" w:pos="8312"/>
      </w:tabs>
      <w:ind w:left="0" w:right="0" w:firstLine="0"/>
      <w:jc w:val="center"/>
    </w:pPr>
    <w:r>
      <w:fldChar w:fldCharType="begin"/>
    </w:r>
    <w:r>
      <w:instrText xml:space="preserve">PAGE</w:instrText>
    </w:r>
    <w:r>
      <w:fldChar w:fldCharType="separate"/>
    </w:r>
    <w:r>
      <w:t>237</w:t>
    </w:r>
    <w:r>
      <w:rPr>
        <w:sz w:val="21"/>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C88AF">
    <w:pPr>
      <w:pStyle w:val="26"/>
      <w:ind w:left="0" w:right="0" w:firstLine="0"/>
      <w:jc w:val="center"/>
    </w:pPr>
    <w:r>
      <w:fldChar w:fldCharType="begin"/>
    </w:r>
    <w:r>
      <w:instrText xml:space="preserve">PAGE</w:instrText>
    </w:r>
    <w:r>
      <w:fldChar w:fldCharType="separate"/>
    </w:r>
    <w:r>
      <w:t>236</w:t>
    </w:r>
    <w:r>
      <w:rPr>
        <w:sz w:val="21"/>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6564B">
    <w:pPr>
      <w:pStyle w:val="26"/>
      <w:tabs>
        <w:tab w:val="center" w:pos="4156"/>
        <w:tab w:val="right" w:pos="8312"/>
      </w:tabs>
      <w:ind w:left="0" w:right="0" w:firstLine="0"/>
      <w:jc w:val="center"/>
    </w:pPr>
    <w:r>
      <w:fldChar w:fldCharType="begin"/>
    </w:r>
    <w:r>
      <w:instrText xml:space="preserve">PAGE</w:instrText>
    </w:r>
    <w:r>
      <w:fldChar w:fldCharType="separate"/>
    </w:r>
    <w:r>
      <w:t>241</w:t>
    </w:r>
    <w:r>
      <w:rPr>
        <w:sz w:val="21"/>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F9D78">
    <w:pPr>
      <w:pStyle w:val="26"/>
      <w:ind w:left="0" w:right="0" w:firstLine="0"/>
      <w:jc w:val="center"/>
    </w:pPr>
    <w:r>
      <w:fldChar w:fldCharType="begin"/>
    </w:r>
    <w:r>
      <w:instrText xml:space="preserve">PAGE</w:instrText>
    </w:r>
    <w:r>
      <w:fldChar w:fldCharType="separate"/>
    </w:r>
    <w:r>
      <w:t>240</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6" w:lineRule="auto"/>
      </w:pPr>
      <w:r>
        <w:separator/>
      </w:r>
    </w:p>
  </w:footnote>
  <w:footnote w:type="continuationSeparator" w:id="1">
    <w:p>
      <w:pPr>
        <w:spacing w:before="0" w:after="0" w:line="30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5ED35">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第1章　绪论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A80B2">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A4CDB">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2章　理论框架与基础理论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A5DB6">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8CC02">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第3章　虚拟钻孔增强与隐式地质界面重构的堤防透明地质建模方法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33FD0">
    <w:pPr>
      <w:pStyle w:val="27"/>
      <w:pBdr>
        <w:bottom w:val="single" w:color="000000" w:sz="12" w:space="1"/>
      </w:pBdr>
      <w:ind w:left="0" w:right="0" w:firstLine="0"/>
      <w:jc w:val="center"/>
      <w:rPr>
        <w:sz w:val="21"/>
        <w:szCs w:val="21"/>
        <w:lang w:eastAsia="zh-CN"/>
      </w:rPr>
    </w:pPr>
    <w:r>
      <w:rPr>
        <w:rFonts w:hint="eastAsia" w:ascii="Times New Roman" w:hAnsi="Times New Roman"/>
        <w:sz w:val="21"/>
        <w:szCs w:val="21"/>
        <w:lang w:eastAsia="zh-CN"/>
      </w:rPr>
      <w:t>博士学位论文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FEF98">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4章　透明地质驱动的堤防渗流透明计算与场态可视化推演</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2C016">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F0D0C">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5章　融合渗流机理与空基巡检病害信息的堤防渗流安全透明评价</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03B8C">
    <w:pPr>
      <w:pStyle w:val="27"/>
      <w:pBdr>
        <w:bottom w:val="single" w:color="000000" w:sz="12" w:space="1"/>
      </w:pBdr>
      <w:ind w:left="0" w:right="0" w:firstLine="0"/>
      <w:jc w:val="center"/>
      <w:rPr>
        <w:sz w:val="21"/>
        <w:szCs w:val="21"/>
        <w:lang w:eastAsia="zh-CN"/>
      </w:rPr>
    </w:pPr>
    <w:r>
      <w:rPr>
        <w:rFonts w:hint="eastAsia" w:ascii="Times New Roman" w:hAnsi="Times New Roman"/>
        <w:sz w:val="21"/>
        <w:szCs w:val="21"/>
        <w:lang w:eastAsia="zh-CN"/>
      </w:rPr>
      <w:t>博士学位论文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1DBEE">
    <w:pPr>
      <w:pStyle w:val="27"/>
      <w:pBdr>
        <w:bottom w:val="single" w:color="000000" w:sz="12" w:space="1"/>
      </w:pBdr>
      <w:ind w:left="0" w:right="0" w:firstLine="0"/>
      <w:jc w:val="center"/>
      <w:rPr>
        <w:sz w:val="21"/>
        <w:szCs w:val="21"/>
        <w:lang w:eastAsia="zh-CN"/>
      </w:rPr>
    </w:pPr>
    <w:r>
      <w:rPr>
        <w:rFonts w:hint="eastAsia"/>
        <w:sz w:val="21"/>
        <w:szCs w:val="21"/>
        <w:lang w:eastAsia="zh-CN"/>
      </w:rPr>
      <w:t>第6章　“透明堤防”数字孪生智能平台的设计与实现</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6CE48">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86719">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7章　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F1DCD">
    <w:pPr>
      <w:pStyle w:val="27"/>
      <w:pBdr>
        <w:bottom w:val="single" w:color="000000" w:sz="12" w:space="1"/>
      </w:pBdr>
      <w:ind w:left="0" w:right="0" w:firstLine="0"/>
      <w:jc w:val="center"/>
      <w:rPr>
        <w:sz w:val="21"/>
        <w:szCs w:val="21"/>
        <w:lang w:eastAsia="zh-CN"/>
      </w:rPr>
    </w:pPr>
    <w:r>
      <w:rPr>
        <w:rFonts w:hint="eastAsia" w:ascii="Times New Roman" w:hAnsi="Times New Roman"/>
        <w:sz w:val="21"/>
        <w:szCs w:val="21"/>
        <w:lang w:eastAsia="zh-CN"/>
      </w:rPr>
      <w:t>博士学位论文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997D7">
    <w:pPr>
      <w:pStyle w:val="27"/>
      <w:ind w:left="0" w:right="0" w:firstLine="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34533">
    <w:pPr>
      <w:pStyle w:val="27"/>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hideSpellingErrors/>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190"/>
    <w:rsid w:val="00024088"/>
    <w:rsid w:val="00025DE0"/>
    <w:rsid w:val="00031527"/>
    <w:rsid w:val="00034616"/>
    <w:rsid w:val="0006063C"/>
    <w:rsid w:val="000673EA"/>
    <w:rsid w:val="000B145B"/>
    <w:rsid w:val="000D20A6"/>
    <w:rsid w:val="000E5F03"/>
    <w:rsid w:val="000F203D"/>
    <w:rsid w:val="000F5133"/>
    <w:rsid w:val="0015074B"/>
    <w:rsid w:val="00153B2F"/>
    <w:rsid w:val="001666FC"/>
    <w:rsid w:val="00192632"/>
    <w:rsid w:val="001C3F4A"/>
    <w:rsid w:val="001C6038"/>
    <w:rsid w:val="002115AE"/>
    <w:rsid w:val="002328D4"/>
    <w:rsid w:val="00241993"/>
    <w:rsid w:val="00253374"/>
    <w:rsid w:val="00254361"/>
    <w:rsid w:val="0029152B"/>
    <w:rsid w:val="0029639D"/>
    <w:rsid w:val="002B0B0F"/>
    <w:rsid w:val="002E4A84"/>
    <w:rsid w:val="00310F38"/>
    <w:rsid w:val="00326F90"/>
    <w:rsid w:val="00330F95"/>
    <w:rsid w:val="00344EA7"/>
    <w:rsid w:val="003510AB"/>
    <w:rsid w:val="0035306C"/>
    <w:rsid w:val="00380A60"/>
    <w:rsid w:val="003D046A"/>
    <w:rsid w:val="003D42FC"/>
    <w:rsid w:val="004062B5"/>
    <w:rsid w:val="00427CBC"/>
    <w:rsid w:val="00431AD9"/>
    <w:rsid w:val="00442BEC"/>
    <w:rsid w:val="00450E8E"/>
    <w:rsid w:val="00482B63"/>
    <w:rsid w:val="00494131"/>
    <w:rsid w:val="004C16E2"/>
    <w:rsid w:val="004D17F2"/>
    <w:rsid w:val="00501EE5"/>
    <w:rsid w:val="00516456"/>
    <w:rsid w:val="00581CE2"/>
    <w:rsid w:val="005937C7"/>
    <w:rsid w:val="005F1189"/>
    <w:rsid w:val="00605E67"/>
    <w:rsid w:val="00656982"/>
    <w:rsid w:val="00673453"/>
    <w:rsid w:val="0067753B"/>
    <w:rsid w:val="006B2CDB"/>
    <w:rsid w:val="006C13D8"/>
    <w:rsid w:val="007025CE"/>
    <w:rsid w:val="00746221"/>
    <w:rsid w:val="007A0AF9"/>
    <w:rsid w:val="007A0C66"/>
    <w:rsid w:val="007A5080"/>
    <w:rsid w:val="007A77A0"/>
    <w:rsid w:val="007C1AE0"/>
    <w:rsid w:val="007E3C7D"/>
    <w:rsid w:val="0080243A"/>
    <w:rsid w:val="00817E24"/>
    <w:rsid w:val="00823249"/>
    <w:rsid w:val="00854146"/>
    <w:rsid w:val="0087533C"/>
    <w:rsid w:val="008A6E3D"/>
    <w:rsid w:val="00921BA6"/>
    <w:rsid w:val="00981AF5"/>
    <w:rsid w:val="009B24E6"/>
    <w:rsid w:val="009B6071"/>
    <w:rsid w:val="00A14C3C"/>
    <w:rsid w:val="00AA0CAC"/>
    <w:rsid w:val="00AA1D8D"/>
    <w:rsid w:val="00AA6672"/>
    <w:rsid w:val="00AB4979"/>
    <w:rsid w:val="00AB5EDE"/>
    <w:rsid w:val="00AD0D8D"/>
    <w:rsid w:val="00AD5544"/>
    <w:rsid w:val="00B06B4D"/>
    <w:rsid w:val="00B47730"/>
    <w:rsid w:val="00B51A1B"/>
    <w:rsid w:val="00BB3B45"/>
    <w:rsid w:val="00C070C1"/>
    <w:rsid w:val="00C42D24"/>
    <w:rsid w:val="00CB0664"/>
    <w:rsid w:val="00CC2581"/>
    <w:rsid w:val="00CE1293"/>
    <w:rsid w:val="00DB4B4E"/>
    <w:rsid w:val="00DD783A"/>
    <w:rsid w:val="00DF361D"/>
    <w:rsid w:val="00E12899"/>
    <w:rsid w:val="00E14722"/>
    <w:rsid w:val="00E413CB"/>
    <w:rsid w:val="00E522A1"/>
    <w:rsid w:val="00E82206"/>
    <w:rsid w:val="00E97ADB"/>
    <w:rsid w:val="00EA6299"/>
    <w:rsid w:val="00F228E3"/>
    <w:rsid w:val="00F235D2"/>
    <w:rsid w:val="00F24645"/>
    <w:rsid w:val="00F464EB"/>
    <w:rsid w:val="00F75FE4"/>
    <w:rsid w:val="00FC693F"/>
    <w:rsid w:val="00FD2DBD"/>
    <w:rsid w:val="20EC135F"/>
    <w:rsid w:val="253F2CDE"/>
    <w:rsid w:val="2D144119"/>
    <w:rsid w:val="2D30727C"/>
    <w:rsid w:val="385C0D8F"/>
    <w:rsid w:val="3D245AB4"/>
    <w:rsid w:val="3FB12563"/>
    <w:rsid w:val="554F487B"/>
    <w:rsid w:val="7AF92D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6" w:lineRule="auto"/>
      <w:ind w:firstLine="480"/>
      <w:jc w:val="both"/>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280" w:after="280" w:line="240" w:lineRule="auto"/>
      <w:jc w:val="center"/>
      <w:outlineLvl w:val="0"/>
    </w:pPr>
    <w:rPr>
      <w:rFonts w:ascii="Times New Roman" w:hAnsi="Times New Roman" w:eastAsia="黑体" w:cs="Times New Roman"/>
      <w:sz w:val="28"/>
      <w:szCs w:val="28"/>
      <w:lang w:eastAsia="zh-CN"/>
    </w:rPr>
  </w:style>
  <w:style w:type="paragraph" w:styleId="4">
    <w:name w:val="heading 2"/>
    <w:basedOn w:val="1"/>
    <w:next w:val="1"/>
    <w:link w:val="143"/>
    <w:unhideWhenUsed/>
    <w:qFormat/>
    <w:uiPriority w:val="9"/>
    <w:pPr>
      <w:keepNext/>
      <w:keepLines/>
      <w:spacing w:before="240" w:after="240" w:line="240" w:lineRule="auto"/>
      <w:ind w:firstLine="0"/>
      <w:jc w:val="left"/>
      <w:outlineLvl w:val="1"/>
    </w:pPr>
    <w:rPr>
      <w:rFonts w:ascii="Times New Roman" w:hAnsi="Times New Roman" w:eastAsia="黑体" w:cs="Times New Roman"/>
      <w:szCs w:val="26"/>
      <w:lang w:eastAsia="zh-CN"/>
    </w:rPr>
  </w:style>
  <w:style w:type="paragraph" w:styleId="5">
    <w:name w:val="heading 3"/>
    <w:basedOn w:val="1"/>
    <w:next w:val="1"/>
    <w:link w:val="144"/>
    <w:unhideWhenUsed/>
    <w:qFormat/>
    <w:uiPriority w:val="9"/>
    <w:pPr>
      <w:keepNext/>
      <w:keepLines/>
      <w:spacing w:before="120" w:after="120" w:line="240" w:lineRule="auto"/>
      <w:ind w:firstLine="0"/>
      <w:jc w:val="left"/>
      <w:outlineLvl w:val="2"/>
    </w:pPr>
    <w:rPr>
      <w:rFonts w:ascii="Times New Roman" w:hAnsi="Times New Roman" w:eastAsia="黑体" w:cs="Times New Roman"/>
      <w:lang w:eastAsia="zh-CN"/>
    </w:rPr>
  </w:style>
  <w:style w:type="paragraph" w:styleId="6">
    <w:name w:val="heading 4"/>
    <w:basedOn w:val="1"/>
    <w:next w:val="1"/>
    <w:link w:val="154"/>
    <w:unhideWhenUsed/>
    <w:qFormat/>
    <w:uiPriority w:val="9"/>
    <w:pPr>
      <w:keepNext/>
      <w:keepLines/>
      <w:spacing w:before="120" w:after="120" w:line="240" w:lineRule="exact"/>
      <w:ind w:firstLine="0"/>
      <w:jc w:val="left"/>
      <w:outlineLvl w:val="3"/>
    </w:pPr>
    <w:rPr>
      <w:rFonts w:ascii="Times New Roman" w:hAnsi="Times New Roman" w:eastAsia="黑体" w:cs="Times New Roman"/>
      <w:lang w:eastAsia="zh-CN"/>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tabs>
        <w:tab w:val="left" w:pos="1080"/>
        <w:tab w:val="clear" w:pos="360"/>
      </w:tabs>
      <w:ind w:left="108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8"/>
    <w:unhideWhenUsed/>
    <w:uiPriority w:val="99"/>
    <w:pPr>
      <w:jc w:val="left"/>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uiPriority w:val="99"/>
    <w:pPr>
      <w:numPr>
        <w:ilvl w:val="0"/>
        <w:numId w:val="4"/>
      </w:numPr>
      <w:tabs>
        <w:tab w:val="left" w:pos="360"/>
        <w:tab w:val="clear" w:pos="1080"/>
      </w:tabs>
      <w:ind w:left="360"/>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qFormat/>
    <w:uiPriority w:val="99"/>
    <w:pPr>
      <w:numPr>
        <w:ilvl w:val="0"/>
        <w:numId w:val="5"/>
      </w:numPr>
      <w:tabs>
        <w:tab w:val="left" w:pos="360"/>
        <w:tab w:val="clear" w:pos="1080"/>
      </w:tabs>
      <w:ind w:left="0" w:firstLine="480"/>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uiPriority w:val="99"/>
    <w:pPr>
      <w:numPr>
        <w:ilvl w:val="0"/>
        <w:numId w:val="6"/>
      </w:numPr>
      <w:tabs>
        <w:tab w:val="left" w:pos="360"/>
        <w:tab w:val="clear" w:pos="720"/>
      </w:tabs>
      <w:ind w:left="360"/>
      <w:contextualSpacing/>
    </w:pPr>
  </w:style>
  <w:style w:type="paragraph" w:styleId="25">
    <w:name w:val="Balloon Text"/>
    <w:basedOn w:val="1"/>
    <w:link w:val="170"/>
    <w:semiHidden/>
    <w:unhideWhenUsed/>
    <w:uiPriority w:val="99"/>
    <w:pPr>
      <w:spacing w:after="0" w:line="240" w:lineRule="auto"/>
    </w:pPr>
    <w:rPr>
      <w:sz w:val="18"/>
      <w:szCs w:val="18"/>
    </w:rPr>
  </w:style>
  <w:style w:type="paragraph" w:styleId="26">
    <w:name w:val="footer"/>
    <w:basedOn w:val="1"/>
    <w:link w:val="140"/>
    <w:unhideWhenUsed/>
    <w:qFormat/>
    <w:uiPriority w:val="99"/>
    <w:pPr>
      <w:tabs>
        <w:tab w:val="center" w:pos="4680"/>
        <w:tab w:val="right" w:pos="9360"/>
      </w:tabs>
      <w:spacing w:after="0" w:line="240" w:lineRule="auto"/>
    </w:pPr>
  </w:style>
  <w:style w:type="paragraph" w:styleId="27">
    <w:name w:val="header"/>
    <w:basedOn w:val="1"/>
    <w:link w:val="139"/>
    <w:unhideWhenUsed/>
    <w:qFormat/>
    <w:uiPriority w:val="99"/>
    <w:pPr>
      <w:tabs>
        <w:tab w:val="center" w:pos="4680"/>
        <w:tab w:val="right" w:pos="9360"/>
      </w:tabs>
      <w:spacing w:after="0" w:line="240" w:lineRule="auto"/>
    </w:pPr>
  </w:style>
  <w:style w:type="paragraph" w:styleId="28">
    <w:name w:val="Subtitle"/>
    <w:basedOn w:val="1"/>
    <w:next w:val="1"/>
    <w:link w:val="146"/>
    <w:qFormat/>
    <w:uiPriority w:val="11"/>
    <w:pPr>
      <w:ind w:firstLine="48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4">
    <w:name w:val="annotation subject"/>
    <w:basedOn w:val="17"/>
    <w:next w:val="17"/>
    <w:link w:val="169"/>
    <w:semiHidden/>
    <w:unhideWhenUsed/>
    <w:uiPriority w:val="99"/>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annotation reference"/>
    <w:basedOn w:val="135"/>
    <w:semiHidden/>
    <w:unhideWhenUsed/>
    <w:uiPriority w:val="99"/>
    <w:rPr>
      <w:sz w:val="21"/>
      <w:szCs w:val="21"/>
    </w:rPr>
  </w:style>
  <w:style w:type="character" w:customStyle="1" w:styleId="139">
    <w:name w:val="页眉 Char"/>
    <w:basedOn w:val="135"/>
    <w:link w:val="27"/>
    <w:uiPriority w:val="99"/>
  </w:style>
  <w:style w:type="character" w:customStyle="1" w:styleId="140">
    <w:name w:val="页脚 Char"/>
    <w:basedOn w:val="135"/>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Char"/>
    <w:basedOn w:val="135"/>
    <w:link w:val="3"/>
    <w:qFormat/>
    <w:uiPriority w:val="9"/>
    <w:rPr>
      <w:rFonts w:ascii="Times New Roman" w:hAnsi="Times New Roman" w:eastAsia="黑体" w:cs="Times New Roman"/>
      <w:sz w:val="28"/>
      <w:szCs w:val="28"/>
      <w:lang w:eastAsia="zh-CN"/>
    </w:rPr>
  </w:style>
  <w:style w:type="character" w:customStyle="1" w:styleId="143">
    <w:name w:val="标题 2 Char"/>
    <w:basedOn w:val="135"/>
    <w:link w:val="4"/>
    <w:qFormat/>
    <w:uiPriority w:val="9"/>
    <w:rPr>
      <w:rFonts w:ascii="Times New Roman" w:hAnsi="Times New Roman" w:eastAsia="黑体" w:cs="Times New Roman"/>
      <w:sz w:val="24"/>
      <w:szCs w:val="26"/>
      <w:lang w:eastAsia="zh-CN"/>
    </w:rPr>
  </w:style>
  <w:style w:type="character" w:customStyle="1" w:styleId="144">
    <w:name w:val="标题 3 Char"/>
    <w:basedOn w:val="135"/>
    <w:link w:val="5"/>
    <w:qFormat/>
    <w:uiPriority w:val="9"/>
    <w:rPr>
      <w:rFonts w:ascii="Times New Roman" w:hAnsi="Times New Roman" w:eastAsia="黑体" w:cs="Times New Roman"/>
      <w:sz w:val="24"/>
      <w:lang w:eastAsia="zh-CN"/>
    </w:rPr>
  </w:style>
  <w:style w:type="character" w:customStyle="1" w:styleId="145">
    <w:name w:val="标题 Char"/>
    <w:basedOn w:val="135"/>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Char"/>
    <w:basedOn w:val="135"/>
    <w:link w:val="20"/>
    <w:qFormat/>
    <w:uiPriority w:val="99"/>
  </w:style>
  <w:style w:type="character" w:customStyle="1" w:styleId="149">
    <w:name w:val="正文文本 2 Char"/>
    <w:basedOn w:val="135"/>
    <w:link w:val="30"/>
    <w:qFormat/>
    <w:uiPriority w:val="99"/>
  </w:style>
  <w:style w:type="character" w:customStyle="1" w:styleId="150">
    <w:name w:val="正文文本 3 Char"/>
    <w:basedOn w:val="135"/>
    <w:link w:val="18"/>
    <w:qFormat/>
    <w:uiPriority w:val="99"/>
    <w:rPr>
      <w:sz w:val="16"/>
      <w:szCs w:val="16"/>
    </w:rPr>
  </w:style>
  <w:style w:type="character" w:customStyle="1" w:styleId="151">
    <w:name w:val="宏文本 Char"/>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Char"/>
    <w:basedOn w:val="135"/>
    <w:link w:val="152"/>
    <w:qFormat/>
    <w:uiPriority w:val="29"/>
    <w:rPr>
      <w:i/>
      <w:iCs/>
      <w:color w:val="000000" w:themeColor="text1"/>
      <w14:textFill>
        <w14:solidFill>
          <w14:schemeClr w14:val="tx1"/>
        </w14:solidFill>
      </w14:textFill>
    </w:rPr>
  </w:style>
  <w:style w:type="character" w:customStyle="1" w:styleId="154">
    <w:name w:val="标题 4 Char"/>
    <w:basedOn w:val="135"/>
    <w:link w:val="6"/>
    <w:qFormat/>
    <w:uiPriority w:val="9"/>
    <w:rPr>
      <w:rFonts w:ascii="Times New Roman" w:hAnsi="Times New Roman" w:eastAsia="黑体" w:cs="Times New Roman"/>
      <w:sz w:val="24"/>
      <w:lang w:eastAsia="zh-CN"/>
    </w:rPr>
  </w:style>
  <w:style w:type="character" w:customStyle="1" w:styleId="155">
    <w:name w:val="标题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character" w:customStyle="1" w:styleId="168">
    <w:name w:val="批注文字 Char"/>
    <w:basedOn w:val="135"/>
    <w:link w:val="17"/>
    <w:uiPriority w:val="99"/>
    <w:rPr>
      <w:rFonts w:ascii="宋体" w:hAnsi="宋体" w:eastAsia="宋体"/>
      <w:sz w:val="24"/>
    </w:rPr>
  </w:style>
  <w:style w:type="character" w:customStyle="1" w:styleId="169">
    <w:name w:val="批注主题 Char"/>
    <w:basedOn w:val="168"/>
    <w:link w:val="34"/>
    <w:semiHidden/>
    <w:uiPriority w:val="99"/>
    <w:rPr>
      <w:rFonts w:ascii="宋体" w:hAnsi="宋体" w:eastAsia="宋体"/>
      <w:b/>
      <w:bCs/>
      <w:sz w:val="24"/>
    </w:rPr>
  </w:style>
  <w:style w:type="character" w:customStyle="1" w:styleId="170">
    <w:name w:val="批注框文本 Char"/>
    <w:basedOn w:val="135"/>
    <w:link w:val="25"/>
    <w:semiHidden/>
    <w:uiPriority w:val="99"/>
    <w:rPr>
      <w:rFonts w:ascii="宋体" w:hAnsi="宋体" w:eastAsia="宋体"/>
      <w:sz w:val="18"/>
      <w:szCs w:val="18"/>
    </w:rPr>
  </w:style>
  <w:style w:type="character" w:customStyle="1" w:styleId="17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72">
    <w:name w:val="明显强调1"/>
    <w:basedOn w:val="135"/>
    <w:qFormat/>
    <w:uiPriority w:val="21"/>
    <w:rPr>
      <w:b/>
      <w:bCs/>
      <w:i/>
      <w:iCs/>
      <w:color w:val="4F81BD" w:themeColor="accent1"/>
      <w14:textFill>
        <w14:solidFill>
          <w14:schemeClr w14:val="accent1"/>
        </w14:solidFill>
      </w14:textFill>
    </w:rPr>
  </w:style>
  <w:style w:type="character" w:customStyle="1" w:styleId="173">
    <w:name w:val="不明显参考1"/>
    <w:basedOn w:val="135"/>
    <w:qFormat/>
    <w:uiPriority w:val="31"/>
    <w:rPr>
      <w:smallCaps/>
      <w:color w:val="C0504D" w:themeColor="accent2"/>
      <w:u w:val="single"/>
      <w14:textFill>
        <w14:solidFill>
          <w14:schemeClr w14:val="accent2"/>
        </w14:solidFill>
      </w14:textFill>
    </w:rPr>
  </w:style>
  <w:style w:type="character" w:customStyle="1" w:styleId="17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75">
    <w:name w:val="书籍标题1"/>
    <w:basedOn w:val="135"/>
    <w:qFormat/>
    <w:uiPriority w:val="33"/>
    <w:rPr>
      <w:b/>
      <w:bCs/>
      <w:smallCaps/>
      <w:spacing w:val="5"/>
    </w:rPr>
  </w:style>
  <w:style w:type="paragraph" w:customStyle="1" w:styleId="176">
    <w:name w:val="TOC 标题1"/>
    <w:basedOn w:val="3"/>
    <w:next w:val="1"/>
    <w:semiHidden/>
    <w:unhideWhenUsed/>
    <w:qFormat/>
    <w:uiPriority w:val="39"/>
    <w:pPr>
      <w:spacing w:before="480" w:after="0" w:line="276" w:lineRule="auto"/>
      <w:ind w:firstLine="0"/>
      <w:jc w:val="left"/>
      <w:outlineLvl w:val="9"/>
    </w:pPr>
    <w:rPr>
      <w:rFonts w:asciiTheme="majorHAnsi" w:hAnsiTheme="majorHAnsi" w:eastAsiaTheme="majorEastAsia" w:cstheme="majorBidi"/>
      <w:b/>
      <w:bCs/>
      <w:color w:val="376092" w:themeColor="accent1" w:themeShade="BF"/>
      <w:lang w:eastAsia="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png"/><Relationship Id="rId96" Type="http://schemas.openxmlformats.org/officeDocument/2006/relationships/image" Target="media/image58.png"/><Relationship Id="rId95" Type="http://schemas.openxmlformats.org/officeDocument/2006/relationships/image" Target="media/image57.png"/><Relationship Id="rId94" Type="http://schemas.openxmlformats.org/officeDocument/2006/relationships/image" Target="media/image56.emf"/><Relationship Id="rId93" Type="http://schemas.openxmlformats.org/officeDocument/2006/relationships/image" Target="media/image55.emf"/><Relationship Id="rId92" Type="http://schemas.openxmlformats.org/officeDocument/2006/relationships/image" Target="media/image54.emf"/><Relationship Id="rId91" Type="http://schemas.openxmlformats.org/officeDocument/2006/relationships/image" Target="media/image53.png"/><Relationship Id="rId90" Type="http://schemas.openxmlformats.org/officeDocument/2006/relationships/image" Target="media/image52.png"/><Relationship Id="rId9" Type="http://schemas.openxmlformats.org/officeDocument/2006/relationships/header" Target="header3.xml"/><Relationship Id="rId89" Type="http://schemas.openxmlformats.org/officeDocument/2006/relationships/image" Target="media/image51.png"/><Relationship Id="rId88" Type="http://schemas.openxmlformats.org/officeDocument/2006/relationships/image" Target="media/image50.png"/><Relationship Id="rId87" Type="http://schemas.openxmlformats.org/officeDocument/2006/relationships/image" Target="media/image49.png"/><Relationship Id="rId86" Type="http://schemas.openxmlformats.org/officeDocument/2006/relationships/image" Target="media/image48.png"/><Relationship Id="rId85" Type="http://schemas.openxmlformats.org/officeDocument/2006/relationships/image" Target="media/image47.emf"/><Relationship Id="rId84" Type="http://schemas.openxmlformats.org/officeDocument/2006/relationships/image" Target="media/image46.emf"/><Relationship Id="rId83" Type="http://schemas.openxmlformats.org/officeDocument/2006/relationships/image" Target="media/image45.emf"/><Relationship Id="rId82" Type="http://schemas.openxmlformats.org/officeDocument/2006/relationships/image" Target="media/image44.png"/><Relationship Id="rId81" Type="http://schemas.openxmlformats.org/officeDocument/2006/relationships/image" Target="media/image43.png"/><Relationship Id="rId80" Type="http://schemas.openxmlformats.org/officeDocument/2006/relationships/image" Target="media/image42.png"/><Relationship Id="rId8" Type="http://schemas.openxmlformats.org/officeDocument/2006/relationships/footer" Target="footer2.xml"/><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8.emf"/><Relationship Id="rId75" Type="http://schemas.openxmlformats.org/officeDocument/2006/relationships/image" Target="media/image37.emf"/><Relationship Id="rId74" Type="http://schemas.openxmlformats.org/officeDocument/2006/relationships/image" Target="media/image36.emf"/><Relationship Id="rId73" Type="http://schemas.openxmlformats.org/officeDocument/2006/relationships/image" Target="media/image35.emf"/><Relationship Id="rId72" Type="http://schemas.openxmlformats.org/officeDocument/2006/relationships/image" Target="media/image34.emf"/><Relationship Id="rId71" Type="http://schemas.openxmlformats.org/officeDocument/2006/relationships/image" Target="media/image33.emf"/><Relationship Id="rId70" Type="http://schemas.openxmlformats.org/officeDocument/2006/relationships/image" Target="media/image32.emf"/><Relationship Id="rId7" Type="http://schemas.openxmlformats.org/officeDocument/2006/relationships/footer" Target="footer1.xml"/><Relationship Id="rId69" Type="http://schemas.openxmlformats.org/officeDocument/2006/relationships/image" Target="media/image31.emf"/><Relationship Id="rId68" Type="http://schemas.openxmlformats.org/officeDocument/2006/relationships/image" Target="media/image30.emf"/><Relationship Id="rId67" Type="http://schemas.openxmlformats.org/officeDocument/2006/relationships/image" Target="media/image29.emf"/><Relationship Id="rId66" Type="http://schemas.openxmlformats.org/officeDocument/2006/relationships/image" Target="media/image28.emf"/><Relationship Id="rId65" Type="http://schemas.openxmlformats.org/officeDocument/2006/relationships/image" Target="media/image27.emf"/><Relationship Id="rId64" Type="http://schemas.openxmlformats.org/officeDocument/2006/relationships/image" Target="media/image26.emf"/><Relationship Id="rId63" Type="http://schemas.openxmlformats.org/officeDocument/2006/relationships/image" Target="media/image25.emf"/><Relationship Id="rId62" Type="http://schemas.openxmlformats.org/officeDocument/2006/relationships/image" Target="media/image24.emf"/><Relationship Id="rId61" Type="http://schemas.openxmlformats.org/officeDocument/2006/relationships/image" Target="media/image23.emf"/><Relationship Id="rId60" Type="http://schemas.openxmlformats.org/officeDocument/2006/relationships/image" Target="media/image22.emf"/><Relationship Id="rId6" Type="http://schemas.openxmlformats.org/officeDocument/2006/relationships/header" Target="header2.xml"/><Relationship Id="rId59" Type="http://schemas.openxmlformats.org/officeDocument/2006/relationships/image" Target="media/image21.png"/><Relationship Id="rId58" Type="http://schemas.openxmlformats.org/officeDocument/2006/relationships/image" Target="media/image20.png"/><Relationship Id="rId57" Type="http://schemas.openxmlformats.org/officeDocument/2006/relationships/image" Target="media/image19.png"/><Relationship Id="rId56" Type="http://schemas.openxmlformats.org/officeDocument/2006/relationships/image" Target="media/image18.wmf"/><Relationship Id="rId55" Type="http://schemas.openxmlformats.org/officeDocument/2006/relationships/oleObject" Target="embeddings/oleObject1.bin"/><Relationship Id="rId54" Type="http://schemas.openxmlformats.org/officeDocument/2006/relationships/image" Target="media/image17.png"/><Relationship Id="rId53" Type="http://schemas.openxmlformats.org/officeDocument/2006/relationships/image" Target="media/image16.emf"/><Relationship Id="rId52" Type="http://schemas.openxmlformats.org/officeDocument/2006/relationships/image" Target="media/image15.emf"/><Relationship Id="rId51" Type="http://schemas.openxmlformats.org/officeDocument/2006/relationships/image" Target="media/image14.png"/><Relationship Id="rId50" Type="http://schemas.openxmlformats.org/officeDocument/2006/relationships/image" Target="media/image13.png"/><Relationship Id="rId5" Type="http://schemas.openxmlformats.org/officeDocument/2006/relationships/header" Target="header1.xml"/><Relationship Id="rId49" Type="http://schemas.openxmlformats.org/officeDocument/2006/relationships/image" Target="media/image12.png"/><Relationship Id="rId48" Type="http://schemas.openxmlformats.org/officeDocument/2006/relationships/image" Target="media/image11.png"/><Relationship Id="rId47" Type="http://schemas.openxmlformats.org/officeDocument/2006/relationships/image" Target="media/image10.png"/><Relationship Id="rId46" Type="http://schemas.openxmlformats.org/officeDocument/2006/relationships/image" Target="media/image9.png"/><Relationship Id="rId45" Type="http://schemas.openxmlformats.org/officeDocument/2006/relationships/image" Target="media/image8.png"/><Relationship Id="rId44" Type="http://schemas.openxmlformats.org/officeDocument/2006/relationships/image" Target="media/image7.png"/><Relationship Id="rId43" Type="http://schemas.openxmlformats.org/officeDocument/2006/relationships/image" Target="media/image6.png"/><Relationship Id="rId42" Type="http://schemas.openxmlformats.org/officeDocument/2006/relationships/image" Target="media/image5.png"/><Relationship Id="rId41" Type="http://schemas.openxmlformats.org/officeDocument/2006/relationships/image" Target="media/image4.jpeg"/><Relationship Id="rId40" Type="http://schemas.openxmlformats.org/officeDocument/2006/relationships/image" Target="media/image3.jpeg"/><Relationship Id="rId4" Type="http://schemas.openxmlformats.org/officeDocument/2006/relationships/endnotes" Target="endnotes.xml"/><Relationship Id="rId39" Type="http://schemas.openxmlformats.org/officeDocument/2006/relationships/image" Target="media/image2.jpeg"/><Relationship Id="rId38" Type="http://schemas.openxmlformats.org/officeDocument/2006/relationships/image" Target="media/image1.jpeg"/><Relationship Id="rId37" Type="http://schemas.openxmlformats.org/officeDocument/2006/relationships/theme" Target="theme/theme1.xml"/><Relationship Id="rId36" Type="http://schemas.openxmlformats.org/officeDocument/2006/relationships/footer" Target="footer16.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footer" Target="footer10.xml"/><Relationship Id="rId238" Type="http://schemas.openxmlformats.org/officeDocument/2006/relationships/fontTable" Target="fontTable.xml"/><Relationship Id="rId237" Type="http://schemas.openxmlformats.org/officeDocument/2006/relationships/numbering" Target="numbering.xml"/><Relationship Id="rId236" Type="http://schemas.openxmlformats.org/officeDocument/2006/relationships/image" Target="media/image197.png"/><Relationship Id="rId235" Type="http://schemas.openxmlformats.org/officeDocument/2006/relationships/image" Target="media/image196.png"/><Relationship Id="rId234" Type="http://schemas.openxmlformats.org/officeDocument/2006/relationships/image" Target="media/image195.jpeg"/><Relationship Id="rId233" Type="http://schemas.openxmlformats.org/officeDocument/2006/relationships/image" Target="media/image194.jpeg"/><Relationship Id="rId232" Type="http://schemas.openxmlformats.org/officeDocument/2006/relationships/image" Target="media/image193.jpeg"/><Relationship Id="rId231" Type="http://schemas.openxmlformats.org/officeDocument/2006/relationships/image" Target="media/image192.jpeg"/><Relationship Id="rId230" Type="http://schemas.openxmlformats.org/officeDocument/2006/relationships/image" Target="media/image191.jpeg"/><Relationship Id="rId23" Type="http://schemas.openxmlformats.org/officeDocument/2006/relationships/footer" Target="footer9.xml"/><Relationship Id="rId229" Type="http://schemas.openxmlformats.org/officeDocument/2006/relationships/image" Target="media/image190.png"/><Relationship Id="rId228" Type="http://schemas.openxmlformats.org/officeDocument/2006/relationships/image" Target="media/image189.png"/><Relationship Id="rId227" Type="http://schemas.openxmlformats.org/officeDocument/2006/relationships/image" Target="media/image188.png"/><Relationship Id="rId226" Type="http://schemas.openxmlformats.org/officeDocument/2006/relationships/image" Target="media/image187.png"/><Relationship Id="rId225" Type="http://schemas.openxmlformats.org/officeDocument/2006/relationships/image" Target="media/image186.png"/><Relationship Id="rId224" Type="http://schemas.openxmlformats.org/officeDocument/2006/relationships/image" Target="media/image185.png"/><Relationship Id="rId223" Type="http://schemas.openxmlformats.org/officeDocument/2006/relationships/image" Target="media/image184.png"/><Relationship Id="rId222" Type="http://schemas.openxmlformats.org/officeDocument/2006/relationships/image" Target="media/image183.png"/><Relationship Id="rId221" Type="http://schemas.openxmlformats.org/officeDocument/2006/relationships/image" Target="media/image182.png"/><Relationship Id="rId220" Type="http://schemas.openxmlformats.org/officeDocument/2006/relationships/image" Target="media/image181.jpeg"/><Relationship Id="rId22" Type="http://schemas.openxmlformats.org/officeDocument/2006/relationships/header" Target="header10.xml"/><Relationship Id="rId219" Type="http://schemas.openxmlformats.org/officeDocument/2006/relationships/image" Target="media/image180.png"/><Relationship Id="rId218" Type="http://schemas.openxmlformats.org/officeDocument/2006/relationships/image" Target="media/image179.png"/><Relationship Id="rId217" Type="http://schemas.openxmlformats.org/officeDocument/2006/relationships/image" Target="media/image178.png"/><Relationship Id="rId216" Type="http://schemas.openxmlformats.org/officeDocument/2006/relationships/image" Target="media/image177.jpeg"/><Relationship Id="rId215" Type="http://schemas.openxmlformats.org/officeDocument/2006/relationships/image" Target="media/image176.jpeg"/><Relationship Id="rId214" Type="http://schemas.openxmlformats.org/officeDocument/2006/relationships/image" Target="media/image175.jpeg"/><Relationship Id="rId213" Type="http://schemas.openxmlformats.org/officeDocument/2006/relationships/image" Target="media/image174.jpeg"/><Relationship Id="rId212" Type="http://schemas.openxmlformats.org/officeDocument/2006/relationships/image" Target="media/image173.jpeg"/><Relationship Id="rId211" Type="http://schemas.openxmlformats.org/officeDocument/2006/relationships/image" Target="media/image172.jpeg"/><Relationship Id="rId210" Type="http://schemas.openxmlformats.org/officeDocument/2006/relationships/image" Target="media/image171.png"/><Relationship Id="rId21" Type="http://schemas.openxmlformats.org/officeDocument/2006/relationships/header" Target="header9.xml"/><Relationship Id="rId209" Type="http://schemas.openxmlformats.org/officeDocument/2006/relationships/image" Target="media/image170.png"/><Relationship Id="rId208" Type="http://schemas.openxmlformats.org/officeDocument/2006/relationships/image" Target="media/image169.png"/><Relationship Id="rId207" Type="http://schemas.openxmlformats.org/officeDocument/2006/relationships/image" Target="media/image168.png"/><Relationship Id="rId206" Type="http://schemas.openxmlformats.org/officeDocument/2006/relationships/image" Target="media/image167.png"/><Relationship Id="rId205" Type="http://schemas.openxmlformats.org/officeDocument/2006/relationships/image" Target="media/image166.png"/><Relationship Id="rId204" Type="http://schemas.openxmlformats.org/officeDocument/2006/relationships/image" Target="media/image165.png"/><Relationship Id="rId203" Type="http://schemas.openxmlformats.org/officeDocument/2006/relationships/image" Target="media/image164.png"/><Relationship Id="rId202" Type="http://schemas.openxmlformats.org/officeDocument/2006/relationships/image" Target="media/image163.png"/><Relationship Id="rId201" Type="http://schemas.openxmlformats.org/officeDocument/2006/relationships/image" Target="media/image162.png"/><Relationship Id="rId200" Type="http://schemas.openxmlformats.org/officeDocument/2006/relationships/image" Target="media/image161.png"/><Relationship Id="rId20" Type="http://schemas.openxmlformats.org/officeDocument/2006/relationships/footer" Target="footer8.xml"/><Relationship Id="rId2" Type="http://schemas.openxmlformats.org/officeDocument/2006/relationships/settings" Target="settings.xml"/><Relationship Id="rId199" Type="http://schemas.openxmlformats.org/officeDocument/2006/relationships/image" Target="media/image160.png"/><Relationship Id="rId198" Type="http://schemas.openxmlformats.org/officeDocument/2006/relationships/image" Target="media/image159.png"/><Relationship Id="rId197" Type="http://schemas.openxmlformats.org/officeDocument/2006/relationships/image" Target="media/image158.png"/><Relationship Id="rId196" Type="http://schemas.openxmlformats.org/officeDocument/2006/relationships/image" Target="media/image157.png"/><Relationship Id="rId195" Type="http://schemas.openxmlformats.org/officeDocument/2006/relationships/image" Target="media/image156.png"/><Relationship Id="rId194" Type="http://schemas.openxmlformats.org/officeDocument/2006/relationships/image" Target="media/image155.png"/><Relationship Id="rId193" Type="http://schemas.openxmlformats.org/officeDocument/2006/relationships/image" Target="media/image154.png"/><Relationship Id="rId192" Type="http://schemas.openxmlformats.org/officeDocument/2006/relationships/image" Target="media/image153.png"/><Relationship Id="rId191" Type="http://schemas.openxmlformats.org/officeDocument/2006/relationships/image" Target="media/image152.png"/><Relationship Id="rId190" Type="http://schemas.openxmlformats.org/officeDocument/2006/relationships/image" Target="media/image151.png"/><Relationship Id="rId19" Type="http://schemas.openxmlformats.org/officeDocument/2006/relationships/footer" Target="footer7.xml"/><Relationship Id="rId189" Type="http://schemas.openxmlformats.org/officeDocument/2006/relationships/image" Target="media/image150.png"/><Relationship Id="rId188" Type="http://schemas.openxmlformats.org/officeDocument/2006/relationships/image" Target="media/image149.png"/><Relationship Id="rId187" Type="http://schemas.openxmlformats.org/officeDocument/2006/relationships/image" Target="media/image148.png"/><Relationship Id="rId186" Type="http://schemas.openxmlformats.org/officeDocument/2006/relationships/image" Target="media/image147.png"/><Relationship Id="rId185" Type="http://schemas.openxmlformats.org/officeDocument/2006/relationships/image" Target="media/image146.png"/><Relationship Id="rId184" Type="http://schemas.openxmlformats.org/officeDocument/2006/relationships/image" Target="media/image145.png"/><Relationship Id="rId183" Type="http://schemas.openxmlformats.org/officeDocument/2006/relationships/image" Target="media/image144.png"/><Relationship Id="rId182" Type="http://schemas.openxmlformats.org/officeDocument/2006/relationships/image" Target="media/image143.png"/><Relationship Id="rId181" Type="http://schemas.openxmlformats.org/officeDocument/2006/relationships/image" Target="media/image142.png"/><Relationship Id="rId180" Type="http://schemas.openxmlformats.org/officeDocument/2006/relationships/image" Target="media/image141.png"/><Relationship Id="rId18" Type="http://schemas.openxmlformats.org/officeDocument/2006/relationships/header" Target="header8.xml"/><Relationship Id="rId179" Type="http://schemas.openxmlformats.org/officeDocument/2006/relationships/image" Target="media/image140.png"/><Relationship Id="rId178" Type="http://schemas.openxmlformats.org/officeDocument/2006/relationships/image" Target="media/image139.png"/><Relationship Id="rId177" Type="http://schemas.openxmlformats.org/officeDocument/2006/relationships/image" Target="media/image138.png"/><Relationship Id="rId176" Type="http://schemas.openxmlformats.org/officeDocument/2006/relationships/image" Target="media/image137.png"/><Relationship Id="rId175" Type="http://schemas.openxmlformats.org/officeDocument/2006/relationships/image" Target="media/image136.png"/><Relationship Id="rId174" Type="http://schemas.openxmlformats.org/officeDocument/2006/relationships/image" Target="media/image135.png"/><Relationship Id="rId173" Type="http://schemas.openxmlformats.org/officeDocument/2006/relationships/image" Target="media/image134.png"/><Relationship Id="rId172" Type="http://schemas.openxmlformats.org/officeDocument/2006/relationships/image" Target="media/image133.png"/><Relationship Id="rId171" Type="http://schemas.openxmlformats.org/officeDocument/2006/relationships/image" Target="media/image132.png"/><Relationship Id="rId170" Type="http://schemas.openxmlformats.org/officeDocument/2006/relationships/image" Target="media/image131.png"/><Relationship Id="rId17" Type="http://schemas.openxmlformats.org/officeDocument/2006/relationships/header" Target="header7.xml"/><Relationship Id="rId169" Type="http://schemas.openxmlformats.org/officeDocument/2006/relationships/image" Target="media/image130.png"/><Relationship Id="rId168" Type="http://schemas.openxmlformats.org/officeDocument/2006/relationships/image" Target="media/image129.png"/><Relationship Id="rId167" Type="http://schemas.openxmlformats.org/officeDocument/2006/relationships/image" Target="media/image128.png"/><Relationship Id="rId166" Type="http://schemas.openxmlformats.org/officeDocument/2006/relationships/image" Target="media/image127.png"/><Relationship Id="rId165" Type="http://schemas.openxmlformats.org/officeDocument/2006/relationships/image" Target="media/image126.png"/><Relationship Id="rId164" Type="http://schemas.openxmlformats.org/officeDocument/2006/relationships/image" Target="media/image125.png"/><Relationship Id="rId163" Type="http://schemas.openxmlformats.org/officeDocument/2006/relationships/image" Target="media/image124.png"/><Relationship Id="rId162" Type="http://schemas.openxmlformats.org/officeDocument/2006/relationships/image" Target="media/image123.png"/><Relationship Id="rId161" Type="http://schemas.openxmlformats.org/officeDocument/2006/relationships/image" Target="media/image122.png"/><Relationship Id="rId160" Type="http://schemas.openxmlformats.org/officeDocument/2006/relationships/image" Target="media/image121.png"/><Relationship Id="rId16" Type="http://schemas.openxmlformats.org/officeDocument/2006/relationships/footer" Target="footer6.xml"/><Relationship Id="rId159" Type="http://schemas.openxmlformats.org/officeDocument/2006/relationships/image" Target="media/image120.png"/><Relationship Id="rId158" Type="http://schemas.openxmlformats.org/officeDocument/2006/relationships/image" Target="media/image119.png"/><Relationship Id="rId157" Type="http://schemas.openxmlformats.org/officeDocument/2006/relationships/image" Target="media/image118.png"/><Relationship Id="rId156" Type="http://schemas.openxmlformats.org/officeDocument/2006/relationships/image" Target="media/image117.png"/><Relationship Id="rId155" Type="http://schemas.openxmlformats.org/officeDocument/2006/relationships/image" Target="media/image116.png"/><Relationship Id="rId154" Type="http://schemas.openxmlformats.org/officeDocument/2006/relationships/image" Target="media/image115.png"/><Relationship Id="rId153" Type="http://schemas.openxmlformats.org/officeDocument/2006/relationships/image" Target="media/image114.png"/><Relationship Id="rId152" Type="http://schemas.openxmlformats.org/officeDocument/2006/relationships/image" Target="media/image113.png"/><Relationship Id="rId151" Type="http://schemas.openxmlformats.org/officeDocument/2006/relationships/image" Target="media/image112.png"/><Relationship Id="rId150" Type="http://schemas.openxmlformats.org/officeDocument/2006/relationships/image" Target="media/image111.png"/><Relationship Id="rId15" Type="http://schemas.openxmlformats.org/officeDocument/2006/relationships/footer" Target="footer5.xml"/><Relationship Id="rId149" Type="http://schemas.openxmlformats.org/officeDocument/2006/relationships/image" Target="media/image110.png"/><Relationship Id="rId148" Type="http://schemas.openxmlformats.org/officeDocument/2006/relationships/image" Target="media/image109.png"/><Relationship Id="rId147" Type="http://schemas.openxmlformats.org/officeDocument/2006/relationships/image" Target="media/image108.png"/><Relationship Id="rId146" Type="http://schemas.openxmlformats.org/officeDocument/2006/relationships/image" Target="media/image107.png"/><Relationship Id="rId145" Type="http://schemas.openxmlformats.org/officeDocument/2006/relationships/image" Target="media/image106.png"/><Relationship Id="rId144" Type="http://schemas.openxmlformats.org/officeDocument/2006/relationships/image" Target="media/image105.png"/><Relationship Id="rId143" Type="http://schemas.openxmlformats.org/officeDocument/2006/relationships/image" Target="media/image104.png"/><Relationship Id="rId142" Type="http://schemas.openxmlformats.org/officeDocument/2006/relationships/image" Target="media/image103.png"/><Relationship Id="rId141" Type="http://schemas.openxmlformats.org/officeDocument/2006/relationships/image" Target="media/image102.png"/><Relationship Id="rId140" Type="http://schemas.openxmlformats.org/officeDocument/2006/relationships/image" Target="media/image101.png"/><Relationship Id="rId14" Type="http://schemas.openxmlformats.org/officeDocument/2006/relationships/header" Target="header6.xml"/><Relationship Id="rId139" Type="http://schemas.openxmlformats.org/officeDocument/2006/relationships/image" Target="media/image100.png"/><Relationship Id="rId138" Type="http://schemas.openxmlformats.org/officeDocument/2006/relationships/image" Target="media/image99.png"/><Relationship Id="rId137" Type="http://schemas.openxmlformats.org/officeDocument/2006/relationships/image" Target="media/image98.png"/><Relationship Id="rId136" Type="http://schemas.openxmlformats.org/officeDocument/2006/relationships/image" Target="media/image97.png"/><Relationship Id="rId135" Type="http://schemas.openxmlformats.org/officeDocument/2006/relationships/image" Target="media/image96.png"/><Relationship Id="rId134" Type="http://schemas.openxmlformats.org/officeDocument/2006/relationships/image" Target="media/image95.png"/><Relationship Id="rId133" Type="http://schemas.openxmlformats.org/officeDocument/2006/relationships/image" Target="media/image94.png"/><Relationship Id="rId132" Type="http://schemas.openxmlformats.org/officeDocument/2006/relationships/image" Target="media/image93.png"/><Relationship Id="rId131" Type="http://schemas.openxmlformats.org/officeDocument/2006/relationships/image" Target="media/image92.png"/><Relationship Id="rId130" Type="http://schemas.openxmlformats.org/officeDocument/2006/relationships/image" Target="media/image91.png"/><Relationship Id="rId13" Type="http://schemas.openxmlformats.org/officeDocument/2006/relationships/header" Target="header5.xml"/><Relationship Id="rId129" Type="http://schemas.openxmlformats.org/officeDocument/2006/relationships/image" Target="media/image90.png"/><Relationship Id="rId128" Type="http://schemas.openxmlformats.org/officeDocument/2006/relationships/image" Target="media/image89.png"/><Relationship Id="rId127" Type="http://schemas.openxmlformats.org/officeDocument/2006/relationships/image" Target="media/image88.png"/><Relationship Id="rId126" Type="http://schemas.openxmlformats.org/officeDocument/2006/relationships/image" Target="media/image87.png"/><Relationship Id="rId125" Type="http://schemas.openxmlformats.org/officeDocument/2006/relationships/image" Target="media/image86.png"/><Relationship Id="rId124" Type="http://schemas.openxmlformats.org/officeDocument/2006/relationships/image" Target="media/image85.png"/><Relationship Id="rId123" Type="http://schemas.openxmlformats.org/officeDocument/2006/relationships/image" Target="media/image84.png"/><Relationship Id="rId122" Type="http://schemas.openxmlformats.org/officeDocument/2006/relationships/image" Target="media/image83.png"/><Relationship Id="rId121" Type="http://schemas.openxmlformats.org/officeDocument/2006/relationships/image" Target="media/image82.png"/><Relationship Id="rId120" Type="http://schemas.openxmlformats.org/officeDocument/2006/relationships/image" Target="media/image81.wmf"/><Relationship Id="rId12" Type="http://schemas.openxmlformats.org/officeDocument/2006/relationships/footer" Target="footer4.xml"/><Relationship Id="rId119" Type="http://schemas.openxmlformats.org/officeDocument/2006/relationships/oleObject" Target="embeddings/oleObject2.bin"/><Relationship Id="rId118" Type="http://schemas.openxmlformats.org/officeDocument/2006/relationships/image" Target="media/image80.png"/><Relationship Id="rId117" Type="http://schemas.openxmlformats.org/officeDocument/2006/relationships/image" Target="media/image79.png"/><Relationship Id="rId116" Type="http://schemas.openxmlformats.org/officeDocument/2006/relationships/image" Target="media/image78.png"/><Relationship Id="rId115" Type="http://schemas.openxmlformats.org/officeDocument/2006/relationships/image" Target="media/image77.png"/><Relationship Id="rId114" Type="http://schemas.openxmlformats.org/officeDocument/2006/relationships/image" Target="media/image76.png"/><Relationship Id="rId113" Type="http://schemas.openxmlformats.org/officeDocument/2006/relationships/image" Target="media/image75.png"/><Relationship Id="rId112" Type="http://schemas.openxmlformats.org/officeDocument/2006/relationships/image" Target="media/image74.png"/><Relationship Id="rId111" Type="http://schemas.openxmlformats.org/officeDocument/2006/relationships/image" Target="media/image73.png"/><Relationship Id="rId110" Type="http://schemas.openxmlformats.org/officeDocument/2006/relationships/image" Target="media/image72.emf"/><Relationship Id="rId11" Type="http://schemas.openxmlformats.org/officeDocument/2006/relationships/footer" Target="footer3.xml"/><Relationship Id="rId109" Type="http://schemas.openxmlformats.org/officeDocument/2006/relationships/image" Target="media/image71.emf"/><Relationship Id="rId108" Type="http://schemas.openxmlformats.org/officeDocument/2006/relationships/image" Target="media/image70.emf"/><Relationship Id="rId107" Type="http://schemas.openxmlformats.org/officeDocument/2006/relationships/image" Target="media/image69.emf"/><Relationship Id="rId106" Type="http://schemas.openxmlformats.org/officeDocument/2006/relationships/image" Target="media/image68.emf"/><Relationship Id="rId105" Type="http://schemas.openxmlformats.org/officeDocument/2006/relationships/image" Target="media/image67.emf"/><Relationship Id="rId104" Type="http://schemas.openxmlformats.org/officeDocument/2006/relationships/image" Target="media/image66.emf"/><Relationship Id="rId103" Type="http://schemas.openxmlformats.org/officeDocument/2006/relationships/image" Target="media/image65.png"/><Relationship Id="rId102" Type="http://schemas.openxmlformats.org/officeDocument/2006/relationships/image" Target="media/image64.png"/><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280</Pages>
  <Words>29208</Words>
  <Characters>32975</Characters>
  <Lines>1547</Lines>
  <Paragraphs>435</Paragraphs>
  <TotalTime>67</TotalTime>
  <ScaleCrop>false</ScaleCrop>
  <LinksUpToDate>false</LinksUpToDate>
  <CharactersWithSpaces>33262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2026-10-25T07:54:00Z</dcterms:created>
  <dc:creator>python-docx</dc:creator>
  <cp:lastModifiedBy>邓宝利E</cp:lastModifiedBy>
  <dcterms:modified xsi:type="dcterms:W3CDTF">2026-10-28T13:02:10Z</dcterms:modified>
  <dc:title>透明堤防数字孪生智能平台的设计与实现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eyJoZGlkIjoiNjdmOGQ3NDM0ZjZkOWUxMGFlYjBhMzg5ZmJhYjU2ZDUiLCJ1c2VySWQiOiIxMTU3ODkxODQyIn0=</vt:lpwstr>
  </property>
  <property fmtid="{D5CDD505-2E9C-101B-9397-08002B2CF9AE}" pid="3" name="KSOProductBuildVer">
    <vt:lpwstr>2052-12.1.0.29161</vt:lpwstr>
  </property>
  <property fmtid="{D5CDD505-2E9C-101B-9397-08002B2CF9AE}" pid="4" name="ICV">
    <vt:lpwstr>A0C3AA0065ED476E93365FB5CCEBF58F_12</vt:lpwstr>
  </property>
</Properties>
</file>